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093841">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093841">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7F526C9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进行了预实验</w:t>
      </w:r>
      <w:r w:rsidRPr="00877179">
        <w:rPr>
          <w:rFonts w:hint="eastAsia"/>
          <w:lang w:eastAsia="zh-CN"/>
        </w:rPr>
        <w:t>1</w:t>
      </w:r>
      <w:r w:rsidRPr="00877179">
        <w:rPr>
          <w:rFonts w:hint="eastAsia"/>
          <w:lang w:eastAsia="zh-CN"/>
        </w:rPr>
        <w:t>和预实验</w:t>
      </w:r>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通过预实验</w:t>
      </w:r>
      <w:r w:rsidRPr="00877179">
        <w:rPr>
          <w:rFonts w:hint="eastAsia"/>
          <w:lang w:eastAsia="zh-CN"/>
        </w:rPr>
        <w:t>3</w:t>
      </w:r>
      <w:r w:rsidRPr="00877179">
        <w:rPr>
          <w:rFonts w:hint="eastAsia"/>
          <w:lang w:eastAsia="zh-CN"/>
        </w:rPr>
        <w:t>对实验材料进行了筛选，以确保实验材料能够诱发个体的向上或向下比较。在正式实验之前，为了佐证社会比较的确存在两条相反的中介路径，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对社会比较倾向和生活满意度的相关系数进行了元分析。在实验</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的中介模型；实验</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；实验</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0E8DFB67" w:rsidR="00521203" w:rsidRDefault="00521203" w:rsidP="00C056B8">
      <w:pPr>
        <w:ind w:firstLine="480"/>
        <w:rPr>
          <w:lang w:eastAsia="zh-CN"/>
        </w:rPr>
      </w:pPr>
      <w:r>
        <w:rPr>
          <w:rFonts w:hint="eastAsia"/>
          <w:lang w:eastAsia="zh-CN"/>
        </w:rPr>
        <w:t>预实验</w:t>
      </w:r>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之后实验中会用到的所有问卷。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1E69974B" w:rsidR="00521203" w:rsidRDefault="00521203" w:rsidP="00C056B8">
      <w:pPr>
        <w:ind w:firstLine="480"/>
        <w:rPr>
          <w:lang w:eastAsia="zh-CN"/>
        </w:rPr>
      </w:pPr>
      <w:r>
        <w:rPr>
          <w:rFonts w:hint="eastAsia"/>
          <w:lang w:eastAsia="zh-CN"/>
        </w:rPr>
        <w:lastRenderedPageBreak/>
        <w:t>预实验</w:t>
      </w:r>
      <w:r>
        <w:rPr>
          <w:rFonts w:hint="eastAsia"/>
          <w:lang w:eastAsia="zh-CN"/>
        </w:rPr>
        <w:t>2</w:t>
      </w:r>
      <w:r>
        <w:rPr>
          <w:rFonts w:hint="eastAsia"/>
          <w:lang w:eastAsia="zh-CN"/>
        </w:rPr>
        <w:t>中将会重新施测在预实验</w:t>
      </w:r>
      <w:r>
        <w:rPr>
          <w:rFonts w:hint="eastAsia"/>
          <w:lang w:eastAsia="zh-CN"/>
        </w:rPr>
        <w:t>1</w:t>
      </w:r>
      <w:r>
        <w:rPr>
          <w:rFonts w:hint="eastAsia"/>
          <w:lang w:eastAsia="zh-CN"/>
        </w:rPr>
        <w:t>中未通过信效度检验的量表。以确保修订后的量表，可以通过上述提到的信效度检验。</w:t>
      </w:r>
    </w:p>
    <w:p w14:paraId="7FC61F66" w14:textId="3B94A933" w:rsidR="00521203" w:rsidRDefault="00521203" w:rsidP="00C056B8">
      <w:pPr>
        <w:ind w:firstLine="480"/>
        <w:rPr>
          <w:lang w:eastAsia="zh-CN"/>
        </w:rPr>
      </w:pPr>
      <w:r>
        <w:rPr>
          <w:rFonts w:hint="eastAsia"/>
          <w:lang w:eastAsia="zh-CN"/>
        </w:rPr>
        <w:t>预实验</w:t>
      </w:r>
      <w:r>
        <w:rPr>
          <w:rFonts w:hint="eastAsia"/>
          <w:lang w:eastAsia="zh-CN"/>
        </w:rPr>
        <w:t>3</w:t>
      </w:r>
      <w:r>
        <w:rPr>
          <w:rFonts w:hint="eastAsia"/>
          <w:lang w:eastAsia="zh-CN"/>
        </w:rPr>
        <w:t>则负责筛选实验材料。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用于实验</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0C5CA2C" w:rsidR="00557B1D" w:rsidRDefault="00D013BC" w:rsidP="00C056B8">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在预实验中筛选得到的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056E9AF" w:rsidR="00547097" w:rsidRDefault="00D013BC" w:rsidP="00A36E4F">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相对剥夺感量表，感知到的优越感量表和生活满意度量表。在实验</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60BC94DC" w:rsidR="00A36E4F" w:rsidRDefault="00A36E4F" w:rsidP="00A36E4F">
      <w:pPr>
        <w:ind w:firstLine="480"/>
        <w:rPr>
          <w:lang w:eastAsia="zh-CN"/>
        </w:rPr>
      </w:pPr>
      <w:r>
        <w:rPr>
          <w:rFonts w:hint="eastAsia"/>
          <w:lang w:eastAsia="zh-CN"/>
        </w:rPr>
        <w:t>在实验</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重复验证了实验</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649E83AD" w:rsidR="005B54A0" w:rsidRDefault="005B54A0" w:rsidP="00547097">
      <w:pPr>
        <w:ind w:firstLine="480"/>
        <w:rPr>
          <w:lang w:eastAsia="zh-CN"/>
        </w:rPr>
      </w:pPr>
      <w:r>
        <w:rPr>
          <w:rFonts w:hint="eastAsia"/>
          <w:lang w:eastAsia="zh-CN"/>
        </w:rPr>
        <w:t>对三个预实验，三个正式实验和一个元分析进行综合讨论，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0EB5280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在实验</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然而在实验</w:t>
      </w:r>
      <w:r w:rsidR="005B54A0">
        <w:rPr>
          <w:rFonts w:hint="eastAsia"/>
          <w:lang w:eastAsia="zh-CN"/>
        </w:rPr>
        <w:t>2</w:t>
      </w:r>
      <w:r>
        <w:rPr>
          <w:rFonts w:hint="eastAsia"/>
          <w:lang w:eastAsia="zh-CN"/>
        </w:rPr>
        <w:t>和实验</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093841">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093841">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00475CD9" w:rsidRPr="00393BC6">
              <w:rPr>
                <w:rStyle w:val="a6"/>
                <w:rFonts w:cs="Times New Roman"/>
                <w:noProof/>
                <w:lang w:eastAsia="zh-CN"/>
              </w:rPr>
              <w:t>Abstract</w:t>
            </w:r>
            <w:r w:rsidR="00475CD9">
              <w:rPr>
                <w:noProof/>
                <w:webHidden/>
              </w:rPr>
              <w:tab/>
            </w:r>
            <w:r w:rsidR="00475CD9">
              <w:rPr>
                <w:noProof/>
                <w:webHidden/>
              </w:rPr>
              <w:fldChar w:fldCharType="begin"/>
            </w:r>
            <w:r w:rsidR="00475CD9">
              <w:rPr>
                <w:noProof/>
                <w:webHidden/>
              </w:rPr>
              <w:instrText xml:space="preserve"> PAGEREF _Toc161663892 \h </w:instrText>
            </w:r>
            <w:r w:rsidR="00475CD9">
              <w:rPr>
                <w:noProof/>
                <w:webHidden/>
              </w:rPr>
            </w:r>
            <w:r w:rsidR="00475CD9">
              <w:rPr>
                <w:noProof/>
                <w:webHidden/>
              </w:rPr>
              <w:fldChar w:fldCharType="separate"/>
            </w:r>
            <w:r w:rsidR="00475CD9">
              <w:rPr>
                <w:noProof/>
                <w:webHidden/>
              </w:rPr>
              <w:t>IV</w:t>
            </w:r>
            <w:r w:rsidR="00475CD9">
              <w:rPr>
                <w:noProof/>
                <w:webHidden/>
              </w:rPr>
              <w:fldChar w:fldCharType="end"/>
            </w:r>
          </w:hyperlink>
        </w:p>
        <w:p w14:paraId="2CCBA1E9" w14:textId="3CE2737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00475CD9" w:rsidRPr="00393BC6">
              <w:rPr>
                <w:rStyle w:val="a6"/>
                <w:noProof/>
                <w:lang w:eastAsia="zh-CN"/>
              </w:rPr>
              <w:t>第一章</w:t>
            </w:r>
            <w:r w:rsidR="00475CD9" w:rsidRPr="00393BC6">
              <w:rPr>
                <w:rStyle w:val="a6"/>
                <w:noProof/>
                <w:lang w:eastAsia="zh-CN"/>
              </w:rPr>
              <w:t xml:space="preserve"> </w:t>
            </w:r>
            <w:r w:rsidR="00475CD9" w:rsidRPr="00393BC6">
              <w:rPr>
                <w:rStyle w:val="a6"/>
                <w:noProof/>
                <w:lang w:eastAsia="zh-CN"/>
              </w:rPr>
              <w:t>引言</w:t>
            </w:r>
            <w:r w:rsidR="00475CD9">
              <w:rPr>
                <w:noProof/>
                <w:webHidden/>
              </w:rPr>
              <w:tab/>
            </w:r>
            <w:r w:rsidR="00475CD9">
              <w:rPr>
                <w:noProof/>
                <w:webHidden/>
              </w:rPr>
              <w:fldChar w:fldCharType="begin"/>
            </w:r>
            <w:r w:rsidR="00475CD9">
              <w:rPr>
                <w:noProof/>
                <w:webHidden/>
              </w:rPr>
              <w:instrText xml:space="preserve"> PAGEREF _Toc161663893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1B0F2696" w14:textId="0B6E1E0A"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00475CD9" w:rsidRPr="00393BC6">
              <w:rPr>
                <w:rStyle w:val="a6"/>
                <w:noProof/>
                <w:lang w:val="en" w:eastAsia="zh-CN"/>
              </w:rPr>
              <w:t xml:space="preserve">1.1 </w:t>
            </w:r>
            <w:r w:rsidR="00475CD9" w:rsidRPr="00393BC6">
              <w:rPr>
                <w:rStyle w:val="a6"/>
                <w:noProof/>
                <w:lang w:val="en" w:eastAsia="zh-CN"/>
              </w:rPr>
              <w:t>研究背景</w:t>
            </w:r>
            <w:r w:rsidR="00475CD9">
              <w:rPr>
                <w:noProof/>
                <w:webHidden/>
              </w:rPr>
              <w:tab/>
            </w:r>
            <w:r w:rsidR="00475CD9">
              <w:rPr>
                <w:noProof/>
                <w:webHidden/>
              </w:rPr>
              <w:fldChar w:fldCharType="begin"/>
            </w:r>
            <w:r w:rsidR="00475CD9">
              <w:rPr>
                <w:noProof/>
                <w:webHidden/>
              </w:rPr>
              <w:instrText xml:space="preserve"> PAGEREF _Toc161663894 \h </w:instrText>
            </w:r>
            <w:r w:rsidR="00475CD9">
              <w:rPr>
                <w:noProof/>
                <w:webHidden/>
              </w:rPr>
            </w:r>
            <w:r w:rsidR="00475CD9">
              <w:rPr>
                <w:noProof/>
                <w:webHidden/>
              </w:rPr>
              <w:fldChar w:fldCharType="separate"/>
            </w:r>
            <w:r w:rsidR="00475CD9">
              <w:rPr>
                <w:noProof/>
                <w:webHidden/>
              </w:rPr>
              <w:t>4</w:t>
            </w:r>
            <w:r w:rsidR="00475CD9">
              <w:rPr>
                <w:noProof/>
                <w:webHidden/>
              </w:rPr>
              <w:fldChar w:fldCharType="end"/>
            </w:r>
          </w:hyperlink>
        </w:p>
        <w:p w14:paraId="2F481226" w14:textId="536CFA4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00475CD9" w:rsidRPr="00393BC6">
              <w:rPr>
                <w:rStyle w:val="a6"/>
                <w:noProof/>
                <w:lang w:val="en" w:eastAsia="zh-CN"/>
              </w:rPr>
              <w:t xml:space="preserve">1.2 </w:t>
            </w:r>
            <w:r w:rsidR="00475CD9" w:rsidRPr="00393BC6">
              <w:rPr>
                <w:rStyle w:val="a6"/>
                <w:noProof/>
                <w:lang w:val="en" w:eastAsia="zh-CN"/>
              </w:rPr>
              <w:t>研究目的</w:t>
            </w:r>
            <w:r w:rsidR="00475CD9">
              <w:rPr>
                <w:noProof/>
                <w:webHidden/>
              </w:rPr>
              <w:tab/>
            </w:r>
            <w:r w:rsidR="00475CD9">
              <w:rPr>
                <w:noProof/>
                <w:webHidden/>
              </w:rPr>
              <w:fldChar w:fldCharType="begin"/>
            </w:r>
            <w:r w:rsidR="00475CD9">
              <w:rPr>
                <w:noProof/>
                <w:webHidden/>
              </w:rPr>
              <w:instrText xml:space="preserve"> PAGEREF _Toc161663895 \h </w:instrText>
            </w:r>
            <w:r w:rsidR="00475CD9">
              <w:rPr>
                <w:noProof/>
                <w:webHidden/>
              </w:rPr>
            </w:r>
            <w:r w:rsidR="00475CD9">
              <w:rPr>
                <w:noProof/>
                <w:webHidden/>
              </w:rPr>
              <w:fldChar w:fldCharType="separate"/>
            </w:r>
            <w:r w:rsidR="00475CD9">
              <w:rPr>
                <w:noProof/>
                <w:webHidden/>
              </w:rPr>
              <w:t>5</w:t>
            </w:r>
            <w:r w:rsidR="00475CD9">
              <w:rPr>
                <w:noProof/>
                <w:webHidden/>
              </w:rPr>
              <w:fldChar w:fldCharType="end"/>
            </w:r>
          </w:hyperlink>
        </w:p>
        <w:p w14:paraId="7AED047B" w14:textId="7BB38C2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00475CD9" w:rsidRPr="00393BC6">
              <w:rPr>
                <w:rStyle w:val="a6"/>
                <w:noProof/>
                <w:lang w:eastAsia="zh-CN"/>
              </w:rPr>
              <w:t>第二章</w:t>
            </w:r>
            <w:r w:rsidR="00475CD9" w:rsidRPr="00393BC6">
              <w:rPr>
                <w:rStyle w:val="a6"/>
                <w:noProof/>
                <w:lang w:eastAsia="zh-CN"/>
              </w:rPr>
              <w:t xml:space="preserve"> </w:t>
            </w:r>
            <w:r w:rsidR="00475CD9" w:rsidRPr="00393BC6">
              <w:rPr>
                <w:rStyle w:val="a6"/>
                <w:noProof/>
                <w:lang w:eastAsia="zh-CN"/>
              </w:rPr>
              <w:t>文献综述</w:t>
            </w:r>
            <w:r w:rsidR="00475CD9">
              <w:rPr>
                <w:noProof/>
                <w:webHidden/>
              </w:rPr>
              <w:tab/>
            </w:r>
            <w:r w:rsidR="00475CD9">
              <w:rPr>
                <w:noProof/>
                <w:webHidden/>
              </w:rPr>
              <w:fldChar w:fldCharType="begin"/>
            </w:r>
            <w:r w:rsidR="00475CD9">
              <w:rPr>
                <w:noProof/>
                <w:webHidden/>
              </w:rPr>
              <w:instrText xml:space="preserve"> PAGEREF _Toc161663896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71D1EA3A" w14:textId="4DA7269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00475CD9" w:rsidRPr="00393BC6">
              <w:rPr>
                <w:rStyle w:val="a6"/>
                <w:noProof/>
                <w:lang w:eastAsia="zh-CN"/>
              </w:rPr>
              <w:t xml:space="preserve">2.1 </w:t>
            </w:r>
            <w:r w:rsidR="00475CD9" w:rsidRPr="00393BC6">
              <w:rPr>
                <w:rStyle w:val="a6"/>
                <w:noProof/>
                <w:lang w:eastAsia="zh-CN"/>
              </w:rPr>
              <w:t>社会比较与相对剥夺感</w:t>
            </w:r>
            <w:r w:rsidR="00475CD9">
              <w:rPr>
                <w:noProof/>
                <w:webHidden/>
              </w:rPr>
              <w:tab/>
            </w:r>
            <w:r w:rsidR="00475CD9">
              <w:rPr>
                <w:noProof/>
                <w:webHidden/>
              </w:rPr>
              <w:fldChar w:fldCharType="begin"/>
            </w:r>
            <w:r w:rsidR="00475CD9">
              <w:rPr>
                <w:noProof/>
                <w:webHidden/>
              </w:rPr>
              <w:instrText xml:space="preserve"> PAGEREF _Toc161663897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D13A38A" w14:textId="3ADC4AA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00475CD9" w:rsidRPr="00393BC6">
              <w:rPr>
                <w:rStyle w:val="a6"/>
                <w:noProof/>
                <w:lang w:eastAsia="zh-CN"/>
              </w:rPr>
              <w:t xml:space="preserve">2.1.1 </w:t>
            </w:r>
            <w:r w:rsidR="00475CD9" w:rsidRPr="00393BC6">
              <w:rPr>
                <w:rStyle w:val="a6"/>
                <w:noProof/>
                <w:lang w:eastAsia="zh-CN"/>
              </w:rPr>
              <w:t>向上比较引发相对剥夺感</w:t>
            </w:r>
            <w:r w:rsidR="00475CD9">
              <w:rPr>
                <w:noProof/>
                <w:webHidden/>
              </w:rPr>
              <w:tab/>
            </w:r>
            <w:r w:rsidR="00475CD9">
              <w:rPr>
                <w:noProof/>
                <w:webHidden/>
              </w:rPr>
              <w:fldChar w:fldCharType="begin"/>
            </w:r>
            <w:r w:rsidR="00475CD9">
              <w:rPr>
                <w:noProof/>
                <w:webHidden/>
              </w:rPr>
              <w:instrText xml:space="preserve"> PAGEREF _Toc161663898 \h </w:instrText>
            </w:r>
            <w:r w:rsidR="00475CD9">
              <w:rPr>
                <w:noProof/>
                <w:webHidden/>
              </w:rPr>
            </w:r>
            <w:r w:rsidR="00475CD9">
              <w:rPr>
                <w:noProof/>
                <w:webHidden/>
              </w:rPr>
              <w:fldChar w:fldCharType="separate"/>
            </w:r>
            <w:r w:rsidR="00475CD9">
              <w:rPr>
                <w:noProof/>
                <w:webHidden/>
              </w:rPr>
              <w:t>7</w:t>
            </w:r>
            <w:r w:rsidR="00475CD9">
              <w:rPr>
                <w:noProof/>
                <w:webHidden/>
              </w:rPr>
              <w:fldChar w:fldCharType="end"/>
            </w:r>
          </w:hyperlink>
        </w:p>
        <w:p w14:paraId="1575B156" w14:textId="1973372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00475CD9" w:rsidRPr="00393BC6">
              <w:rPr>
                <w:rStyle w:val="a6"/>
                <w:noProof/>
                <w:lang w:eastAsia="zh-CN"/>
              </w:rPr>
              <w:t xml:space="preserve">2.1.2 </w:t>
            </w:r>
            <w:r w:rsidR="00475CD9" w:rsidRPr="00393BC6">
              <w:rPr>
                <w:rStyle w:val="a6"/>
                <w:noProof/>
                <w:lang w:eastAsia="zh-CN"/>
              </w:rPr>
              <w:t>相对剥夺感中介了向上比较后的生活满意度下降</w:t>
            </w:r>
            <w:r w:rsidR="00475CD9">
              <w:rPr>
                <w:noProof/>
                <w:webHidden/>
              </w:rPr>
              <w:tab/>
            </w:r>
            <w:r w:rsidR="00475CD9">
              <w:rPr>
                <w:noProof/>
                <w:webHidden/>
              </w:rPr>
              <w:fldChar w:fldCharType="begin"/>
            </w:r>
            <w:r w:rsidR="00475CD9">
              <w:rPr>
                <w:noProof/>
                <w:webHidden/>
              </w:rPr>
              <w:instrText xml:space="preserve"> PAGEREF _Toc161663899 \h </w:instrText>
            </w:r>
            <w:r w:rsidR="00475CD9">
              <w:rPr>
                <w:noProof/>
                <w:webHidden/>
              </w:rPr>
            </w:r>
            <w:r w:rsidR="00475CD9">
              <w:rPr>
                <w:noProof/>
                <w:webHidden/>
              </w:rPr>
              <w:fldChar w:fldCharType="separate"/>
            </w:r>
            <w:r w:rsidR="00475CD9">
              <w:rPr>
                <w:noProof/>
                <w:webHidden/>
              </w:rPr>
              <w:t>8</w:t>
            </w:r>
            <w:r w:rsidR="00475CD9">
              <w:rPr>
                <w:noProof/>
                <w:webHidden/>
              </w:rPr>
              <w:fldChar w:fldCharType="end"/>
            </w:r>
          </w:hyperlink>
        </w:p>
        <w:p w14:paraId="5F20FFAA" w14:textId="5C21F0F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00475CD9" w:rsidRPr="00393BC6">
              <w:rPr>
                <w:rStyle w:val="a6"/>
                <w:noProof/>
                <w:lang w:eastAsia="zh-CN"/>
              </w:rPr>
              <w:t xml:space="preserve">2.2 </w:t>
            </w:r>
            <w:r w:rsidR="00475CD9" w:rsidRPr="00393BC6">
              <w:rPr>
                <w:rStyle w:val="a6"/>
                <w:noProof/>
                <w:lang w:eastAsia="zh-CN"/>
              </w:rPr>
              <w:t>社会比较与感知到的优越感</w:t>
            </w:r>
            <w:r w:rsidR="00475CD9">
              <w:rPr>
                <w:noProof/>
                <w:webHidden/>
              </w:rPr>
              <w:tab/>
            </w:r>
            <w:r w:rsidR="00475CD9">
              <w:rPr>
                <w:noProof/>
                <w:webHidden/>
              </w:rPr>
              <w:fldChar w:fldCharType="begin"/>
            </w:r>
            <w:r w:rsidR="00475CD9">
              <w:rPr>
                <w:noProof/>
                <w:webHidden/>
              </w:rPr>
              <w:instrText xml:space="preserve"> PAGEREF _Toc161663900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0FFD0B48" w14:textId="291A0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00475CD9" w:rsidRPr="00393BC6">
              <w:rPr>
                <w:rStyle w:val="a6"/>
                <w:noProof/>
                <w:lang w:eastAsia="zh-CN"/>
              </w:rPr>
              <w:t xml:space="preserve">2.2.1 </w:t>
            </w:r>
            <w:r w:rsidR="00475CD9" w:rsidRPr="00393BC6">
              <w:rPr>
                <w:rStyle w:val="a6"/>
                <w:noProof/>
                <w:lang w:eastAsia="zh-CN"/>
              </w:rPr>
              <w:t>向下比较产生优越感</w:t>
            </w:r>
            <w:r w:rsidR="00475CD9">
              <w:rPr>
                <w:noProof/>
                <w:webHidden/>
              </w:rPr>
              <w:tab/>
            </w:r>
            <w:r w:rsidR="00475CD9">
              <w:rPr>
                <w:noProof/>
                <w:webHidden/>
              </w:rPr>
              <w:fldChar w:fldCharType="begin"/>
            </w:r>
            <w:r w:rsidR="00475CD9">
              <w:rPr>
                <w:noProof/>
                <w:webHidden/>
              </w:rPr>
              <w:instrText xml:space="preserve"> PAGEREF _Toc161663901 \h </w:instrText>
            </w:r>
            <w:r w:rsidR="00475CD9">
              <w:rPr>
                <w:noProof/>
                <w:webHidden/>
              </w:rPr>
            </w:r>
            <w:r w:rsidR="00475CD9">
              <w:rPr>
                <w:noProof/>
                <w:webHidden/>
              </w:rPr>
              <w:fldChar w:fldCharType="separate"/>
            </w:r>
            <w:r w:rsidR="00475CD9">
              <w:rPr>
                <w:noProof/>
                <w:webHidden/>
              </w:rPr>
              <w:t>9</w:t>
            </w:r>
            <w:r w:rsidR="00475CD9">
              <w:rPr>
                <w:noProof/>
                <w:webHidden/>
              </w:rPr>
              <w:fldChar w:fldCharType="end"/>
            </w:r>
          </w:hyperlink>
        </w:p>
        <w:p w14:paraId="79A6798F" w14:textId="3A01287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00475CD9" w:rsidRPr="00393BC6">
              <w:rPr>
                <w:rStyle w:val="a6"/>
                <w:noProof/>
                <w:lang w:eastAsia="zh-CN"/>
              </w:rPr>
              <w:t xml:space="preserve">2.2.2 </w:t>
            </w:r>
            <w:r w:rsidR="00475CD9" w:rsidRPr="00393BC6">
              <w:rPr>
                <w:rStyle w:val="a6"/>
                <w:noProof/>
                <w:lang w:eastAsia="zh-CN"/>
              </w:rPr>
              <w:t>优越感中介了向下比较后的生活满意度提高</w:t>
            </w:r>
            <w:r w:rsidR="00475CD9">
              <w:rPr>
                <w:noProof/>
                <w:webHidden/>
              </w:rPr>
              <w:tab/>
            </w:r>
            <w:r w:rsidR="00475CD9">
              <w:rPr>
                <w:noProof/>
                <w:webHidden/>
              </w:rPr>
              <w:fldChar w:fldCharType="begin"/>
            </w:r>
            <w:r w:rsidR="00475CD9">
              <w:rPr>
                <w:noProof/>
                <w:webHidden/>
              </w:rPr>
              <w:instrText xml:space="preserve"> PAGEREF _Toc161663902 \h </w:instrText>
            </w:r>
            <w:r w:rsidR="00475CD9">
              <w:rPr>
                <w:noProof/>
                <w:webHidden/>
              </w:rPr>
            </w:r>
            <w:r w:rsidR="00475CD9">
              <w:rPr>
                <w:noProof/>
                <w:webHidden/>
              </w:rPr>
              <w:fldChar w:fldCharType="separate"/>
            </w:r>
            <w:r w:rsidR="00475CD9">
              <w:rPr>
                <w:noProof/>
                <w:webHidden/>
              </w:rPr>
              <w:t>10</w:t>
            </w:r>
            <w:r w:rsidR="00475CD9">
              <w:rPr>
                <w:noProof/>
                <w:webHidden/>
              </w:rPr>
              <w:fldChar w:fldCharType="end"/>
            </w:r>
          </w:hyperlink>
        </w:p>
        <w:p w14:paraId="029249D4" w14:textId="769061E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00475CD9" w:rsidRPr="00393BC6">
              <w:rPr>
                <w:rStyle w:val="a6"/>
                <w:noProof/>
                <w:lang w:eastAsia="zh-CN"/>
              </w:rPr>
              <w:t xml:space="preserve">2.3 </w:t>
            </w:r>
            <w:r w:rsidR="00475CD9" w:rsidRPr="00393BC6">
              <w:rPr>
                <w:rStyle w:val="a6"/>
                <w:noProof/>
                <w:lang w:eastAsia="zh-CN"/>
              </w:rPr>
              <w:t>社会比较倾向的调节作用</w:t>
            </w:r>
            <w:r w:rsidR="00475CD9">
              <w:rPr>
                <w:noProof/>
                <w:webHidden/>
              </w:rPr>
              <w:tab/>
            </w:r>
            <w:r w:rsidR="00475CD9">
              <w:rPr>
                <w:noProof/>
                <w:webHidden/>
              </w:rPr>
              <w:fldChar w:fldCharType="begin"/>
            </w:r>
            <w:r w:rsidR="00475CD9">
              <w:rPr>
                <w:noProof/>
                <w:webHidden/>
              </w:rPr>
              <w:instrText xml:space="preserve"> PAGEREF _Toc161663903 \h </w:instrText>
            </w:r>
            <w:r w:rsidR="00475CD9">
              <w:rPr>
                <w:noProof/>
                <w:webHidden/>
              </w:rPr>
            </w:r>
            <w:r w:rsidR="00475CD9">
              <w:rPr>
                <w:noProof/>
                <w:webHidden/>
              </w:rPr>
              <w:fldChar w:fldCharType="separate"/>
            </w:r>
            <w:r w:rsidR="00475CD9">
              <w:rPr>
                <w:noProof/>
                <w:webHidden/>
              </w:rPr>
              <w:t>11</w:t>
            </w:r>
            <w:r w:rsidR="00475CD9">
              <w:rPr>
                <w:noProof/>
                <w:webHidden/>
              </w:rPr>
              <w:fldChar w:fldCharType="end"/>
            </w:r>
          </w:hyperlink>
        </w:p>
        <w:p w14:paraId="41270CA1" w14:textId="22DA337F"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00475CD9" w:rsidRPr="00393BC6">
              <w:rPr>
                <w:rStyle w:val="a6"/>
                <w:noProof/>
                <w:lang w:eastAsia="zh-CN"/>
              </w:rPr>
              <w:t xml:space="preserve">2.4 </w:t>
            </w:r>
            <w:r w:rsidR="00475CD9" w:rsidRPr="00393BC6">
              <w:rPr>
                <w:rStyle w:val="a6"/>
                <w:noProof/>
                <w:lang w:eastAsia="zh-CN"/>
              </w:rPr>
              <w:t>社会比较策略</w:t>
            </w:r>
            <w:r w:rsidR="00475CD9">
              <w:rPr>
                <w:noProof/>
                <w:webHidden/>
              </w:rPr>
              <w:tab/>
            </w:r>
            <w:r w:rsidR="00475CD9">
              <w:rPr>
                <w:noProof/>
                <w:webHidden/>
              </w:rPr>
              <w:fldChar w:fldCharType="begin"/>
            </w:r>
            <w:r w:rsidR="00475CD9">
              <w:rPr>
                <w:noProof/>
                <w:webHidden/>
              </w:rPr>
              <w:instrText xml:space="preserve"> PAGEREF _Toc161663904 \h </w:instrText>
            </w:r>
            <w:r w:rsidR="00475CD9">
              <w:rPr>
                <w:noProof/>
                <w:webHidden/>
              </w:rPr>
            </w:r>
            <w:r w:rsidR="00475CD9">
              <w:rPr>
                <w:noProof/>
                <w:webHidden/>
              </w:rPr>
              <w:fldChar w:fldCharType="separate"/>
            </w:r>
            <w:r w:rsidR="00475CD9">
              <w:rPr>
                <w:noProof/>
                <w:webHidden/>
              </w:rPr>
              <w:t>13</w:t>
            </w:r>
            <w:r w:rsidR="00475CD9">
              <w:rPr>
                <w:noProof/>
                <w:webHidden/>
              </w:rPr>
              <w:fldChar w:fldCharType="end"/>
            </w:r>
          </w:hyperlink>
        </w:p>
        <w:p w14:paraId="121C4254" w14:textId="218420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00475CD9" w:rsidRPr="00393BC6">
              <w:rPr>
                <w:rStyle w:val="a6"/>
                <w:noProof/>
                <w:lang w:val="en" w:eastAsia="zh-CN"/>
              </w:rPr>
              <w:t xml:space="preserve">2.5 </w:t>
            </w:r>
            <w:r w:rsidR="00475CD9" w:rsidRPr="00393BC6">
              <w:rPr>
                <w:rStyle w:val="a6"/>
                <w:noProof/>
                <w:lang w:val="en" w:eastAsia="zh-CN"/>
              </w:rPr>
              <w:t>目前的研究</w:t>
            </w:r>
            <w:r w:rsidR="00475CD9">
              <w:rPr>
                <w:noProof/>
                <w:webHidden/>
              </w:rPr>
              <w:tab/>
            </w:r>
            <w:r w:rsidR="00475CD9">
              <w:rPr>
                <w:noProof/>
                <w:webHidden/>
              </w:rPr>
              <w:fldChar w:fldCharType="begin"/>
            </w:r>
            <w:r w:rsidR="00475CD9">
              <w:rPr>
                <w:noProof/>
                <w:webHidden/>
              </w:rPr>
              <w:instrText xml:space="preserve"> PAGEREF _Toc161663905 \h </w:instrText>
            </w:r>
            <w:r w:rsidR="00475CD9">
              <w:rPr>
                <w:noProof/>
                <w:webHidden/>
              </w:rPr>
            </w:r>
            <w:r w:rsidR="00475CD9">
              <w:rPr>
                <w:noProof/>
                <w:webHidden/>
              </w:rPr>
              <w:fldChar w:fldCharType="separate"/>
            </w:r>
            <w:r w:rsidR="00475CD9">
              <w:rPr>
                <w:noProof/>
                <w:webHidden/>
              </w:rPr>
              <w:t>14</w:t>
            </w:r>
            <w:r w:rsidR="00475CD9">
              <w:rPr>
                <w:noProof/>
                <w:webHidden/>
              </w:rPr>
              <w:fldChar w:fldCharType="end"/>
            </w:r>
          </w:hyperlink>
        </w:p>
        <w:p w14:paraId="61293FB8" w14:textId="58CC8E6A"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00475CD9" w:rsidRPr="00393BC6">
              <w:rPr>
                <w:rStyle w:val="a6"/>
                <w:noProof/>
                <w:lang w:eastAsia="zh-CN"/>
              </w:rPr>
              <w:t>第三章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_Toc161663906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067E6052" w14:textId="5460344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00475CD9" w:rsidRPr="00393BC6">
              <w:rPr>
                <w:rStyle w:val="a6"/>
                <w:noProof/>
                <w:lang w:eastAsia="zh-CN"/>
              </w:rPr>
              <w:t xml:space="preserve">3.1 </w:t>
            </w:r>
            <w:r w:rsidR="00475CD9" w:rsidRPr="00393BC6">
              <w:rPr>
                <w:rStyle w:val="a6"/>
                <w:noProof/>
                <w:lang w:eastAsia="zh-CN"/>
              </w:rPr>
              <w:t>研究方法</w:t>
            </w:r>
            <w:r w:rsidR="00475CD9">
              <w:rPr>
                <w:noProof/>
                <w:webHidden/>
              </w:rPr>
              <w:tab/>
            </w:r>
            <w:r w:rsidR="00475CD9">
              <w:rPr>
                <w:noProof/>
                <w:webHidden/>
              </w:rPr>
              <w:fldChar w:fldCharType="begin"/>
            </w:r>
            <w:r w:rsidR="00475CD9">
              <w:rPr>
                <w:noProof/>
                <w:webHidden/>
              </w:rPr>
              <w:instrText xml:space="preserve"> PAGEREF _Toc161663907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941E189" w14:textId="2DC6766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00475CD9" w:rsidRPr="00393BC6">
              <w:rPr>
                <w:rStyle w:val="a6"/>
                <w:noProof/>
                <w:lang w:eastAsia="zh-CN"/>
              </w:rPr>
              <w:t xml:space="preserve">3.1.1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_Toc161663908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2F762401" w14:textId="435479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00475CD9" w:rsidRPr="00393BC6">
              <w:rPr>
                <w:rStyle w:val="a6"/>
                <w:noProof/>
                <w:lang w:eastAsia="zh-CN"/>
              </w:rPr>
              <w:t xml:space="preserve">3.1.2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_Toc161663909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62500F08" w14:textId="59C946C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00475CD9" w:rsidRPr="00393BC6">
              <w:rPr>
                <w:rStyle w:val="a6"/>
                <w:noProof/>
                <w:lang w:eastAsia="zh-CN"/>
              </w:rPr>
              <w:t xml:space="preserve">3.1.3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_Toc161663910 \h </w:instrText>
            </w:r>
            <w:r w:rsidR="00475CD9">
              <w:rPr>
                <w:noProof/>
                <w:webHidden/>
              </w:rPr>
            </w:r>
            <w:r w:rsidR="00475CD9">
              <w:rPr>
                <w:noProof/>
                <w:webHidden/>
              </w:rPr>
              <w:fldChar w:fldCharType="separate"/>
            </w:r>
            <w:r w:rsidR="00475CD9">
              <w:rPr>
                <w:noProof/>
                <w:webHidden/>
              </w:rPr>
              <w:t>17</w:t>
            </w:r>
            <w:r w:rsidR="00475CD9">
              <w:rPr>
                <w:noProof/>
                <w:webHidden/>
              </w:rPr>
              <w:fldChar w:fldCharType="end"/>
            </w:r>
          </w:hyperlink>
        </w:p>
        <w:p w14:paraId="345D897D" w14:textId="61F492A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00475CD9" w:rsidRPr="00393BC6">
              <w:rPr>
                <w:rStyle w:val="a6"/>
                <w:noProof/>
              </w:rPr>
              <w:t xml:space="preserve">3.1.4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_Toc161663911 \h </w:instrText>
            </w:r>
            <w:r w:rsidR="00475CD9">
              <w:rPr>
                <w:noProof/>
                <w:webHidden/>
              </w:rPr>
            </w:r>
            <w:r w:rsidR="00475CD9">
              <w:rPr>
                <w:noProof/>
                <w:webHidden/>
              </w:rPr>
              <w:fldChar w:fldCharType="separate"/>
            </w:r>
            <w:r w:rsidR="00475CD9">
              <w:rPr>
                <w:noProof/>
                <w:webHidden/>
              </w:rPr>
              <w:t>18</w:t>
            </w:r>
            <w:r w:rsidR="00475CD9">
              <w:rPr>
                <w:noProof/>
                <w:webHidden/>
              </w:rPr>
              <w:fldChar w:fldCharType="end"/>
            </w:r>
          </w:hyperlink>
        </w:p>
        <w:p w14:paraId="03704340" w14:textId="37101E46"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00475CD9" w:rsidRPr="00393BC6">
              <w:rPr>
                <w:rStyle w:val="a6"/>
                <w:noProof/>
                <w:lang w:eastAsia="zh-CN"/>
              </w:rPr>
              <w:t xml:space="preserve">3.2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_Toc161663912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04D0A2A1" w14:textId="6F9FECC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00475CD9" w:rsidRPr="00393BC6">
              <w:rPr>
                <w:rStyle w:val="a6"/>
                <w:noProof/>
                <w:lang w:eastAsia="zh-CN"/>
              </w:rPr>
              <w:t xml:space="preserve">3.2.1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_Toc161663913 \h </w:instrText>
            </w:r>
            <w:r w:rsidR="00475CD9">
              <w:rPr>
                <w:noProof/>
                <w:webHidden/>
              </w:rPr>
            </w:r>
            <w:r w:rsidR="00475CD9">
              <w:rPr>
                <w:noProof/>
                <w:webHidden/>
              </w:rPr>
              <w:fldChar w:fldCharType="separate"/>
            </w:r>
            <w:r w:rsidR="00475CD9">
              <w:rPr>
                <w:noProof/>
                <w:webHidden/>
              </w:rPr>
              <w:t>19</w:t>
            </w:r>
            <w:r w:rsidR="00475CD9">
              <w:rPr>
                <w:noProof/>
                <w:webHidden/>
              </w:rPr>
              <w:fldChar w:fldCharType="end"/>
            </w:r>
          </w:hyperlink>
        </w:p>
        <w:p w14:paraId="52FBACB0" w14:textId="4ABD542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00475CD9" w:rsidRPr="00393BC6">
              <w:rPr>
                <w:rStyle w:val="a6"/>
                <w:noProof/>
                <w:lang w:eastAsia="zh-CN"/>
              </w:rPr>
              <w:t xml:space="preserve">3.2.2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_Toc161663914 \h </w:instrText>
            </w:r>
            <w:r w:rsidR="00475CD9">
              <w:rPr>
                <w:noProof/>
                <w:webHidden/>
              </w:rPr>
            </w:r>
            <w:r w:rsidR="00475CD9">
              <w:rPr>
                <w:noProof/>
                <w:webHidden/>
              </w:rPr>
              <w:fldChar w:fldCharType="separate"/>
            </w:r>
            <w:r w:rsidR="00475CD9">
              <w:rPr>
                <w:noProof/>
                <w:webHidden/>
              </w:rPr>
              <w:t>20</w:t>
            </w:r>
            <w:r w:rsidR="00475CD9">
              <w:rPr>
                <w:noProof/>
                <w:webHidden/>
              </w:rPr>
              <w:fldChar w:fldCharType="end"/>
            </w:r>
          </w:hyperlink>
        </w:p>
        <w:p w14:paraId="1C1CD09A" w14:textId="5E64567C"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00475CD9" w:rsidRPr="00393BC6">
              <w:rPr>
                <w:rStyle w:val="a6"/>
                <w:noProof/>
                <w:lang w:eastAsia="zh-CN"/>
              </w:rPr>
              <w:t xml:space="preserve">3.2.3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_Toc161663915 \h </w:instrText>
            </w:r>
            <w:r w:rsidR="00475CD9">
              <w:rPr>
                <w:noProof/>
                <w:webHidden/>
              </w:rPr>
            </w:r>
            <w:r w:rsidR="00475CD9">
              <w:rPr>
                <w:noProof/>
                <w:webHidden/>
              </w:rPr>
              <w:fldChar w:fldCharType="separate"/>
            </w:r>
            <w:r w:rsidR="00475CD9">
              <w:rPr>
                <w:noProof/>
                <w:webHidden/>
              </w:rPr>
              <w:t>21</w:t>
            </w:r>
            <w:r w:rsidR="00475CD9">
              <w:rPr>
                <w:noProof/>
                <w:webHidden/>
              </w:rPr>
              <w:fldChar w:fldCharType="end"/>
            </w:r>
          </w:hyperlink>
        </w:p>
        <w:p w14:paraId="187B76AB" w14:textId="114266A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00475CD9" w:rsidRPr="00393BC6">
              <w:rPr>
                <w:rStyle w:val="a6"/>
                <w:noProof/>
              </w:rPr>
              <w:t xml:space="preserve">3.3 </w:t>
            </w:r>
            <w:r w:rsidR="00475CD9" w:rsidRPr="00393BC6">
              <w:rPr>
                <w:rStyle w:val="a6"/>
                <w:noProof/>
              </w:rPr>
              <w:t>讨论</w:t>
            </w:r>
            <w:r w:rsidR="00475CD9">
              <w:rPr>
                <w:noProof/>
                <w:webHidden/>
              </w:rPr>
              <w:tab/>
            </w:r>
            <w:r w:rsidR="00475CD9">
              <w:rPr>
                <w:noProof/>
                <w:webHidden/>
              </w:rPr>
              <w:fldChar w:fldCharType="begin"/>
            </w:r>
            <w:r w:rsidR="00475CD9">
              <w:rPr>
                <w:noProof/>
                <w:webHidden/>
              </w:rPr>
              <w:instrText xml:space="preserve"> PAGEREF _Toc161663916 \h </w:instrText>
            </w:r>
            <w:r w:rsidR="00475CD9">
              <w:rPr>
                <w:noProof/>
                <w:webHidden/>
              </w:rPr>
            </w:r>
            <w:r w:rsidR="00475CD9">
              <w:rPr>
                <w:noProof/>
                <w:webHidden/>
              </w:rPr>
              <w:fldChar w:fldCharType="separate"/>
            </w:r>
            <w:r w:rsidR="00475CD9">
              <w:rPr>
                <w:noProof/>
                <w:webHidden/>
              </w:rPr>
              <w:t>23</w:t>
            </w:r>
            <w:r w:rsidR="00475CD9">
              <w:rPr>
                <w:noProof/>
                <w:webHidden/>
              </w:rPr>
              <w:fldChar w:fldCharType="end"/>
            </w:r>
          </w:hyperlink>
        </w:p>
        <w:p w14:paraId="538445FA" w14:textId="277E8E7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00475CD9" w:rsidRPr="00393BC6">
              <w:rPr>
                <w:rStyle w:val="a6"/>
                <w:noProof/>
                <w:lang w:eastAsia="zh-CN"/>
              </w:rPr>
              <w:t>第四章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_Toc161663917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147D6915" w14:textId="7E3BDE5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00475CD9" w:rsidRPr="00393BC6">
              <w:rPr>
                <w:rStyle w:val="a6"/>
                <w:noProof/>
                <w:lang w:eastAsia="zh-CN"/>
              </w:rPr>
              <w:t xml:space="preserve">4.1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_Toc161663918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2A34F544" w14:textId="71DE9A8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00475CD9" w:rsidRPr="00393BC6">
              <w:rPr>
                <w:rStyle w:val="a6"/>
                <w:noProof/>
                <w:lang w:eastAsia="zh-CN"/>
              </w:rPr>
              <w:t xml:space="preserve">4.1.1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_Toc161663919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4CB1F2BE" w14:textId="5DC65F3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00475CD9" w:rsidRPr="00393BC6">
              <w:rPr>
                <w:rStyle w:val="a6"/>
                <w:noProof/>
                <w:lang w:eastAsia="zh-CN"/>
              </w:rPr>
              <w:t xml:space="preserve">4.1.2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_Toc161663920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61BA2FF9" w14:textId="502261E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00475CD9" w:rsidRPr="00393BC6">
              <w:rPr>
                <w:rStyle w:val="a6"/>
                <w:noProof/>
                <w:lang w:eastAsia="zh-CN"/>
              </w:rPr>
              <w:t xml:space="preserve">4.1.3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_Toc161663921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ECF5234" w14:textId="349F5A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00475CD9" w:rsidRPr="00393BC6">
              <w:rPr>
                <w:rStyle w:val="a6"/>
                <w:noProof/>
                <w:lang w:eastAsia="zh-CN"/>
              </w:rPr>
              <w:t>4</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_Toc161663922 \h </w:instrText>
            </w:r>
            <w:r w:rsidR="00475CD9">
              <w:rPr>
                <w:noProof/>
                <w:webHidden/>
              </w:rPr>
            </w:r>
            <w:r w:rsidR="00475CD9">
              <w:rPr>
                <w:noProof/>
                <w:webHidden/>
              </w:rPr>
              <w:fldChar w:fldCharType="separate"/>
            </w:r>
            <w:r w:rsidR="00475CD9">
              <w:rPr>
                <w:noProof/>
                <w:webHidden/>
              </w:rPr>
              <w:t>26</w:t>
            </w:r>
            <w:r w:rsidR="00475CD9">
              <w:rPr>
                <w:noProof/>
                <w:webHidden/>
              </w:rPr>
              <w:fldChar w:fldCharType="end"/>
            </w:r>
          </w:hyperlink>
        </w:p>
        <w:p w14:paraId="32915A33" w14:textId="7A216CA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00475CD9" w:rsidRPr="00393BC6">
              <w:rPr>
                <w:rStyle w:val="a6"/>
                <w:noProof/>
                <w:lang w:eastAsia="zh-CN"/>
              </w:rPr>
              <w:t xml:space="preserve">4.2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_Toc161663923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0D3E310B" w14:textId="1E5A4A4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00475CD9" w:rsidRPr="00393BC6">
              <w:rPr>
                <w:rStyle w:val="a6"/>
                <w:noProof/>
                <w:lang w:eastAsia="zh-CN"/>
              </w:rPr>
              <w:t xml:space="preserve">4.2.1 </w:t>
            </w:r>
            <w:r w:rsidR="00475CD9" w:rsidRPr="00393BC6">
              <w:rPr>
                <w:rStyle w:val="a6"/>
                <w:noProof/>
                <w:lang w:eastAsia="zh-CN"/>
              </w:rPr>
              <w:t>问卷信效度</w:t>
            </w:r>
            <w:r w:rsidR="00475CD9">
              <w:rPr>
                <w:noProof/>
                <w:webHidden/>
              </w:rPr>
              <w:tab/>
            </w:r>
            <w:r w:rsidR="00475CD9">
              <w:rPr>
                <w:noProof/>
                <w:webHidden/>
              </w:rPr>
              <w:fldChar w:fldCharType="begin"/>
            </w:r>
            <w:r w:rsidR="00475CD9">
              <w:rPr>
                <w:noProof/>
                <w:webHidden/>
              </w:rPr>
              <w:instrText xml:space="preserve"> PAGEREF _Toc161663924 \h </w:instrText>
            </w:r>
            <w:r w:rsidR="00475CD9">
              <w:rPr>
                <w:noProof/>
                <w:webHidden/>
              </w:rPr>
            </w:r>
            <w:r w:rsidR="00475CD9">
              <w:rPr>
                <w:noProof/>
                <w:webHidden/>
              </w:rPr>
              <w:fldChar w:fldCharType="separate"/>
            </w:r>
            <w:r w:rsidR="00475CD9">
              <w:rPr>
                <w:noProof/>
                <w:webHidden/>
              </w:rPr>
              <w:t>27</w:t>
            </w:r>
            <w:r w:rsidR="00475CD9">
              <w:rPr>
                <w:noProof/>
                <w:webHidden/>
              </w:rPr>
              <w:fldChar w:fldCharType="end"/>
            </w:r>
          </w:hyperlink>
        </w:p>
        <w:p w14:paraId="25EC36A9" w14:textId="105806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00475CD9" w:rsidRPr="00393BC6">
              <w:rPr>
                <w:rStyle w:val="a6"/>
                <w:noProof/>
                <w:lang w:eastAsia="zh-CN"/>
              </w:rPr>
              <w:t xml:space="preserve">4.3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_Toc161663925 \h </w:instrText>
            </w:r>
            <w:r w:rsidR="00475CD9">
              <w:rPr>
                <w:noProof/>
                <w:webHidden/>
              </w:rPr>
            </w:r>
            <w:r w:rsidR="00475CD9">
              <w:rPr>
                <w:noProof/>
                <w:webHidden/>
              </w:rPr>
              <w:fldChar w:fldCharType="separate"/>
            </w:r>
            <w:r w:rsidR="00475CD9">
              <w:rPr>
                <w:noProof/>
                <w:webHidden/>
              </w:rPr>
              <w:t>28</w:t>
            </w:r>
            <w:r w:rsidR="00475CD9">
              <w:rPr>
                <w:noProof/>
                <w:webHidden/>
              </w:rPr>
              <w:fldChar w:fldCharType="end"/>
            </w:r>
          </w:hyperlink>
        </w:p>
        <w:p w14:paraId="71F9A5B1" w14:textId="061EB0A1"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00475CD9" w:rsidRPr="00393BC6">
              <w:rPr>
                <w:rStyle w:val="a6"/>
                <w:noProof/>
                <w:lang w:eastAsia="zh-CN"/>
              </w:rPr>
              <w:t>第五章</w:t>
            </w:r>
            <w:r w:rsidR="00475CD9" w:rsidRPr="00393BC6">
              <w:rPr>
                <w:rStyle w:val="a6"/>
                <w:noProof/>
                <w:lang w:eastAsia="zh-CN"/>
              </w:rPr>
              <w:t xml:space="preserve"> </w:t>
            </w:r>
            <w:r w:rsidR="00475CD9" w:rsidRPr="00393BC6">
              <w:rPr>
                <w:rStyle w:val="a6"/>
                <w:noProof/>
                <w:lang w:eastAsia="zh-CN"/>
              </w:rPr>
              <w:t>预实验</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_Toc161663926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1566F44" w14:textId="09D32EE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00475CD9" w:rsidRPr="00393BC6">
              <w:rPr>
                <w:rStyle w:val="a6"/>
                <w:noProof/>
                <w:lang w:eastAsia="zh-CN"/>
              </w:rPr>
              <w:t xml:space="preserve">5.1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_Toc161663927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3BF72FD6" w14:textId="18956A5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00475CD9" w:rsidRPr="00393BC6">
              <w:rPr>
                <w:rStyle w:val="a6"/>
                <w:noProof/>
                <w:lang w:eastAsia="zh-CN"/>
              </w:rPr>
              <w:t xml:space="preserve">5.1.1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_Toc161663928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14F2FE0F" w14:textId="04E2E7A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00475CD9" w:rsidRPr="00393BC6">
              <w:rPr>
                <w:rStyle w:val="a6"/>
                <w:noProof/>
                <w:lang w:eastAsia="zh-CN"/>
              </w:rPr>
              <w:t xml:space="preserve">5.1.2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_Toc161663929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49094CB5" w14:textId="42A49DC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00475CD9" w:rsidRPr="00393BC6">
              <w:rPr>
                <w:rStyle w:val="a6"/>
                <w:noProof/>
                <w:lang w:eastAsia="zh-CN"/>
              </w:rPr>
              <w:t xml:space="preserve">5.1.3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_Toc161663930 \h </w:instrText>
            </w:r>
            <w:r w:rsidR="00475CD9">
              <w:rPr>
                <w:noProof/>
                <w:webHidden/>
              </w:rPr>
            </w:r>
            <w:r w:rsidR="00475CD9">
              <w:rPr>
                <w:noProof/>
                <w:webHidden/>
              </w:rPr>
              <w:fldChar w:fldCharType="separate"/>
            </w:r>
            <w:r w:rsidR="00475CD9">
              <w:rPr>
                <w:noProof/>
                <w:webHidden/>
              </w:rPr>
              <w:t>29</w:t>
            </w:r>
            <w:r w:rsidR="00475CD9">
              <w:rPr>
                <w:noProof/>
                <w:webHidden/>
              </w:rPr>
              <w:fldChar w:fldCharType="end"/>
            </w:r>
          </w:hyperlink>
        </w:p>
        <w:p w14:paraId="04D08BA2" w14:textId="48219F4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00475CD9" w:rsidRPr="00393BC6">
              <w:rPr>
                <w:rStyle w:val="a6"/>
                <w:noProof/>
                <w:lang w:eastAsia="zh-CN"/>
              </w:rPr>
              <w:t>5</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_Toc161663931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4F896B17" w14:textId="058A84E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00475CD9" w:rsidRPr="00393BC6">
              <w:rPr>
                <w:rStyle w:val="a6"/>
                <w:noProof/>
                <w:lang w:eastAsia="zh-CN"/>
              </w:rPr>
              <w:t xml:space="preserve">5.2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_Toc161663932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65DE35C2" w14:textId="4FA677E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00475CD9" w:rsidRPr="00393BC6">
              <w:rPr>
                <w:rStyle w:val="a6"/>
                <w:noProof/>
                <w:lang w:eastAsia="zh-CN"/>
              </w:rPr>
              <w:t xml:space="preserve">5.2.1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_Toc161663933 \h </w:instrText>
            </w:r>
            <w:r w:rsidR="00475CD9">
              <w:rPr>
                <w:noProof/>
                <w:webHidden/>
              </w:rPr>
            </w:r>
            <w:r w:rsidR="00475CD9">
              <w:rPr>
                <w:noProof/>
                <w:webHidden/>
              </w:rPr>
              <w:fldChar w:fldCharType="separate"/>
            </w:r>
            <w:r w:rsidR="00475CD9">
              <w:rPr>
                <w:noProof/>
                <w:webHidden/>
              </w:rPr>
              <w:t>30</w:t>
            </w:r>
            <w:r w:rsidR="00475CD9">
              <w:rPr>
                <w:noProof/>
                <w:webHidden/>
              </w:rPr>
              <w:fldChar w:fldCharType="end"/>
            </w:r>
          </w:hyperlink>
        </w:p>
        <w:p w14:paraId="18C13C9B" w14:textId="1098285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00475CD9" w:rsidRPr="00393BC6">
              <w:rPr>
                <w:rStyle w:val="a6"/>
                <w:noProof/>
                <w:lang w:eastAsia="zh-CN"/>
              </w:rPr>
              <w:t xml:space="preserve">5.2.2 </w:t>
            </w:r>
            <w:r w:rsidR="00475CD9" w:rsidRPr="00393BC6">
              <w:rPr>
                <w:rStyle w:val="a6"/>
                <w:noProof/>
                <w:lang w:eastAsia="zh-CN"/>
              </w:rPr>
              <w:t>频率分布直方图</w:t>
            </w:r>
            <w:r w:rsidR="00475CD9">
              <w:rPr>
                <w:noProof/>
                <w:webHidden/>
              </w:rPr>
              <w:tab/>
            </w:r>
            <w:r w:rsidR="00475CD9">
              <w:rPr>
                <w:noProof/>
                <w:webHidden/>
              </w:rPr>
              <w:fldChar w:fldCharType="begin"/>
            </w:r>
            <w:r w:rsidR="00475CD9">
              <w:rPr>
                <w:noProof/>
                <w:webHidden/>
              </w:rPr>
              <w:instrText xml:space="preserve"> PAGEREF _Toc161663934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483EB3B7" w14:textId="41C9720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00475CD9" w:rsidRPr="00393BC6">
              <w:rPr>
                <w:rStyle w:val="a6"/>
                <w:noProof/>
                <w:lang w:eastAsia="zh-CN"/>
              </w:rPr>
              <w:t xml:space="preserve">5.3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_Toc161663935 \h </w:instrText>
            </w:r>
            <w:r w:rsidR="00475CD9">
              <w:rPr>
                <w:noProof/>
                <w:webHidden/>
              </w:rPr>
            </w:r>
            <w:r w:rsidR="00475CD9">
              <w:rPr>
                <w:noProof/>
                <w:webHidden/>
              </w:rPr>
              <w:fldChar w:fldCharType="separate"/>
            </w:r>
            <w:r w:rsidR="00475CD9">
              <w:rPr>
                <w:noProof/>
                <w:webHidden/>
              </w:rPr>
              <w:t>31</w:t>
            </w:r>
            <w:r w:rsidR="00475CD9">
              <w:rPr>
                <w:noProof/>
                <w:webHidden/>
              </w:rPr>
              <w:fldChar w:fldCharType="end"/>
            </w:r>
          </w:hyperlink>
        </w:p>
        <w:p w14:paraId="2881502B" w14:textId="5D83B890"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00475CD9" w:rsidRPr="00393BC6">
              <w:rPr>
                <w:rStyle w:val="a6"/>
                <w:noProof/>
                <w:lang w:eastAsia="zh-CN"/>
              </w:rPr>
              <w:t>第六章</w:t>
            </w:r>
            <w:r w:rsidR="00475CD9" w:rsidRPr="00393BC6">
              <w:rPr>
                <w:rStyle w:val="a6"/>
                <w:noProof/>
                <w:lang w:eastAsia="zh-CN"/>
              </w:rPr>
              <w:t xml:space="preserve"> </w:t>
            </w:r>
            <w:r w:rsidR="00475CD9" w:rsidRPr="00393BC6">
              <w:rPr>
                <w:rStyle w:val="a6"/>
                <w:noProof/>
                <w:lang w:eastAsia="zh-CN"/>
              </w:rPr>
              <w:t>元分析</w:t>
            </w:r>
            <w:r w:rsidR="00475CD9">
              <w:rPr>
                <w:noProof/>
                <w:webHidden/>
              </w:rPr>
              <w:tab/>
            </w:r>
            <w:r w:rsidR="00475CD9">
              <w:rPr>
                <w:noProof/>
                <w:webHidden/>
              </w:rPr>
              <w:fldChar w:fldCharType="begin"/>
            </w:r>
            <w:r w:rsidR="00475CD9">
              <w:rPr>
                <w:noProof/>
                <w:webHidden/>
              </w:rPr>
              <w:instrText xml:space="preserve"> PAGEREF _Toc161663936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03ED4F8D" w14:textId="1F00669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00475CD9" w:rsidRPr="00393BC6">
              <w:rPr>
                <w:rStyle w:val="a6"/>
                <w:noProof/>
                <w:lang w:eastAsia="zh-CN"/>
              </w:rPr>
              <w:t xml:space="preserve">6.1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_Toc161663937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4211841A" w14:textId="03CCEF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00475CD9" w:rsidRPr="00393BC6">
              <w:rPr>
                <w:rStyle w:val="a6"/>
                <w:noProof/>
                <w:lang w:eastAsia="zh-CN"/>
              </w:rPr>
              <w:t xml:space="preserve">6.1.1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_Toc161663938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505B5E8" w14:textId="017CD90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00475CD9" w:rsidRPr="00393BC6">
              <w:rPr>
                <w:rStyle w:val="a6"/>
                <w:noProof/>
                <w:lang w:eastAsia="zh-CN"/>
              </w:rPr>
              <w:t xml:space="preserve">6.1.1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_Toc161663939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372064AA" w14:textId="2406551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00475CD9" w:rsidRPr="00393BC6">
              <w:rPr>
                <w:rStyle w:val="a6"/>
                <w:noProof/>
                <w:lang w:eastAsia="zh-CN"/>
              </w:rPr>
              <w:t xml:space="preserve">6.1.2 </w:t>
            </w:r>
            <w:r w:rsidR="00475CD9" w:rsidRPr="00393BC6">
              <w:rPr>
                <w:rStyle w:val="a6"/>
                <w:noProof/>
                <w:lang w:eastAsia="zh-CN"/>
              </w:rPr>
              <w:t>数据分析</w:t>
            </w:r>
            <w:r w:rsidR="00475CD9">
              <w:rPr>
                <w:noProof/>
                <w:webHidden/>
              </w:rPr>
              <w:tab/>
            </w:r>
            <w:r w:rsidR="00475CD9">
              <w:rPr>
                <w:noProof/>
                <w:webHidden/>
              </w:rPr>
              <w:fldChar w:fldCharType="begin"/>
            </w:r>
            <w:r w:rsidR="00475CD9">
              <w:rPr>
                <w:noProof/>
                <w:webHidden/>
              </w:rPr>
              <w:instrText xml:space="preserve"> PAGEREF _Toc161663940 \h </w:instrText>
            </w:r>
            <w:r w:rsidR="00475CD9">
              <w:rPr>
                <w:noProof/>
                <w:webHidden/>
              </w:rPr>
            </w:r>
            <w:r w:rsidR="00475CD9">
              <w:rPr>
                <w:noProof/>
                <w:webHidden/>
              </w:rPr>
              <w:fldChar w:fldCharType="separate"/>
            </w:r>
            <w:r w:rsidR="00475CD9">
              <w:rPr>
                <w:noProof/>
                <w:webHidden/>
              </w:rPr>
              <w:t>32</w:t>
            </w:r>
            <w:r w:rsidR="00475CD9">
              <w:rPr>
                <w:noProof/>
                <w:webHidden/>
              </w:rPr>
              <w:fldChar w:fldCharType="end"/>
            </w:r>
          </w:hyperlink>
        </w:p>
        <w:p w14:paraId="70C2B05C" w14:textId="40888DE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00475CD9" w:rsidRPr="00393BC6">
              <w:rPr>
                <w:rStyle w:val="a6"/>
                <w:noProof/>
                <w:lang w:eastAsia="zh-CN"/>
              </w:rPr>
              <w:t xml:space="preserve">6.2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_Toc161663941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77F4BB1F" w14:textId="1B54F03E"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00475CD9" w:rsidRPr="00393BC6">
              <w:rPr>
                <w:rStyle w:val="a6"/>
                <w:noProof/>
                <w:lang w:eastAsia="zh-CN"/>
              </w:rPr>
              <w:t xml:space="preserve">6.2.1 </w:t>
            </w:r>
            <w:r w:rsidR="00475CD9" w:rsidRPr="00393BC6">
              <w:rPr>
                <w:rStyle w:val="a6"/>
                <w:noProof/>
                <w:lang w:eastAsia="zh-CN"/>
              </w:rPr>
              <w:t>总体效应</w:t>
            </w:r>
            <w:r w:rsidR="00475CD9">
              <w:rPr>
                <w:noProof/>
                <w:webHidden/>
              </w:rPr>
              <w:tab/>
            </w:r>
            <w:r w:rsidR="00475CD9">
              <w:rPr>
                <w:noProof/>
                <w:webHidden/>
              </w:rPr>
              <w:fldChar w:fldCharType="begin"/>
            </w:r>
            <w:r w:rsidR="00475CD9">
              <w:rPr>
                <w:noProof/>
                <w:webHidden/>
              </w:rPr>
              <w:instrText xml:space="preserve"> PAGEREF _Toc161663942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02BB7E4A" w14:textId="5D115A8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00475CD9" w:rsidRPr="00393BC6">
              <w:rPr>
                <w:rStyle w:val="a6"/>
                <w:noProof/>
                <w:lang w:eastAsia="zh-CN"/>
              </w:rPr>
              <w:t xml:space="preserve">6.2.2 </w:t>
            </w:r>
            <w:r w:rsidR="00475CD9" w:rsidRPr="00393BC6">
              <w:rPr>
                <w:rStyle w:val="a6"/>
                <w:noProof/>
                <w:lang w:eastAsia="zh-CN"/>
              </w:rPr>
              <w:t>敏感度分析</w:t>
            </w:r>
            <w:r w:rsidR="00475CD9">
              <w:rPr>
                <w:noProof/>
                <w:webHidden/>
              </w:rPr>
              <w:tab/>
            </w:r>
            <w:r w:rsidR="00475CD9">
              <w:rPr>
                <w:noProof/>
                <w:webHidden/>
              </w:rPr>
              <w:fldChar w:fldCharType="begin"/>
            </w:r>
            <w:r w:rsidR="00475CD9">
              <w:rPr>
                <w:noProof/>
                <w:webHidden/>
              </w:rPr>
              <w:instrText xml:space="preserve"> PAGEREF _Toc161663943 \h </w:instrText>
            </w:r>
            <w:r w:rsidR="00475CD9">
              <w:rPr>
                <w:noProof/>
                <w:webHidden/>
              </w:rPr>
            </w:r>
            <w:r w:rsidR="00475CD9">
              <w:rPr>
                <w:noProof/>
                <w:webHidden/>
              </w:rPr>
              <w:fldChar w:fldCharType="separate"/>
            </w:r>
            <w:r w:rsidR="00475CD9">
              <w:rPr>
                <w:noProof/>
                <w:webHidden/>
              </w:rPr>
              <w:t>34</w:t>
            </w:r>
            <w:r w:rsidR="00475CD9">
              <w:rPr>
                <w:noProof/>
                <w:webHidden/>
              </w:rPr>
              <w:fldChar w:fldCharType="end"/>
            </w:r>
          </w:hyperlink>
        </w:p>
        <w:p w14:paraId="6DE89141" w14:textId="1E5D5B64"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00475CD9" w:rsidRPr="00393BC6">
              <w:rPr>
                <w:rStyle w:val="a6"/>
                <w:noProof/>
                <w:lang w:eastAsia="zh-CN"/>
              </w:rPr>
              <w:t xml:space="preserve">6.2.3 </w:t>
            </w:r>
            <w:r w:rsidR="00475CD9" w:rsidRPr="00393BC6">
              <w:rPr>
                <w:rStyle w:val="a6"/>
                <w:noProof/>
                <w:lang w:eastAsia="zh-CN"/>
              </w:rPr>
              <w:t>发表偏倚</w:t>
            </w:r>
            <w:r w:rsidR="00475CD9">
              <w:rPr>
                <w:noProof/>
                <w:webHidden/>
              </w:rPr>
              <w:tab/>
            </w:r>
            <w:r w:rsidR="00475CD9">
              <w:rPr>
                <w:noProof/>
                <w:webHidden/>
              </w:rPr>
              <w:fldChar w:fldCharType="begin"/>
            </w:r>
            <w:r w:rsidR="00475CD9">
              <w:rPr>
                <w:noProof/>
                <w:webHidden/>
              </w:rPr>
              <w:instrText xml:space="preserve"> PAGEREF _Toc161663944 \h </w:instrText>
            </w:r>
            <w:r w:rsidR="00475CD9">
              <w:rPr>
                <w:noProof/>
                <w:webHidden/>
              </w:rPr>
            </w:r>
            <w:r w:rsidR="00475CD9">
              <w:rPr>
                <w:noProof/>
                <w:webHidden/>
              </w:rPr>
              <w:fldChar w:fldCharType="separate"/>
            </w:r>
            <w:r w:rsidR="00475CD9">
              <w:rPr>
                <w:noProof/>
                <w:webHidden/>
              </w:rPr>
              <w:t>35</w:t>
            </w:r>
            <w:r w:rsidR="00475CD9">
              <w:rPr>
                <w:noProof/>
                <w:webHidden/>
              </w:rPr>
              <w:fldChar w:fldCharType="end"/>
            </w:r>
          </w:hyperlink>
        </w:p>
        <w:p w14:paraId="0E19698C" w14:textId="71022DF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00475CD9" w:rsidRPr="00393BC6">
              <w:rPr>
                <w:rStyle w:val="a6"/>
                <w:noProof/>
                <w:lang w:eastAsia="zh-CN"/>
              </w:rPr>
              <w:t xml:space="preserve">6.3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_Toc161663945 \h </w:instrText>
            </w:r>
            <w:r w:rsidR="00475CD9">
              <w:rPr>
                <w:noProof/>
                <w:webHidden/>
              </w:rPr>
            </w:r>
            <w:r w:rsidR="00475CD9">
              <w:rPr>
                <w:noProof/>
                <w:webHidden/>
              </w:rPr>
              <w:fldChar w:fldCharType="separate"/>
            </w:r>
            <w:r w:rsidR="00475CD9">
              <w:rPr>
                <w:noProof/>
                <w:webHidden/>
              </w:rPr>
              <w:t>37</w:t>
            </w:r>
            <w:r w:rsidR="00475CD9">
              <w:rPr>
                <w:noProof/>
                <w:webHidden/>
              </w:rPr>
              <w:fldChar w:fldCharType="end"/>
            </w:r>
          </w:hyperlink>
        </w:p>
        <w:p w14:paraId="7FF2DEDF" w14:textId="0EC5E2FF"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00475CD9" w:rsidRPr="00393BC6">
              <w:rPr>
                <w:rStyle w:val="a6"/>
                <w:noProof/>
                <w:lang w:eastAsia="zh-CN"/>
              </w:rPr>
              <w:t>第七章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1</w:t>
            </w:r>
            <w:r w:rsidR="00475CD9">
              <w:rPr>
                <w:noProof/>
                <w:webHidden/>
              </w:rPr>
              <w:tab/>
            </w:r>
            <w:r w:rsidR="00475CD9">
              <w:rPr>
                <w:noProof/>
                <w:webHidden/>
              </w:rPr>
              <w:fldChar w:fldCharType="begin"/>
            </w:r>
            <w:r w:rsidR="00475CD9">
              <w:rPr>
                <w:noProof/>
                <w:webHidden/>
              </w:rPr>
              <w:instrText xml:space="preserve"> PAGEREF _Toc161663946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35D0800" w14:textId="04BA8DA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00475CD9" w:rsidRPr="00393BC6">
              <w:rPr>
                <w:rStyle w:val="a6"/>
                <w:noProof/>
                <w:lang w:eastAsia="zh-CN"/>
              </w:rPr>
              <w:t xml:space="preserve">7.1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_Toc161663947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4308AC8F" w14:textId="0EE8B1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00475CD9" w:rsidRPr="00393BC6">
              <w:rPr>
                <w:rStyle w:val="a6"/>
                <w:noProof/>
                <w:lang w:eastAsia="zh-CN"/>
              </w:rPr>
              <w:t xml:space="preserve">7.1.1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_Toc161663948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3ED0CB82" w14:textId="449C11F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00475CD9" w:rsidRPr="00393BC6">
              <w:rPr>
                <w:rStyle w:val="a6"/>
                <w:noProof/>
                <w:lang w:eastAsia="zh-CN"/>
              </w:rPr>
              <w:t xml:space="preserve">7.1.2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_Toc161663949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6B1C00BB" w14:textId="3411681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00475CD9" w:rsidRPr="00393BC6">
              <w:rPr>
                <w:rStyle w:val="a6"/>
                <w:noProof/>
                <w:lang w:eastAsia="zh-CN"/>
              </w:rPr>
              <w:t xml:space="preserve">7.1.3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_Toc161663950 \h </w:instrText>
            </w:r>
            <w:r w:rsidR="00475CD9">
              <w:rPr>
                <w:noProof/>
                <w:webHidden/>
              </w:rPr>
            </w:r>
            <w:r w:rsidR="00475CD9">
              <w:rPr>
                <w:noProof/>
                <w:webHidden/>
              </w:rPr>
              <w:fldChar w:fldCharType="separate"/>
            </w:r>
            <w:r w:rsidR="00475CD9">
              <w:rPr>
                <w:noProof/>
                <w:webHidden/>
              </w:rPr>
              <w:t>38</w:t>
            </w:r>
            <w:r w:rsidR="00475CD9">
              <w:rPr>
                <w:noProof/>
                <w:webHidden/>
              </w:rPr>
              <w:fldChar w:fldCharType="end"/>
            </w:r>
          </w:hyperlink>
        </w:p>
        <w:p w14:paraId="2C550337" w14:textId="59EC03B5"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00475CD9" w:rsidRPr="00393BC6">
              <w:rPr>
                <w:rStyle w:val="a6"/>
                <w:noProof/>
                <w:lang w:eastAsia="zh-CN"/>
              </w:rPr>
              <w:t>7</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_Toc161663951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469236E" w14:textId="07F0CFA0"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00475CD9" w:rsidRPr="00393BC6">
              <w:rPr>
                <w:rStyle w:val="a6"/>
                <w:noProof/>
                <w:lang w:eastAsia="zh-CN"/>
              </w:rPr>
              <w:t xml:space="preserve">7.2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_Toc161663952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6081139E" w14:textId="0A316F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00475CD9" w:rsidRPr="00393BC6">
              <w:rPr>
                <w:rStyle w:val="a6"/>
                <w:noProof/>
                <w:lang w:eastAsia="zh-CN"/>
              </w:rPr>
              <w:t xml:space="preserve">7.2.1 </w:t>
            </w:r>
            <w:r w:rsidR="00475CD9" w:rsidRPr="00393BC6">
              <w:rPr>
                <w:rStyle w:val="a6"/>
                <w:noProof/>
                <w:lang w:eastAsia="zh-CN"/>
              </w:rPr>
              <w:t>操作检查</w:t>
            </w:r>
            <w:r w:rsidR="00475CD9">
              <w:rPr>
                <w:noProof/>
                <w:webHidden/>
              </w:rPr>
              <w:tab/>
            </w:r>
            <w:r w:rsidR="00475CD9">
              <w:rPr>
                <w:noProof/>
                <w:webHidden/>
              </w:rPr>
              <w:fldChar w:fldCharType="begin"/>
            </w:r>
            <w:r w:rsidR="00475CD9">
              <w:rPr>
                <w:noProof/>
                <w:webHidden/>
              </w:rPr>
              <w:instrText xml:space="preserve"> PAGEREF _Toc161663953 \h </w:instrText>
            </w:r>
            <w:r w:rsidR="00475CD9">
              <w:rPr>
                <w:noProof/>
                <w:webHidden/>
              </w:rPr>
            </w:r>
            <w:r w:rsidR="00475CD9">
              <w:rPr>
                <w:noProof/>
                <w:webHidden/>
              </w:rPr>
              <w:fldChar w:fldCharType="separate"/>
            </w:r>
            <w:r w:rsidR="00475CD9">
              <w:rPr>
                <w:noProof/>
                <w:webHidden/>
              </w:rPr>
              <w:t>39</w:t>
            </w:r>
            <w:r w:rsidR="00475CD9">
              <w:rPr>
                <w:noProof/>
                <w:webHidden/>
              </w:rPr>
              <w:fldChar w:fldCharType="end"/>
            </w:r>
          </w:hyperlink>
        </w:p>
        <w:p w14:paraId="52DA7A60" w14:textId="25884DB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00475CD9" w:rsidRPr="00393BC6">
              <w:rPr>
                <w:rStyle w:val="a6"/>
                <w:noProof/>
                <w:lang w:eastAsia="zh-CN"/>
              </w:rPr>
              <w:t xml:space="preserve">7.2.2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_Toc161663954 \h </w:instrText>
            </w:r>
            <w:r w:rsidR="00475CD9">
              <w:rPr>
                <w:noProof/>
                <w:webHidden/>
              </w:rPr>
            </w:r>
            <w:r w:rsidR="00475CD9">
              <w:rPr>
                <w:noProof/>
                <w:webHidden/>
              </w:rPr>
              <w:fldChar w:fldCharType="separate"/>
            </w:r>
            <w:r w:rsidR="00475CD9">
              <w:rPr>
                <w:noProof/>
                <w:webHidden/>
              </w:rPr>
              <w:t>40</w:t>
            </w:r>
            <w:r w:rsidR="00475CD9">
              <w:rPr>
                <w:noProof/>
                <w:webHidden/>
              </w:rPr>
              <w:fldChar w:fldCharType="end"/>
            </w:r>
          </w:hyperlink>
        </w:p>
        <w:p w14:paraId="229596E2" w14:textId="02D3320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00475CD9" w:rsidRPr="00393BC6">
              <w:rPr>
                <w:rStyle w:val="a6"/>
                <w:noProof/>
                <w:lang w:eastAsia="zh-CN"/>
              </w:rPr>
              <w:t xml:space="preserve">7.2.3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_Toc161663955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5FCA260E" w14:textId="57E2787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00475CD9" w:rsidRPr="00393BC6">
              <w:rPr>
                <w:rStyle w:val="a6"/>
                <w:noProof/>
                <w:lang w:eastAsia="zh-CN"/>
              </w:rPr>
              <w:t xml:space="preserve">7.2.4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_Toc161663956 \h </w:instrText>
            </w:r>
            <w:r w:rsidR="00475CD9">
              <w:rPr>
                <w:noProof/>
                <w:webHidden/>
              </w:rPr>
            </w:r>
            <w:r w:rsidR="00475CD9">
              <w:rPr>
                <w:noProof/>
                <w:webHidden/>
              </w:rPr>
              <w:fldChar w:fldCharType="separate"/>
            </w:r>
            <w:r w:rsidR="00475CD9">
              <w:rPr>
                <w:noProof/>
                <w:webHidden/>
              </w:rPr>
              <w:t>41</w:t>
            </w:r>
            <w:r w:rsidR="00475CD9">
              <w:rPr>
                <w:noProof/>
                <w:webHidden/>
              </w:rPr>
              <w:fldChar w:fldCharType="end"/>
            </w:r>
          </w:hyperlink>
        </w:p>
        <w:p w14:paraId="6922CBA3" w14:textId="38138F2F"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00475CD9" w:rsidRPr="00393BC6">
              <w:rPr>
                <w:rStyle w:val="a6"/>
                <w:noProof/>
                <w:lang w:eastAsia="zh-CN"/>
              </w:rPr>
              <w:t xml:space="preserve">7.2.5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_Toc161663957 \h </w:instrText>
            </w:r>
            <w:r w:rsidR="00475CD9">
              <w:rPr>
                <w:noProof/>
                <w:webHidden/>
              </w:rPr>
            </w:r>
            <w:r w:rsidR="00475CD9">
              <w:rPr>
                <w:noProof/>
                <w:webHidden/>
              </w:rPr>
              <w:fldChar w:fldCharType="separate"/>
            </w:r>
            <w:r w:rsidR="00475CD9">
              <w:rPr>
                <w:noProof/>
                <w:webHidden/>
              </w:rPr>
              <w:t>42</w:t>
            </w:r>
            <w:r w:rsidR="00475CD9">
              <w:rPr>
                <w:noProof/>
                <w:webHidden/>
              </w:rPr>
              <w:fldChar w:fldCharType="end"/>
            </w:r>
          </w:hyperlink>
        </w:p>
        <w:p w14:paraId="76EB2346" w14:textId="7FA41B69"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00475CD9" w:rsidRPr="00393BC6">
              <w:rPr>
                <w:rStyle w:val="a6"/>
                <w:noProof/>
                <w:lang w:eastAsia="zh-CN"/>
              </w:rPr>
              <w:t xml:space="preserve">7.3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_Toc161663958 \h </w:instrText>
            </w:r>
            <w:r w:rsidR="00475CD9">
              <w:rPr>
                <w:noProof/>
                <w:webHidden/>
              </w:rPr>
            </w:r>
            <w:r w:rsidR="00475CD9">
              <w:rPr>
                <w:noProof/>
                <w:webHidden/>
              </w:rPr>
              <w:fldChar w:fldCharType="separate"/>
            </w:r>
            <w:r w:rsidR="00475CD9">
              <w:rPr>
                <w:noProof/>
                <w:webHidden/>
              </w:rPr>
              <w:t>43</w:t>
            </w:r>
            <w:r w:rsidR="00475CD9">
              <w:rPr>
                <w:noProof/>
                <w:webHidden/>
              </w:rPr>
              <w:fldChar w:fldCharType="end"/>
            </w:r>
          </w:hyperlink>
        </w:p>
        <w:p w14:paraId="35B52652" w14:textId="5D04EAC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00475CD9" w:rsidRPr="00393BC6">
              <w:rPr>
                <w:rStyle w:val="a6"/>
                <w:noProof/>
                <w:lang w:eastAsia="zh-CN"/>
              </w:rPr>
              <w:t>第八章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2</w:t>
            </w:r>
            <w:r w:rsidR="00475CD9">
              <w:rPr>
                <w:noProof/>
                <w:webHidden/>
              </w:rPr>
              <w:tab/>
            </w:r>
            <w:r w:rsidR="00475CD9">
              <w:rPr>
                <w:noProof/>
                <w:webHidden/>
              </w:rPr>
              <w:fldChar w:fldCharType="begin"/>
            </w:r>
            <w:r w:rsidR="00475CD9">
              <w:rPr>
                <w:noProof/>
                <w:webHidden/>
              </w:rPr>
              <w:instrText xml:space="preserve"> PAGEREF _Toc161663959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18BF53B" w14:textId="74C3F28B"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00475CD9" w:rsidRPr="00393BC6">
              <w:rPr>
                <w:rStyle w:val="a6"/>
                <w:noProof/>
                <w:lang w:eastAsia="zh-CN"/>
              </w:rPr>
              <w:t xml:space="preserve">8.1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_Toc161663960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14B78F3" w14:textId="5A766A4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00475CD9" w:rsidRPr="00393BC6">
              <w:rPr>
                <w:rStyle w:val="a6"/>
                <w:noProof/>
                <w:lang w:eastAsia="zh-CN"/>
              </w:rPr>
              <w:t xml:space="preserve">8.1.1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_Toc161663961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776BFC09" w14:textId="4EABE40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00475CD9" w:rsidRPr="00393BC6">
              <w:rPr>
                <w:rStyle w:val="a6"/>
                <w:noProof/>
                <w:lang w:eastAsia="zh-CN"/>
              </w:rPr>
              <w:t xml:space="preserve">8.1.2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_Toc161663962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4B0D118" w14:textId="46D10591"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00475CD9" w:rsidRPr="00393BC6">
              <w:rPr>
                <w:rStyle w:val="a6"/>
                <w:noProof/>
                <w:lang w:eastAsia="zh-CN"/>
              </w:rPr>
              <w:t xml:space="preserve">8.1.3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_Toc161663963 \h </w:instrText>
            </w:r>
            <w:r w:rsidR="00475CD9">
              <w:rPr>
                <w:noProof/>
                <w:webHidden/>
              </w:rPr>
            </w:r>
            <w:r w:rsidR="00475CD9">
              <w:rPr>
                <w:noProof/>
                <w:webHidden/>
              </w:rPr>
              <w:fldChar w:fldCharType="separate"/>
            </w:r>
            <w:r w:rsidR="00475CD9">
              <w:rPr>
                <w:noProof/>
                <w:webHidden/>
              </w:rPr>
              <w:t>45</w:t>
            </w:r>
            <w:r w:rsidR="00475CD9">
              <w:rPr>
                <w:noProof/>
                <w:webHidden/>
              </w:rPr>
              <w:fldChar w:fldCharType="end"/>
            </w:r>
          </w:hyperlink>
        </w:p>
        <w:p w14:paraId="0E5247E2" w14:textId="46FCC6EA"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00475CD9" w:rsidRPr="00393BC6">
              <w:rPr>
                <w:rStyle w:val="a6"/>
                <w:noProof/>
                <w:lang w:eastAsia="zh-CN"/>
              </w:rPr>
              <w:t>8</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_Toc161663964 \h </w:instrText>
            </w:r>
            <w:r w:rsidR="00475CD9">
              <w:rPr>
                <w:noProof/>
                <w:webHidden/>
              </w:rPr>
            </w:r>
            <w:r w:rsidR="00475CD9">
              <w:rPr>
                <w:noProof/>
                <w:webHidden/>
              </w:rPr>
              <w:fldChar w:fldCharType="separate"/>
            </w:r>
            <w:r w:rsidR="00475CD9">
              <w:rPr>
                <w:noProof/>
                <w:webHidden/>
              </w:rPr>
              <w:t>46</w:t>
            </w:r>
            <w:r w:rsidR="00475CD9">
              <w:rPr>
                <w:noProof/>
                <w:webHidden/>
              </w:rPr>
              <w:fldChar w:fldCharType="end"/>
            </w:r>
          </w:hyperlink>
        </w:p>
        <w:p w14:paraId="059C6B7E" w14:textId="5082AE2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00475CD9" w:rsidRPr="00393BC6">
              <w:rPr>
                <w:rStyle w:val="a6"/>
                <w:noProof/>
                <w:lang w:eastAsia="zh-CN"/>
              </w:rPr>
              <w:t xml:space="preserve">8.2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_Toc161663965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CD471B3" w14:textId="59AAF4F3"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00475CD9" w:rsidRPr="00393BC6">
              <w:rPr>
                <w:rStyle w:val="a6"/>
                <w:noProof/>
                <w:lang w:eastAsia="zh-CN"/>
              </w:rPr>
              <w:t xml:space="preserve">8.2.1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_Toc161663966 \h </w:instrText>
            </w:r>
            <w:r w:rsidR="00475CD9">
              <w:rPr>
                <w:noProof/>
                <w:webHidden/>
              </w:rPr>
            </w:r>
            <w:r w:rsidR="00475CD9">
              <w:rPr>
                <w:noProof/>
                <w:webHidden/>
              </w:rPr>
              <w:fldChar w:fldCharType="separate"/>
            </w:r>
            <w:r w:rsidR="00475CD9">
              <w:rPr>
                <w:noProof/>
                <w:webHidden/>
              </w:rPr>
              <w:t>47</w:t>
            </w:r>
            <w:r w:rsidR="00475CD9">
              <w:rPr>
                <w:noProof/>
                <w:webHidden/>
              </w:rPr>
              <w:fldChar w:fldCharType="end"/>
            </w:r>
          </w:hyperlink>
        </w:p>
        <w:p w14:paraId="5D1AD151" w14:textId="7F29C3D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00475CD9" w:rsidRPr="00393BC6">
              <w:rPr>
                <w:rStyle w:val="a6"/>
                <w:noProof/>
                <w:lang w:eastAsia="zh-CN"/>
              </w:rPr>
              <w:t xml:space="preserve">8.2.2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_Toc161663967 \h </w:instrText>
            </w:r>
            <w:r w:rsidR="00475CD9">
              <w:rPr>
                <w:noProof/>
                <w:webHidden/>
              </w:rPr>
            </w:r>
            <w:r w:rsidR="00475CD9">
              <w:rPr>
                <w:noProof/>
                <w:webHidden/>
              </w:rPr>
              <w:fldChar w:fldCharType="separate"/>
            </w:r>
            <w:r w:rsidR="00475CD9">
              <w:rPr>
                <w:noProof/>
                <w:webHidden/>
              </w:rPr>
              <w:t>48</w:t>
            </w:r>
            <w:r w:rsidR="00475CD9">
              <w:rPr>
                <w:noProof/>
                <w:webHidden/>
              </w:rPr>
              <w:fldChar w:fldCharType="end"/>
            </w:r>
          </w:hyperlink>
        </w:p>
        <w:p w14:paraId="68DD02D7" w14:textId="2C765859"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00475CD9" w:rsidRPr="00393BC6">
              <w:rPr>
                <w:rStyle w:val="a6"/>
                <w:noProof/>
                <w:lang w:eastAsia="zh-CN"/>
              </w:rPr>
              <w:t xml:space="preserve">8.2.3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_Toc161663968 \h </w:instrText>
            </w:r>
            <w:r w:rsidR="00475CD9">
              <w:rPr>
                <w:noProof/>
                <w:webHidden/>
              </w:rPr>
            </w:r>
            <w:r w:rsidR="00475CD9">
              <w:rPr>
                <w:noProof/>
                <w:webHidden/>
              </w:rPr>
              <w:fldChar w:fldCharType="separate"/>
            </w:r>
            <w:r w:rsidR="00475CD9">
              <w:rPr>
                <w:noProof/>
                <w:webHidden/>
              </w:rPr>
              <w:t>49</w:t>
            </w:r>
            <w:r w:rsidR="00475CD9">
              <w:rPr>
                <w:noProof/>
                <w:webHidden/>
              </w:rPr>
              <w:fldChar w:fldCharType="end"/>
            </w:r>
          </w:hyperlink>
        </w:p>
        <w:p w14:paraId="01C2D9F6" w14:textId="58B8EBF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00475CD9" w:rsidRPr="00393BC6">
              <w:rPr>
                <w:rStyle w:val="a6"/>
                <w:noProof/>
                <w:lang w:eastAsia="zh-CN"/>
              </w:rPr>
              <w:t xml:space="preserve">8.2.4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_Toc161663969 \h </w:instrText>
            </w:r>
            <w:r w:rsidR="00475CD9">
              <w:rPr>
                <w:noProof/>
                <w:webHidden/>
              </w:rPr>
            </w:r>
            <w:r w:rsidR="00475CD9">
              <w:rPr>
                <w:noProof/>
                <w:webHidden/>
              </w:rPr>
              <w:fldChar w:fldCharType="separate"/>
            </w:r>
            <w:r w:rsidR="00475CD9">
              <w:rPr>
                <w:noProof/>
                <w:webHidden/>
              </w:rPr>
              <w:t>51</w:t>
            </w:r>
            <w:r w:rsidR="00475CD9">
              <w:rPr>
                <w:noProof/>
                <w:webHidden/>
              </w:rPr>
              <w:fldChar w:fldCharType="end"/>
            </w:r>
          </w:hyperlink>
        </w:p>
        <w:p w14:paraId="2B305C67" w14:textId="3F956B4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00475CD9" w:rsidRPr="00393BC6">
              <w:rPr>
                <w:rStyle w:val="a6"/>
                <w:noProof/>
                <w:lang w:eastAsia="zh-CN"/>
              </w:rPr>
              <w:t xml:space="preserve">8.3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_Toc161663970 \h </w:instrText>
            </w:r>
            <w:r w:rsidR="00475CD9">
              <w:rPr>
                <w:noProof/>
                <w:webHidden/>
              </w:rPr>
            </w:r>
            <w:r w:rsidR="00475CD9">
              <w:rPr>
                <w:noProof/>
                <w:webHidden/>
              </w:rPr>
              <w:fldChar w:fldCharType="separate"/>
            </w:r>
            <w:r w:rsidR="00475CD9">
              <w:rPr>
                <w:noProof/>
                <w:webHidden/>
              </w:rPr>
              <w:t>55</w:t>
            </w:r>
            <w:r w:rsidR="00475CD9">
              <w:rPr>
                <w:noProof/>
                <w:webHidden/>
              </w:rPr>
              <w:fldChar w:fldCharType="end"/>
            </w:r>
          </w:hyperlink>
        </w:p>
        <w:p w14:paraId="7955B16F" w14:textId="265E99DD"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00475CD9" w:rsidRPr="00393BC6">
              <w:rPr>
                <w:rStyle w:val="a6"/>
                <w:noProof/>
                <w:lang w:eastAsia="zh-CN"/>
              </w:rPr>
              <w:t>第九章</w:t>
            </w:r>
            <w:r w:rsidR="00475CD9" w:rsidRPr="00393BC6">
              <w:rPr>
                <w:rStyle w:val="a6"/>
                <w:noProof/>
                <w:lang w:eastAsia="zh-CN"/>
              </w:rPr>
              <w:t xml:space="preserve"> </w:t>
            </w:r>
            <w:r w:rsidR="00475CD9" w:rsidRPr="00393BC6">
              <w:rPr>
                <w:rStyle w:val="a6"/>
                <w:noProof/>
                <w:lang w:eastAsia="zh-CN"/>
              </w:rPr>
              <w:t>实验</w:t>
            </w:r>
            <w:r w:rsidR="00475CD9" w:rsidRPr="00393BC6">
              <w:rPr>
                <w:rStyle w:val="a6"/>
                <w:noProof/>
                <w:lang w:eastAsia="zh-CN"/>
              </w:rPr>
              <w:t>3</w:t>
            </w:r>
            <w:r w:rsidR="00475CD9">
              <w:rPr>
                <w:noProof/>
                <w:webHidden/>
              </w:rPr>
              <w:tab/>
            </w:r>
            <w:r w:rsidR="00475CD9">
              <w:rPr>
                <w:noProof/>
                <w:webHidden/>
              </w:rPr>
              <w:fldChar w:fldCharType="begin"/>
            </w:r>
            <w:r w:rsidR="00475CD9">
              <w:rPr>
                <w:noProof/>
                <w:webHidden/>
              </w:rPr>
              <w:instrText xml:space="preserve"> PAGEREF _Toc161663971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6784F43F" w14:textId="63111CD7"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00475CD9" w:rsidRPr="00393BC6">
              <w:rPr>
                <w:rStyle w:val="a6"/>
                <w:noProof/>
                <w:lang w:eastAsia="zh-CN"/>
              </w:rPr>
              <w:t xml:space="preserve">9.1 </w:t>
            </w:r>
            <w:r w:rsidR="00475CD9" w:rsidRPr="00393BC6">
              <w:rPr>
                <w:rStyle w:val="a6"/>
                <w:noProof/>
                <w:lang w:eastAsia="zh-CN"/>
              </w:rPr>
              <w:t>方法</w:t>
            </w:r>
            <w:r w:rsidR="00475CD9">
              <w:rPr>
                <w:noProof/>
                <w:webHidden/>
              </w:rPr>
              <w:tab/>
            </w:r>
            <w:r w:rsidR="00475CD9">
              <w:rPr>
                <w:noProof/>
                <w:webHidden/>
              </w:rPr>
              <w:fldChar w:fldCharType="begin"/>
            </w:r>
            <w:r w:rsidR="00475CD9">
              <w:rPr>
                <w:noProof/>
                <w:webHidden/>
              </w:rPr>
              <w:instrText xml:space="preserve"> PAGEREF _Toc161663972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729AF7B7" w14:textId="3F404E2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00475CD9" w:rsidRPr="00393BC6">
              <w:rPr>
                <w:rStyle w:val="a6"/>
                <w:noProof/>
                <w:lang w:eastAsia="zh-CN"/>
              </w:rPr>
              <w:t xml:space="preserve">9.1.2 </w:t>
            </w:r>
            <w:r w:rsidR="00475CD9" w:rsidRPr="00393BC6">
              <w:rPr>
                <w:rStyle w:val="a6"/>
                <w:noProof/>
                <w:lang w:eastAsia="zh-CN"/>
              </w:rPr>
              <w:t>被试</w:t>
            </w:r>
            <w:r w:rsidR="00475CD9">
              <w:rPr>
                <w:noProof/>
                <w:webHidden/>
              </w:rPr>
              <w:tab/>
            </w:r>
            <w:r w:rsidR="00475CD9">
              <w:rPr>
                <w:noProof/>
                <w:webHidden/>
              </w:rPr>
              <w:fldChar w:fldCharType="begin"/>
            </w:r>
            <w:r w:rsidR="00475CD9">
              <w:rPr>
                <w:noProof/>
                <w:webHidden/>
              </w:rPr>
              <w:instrText xml:space="preserve"> PAGEREF _Toc161663973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3E1E17B9" w14:textId="7139FA82"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00475CD9" w:rsidRPr="00393BC6">
              <w:rPr>
                <w:rStyle w:val="a6"/>
                <w:noProof/>
                <w:lang w:eastAsia="zh-CN"/>
              </w:rPr>
              <w:t xml:space="preserve">9.1.2 </w:t>
            </w:r>
            <w:r w:rsidR="00475CD9" w:rsidRPr="00393BC6">
              <w:rPr>
                <w:rStyle w:val="a6"/>
                <w:noProof/>
                <w:lang w:eastAsia="zh-CN"/>
              </w:rPr>
              <w:t>研究设计</w:t>
            </w:r>
            <w:r w:rsidR="00475CD9">
              <w:rPr>
                <w:noProof/>
                <w:webHidden/>
              </w:rPr>
              <w:tab/>
            </w:r>
            <w:r w:rsidR="00475CD9">
              <w:rPr>
                <w:noProof/>
                <w:webHidden/>
              </w:rPr>
              <w:fldChar w:fldCharType="begin"/>
            </w:r>
            <w:r w:rsidR="00475CD9">
              <w:rPr>
                <w:noProof/>
                <w:webHidden/>
              </w:rPr>
              <w:instrText xml:space="preserve"> PAGEREF _Toc161663974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380F1F2" w14:textId="2D36FB6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00475CD9" w:rsidRPr="00393BC6">
              <w:rPr>
                <w:rStyle w:val="a6"/>
                <w:noProof/>
                <w:lang w:eastAsia="zh-CN"/>
              </w:rPr>
              <w:t xml:space="preserve">9.1.3 </w:t>
            </w:r>
            <w:r w:rsidR="00475CD9" w:rsidRPr="00393BC6">
              <w:rPr>
                <w:rStyle w:val="a6"/>
                <w:noProof/>
                <w:lang w:eastAsia="zh-CN"/>
              </w:rPr>
              <w:t>研究工具</w:t>
            </w:r>
            <w:r w:rsidR="00475CD9">
              <w:rPr>
                <w:noProof/>
                <w:webHidden/>
              </w:rPr>
              <w:tab/>
            </w:r>
            <w:r w:rsidR="00475CD9">
              <w:rPr>
                <w:noProof/>
                <w:webHidden/>
              </w:rPr>
              <w:fldChar w:fldCharType="begin"/>
            </w:r>
            <w:r w:rsidR="00475CD9">
              <w:rPr>
                <w:noProof/>
                <w:webHidden/>
              </w:rPr>
              <w:instrText xml:space="preserve"> PAGEREF _Toc161663975 \h </w:instrText>
            </w:r>
            <w:r w:rsidR="00475CD9">
              <w:rPr>
                <w:noProof/>
                <w:webHidden/>
              </w:rPr>
            </w:r>
            <w:r w:rsidR="00475CD9">
              <w:rPr>
                <w:noProof/>
                <w:webHidden/>
              </w:rPr>
              <w:fldChar w:fldCharType="separate"/>
            </w:r>
            <w:r w:rsidR="00475CD9">
              <w:rPr>
                <w:noProof/>
                <w:webHidden/>
              </w:rPr>
              <w:t>57</w:t>
            </w:r>
            <w:r w:rsidR="00475CD9">
              <w:rPr>
                <w:noProof/>
                <w:webHidden/>
              </w:rPr>
              <w:fldChar w:fldCharType="end"/>
            </w:r>
          </w:hyperlink>
        </w:p>
        <w:p w14:paraId="24CE8D4F" w14:textId="62487CEB"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00475CD9" w:rsidRPr="00393BC6">
              <w:rPr>
                <w:rStyle w:val="a6"/>
                <w:noProof/>
                <w:lang w:eastAsia="zh-CN"/>
              </w:rPr>
              <w:t>9</w:t>
            </w:r>
            <w:r w:rsidR="00475CD9" w:rsidRPr="00393BC6">
              <w:rPr>
                <w:rStyle w:val="a6"/>
                <w:noProof/>
              </w:rPr>
              <w:t xml:space="preserve">.1.4 </w:t>
            </w:r>
            <w:r w:rsidR="00475CD9" w:rsidRPr="00393BC6">
              <w:rPr>
                <w:rStyle w:val="a6"/>
                <w:noProof/>
              </w:rPr>
              <w:t>数据分析</w:t>
            </w:r>
            <w:r w:rsidR="00475CD9">
              <w:rPr>
                <w:noProof/>
                <w:webHidden/>
              </w:rPr>
              <w:tab/>
            </w:r>
            <w:r w:rsidR="00475CD9">
              <w:rPr>
                <w:noProof/>
                <w:webHidden/>
              </w:rPr>
              <w:fldChar w:fldCharType="begin"/>
            </w:r>
            <w:r w:rsidR="00475CD9">
              <w:rPr>
                <w:noProof/>
                <w:webHidden/>
              </w:rPr>
              <w:instrText xml:space="preserve"> PAGEREF _Toc161663976 \h </w:instrText>
            </w:r>
            <w:r w:rsidR="00475CD9">
              <w:rPr>
                <w:noProof/>
                <w:webHidden/>
              </w:rPr>
            </w:r>
            <w:r w:rsidR="00475CD9">
              <w:rPr>
                <w:noProof/>
                <w:webHidden/>
              </w:rPr>
              <w:fldChar w:fldCharType="separate"/>
            </w:r>
            <w:r w:rsidR="00475CD9">
              <w:rPr>
                <w:noProof/>
                <w:webHidden/>
              </w:rPr>
              <w:t>58</w:t>
            </w:r>
            <w:r w:rsidR="00475CD9">
              <w:rPr>
                <w:noProof/>
                <w:webHidden/>
              </w:rPr>
              <w:fldChar w:fldCharType="end"/>
            </w:r>
          </w:hyperlink>
        </w:p>
        <w:p w14:paraId="230FD29D" w14:textId="5E69D0EE"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00475CD9" w:rsidRPr="00393BC6">
              <w:rPr>
                <w:rStyle w:val="a6"/>
                <w:noProof/>
                <w:lang w:eastAsia="zh-CN"/>
              </w:rPr>
              <w:t xml:space="preserve">9.2 </w:t>
            </w:r>
            <w:r w:rsidR="00475CD9" w:rsidRPr="00393BC6">
              <w:rPr>
                <w:rStyle w:val="a6"/>
                <w:noProof/>
                <w:lang w:eastAsia="zh-CN"/>
              </w:rPr>
              <w:t>结果</w:t>
            </w:r>
            <w:r w:rsidR="00475CD9">
              <w:rPr>
                <w:noProof/>
                <w:webHidden/>
              </w:rPr>
              <w:tab/>
            </w:r>
            <w:r w:rsidR="00475CD9">
              <w:rPr>
                <w:noProof/>
                <w:webHidden/>
              </w:rPr>
              <w:fldChar w:fldCharType="begin"/>
            </w:r>
            <w:r w:rsidR="00475CD9">
              <w:rPr>
                <w:noProof/>
                <w:webHidden/>
              </w:rPr>
              <w:instrText xml:space="preserve"> PAGEREF _Toc161663977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10F8C61" w14:textId="28C38A96"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00475CD9" w:rsidRPr="00393BC6">
              <w:rPr>
                <w:rStyle w:val="a6"/>
                <w:noProof/>
                <w:lang w:eastAsia="zh-CN"/>
              </w:rPr>
              <w:t xml:space="preserve">9.2.1 </w:t>
            </w:r>
            <w:r w:rsidR="00475CD9" w:rsidRPr="00393BC6">
              <w:rPr>
                <w:rStyle w:val="a6"/>
                <w:noProof/>
                <w:lang w:eastAsia="zh-CN"/>
              </w:rPr>
              <w:t>描述统计</w:t>
            </w:r>
            <w:r w:rsidR="00475CD9">
              <w:rPr>
                <w:noProof/>
                <w:webHidden/>
              </w:rPr>
              <w:tab/>
            </w:r>
            <w:r w:rsidR="00475CD9">
              <w:rPr>
                <w:noProof/>
                <w:webHidden/>
              </w:rPr>
              <w:fldChar w:fldCharType="begin"/>
            </w:r>
            <w:r w:rsidR="00475CD9">
              <w:rPr>
                <w:noProof/>
                <w:webHidden/>
              </w:rPr>
              <w:instrText xml:space="preserve"> PAGEREF _Toc161663978 \h </w:instrText>
            </w:r>
            <w:r w:rsidR="00475CD9">
              <w:rPr>
                <w:noProof/>
                <w:webHidden/>
              </w:rPr>
            </w:r>
            <w:r w:rsidR="00475CD9">
              <w:rPr>
                <w:noProof/>
                <w:webHidden/>
              </w:rPr>
              <w:fldChar w:fldCharType="separate"/>
            </w:r>
            <w:r w:rsidR="00475CD9">
              <w:rPr>
                <w:noProof/>
                <w:webHidden/>
              </w:rPr>
              <w:t>60</w:t>
            </w:r>
            <w:r w:rsidR="00475CD9">
              <w:rPr>
                <w:noProof/>
                <w:webHidden/>
              </w:rPr>
              <w:fldChar w:fldCharType="end"/>
            </w:r>
          </w:hyperlink>
        </w:p>
        <w:p w14:paraId="3C8939AF" w14:textId="12DB36E0"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00475CD9" w:rsidRPr="00393BC6">
              <w:rPr>
                <w:rStyle w:val="a6"/>
                <w:noProof/>
                <w:lang w:eastAsia="zh-CN"/>
              </w:rPr>
              <w:t xml:space="preserve">9.2.2 </w:t>
            </w:r>
            <w:r w:rsidR="00475CD9" w:rsidRPr="00393BC6">
              <w:rPr>
                <w:rStyle w:val="a6"/>
                <w:noProof/>
                <w:lang w:eastAsia="zh-CN"/>
              </w:rPr>
              <w:t>相关分析</w:t>
            </w:r>
            <w:r w:rsidR="00475CD9">
              <w:rPr>
                <w:noProof/>
                <w:webHidden/>
              </w:rPr>
              <w:tab/>
            </w:r>
            <w:r w:rsidR="00475CD9">
              <w:rPr>
                <w:noProof/>
                <w:webHidden/>
              </w:rPr>
              <w:fldChar w:fldCharType="begin"/>
            </w:r>
            <w:r w:rsidR="00475CD9">
              <w:rPr>
                <w:noProof/>
                <w:webHidden/>
              </w:rPr>
              <w:instrText xml:space="preserve"> PAGEREF _Toc161663979 \h </w:instrText>
            </w:r>
            <w:r w:rsidR="00475CD9">
              <w:rPr>
                <w:noProof/>
                <w:webHidden/>
              </w:rPr>
            </w:r>
            <w:r w:rsidR="00475CD9">
              <w:rPr>
                <w:noProof/>
                <w:webHidden/>
              </w:rPr>
              <w:fldChar w:fldCharType="separate"/>
            </w:r>
            <w:r w:rsidR="00475CD9">
              <w:rPr>
                <w:noProof/>
                <w:webHidden/>
              </w:rPr>
              <w:t>61</w:t>
            </w:r>
            <w:r w:rsidR="00475CD9">
              <w:rPr>
                <w:noProof/>
                <w:webHidden/>
              </w:rPr>
              <w:fldChar w:fldCharType="end"/>
            </w:r>
          </w:hyperlink>
        </w:p>
        <w:p w14:paraId="7776BD3F" w14:textId="79D38F57"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00475CD9" w:rsidRPr="00393BC6">
              <w:rPr>
                <w:rStyle w:val="a6"/>
                <w:noProof/>
                <w:lang w:eastAsia="zh-CN"/>
              </w:rPr>
              <w:t xml:space="preserve">9.2.3 </w:t>
            </w:r>
            <w:r w:rsidR="00475CD9" w:rsidRPr="00393BC6">
              <w:rPr>
                <w:rStyle w:val="a6"/>
                <w:noProof/>
                <w:lang w:eastAsia="zh-CN"/>
              </w:rPr>
              <w:t>共同方法偏差</w:t>
            </w:r>
            <w:r w:rsidR="00475CD9">
              <w:rPr>
                <w:noProof/>
                <w:webHidden/>
              </w:rPr>
              <w:tab/>
            </w:r>
            <w:r w:rsidR="00475CD9">
              <w:rPr>
                <w:noProof/>
                <w:webHidden/>
              </w:rPr>
              <w:fldChar w:fldCharType="begin"/>
            </w:r>
            <w:r w:rsidR="00475CD9">
              <w:rPr>
                <w:noProof/>
                <w:webHidden/>
              </w:rPr>
              <w:instrText xml:space="preserve"> PAGEREF _Toc161663980 \h </w:instrText>
            </w:r>
            <w:r w:rsidR="00475CD9">
              <w:rPr>
                <w:noProof/>
                <w:webHidden/>
              </w:rPr>
            </w:r>
            <w:r w:rsidR="00475CD9">
              <w:rPr>
                <w:noProof/>
                <w:webHidden/>
              </w:rPr>
              <w:fldChar w:fldCharType="separate"/>
            </w:r>
            <w:r w:rsidR="00475CD9">
              <w:rPr>
                <w:noProof/>
                <w:webHidden/>
              </w:rPr>
              <w:t>62</w:t>
            </w:r>
            <w:r w:rsidR="00475CD9">
              <w:rPr>
                <w:noProof/>
                <w:webHidden/>
              </w:rPr>
              <w:fldChar w:fldCharType="end"/>
            </w:r>
          </w:hyperlink>
        </w:p>
        <w:p w14:paraId="21470F74" w14:textId="742CC158" w:rsidR="00475CD9"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00475CD9" w:rsidRPr="00393BC6">
              <w:rPr>
                <w:rStyle w:val="a6"/>
                <w:noProof/>
                <w:lang w:eastAsia="zh-CN"/>
              </w:rPr>
              <w:t xml:space="preserve">9.2.4 </w:t>
            </w:r>
            <w:r w:rsidR="00475CD9" w:rsidRPr="00393BC6">
              <w:rPr>
                <w:rStyle w:val="a6"/>
                <w:noProof/>
                <w:lang w:eastAsia="zh-CN"/>
              </w:rPr>
              <w:t>结构方程模型</w:t>
            </w:r>
            <w:r w:rsidR="00475CD9">
              <w:rPr>
                <w:noProof/>
                <w:webHidden/>
              </w:rPr>
              <w:tab/>
            </w:r>
            <w:r w:rsidR="00475CD9">
              <w:rPr>
                <w:noProof/>
                <w:webHidden/>
              </w:rPr>
              <w:fldChar w:fldCharType="begin"/>
            </w:r>
            <w:r w:rsidR="00475CD9">
              <w:rPr>
                <w:noProof/>
                <w:webHidden/>
              </w:rPr>
              <w:instrText xml:space="preserve"> PAGEREF _Toc161663981 \h </w:instrText>
            </w:r>
            <w:r w:rsidR="00475CD9">
              <w:rPr>
                <w:noProof/>
                <w:webHidden/>
              </w:rPr>
            </w:r>
            <w:r w:rsidR="00475CD9">
              <w:rPr>
                <w:noProof/>
                <w:webHidden/>
              </w:rPr>
              <w:fldChar w:fldCharType="separate"/>
            </w:r>
            <w:r w:rsidR="00475CD9">
              <w:rPr>
                <w:noProof/>
                <w:webHidden/>
              </w:rPr>
              <w:t>64</w:t>
            </w:r>
            <w:r w:rsidR="00475CD9">
              <w:rPr>
                <w:noProof/>
                <w:webHidden/>
              </w:rPr>
              <w:fldChar w:fldCharType="end"/>
            </w:r>
          </w:hyperlink>
        </w:p>
        <w:p w14:paraId="3E288878" w14:textId="0C4E6218"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00475CD9" w:rsidRPr="00393BC6">
              <w:rPr>
                <w:rStyle w:val="a6"/>
                <w:noProof/>
                <w:lang w:eastAsia="zh-CN"/>
              </w:rPr>
              <w:t xml:space="preserve">9.3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_Toc161663982 \h </w:instrText>
            </w:r>
            <w:r w:rsidR="00475CD9">
              <w:rPr>
                <w:noProof/>
                <w:webHidden/>
              </w:rPr>
            </w:r>
            <w:r w:rsidR="00475CD9">
              <w:rPr>
                <w:noProof/>
                <w:webHidden/>
              </w:rPr>
              <w:fldChar w:fldCharType="separate"/>
            </w:r>
            <w:r w:rsidR="00475CD9">
              <w:rPr>
                <w:noProof/>
                <w:webHidden/>
              </w:rPr>
              <w:t>70</w:t>
            </w:r>
            <w:r w:rsidR="00475CD9">
              <w:rPr>
                <w:noProof/>
                <w:webHidden/>
              </w:rPr>
              <w:fldChar w:fldCharType="end"/>
            </w:r>
          </w:hyperlink>
        </w:p>
        <w:p w14:paraId="34082754" w14:textId="338B6F84"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00475CD9" w:rsidRPr="00393BC6">
              <w:rPr>
                <w:rStyle w:val="a6"/>
                <w:noProof/>
                <w:lang w:eastAsia="zh-CN"/>
              </w:rPr>
              <w:t>第十章</w:t>
            </w:r>
            <w:r w:rsidR="00475CD9" w:rsidRPr="00393BC6">
              <w:rPr>
                <w:rStyle w:val="a6"/>
                <w:noProof/>
                <w:lang w:eastAsia="zh-CN"/>
              </w:rPr>
              <w:t xml:space="preserve"> </w:t>
            </w:r>
            <w:r w:rsidR="00475CD9" w:rsidRPr="00393BC6">
              <w:rPr>
                <w:rStyle w:val="a6"/>
                <w:noProof/>
                <w:lang w:eastAsia="zh-CN"/>
              </w:rPr>
              <w:t>讨论</w:t>
            </w:r>
            <w:r w:rsidR="00475CD9">
              <w:rPr>
                <w:noProof/>
                <w:webHidden/>
              </w:rPr>
              <w:tab/>
            </w:r>
            <w:r w:rsidR="00475CD9">
              <w:rPr>
                <w:noProof/>
                <w:webHidden/>
              </w:rPr>
              <w:fldChar w:fldCharType="begin"/>
            </w:r>
            <w:r w:rsidR="00475CD9">
              <w:rPr>
                <w:noProof/>
                <w:webHidden/>
              </w:rPr>
              <w:instrText xml:space="preserve"> PAGEREF _Toc161663983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7D9A326" w14:textId="11B40EF4"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00475CD9" w:rsidRPr="00393BC6">
              <w:rPr>
                <w:rStyle w:val="a6"/>
                <w:noProof/>
                <w:lang w:eastAsia="zh-CN"/>
              </w:rPr>
              <w:t xml:space="preserve">10.1 </w:t>
            </w:r>
            <w:r w:rsidR="00475CD9" w:rsidRPr="00393BC6">
              <w:rPr>
                <w:rStyle w:val="a6"/>
                <w:noProof/>
                <w:lang w:eastAsia="zh-CN"/>
              </w:rPr>
              <w:t>理论贡献</w:t>
            </w:r>
            <w:r w:rsidR="00475CD9">
              <w:rPr>
                <w:noProof/>
                <w:webHidden/>
              </w:rPr>
              <w:tab/>
            </w:r>
            <w:r w:rsidR="00475CD9">
              <w:rPr>
                <w:noProof/>
                <w:webHidden/>
              </w:rPr>
              <w:fldChar w:fldCharType="begin"/>
            </w:r>
            <w:r w:rsidR="00475CD9">
              <w:rPr>
                <w:noProof/>
                <w:webHidden/>
              </w:rPr>
              <w:instrText xml:space="preserve"> PAGEREF _Toc161663984 \h </w:instrText>
            </w:r>
            <w:r w:rsidR="00475CD9">
              <w:rPr>
                <w:noProof/>
                <w:webHidden/>
              </w:rPr>
            </w:r>
            <w:r w:rsidR="00475CD9">
              <w:rPr>
                <w:noProof/>
                <w:webHidden/>
              </w:rPr>
              <w:fldChar w:fldCharType="separate"/>
            </w:r>
            <w:r w:rsidR="00475CD9">
              <w:rPr>
                <w:noProof/>
                <w:webHidden/>
              </w:rPr>
              <w:t>72</w:t>
            </w:r>
            <w:r w:rsidR="00475CD9">
              <w:rPr>
                <w:noProof/>
                <w:webHidden/>
              </w:rPr>
              <w:fldChar w:fldCharType="end"/>
            </w:r>
          </w:hyperlink>
        </w:p>
        <w:p w14:paraId="3354B648" w14:textId="708685D3"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00475CD9" w:rsidRPr="00393BC6">
              <w:rPr>
                <w:rStyle w:val="a6"/>
                <w:noProof/>
                <w:lang w:eastAsia="zh-CN"/>
              </w:rPr>
              <w:t xml:space="preserve">10.2 </w:t>
            </w:r>
            <w:r w:rsidR="00475CD9" w:rsidRPr="00393BC6">
              <w:rPr>
                <w:rStyle w:val="a6"/>
                <w:noProof/>
                <w:lang w:eastAsia="zh-CN"/>
              </w:rPr>
              <w:t>局限与未来研究方向</w:t>
            </w:r>
            <w:r w:rsidR="00475CD9">
              <w:rPr>
                <w:noProof/>
                <w:webHidden/>
              </w:rPr>
              <w:tab/>
            </w:r>
            <w:r w:rsidR="00475CD9">
              <w:rPr>
                <w:noProof/>
                <w:webHidden/>
              </w:rPr>
              <w:fldChar w:fldCharType="begin"/>
            </w:r>
            <w:r w:rsidR="00475CD9">
              <w:rPr>
                <w:noProof/>
                <w:webHidden/>
              </w:rPr>
              <w:instrText xml:space="preserve"> PAGEREF _Toc161663985 \h </w:instrText>
            </w:r>
            <w:r w:rsidR="00475CD9">
              <w:rPr>
                <w:noProof/>
                <w:webHidden/>
              </w:rPr>
            </w:r>
            <w:r w:rsidR="00475CD9">
              <w:rPr>
                <w:noProof/>
                <w:webHidden/>
              </w:rPr>
              <w:fldChar w:fldCharType="separate"/>
            </w:r>
            <w:r w:rsidR="00475CD9">
              <w:rPr>
                <w:noProof/>
                <w:webHidden/>
              </w:rPr>
              <w:t>73</w:t>
            </w:r>
            <w:r w:rsidR="00475CD9">
              <w:rPr>
                <w:noProof/>
                <w:webHidden/>
              </w:rPr>
              <w:fldChar w:fldCharType="end"/>
            </w:r>
          </w:hyperlink>
        </w:p>
        <w:p w14:paraId="53E1BAF3" w14:textId="103B18AD" w:rsidR="00475CD9"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00475CD9" w:rsidRPr="00393BC6">
              <w:rPr>
                <w:rStyle w:val="a6"/>
                <w:noProof/>
                <w:lang w:eastAsia="zh-CN"/>
              </w:rPr>
              <w:t xml:space="preserve">10.3 </w:t>
            </w:r>
            <w:r w:rsidR="00475CD9" w:rsidRPr="00393BC6">
              <w:rPr>
                <w:rStyle w:val="a6"/>
                <w:noProof/>
                <w:lang w:eastAsia="zh-CN"/>
              </w:rPr>
              <w:t>实践意义</w:t>
            </w:r>
            <w:r w:rsidR="00475CD9">
              <w:rPr>
                <w:noProof/>
                <w:webHidden/>
              </w:rPr>
              <w:tab/>
            </w:r>
            <w:r w:rsidR="00475CD9">
              <w:rPr>
                <w:noProof/>
                <w:webHidden/>
              </w:rPr>
              <w:fldChar w:fldCharType="begin"/>
            </w:r>
            <w:r w:rsidR="00475CD9">
              <w:rPr>
                <w:noProof/>
                <w:webHidden/>
              </w:rPr>
              <w:instrText xml:space="preserve"> PAGEREF _Toc161663986 \h </w:instrText>
            </w:r>
            <w:r w:rsidR="00475CD9">
              <w:rPr>
                <w:noProof/>
                <w:webHidden/>
              </w:rPr>
            </w:r>
            <w:r w:rsidR="00475CD9">
              <w:rPr>
                <w:noProof/>
                <w:webHidden/>
              </w:rPr>
              <w:fldChar w:fldCharType="separate"/>
            </w:r>
            <w:r w:rsidR="00475CD9">
              <w:rPr>
                <w:noProof/>
                <w:webHidden/>
              </w:rPr>
              <w:t>74</w:t>
            </w:r>
            <w:r w:rsidR="00475CD9">
              <w:rPr>
                <w:noProof/>
                <w:webHidden/>
              </w:rPr>
              <w:fldChar w:fldCharType="end"/>
            </w:r>
          </w:hyperlink>
        </w:p>
        <w:p w14:paraId="15CDF178" w14:textId="73024B43"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00475CD9" w:rsidRPr="00393BC6">
              <w:rPr>
                <w:rStyle w:val="a6"/>
                <w:noProof/>
                <w:lang w:eastAsia="zh-CN"/>
              </w:rPr>
              <w:t>附录</w:t>
            </w:r>
            <w:r w:rsidR="00475CD9">
              <w:rPr>
                <w:noProof/>
                <w:webHidden/>
              </w:rPr>
              <w:tab/>
            </w:r>
            <w:r w:rsidR="00475CD9">
              <w:rPr>
                <w:noProof/>
                <w:webHidden/>
              </w:rPr>
              <w:fldChar w:fldCharType="begin"/>
            </w:r>
            <w:r w:rsidR="00475CD9">
              <w:rPr>
                <w:noProof/>
                <w:webHidden/>
              </w:rPr>
              <w:instrText xml:space="preserve"> PAGEREF _Toc161663987 \h </w:instrText>
            </w:r>
            <w:r w:rsidR="00475CD9">
              <w:rPr>
                <w:noProof/>
                <w:webHidden/>
              </w:rPr>
            </w:r>
            <w:r w:rsidR="00475CD9">
              <w:rPr>
                <w:noProof/>
                <w:webHidden/>
              </w:rPr>
              <w:fldChar w:fldCharType="separate"/>
            </w:r>
            <w:r w:rsidR="00475CD9">
              <w:rPr>
                <w:noProof/>
                <w:webHidden/>
              </w:rPr>
              <w:t>76</w:t>
            </w:r>
            <w:r w:rsidR="00475CD9">
              <w:rPr>
                <w:noProof/>
                <w:webHidden/>
              </w:rPr>
              <w:fldChar w:fldCharType="end"/>
            </w:r>
          </w:hyperlink>
        </w:p>
        <w:p w14:paraId="18B53F5E" w14:textId="0B28E5D2" w:rsidR="00475CD9"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00475CD9" w:rsidRPr="00393BC6">
              <w:rPr>
                <w:rStyle w:val="a6"/>
                <w:noProof/>
                <w:lang w:eastAsia="zh-CN"/>
              </w:rPr>
              <w:t>参考文献</w:t>
            </w:r>
            <w:r w:rsidR="00475CD9">
              <w:rPr>
                <w:noProof/>
                <w:webHidden/>
              </w:rPr>
              <w:tab/>
            </w:r>
            <w:r w:rsidR="00475CD9">
              <w:rPr>
                <w:noProof/>
                <w:webHidden/>
              </w:rPr>
              <w:fldChar w:fldCharType="begin"/>
            </w:r>
            <w:r w:rsidR="00475CD9">
              <w:rPr>
                <w:noProof/>
                <w:webHidden/>
              </w:rPr>
              <w:instrText xml:space="preserve"> PAGEREF _Toc161663988 \h </w:instrText>
            </w:r>
            <w:r w:rsidR="00475CD9">
              <w:rPr>
                <w:noProof/>
                <w:webHidden/>
              </w:rPr>
            </w:r>
            <w:r w:rsidR="00475CD9">
              <w:rPr>
                <w:noProof/>
                <w:webHidden/>
              </w:rPr>
              <w:fldChar w:fldCharType="separate"/>
            </w:r>
            <w:r w:rsidR="00475CD9">
              <w:rPr>
                <w:noProof/>
                <w:webHidden/>
              </w:rPr>
              <w:t>79</w:t>
            </w:r>
            <w:r w:rsidR="00475CD9">
              <w:rPr>
                <w:noProof/>
                <w:webHidden/>
              </w:rPr>
              <w:fldChar w:fldCharType="end"/>
            </w:r>
          </w:hyperlink>
        </w:p>
        <w:p w14:paraId="4A77E18F" w14:textId="7C4CCA84" w:rsidR="00D367AD" w:rsidRPr="00D367AD" w:rsidRDefault="00A3755D" w:rsidP="00D367AD">
          <w:pPr>
            <w:sectPr w:rsidR="00D367AD" w:rsidRPr="00D367AD" w:rsidSect="00093841">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79323E70"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674C4233"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DB21A9" w:rsidRPr="004E614C">
        <w:rPr>
          <w:lang w:eastAsia="zh-CN"/>
        </w:rPr>
      </w:r>
      <w:r w:rsidR="00DB21A9" w:rsidRPr="004E614C">
        <w:rPr>
          <w:lang w:eastAsia="zh-CN"/>
        </w:rPr>
        <w:fldChar w:fldCharType="separate"/>
      </w:r>
      <w:r w:rsidR="0019217D">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365407">
        <w:rPr>
          <w:rFonts w:hint="eastAsia"/>
          <w:lang w:eastAsia="zh-CN"/>
        </w:rPr>
        <w:instrText xml:space="preserve"> ADDIN EN.CITE &lt;EndNote&gt;&lt;Cite AuthorYear="1"&gt;&lt;Author&gt;Chou&lt;/Author&gt;&lt;Year&gt;2012&lt;/Year&gt;&lt;RecNum&gt;23&lt;/RecNum&gt;&lt;DisplayText&gt;Chou </w:instrText>
      </w:r>
      <w:r w:rsidR="00365407">
        <w:rPr>
          <w:rFonts w:hint="eastAsia"/>
          <w:lang w:eastAsia="zh-CN"/>
        </w:rPr>
        <w:instrText>和</w:instrText>
      </w:r>
      <w:r w:rsidR="00365407">
        <w:rPr>
          <w:rFonts w:hint="eastAsia"/>
          <w:lang w:eastAsia="zh-CN"/>
        </w:rPr>
        <w:instrText xml:space="preserve"> Edge (2012)&lt;/DisplayText&gt;&lt;record&gt;&lt;rec-number&gt;23&lt;/rec-number&gt;&lt;foreign-keys&gt;&lt;key app="EN" db-id="25zwtzd2ipsxxpedr5u5fe2as9wdf5twxw0s" </w:instrText>
      </w:r>
      <w:r w:rsidR="00365407">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365407">
        <w:rPr>
          <w:rFonts w:hint="eastAsia"/>
          <w:noProof/>
          <w:lang w:eastAsia="zh-CN"/>
        </w:rPr>
        <w:t xml:space="preserve">Chou </w:t>
      </w:r>
      <w:r w:rsidR="00365407">
        <w:rPr>
          <w:rFonts w:hint="eastAsia"/>
          <w:noProof/>
          <w:lang w:eastAsia="zh-CN"/>
        </w:rPr>
        <w:t>和</w:t>
      </w:r>
      <w:r w:rsidR="00365407">
        <w:rPr>
          <w:rFonts w:hint="eastAsia"/>
          <w:noProof/>
          <w:lang w:eastAsia="zh-CN"/>
        </w:rPr>
        <w:t xml:space="preserve">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19217D">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w:t>
      </w:r>
      <w:r>
        <w:rPr>
          <w:rFonts w:hint="eastAsia"/>
          <w:lang w:eastAsia="zh-CN"/>
        </w:rPr>
        <w:lastRenderedPageBreak/>
        <w:t>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093841">
          <w:headerReference w:type="default" r:id="rId17"/>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5" w:name="_Toc161663896"/>
      <w:commentRangeStart w:id="6"/>
      <w:r>
        <w:rPr>
          <w:rFonts w:hint="eastAsia"/>
          <w:lang w:eastAsia="zh-CN"/>
        </w:rPr>
        <w:lastRenderedPageBreak/>
        <w:t>第二章 文献综述</w:t>
      </w:r>
      <w:bookmarkEnd w:id="5"/>
      <w:commentRangeEnd w:id="6"/>
      <w:r w:rsidR="003E2F4C">
        <w:rPr>
          <w:rStyle w:val="af9"/>
          <w:rFonts w:ascii="Times New Roman" w:eastAsia="宋体" w:hAnsi="Times New Roman" w:cstheme="minorBidi"/>
          <w:b w:val="0"/>
          <w:bCs w:val="0"/>
          <w:kern w:val="2"/>
        </w:rPr>
        <w:commentReference w:id="6"/>
      </w:r>
    </w:p>
    <w:p w14:paraId="1CED7D4E" w14:textId="0F1D6398" w:rsidR="0016091D" w:rsidRDefault="0016091D" w:rsidP="00B33092">
      <w:pPr>
        <w:pStyle w:val="2"/>
        <w:spacing w:before="180" w:after="180"/>
        <w:rPr>
          <w:lang w:eastAsia="zh-CN"/>
        </w:rPr>
      </w:pPr>
      <w:bookmarkStart w:id="7" w:name="_Toc161663897"/>
      <w:r>
        <w:rPr>
          <w:rFonts w:hint="eastAsia"/>
          <w:lang w:eastAsia="zh-CN"/>
        </w:rPr>
        <w:t>2</w:t>
      </w:r>
      <w:r>
        <w:rPr>
          <w:lang w:eastAsia="zh-CN"/>
        </w:rPr>
        <w:t xml:space="preserve">.1 </w:t>
      </w:r>
      <w:r>
        <w:rPr>
          <w:rFonts w:hint="eastAsia"/>
          <w:lang w:eastAsia="zh-CN"/>
        </w:rPr>
        <w:t>社会比较与</w:t>
      </w:r>
      <w:commentRangeStart w:id="8"/>
      <w:r>
        <w:rPr>
          <w:rFonts w:hint="eastAsia"/>
          <w:lang w:eastAsia="zh-CN"/>
        </w:rPr>
        <w:t>相对剥夺感</w:t>
      </w:r>
      <w:bookmarkEnd w:id="7"/>
      <w:commentRangeEnd w:id="8"/>
      <w:r w:rsidR="00AA4F26">
        <w:rPr>
          <w:rStyle w:val="af9"/>
          <w:rFonts w:ascii="Times New Roman" w:eastAsia="宋体" w:hAnsi="Times New Roman" w:cstheme="minorBidi"/>
          <w:b w:val="0"/>
          <w:bCs w:val="0"/>
        </w:rPr>
        <w:commentReference w:id="8"/>
      </w:r>
    </w:p>
    <w:p w14:paraId="1337B9F9" w14:textId="5970376E" w:rsidR="00F03309" w:rsidRPr="00B33092" w:rsidRDefault="0016091D" w:rsidP="0016091D">
      <w:pPr>
        <w:pStyle w:val="3"/>
        <w:spacing w:before="180" w:after="180"/>
        <w:rPr>
          <w:lang w:eastAsia="zh-CN"/>
        </w:rPr>
      </w:pPr>
      <w:bookmarkStart w:id="9" w:name="_Toc161663898"/>
      <w:r>
        <w:rPr>
          <w:lang w:eastAsia="zh-CN"/>
        </w:rPr>
        <w:t>2.</w:t>
      </w:r>
      <w:r w:rsidRPr="00B33092">
        <w:rPr>
          <w:rFonts w:hint="eastAsia"/>
          <w:lang w:eastAsia="zh-CN"/>
        </w:rPr>
        <w:t>1</w:t>
      </w:r>
      <w:r w:rsidRPr="00B33092">
        <w:rPr>
          <w:lang w:eastAsia="zh-CN"/>
        </w:rPr>
        <w:t>.1 向上比较引发相对剥夺感</w:t>
      </w:r>
      <w:bookmarkEnd w:id="9"/>
    </w:p>
    <w:p w14:paraId="5BE64119" w14:textId="233B709B"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5590" w:rsidRPr="004E614C">
        <w:rPr>
          <w:lang w:eastAsia="zh-CN"/>
        </w:rPr>
      </w:r>
      <w:r w:rsidR="006B5590" w:rsidRPr="004E614C">
        <w:rPr>
          <w:lang w:eastAsia="zh-CN"/>
        </w:rPr>
        <w:fldChar w:fldCharType="separate"/>
      </w:r>
      <w:r w:rsidR="0019217D">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19217D">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19217D">
        <w:rPr>
          <w:noProof/>
          <w:lang w:eastAsia="zh-CN"/>
        </w:rPr>
        <w:t>(Kross et al., 2013)</w:t>
      </w:r>
      <w:r w:rsidR="006B5590" w:rsidRPr="004E614C">
        <w:rPr>
          <w:lang w:eastAsia="zh-CN"/>
        </w:rPr>
        <w:fldChar w:fldCharType="end"/>
      </w:r>
      <w:r w:rsidR="00BE1853">
        <w:rPr>
          <w:rFonts w:hint="eastAsia"/>
          <w:lang w:eastAsia="zh-CN"/>
        </w:rPr>
        <w:t>。</w:t>
      </w:r>
    </w:p>
    <w:p w14:paraId="2B5C4C67" w14:textId="6076131F"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3A192D">
        <w:rPr>
          <w:rFonts w:hint="eastAsia"/>
          <w:lang w:eastAsia="zh-CN"/>
        </w:rPr>
        <w:t>本研究</w:t>
      </w:r>
      <w:r w:rsidR="006D5475">
        <w:rPr>
          <w:rFonts w:hint="eastAsia"/>
          <w:lang w:eastAsia="zh-CN"/>
        </w:rPr>
        <w:t>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48FF8FE8"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w:t>
      </w:r>
      <w:r w:rsidR="003A192D">
        <w:rPr>
          <w:rFonts w:hint="eastAsia"/>
          <w:lang w:eastAsia="zh-CN"/>
        </w:rPr>
        <w:t>本研究</w:t>
      </w:r>
      <w:r w:rsidRPr="003D6A29">
        <w:rPr>
          <w:rFonts w:hint="eastAsia"/>
          <w:lang w:eastAsia="zh-CN"/>
        </w:rPr>
        <w:t>认为相对剥夺感在压力事件（如社会比较）和消</w:t>
      </w:r>
      <w:r w:rsidRPr="003D6A29">
        <w:rPr>
          <w:rFonts w:hint="eastAsia"/>
          <w:lang w:eastAsia="zh-CN"/>
        </w:rPr>
        <w:lastRenderedPageBreak/>
        <w:t>极情绪（如嫉妒）之间扮演了</w:t>
      </w:r>
      <w:r w:rsidR="006D5475">
        <w:rPr>
          <w:rFonts w:hint="eastAsia"/>
          <w:lang w:eastAsia="zh-CN"/>
        </w:rPr>
        <w:t>这样</w:t>
      </w:r>
      <w:r w:rsidRPr="003D6A29">
        <w:rPr>
          <w:rFonts w:hint="eastAsia"/>
          <w:lang w:eastAsia="zh-CN"/>
        </w:rPr>
        <w:t>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commentRangeStart w:id="10"/>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commentRangeEnd w:id="10"/>
      <w:r w:rsidR="00AA4F26">
        <w:rPr>
          <w:rStyle w:val="af9"/>
        </w:rPr>
        <w:commentReference w:id="10"/>
      </w:r>
    </w:p>
    <w:p w14:paraId="158312B3" w14:textId="622CED47" w:rsidR="00A21020" w:rsidRPr="00B33092" w:rsidRDefault="0016091D" w:rsidP="0016091D">
      <w:pPr>
        <w:pStyle w:val="3"/>
        <w:spacing w:before="180" w:after="180"/>
        <w:rPr>
          <w:lang w:eastAsia="zh-CN"/>
        </w:rPr>
      </w:pPr>
      <w:bookmarkStart w:id="11" w:name="_Toc161663899"/>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11"/>
    </w:p>
    <w:p w14:paraId="54F0BA7A" w14:textId="49361F8C"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w:t>
      </w:r>
      <w:r w:rsidR="003A192D">
        <w:rPr>
          <w:rFonts w:hint="eastAsia"/>
          <w:lang w:eastAsia="zh-CN"/>
        </w:rPr>
        <w:t>本研究</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w:t>
      </w:r>
      <w:r w:rsidR="003A192D">
        <w:rPr>
          <w:rFonts w:hint="eastAsia"/>
          <w:lang w:eastAsia="zh-CN"/>
        </w:rPr>
        <w:t>本研究</w:t>
      </w:r>
      <w:r w:rsidR="003C72B1" w:rsidRPr="003C72B1">
        <w:rPr>
          <w:rFonts w:hint="eastAsia"/>
          <w:lang w:eastAsia="zh-CN"/>
        </w:rPr>
        <w:t>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19217D">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19217D">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FC7AFB8"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w:t>
      </w:r>
      <w:r w:rsidR="003A192D">
        <w:rPr>
          <w:rFonts w:hint="eastAsia"/>
          <w:lang w:eastAsia="zh-CN"/>
        </w:rPr>
        <w:t>本研究</w:t>
      </w:r>
      <w:r w:rsidRPr="00F677AC">
        <w:rPr>
          <w:rFonts w:hint="eastAsia"/>
          <w:lang w:eastAsia="zh-CN"/>
        </w:rPr>
        <w:t>发现已有很多研究证实了当人们体验到相对剥夺感时，其心理或生理健康都会受到一定程度</w:t>
      </w:r>
      <w:r w:rsidRPr="00F677AC">
        <w:rPr>
          <w:rFonts w:hint="eastAsia"/>
          <w:lang w:eastAsia="zh-CN"/>
        </w:rPr>
        <w:lastRenderedPageBreak/>
        <w:t>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261E1D4A"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2" w:name="_Toc161663900"/>
      <w:r>
        <w:rPr>
          <w:lang w:eastAsia="zh-CN"/>
        </w:rPr>
        <w:t xml:space="preserve">2.2 </w:t>
      </w:r>
      <w:r>
        <w:rPr>
          <w:rFonts w:hint="eastAsia"/>
          <w:lang w:eastAsia="zh-CN"/>
        </w:rPr>
        <w:t>社会比较与感知到的优越感</w:t>
      </w:r>
      <w:bookmarkEnd w:id="12"/>
    </w:p>
    <w:p w14:paraId="711862F7" w14:textId="3508097D" w:rsidR="00A21020" w:rsidRPr="00F677AC" w:rsidRDefault="0016091D" w:rsidP="0016091D">
      <w:pPr>
        <w:pStyle w:val="3"/>
        <w:spacing w:before="180" w:after="180"/>
        <w:rPr>
          <w:lang w:eastAsia="zh-CN"/>
        </w:rPr>
      </w:pPr>
      <w:bookmarkStart w:id="13" w:name="_Toc161663901"/>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3"/>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 xml:space="preserve">(e.g., Buunk &amp; Ybema, 1995, 1997; Gerrard &amp; Gibbons, 2013; Taylor et al., 1983; Van der Zee et al., 2000; </w:t>
      </w:r>
      <w:r w:rsidR="006D066D">
        <w:rPr>
          <w:noProof/>
          <w:lang w:eastAsia="zh-CN"/>
        </w:rPr>
        <w:lastRenderedPageBreak/>
        <w:t>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232DE034"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3A192D">
        <w:rPr>
          <w:rFonts w:hint="eastAsia"/>
          <w:lang w:eastAsia="zh-CN"/>
        </w:rPr>
        <w:t>本研究</w:t>
      </w:r>
      <w:r w:rsidR="004461AE">
        <w:rPr>
          <w:rFonts w:hint="eastAsia"/>
          <w:lang w:eastAsia="zh-CN"/>
        </w:rPr>
        <w:t>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1E235A18" w:rsidR="00446ABE" w:rsidRDefault="003A192D" w:rsidP="00231DA4">
      <w:pPr>
        <w:ind w:firstLineChars="200" w:firstLine="480"/>
        <w:rPr>
          <w:lang w:eastAsia="zh-CN"/>
        </w:rPr>
      </w:pPr>
      <w:r>
        <w:rPr>
          <w:rFonts w:hint="eastAsia"/>
          <w:lang w:eastAsia="zh-CN"/>
        </w:rPr>
        <w:t>本研究</w:t>
      </w:r>
      <w:r w:rsidR="00446ABE" w:rsidRPr="00446ABE">
        <w:rPr>
          <w:rFonts w:hint="eastAsia"/>
          <w:lang w:eastAsia="zh-CN"/>
        </w:rPr>
        <w:t>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sidR="00446ABE">
        <w:rPr>
          <w:rFonts w:hint="eastAsia"/>
          <w:lang w:eastAsia="zh-CN"/>
        </w:rPr>
        <w:t>，</w:t>
      </w:r>
      <w:r w:rsidR="00446ABE" w:rsidRPr="00446ABE">
        <w:rPr>
          <w:rFonts w:hint="eastAsia"/>
          <w:lang w:eastAsia="zh-CN"/>
        </w:rPr>
        <w:t>但在自恋这一人格特质下的优越感维度，比如自恋量表中的优越感维度</w:t>
      </w:r>
      <w:r w:rsidR="00446ABE">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00446ABE" w:rsidRPr="00446ABE">
        <w:rPr>
          <w:rFonts w:hint="eastAsia"/>
          <w:lang w:eastAsia="zh-CN"/>
        </w:rPr>
        <w:t xml:space="preserve"> </w:t>
      </w:r>
      <w:r w:rsidR="00446ABE"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00446ABE" w:rsidRPr="00446ABE">
        <w:rPr>
          <w:rFonts w:hint="eastAsia"/>
          <w:lang w:eastAsia="zh-CN"/>
        </w:rPr>
        <w:t>优越感既是这种向下比较中产生积极结果的核心，又是驱使人们再次进行向下比较的动力</w:t>
      </w:r>
      <w:r w:rsidR="00446ABE">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4" w:name="_Toc161663902"/>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4"/>
    </w:p>
    <w:p w14:paraId="413A0C28" w14:textId="4498548B"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w:t>
      </w:r>
      <w:r w:rsidR="003A192D">
        <w:rPr>
          <w:rFonts w:hint="eastAsia"/>
          <w:lang w:eastAsia="zh-CN"/>
        </w:rPr>
        <w:t>本研究</w:t>
      </w:r>
      <w:r w:rsidRPr="0032532B">
        <w:rPr>
          <w:rFonts w:hint="eastAsia"/>
          <w:lang w:eastAsia="zh-CN"/>
        </w:rPr>
        <w:t>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lastRenderedPageBreak/>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9BEE52F"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19217D">
        <w:rPr>
          <w:lang w:eastAsia="zh-CN"/>
        </w:rPr>
        <w:instrText xml:space="preserve"> ADDIN EN.CITE.DATA </w:instrText>
      </w:r>
      <w:r w:rsidR="0019217D">
        <w:rPr>
          <w:lang w:eastAsia="zh-CN"/>
        </w:rPr>
      </w:r>
      <w:r w:rsidR="0019217D">
        <w:rPr>
          <w:lang w:eastAsia="zh-CN"/>
        </w:rPr>
        <w:fldChar w:fldCharType="end"/>
      </w:r>
      <w:r w:rsidR="00B44439" w:rsidRPr="004E614C">
        <w:rPr>
          <w:lang w:eastAsia="zh-CN"/>
        </w:rPr>
      </w:r>
      <w:r w:rsidR="00B44439" w:rsidRPr="004E614C">
        <w:rPr>
          <w:lang w:eastAsia="zh-CN"/>
        </w:rPr>
        <w:fldChar w:fldCharType="separate"/>
      </w:r>
      <w:r w:rsidR="0019217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w:t>
      </w:r>
      <w:r w:rsidR="003A192D">
        <w:rPr>
          <w:rFonts w:hint="eastAsia"/>
          <w:lang w:eastAsia="zh-CN"/>
        </w:rPr>
        <w:t>本研究</w:t>
      </w:r>
      <w:r w:rsidRPr="0032532B">
        <w:rPr>
          <w:rFonts w:hint="eastAsia"/>
          <w:lang w:eastAsia="zh-CN"/>
        </w:rPr>
        <w:t>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0F0ABC9" w:rsidR="0032532B" w:rsidRDefault="0032532B" w:rsidP="00826748">
      <w:pPr>
        <w:ind w:firstLineChars="200" w:firstLine="480"/>
        <w:rPr>
          <w:lang w:eastAsia="zh-CN"/>
        </w:rPr>
      </w:pPr>
      <w:r w:rsidRPr="0032532B">
        <w:rPr>
          <w:rFonts w:hint="eastAsia"/>
          <w:lang w:eastAsia="zh-CN"/>
        </w:rPr>
        <w:t>幽默理论是三种幽默理论之一，它认为</w:t>
      </w:r>
      <w:r w:rsidR="003A192D">
        <w:rPr>
          <w:rFonts w:hint="eastAsia"/>
          <w:lang w:eastAsia="zh-CN"/>
        </w:rPr>
        <w:t>本研究</w:t>
      </w:r>
      <w:r w:rsidRPr="0032532B">
        <w:rPr>
          <w:rFonts w:hint="eastAsia"/>
          <w:lang w:eastAsia="zh-CN"/>
        </w:rPr>
        <w:t>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w:t>
      </w:r>
      <w:r w:rsidR="003A192D">
        <w:rPr>
          <w:rFonts w:hint="eastAsia"/>
          <w:lang w:eastAsia="zh-CN"/>
        </w:rPr>
        <w:t>本研究</w:t>
      </w:r>
      <w:r w:rsidRPr="0032532B">
        <w:rPr>
          <w:rFonts w:hint="eastAsia"/>
          <w:lang w:eastAsia="zh-CN"/>
        </w:rPr>
        <w:t>会嘲笑劣等或丑陋的人，是因为在与他们的比较中感到了优越，从而感到高兴</w:t>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进行向下比较时，</w:t>
      </w:r>
      <w:r w:rsidR="003A192D">
        <w:rPr>
          <w:rFonts w:hint="eastAsia"/>
          <w:lang w:eastAsia="zh-CN"/>
        </w:rPr>
        <w:t>本研究</w:t>
      </w:r>
      <w:r w:rsidR="00160C07" w:rsidRPr="00160C07">
        <w:rPr>
          <w:rFonts w:hint="eastAsia"/>
          <w:lang w:eastAsia="zh-CN"/>
        </w:rPr>
        <w:t>会将自己与不如自己的人进行比较。这种比较会让</w:t>
      </w:r>
      <w:r w:rsidR="003A192D">
        <w:rPr>
          <w:rFonts w:hint="eastAsia"/>
          <w:lang w:eastAsia="zh-CN"/>
        </w:rPr>
        <w:t>本研究</w:t>
      </w:r>
      <w:r w:rsidR="00160C07" w:rsidRPr="00160C07">
        <w:rPr>
          <w:rFonts w:hint="eastAsia"/>
          <w:lang w:eastAsia="zh-CN"/>
        </w:rPr>
        <w:t>产生一种优越感，而这种优越感正是幽默产生的基础。例如，</w:t>
      </w:r>
      <w:r w:rsidR="003A192D">
        <w:rPr>
          <w:rFonts w:hint="eastAsia"/>
          <w:lang w:eastAsia="zh-CN"/>
        </w:rPr>
        <w:t>本研究</w:t>
      </w:r>
      <w:r w:rsidR="00160C07" w:rsidRPr="00160C07">
        <w:rPr>
          <w:rFonts w:hint="eastAsia"/>
          <w:lang w:eastAsia="zh-CN"/>
        </w:rPr>
        <w:t>看到一个小丑滑倒，</w:t>
      </w:r>
      <w:r w:rsidR="003A192D">
        <w:rPr>
          <w:rFonts w:hint="eastAsia"/>
          <w:lang w:eastAsia="zh-CN"/>
        </w:rPr>
        <w:t>本研究</w:t>
      </w:r>
      <w:r w:rsidR="00160C07" w:rsidRPr="00160C07">
        <w:rPr>
          <w:rFonts w:hint="eastAsia"/>
          <w:lang w:eastAsia="zh-CN"/>
        </w:rPr>
        <w:t>会觉得好笑，因为</w:t>
      </w:r>
      <w:r w:rsidR="003A192D">
        <w:rPr>
          <w:rFonts w:hint="eastAsia"/>
          <w:lang w:eastAsia="zh-CN"/>
        </w:rPr>
        <w:t>本研究</w:t>
      </w:r>
      <w:r w:rsidR="00160C07" w:rsidRPr="00160C07">
        <w:rPr>
          <w:rFonts w:hint="eastAsia"/>
          <w:lang w:eastAsia="zh-CN"/>
        </w:rPr>
        <w:t>认为自己不会犯如此愚蠢的错误。</w:t>
      </w:r>
    </w:p>
    <w:p w14:paraId="3A5E9F43" w14:textId="0788DC02"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w:t>
      </w:r>
      <w:r w:rsidR="003A192D">
        <w:rPr>
          <w:rFonts w:hint="eastAsia"/>
          <w:lang w:eastAsia="zh-CN"/>
        </w:rPr>
        <w:t>本研究</w:t>
      </w:r>
      <w:r w:rsidR="00160C07" w:rsidRPr="00160C07">
        <w:rPr>
          <w:rFonts w:hint="eastAsia"/>
          <w:lang w:eastAsia="zh-CN"/>
        </w:rPr>
        <w:t>看到一个优秀的人犯错时，</w:t>
      </w:r>
      <w:r w:rsidR="003A192D">
        <w:rPr>
          <w:rFonts w:hint="eastAsia"/>
          <w:lang w:eastAsia="zh-CN"/>
        </w:rPr>
        <w:t>本研究</w:t>
      </w:r>
      <w:r w:rsidR="00160C07" w:rsidRPr="00160C07">
        <w:rPr>
          <w:rFonts w:hint="eastAsia"/>
          <w:lang w:eastAsia="zh-CN"/>
        </w:rPr>
        <w:t>会进行一种向下比较，认为即使是优秀的人也会犯错，而自己犯错也并非不可接受。这种比较可以减轻</w:t>
      </w:r>
      <w:r w:rsidR="003A192D">
        <w:rPr>
          <w:rFonts w:hint="eastAsia"/>
          <w:lang w:eastAsia="zh-CN"/>
        </w:rPr>
        <w:t>本研究</w:t>
      </w:r>
      <w:r w:rsidR="00160C07" w:rsidRPr="00160C07">
        <w:rPr>
          <w:rFonts w:hint="eastAsia"/>
          <w:lang w:eastAsia="zh-CN"/>
        </w:rPr>
        <w:t>对自己犯错的压力，让</w:t>
      </w:r>
      <w:r w:rsidR="003A192D">
        <w:rPr>
          <w:rFonts w:hint="eastAsia"/>
          <w:lang w:eastAsia="zh-CN"/>
        </w:rPr>
        <w:t>本研究</w:t>
      </w:r>
      <w:r w:rsidR="00160C07" w:rsidRPr="00160C07">
        <w:rPr>
          <w:rFonts w:hint="eastAsia"/>
          <w:lang w:eastAsia="zh-CN"/>
        </w:rPr>
        <w:t>更坦然地接受自己的缺点</w:t>
      </w:r>
      <w:r w:rsidR="00160C07">
        <w:rPr>
          <w:rFonts w:hint="eastAsia"/>
          <w:lang w:eastAsia="zh-CN"/>
        </w:rPr>
        <w:t>。</w:t>
      </w:r>
    </w:p>
    <w:p w14:paraId="5D0C8322" w14:textId="73D40DE6"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w:t>
      </w:r>
      <w:r w:rsidR="003A192D">
        <w:rPr>
          <w:rFonts w:hint="eastAsia"/>
          <w:lang w:eastAsia="zh-CN"/>
        </w:rPr>
        <w:t>本研究</w:t>
      </w:r>
      <w:r w:rsidRPr="00160C07">
        <w:rPr>
          <w:rFonts w:hint="eastAsia"/>
          <w:lang w:eastAsia="zh-CN"/>
        </w:rPr>
        <w:t>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5" w:name="_Toc161663903"/>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5"/>
    </w:p>
    <w:p w14:paraId="4097662D" w14:textId="54A9255C" w:rsidR="008B6D7C" w:rsidRDefault="008B6D7C" w:rsidP="00826748">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认为社会比较并非仅仅因为个体之间存在客观差异而发生。</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6511C6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365407">
        <w:rPr>
          <w:rFonts w:hint="eastAsia"/>
          <w:lang w:eastAsia="zh-CN"/>
        </w:rPr>
        <w:instrText xml:space="preserve"> ADDIN EN.CITE &lt;EndNote&gt;&lt;Cite AuthorYear="1"&gt;&lt;Author&gt;Gibbons&lt;/Author&gt;&lt;Year&gt;1999&lt;/Year&gt;&lt;RecNum&gt;46&lt;/RecNum&gt;&lt;DisplayText&gt;Gibbons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(1999)&lt;/DisplayText&gt;&lt;record&gt;&lt;rec-number&gt;46&lt;/rec-number&gt;&lt;foreign-keys&gt;&lt;key app="EN" db-id="25zwtzd2ipsxxpedr5u5fe2as9wdf5t</w:instrText>
      </w:r>
      <w:r w:rsidR="00365407">
        <w:rPr>
          <w:lang w:eastAsia="zh-CN"/>
        </w:rPr>
        <w:instrTex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w:t>
      </w:r>
      <w:r w:rsidRPr="008B6D7C">
        <w:rPr>
          <w:rFonts w:hint="eastAsia"/>
          <w:lang w:eastAsia="zh-CN"/>
        </w:rPr>
        <w:lastRenderedPageBreak/>
        <w:t>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402AEFD7"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w:t>
      </w:r>
      <w:r w:rsidR="003A192D">
        <w:rPr>
          <w:rFonts w:hint="eastAsia"/>
          <w:lang w:eastAsia="zh-CN"/>
        </w:rPr>
        <w:t>本研究</w:t>
      </w:r>
      <w:r w:rsidRPr="003D244A">
        <w:rPr>
          <w:rFonts w:hint="eastAsia"/>
          <w:lang w:eastAsia="zh-CN"/>
        </w:rPr>
        <w:t>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74F1D53D"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19217D">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19217D">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w:t>
      </w:r>
      <w:r w:rsidR="003A192D">
        <w:rPr>
          <w:rFonts w:hint="eastAsia"/>
          <w:lang w:eastAsia="zh-CN"/>
        </w:rPr>
        <w:t>本研究</w:t>
      </w:r>
      <w:r w:rsidRPr="003D244A">
        <w:rPr>
          <w:rFonts w:hint="eastAsia"/>
          <w:lang w:eastAsia="zh-CN"/>
        </w:rPr>
        <w:t>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w:t>
      </w:r>
      <w:r w:rsidR="003A192D">
        <w:rPr>
          <w:rFonts w:hint="eastAsia"/>
          <w:lang w:eastAsia="zh-CN"/>
        </w:rPr>
        <w:t>本研究</w:t>
      </w:r>
      <w:r w:rsidRPr="003D244A">
        <w:rPr>
          <w:rFonts w:hint="eastAsia"/>
          <w:lang w:eastAsia="zh-CN"/>
        </w:rPr>
        <w:t>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3DE7CC96"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19217D">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19217D">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3A192D">
        <w:rPr>
          <w:rFonts w:hint="eastAsia"/>
          <w:lang w:eastAsia="zh-CN"/>
        </w:rPr>
        <w:t>本研究</w:t>
      </w:r>
      <w:r w:rsidR="00405647">
        <w:rPr>
          <w:rFonts w:hint="eastAsia"/>
          <w:lang w:eastAsia="zh-CN"/>
        </w:rPr>
        <w:t>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lastRenderedPageBreak/>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6" w:name="_Toc161663904"/>
      <w:r>
        <w:rPr>
          <w:lang w:eastAsia="zh-CN"/>
        </w:rPr>
        <w:t>2.4</w:t>
      </w:r>
      <w:r w:rsidRPr="00B33092">
        <w:rPr>
          <w:lang w:eastAsia="zh-CN"/>
        </w:rPr>
        <w:t xml:space="preserve"> </w:t>
      </w:r>
      <w:r>
        <w:rPr>
          <w:rFonts w:hint="eastAsia"/>
          <w:lang w:eastAsia="zh-CN"/>
        </w:rPr>
        <w:t>社会比较策略</w:t>
      </w:r>
      <w:bookmarkEnd w:id="16"/>
    </w:p>
    <w:p w14:paraId="3F92C41B" w14:textId="00B6E8DD"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365407">
        <w:rPr>
          <w:rFonts w:hint="eastAsia"/>
          <w:lang w:eastAsia="zh-CN"/>
        </w:rPr>
        <w:instrText xml:space="preserve"> ADDIN EN.CITE &lt;EndNote&gt;&lt;Cite AuthorYear="1"&gt;&lt;Author&gt;Buunk&lt;/Author&gt;&lt;Year&gt;1997&lt;/Year&gt;&lt;RecNum&gt;15&lt;/RecNum&gt;&lt;DisplayText&gt;Buunk </w:instrText>
      </w:r>
      <w:r w:rsidR="00365407">
        <w:rPr>
          <w:rFonts w:hint="eastAsia"/>
          <w:lang w:eastAsia="zh-CN"/>
        </w:rPr>
        <w:instrText>和</w:instrText>
      </w:r>
      <w:r w:rsidR="00365407">
        <w:rPr>
          <w:rFonts w:hint="eastAsia"/>
          <w:lang w:eastAsia="zh-CN"/>
        </w:rPr>
        <w:instrText xml:space="preserve"> Ybema (1997)&lt;/DisplayText&gt;&lt;record&gt;&lt;rec-number&gt;15&lt;/rec-number&gt;&lt;foreign-keys&gt;&lt;key app="EN" db-id="25zwtzd2ipsxxpedr5u5fe2as9wdf5twxw0</w:instrText>
      </w:r>
      <w:r w:rsidR="00365407">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365407">
        <w:rPr>
          <w:rFonts w:hint="eastAsia"/>
          <w:noProof/>
          <w:lang w:eastAsia="zh-CN"/>
        </w:rPr>
        <w:t xml:space="preserve">Buunk </w:t>
      </w:r>
      <w:r w:rsidR="00365407">
        <w:rPr>
          <w:rFonts w:hint="eastAsia"/>
          <w:noProof/>
          <w:lang w:eastAsia="zh-CN"/>
        </w:rPr>
        <w:t>和</w:t>
      </w:r>
      <w:r w:rsidR="00365407">
        <w:rPr>
          <w:rFonts w:hint="eastAsia"/>
          <w:noProof/>
          <w:lang w:eastAsia="zh-CN"/>
        </w:rPr>
        <w:t xml:space="preserve">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19217D">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19217D">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19217D">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E15684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7F13B97D" w14:textId="5397FF54" w:rsidR="00475CD9" w:rsidRPr="00475CD9" w:rsidRDefault="00231DA4" w:rsidP="00475CD9">
      <w:pPr>
        <w:ind w:firstLineChars="200" w:firstLine="480"/>
        <w:rPr>
          <w:bCs/>
          <w:lang w:eastAsia="zh-CN"/>
        </w:rPr>
      </w:pPr>
      <w:r w:rsidRPr="00231DA4">
        <w:rPr>
          <w:rFonts w:hint="eastAsia"/>
          <w:bCs/>
          <w:lang w:eastAsia="zh-CN"/>
        </w:rPr>
        <w:lastRenderedPageBreak/>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32BFEA18" w14:textId="10249A59" w:rsidR="00475CD9" w:rsidRPr="00620CA2" w:rsidRDefault="00475CD9" w:rsidP="00475CD9">
      <w:pPr>
        <w:pStyle w:val="2"/>
        <w:spacing w:before="180" w:after="180"/>
        <w:rPr>
          <w:lang w:val="en" w:eastAsia="zh-CN"/>
        </w:rPr>
      </w:pPr>
      <w:bookmarkStart w:id="17" w:name="_Toc161663905"/>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7"/>
    </w:p>
    <w:p w14:paraId="078473F6" w14:textId="336D3EC8" w:rsidR="00475CD9" w:rsidRDefault="00475CD9" w:rsidP="00475CD9">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Pr>
          <w:rFonts w:hint="eastAsia"/>
          <w:lang w:eastAsia="zh-CN"/>
        </w:rPr>
        <w:t>和</w:t>
      </w:r>
      <w:r w:rsidRPr="004E614C">
        <w:rPr>
          <w:rFonts w:hint="eastAsia"/>
          <w:lang w:eastAsia="zh-CN"/>
        </w:rPr>
        <w:t>一个元分析来</w:t>
      </w:r>
      <w:r>
        <w:rPr>
          <w:rFonts w:hint="eastAsia"/>
          <w:lang w:eastAsia="zh-CN"/>
        </w:rPr>
        <w:t>检验</w:t>
      </w:r>
      <w:r w:rsidR="003A192D">
        <w:rPr>
          <w:rFonts w:hint="eastAsia"/>
          <w:lang w:eastAsia="zh-CN"/>
        </w:rPr>
        <w:t>本研究</w:t>
      </w:r>
      <w:r w:rsidRPr="004E614C">
        <w:rPr>
          <w:rFonts w:hint="eastAsia"/>
          <w:lang w:eastAsia="zh-CN"/>
        </w:rPr>
        <w:t>的假设。</w:t>
      </w:r>
    </w:p>
    <w:p w14:paraId="7F6164A7" w14:textId="46948D01"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通过在问卷星上发布包含所有题目的问卷，对问卷的信效度进行了全面的检测和评估。</w:t>
      </w:r>
      <w:r w:rsidR="003A192D">
        <w:rPr>
          <w:rStyle w:val="a6"/>
          <w:rFonts w:hint="eastAsia"/>
          <w:color w:val="auto"/>
          <w:u w:val="none"/>
          <w:lang w:eastAsia="zh-CN"/>
        </w:rPr>
        <w:t>本研究</w:t>
      </w:r>
      <w:r w:rsidRPr="00AF0FAA">
        <w:rPr>
          <w:rStyle w:val="a6"/>
          <w:rFonts w:hint="eastAsia"/>
          <w:color w:val="auto"/>
          <w:u w:val="none"/>
          <w:lang w:eastAsia="zh-CN"/>
        </w:rPr>
        <w:t>采用了多种信效度检验方法，包括</w:t>
      </w:r>
      <w:r>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w:t>
      </w:r>
      <w:r w:rsidR="003A192D">
        <w:rPr>
          <w:rStyle w:val="a6"/>
          <w:rFonts w:hint="eastAsia"/>
          <w:color w:val="auto"/>
          <w:u w:val="none"/>
          <w:lang w:eastAsia="zh-CN"/>
        </w:rPr>
        <w:t>本研究</w:t>
      </w:r>
      <w:r w:rsidRPr="00AF0FAA">
        <w:rPr>
          <w:rStyle w:val="a6"/>
          <w:rFonts w:hint="eastAsia"/>
          <w:color w:val="auto"/>
          <w:u w:val="none"/>
          <w:lang w:eastAsia="zh-CN"/>
        </w:rPr>
        <w:t>对信效度不理想的问卷题目进行了精心的修改</w:t>
      </w:r>
      <w:r>
        <w:rPr>
          <w:rStyle w:val="a6"/>
          <w:rFonts w:hint="eastAsia"/>
          <w:color w:val="auto"/>
          <w:u w:val="none"/>
          <w:lang w:eastAsia="zh-CN"/>
        </w:rPr>
        <w:t>、</w:t>
      </w:r>
      <w:r w:rsidRPr="00AF0FAA">
        <w:rPr>
          <w:rStyle w:val="a6"/>
          <w:rFonts w:hint="eastAsia"/>
          <w:color w:val="auto"/>
          <w:u w:val="none"/>
          <w:lang w:eastAsia="zh-CN"/>
        </w:rPr>
        <w:t>删减</w:t>
      </w:r>
      <w:r>
        <w:rPr>
          <w:rStyle w:val="a6"/>
          <w:rFonts w:hint="eastAsia"/>
          <w:color w:val="auto"/>
          <w:u w:val="none"/>
          <w:lang w:eastAsia="zh-CN"/>
        </w:rPr>
        <w:t>和增补</w:t>
      </w:r>
      <w:r w:rsidRPr="00AF0FAA">
        <w:rPr>
          <w:rStyle w:val="a6"/>
          <w:rFonts w:hint="eastAsia"/>
          <w:color w:val="auto"/>
          <w:u w:val="none"/>
          <w:lang w:eastAsia="zh-CN"/>
        </w:rPr>
        <w:t>，以提高问卷的</w:t>
      </w:r>
      <w:r>
        <w:rPr>
          <w:rStyle w:val="a6"/>
          <w:rFonts w:hint="eastAsia"/>
          <w:color w:val="auto"/>
          <w:u w:val="none"/>
          <w:lang w:eastAsia="zh-CN"/>
        </w:rPr>
        <w:t>信度和效度</w:t>
      </w:r>
      <w:r w:rsidRPr="00AF0FAA">
        <w:rPr>
          <w:rStyle w:val="a6"/>
          <w:rFonts w:hint="eastAsia"/>
          <w:color w:val="auto"/>
          <w:u w:val="none"/>
          <w:lang w:eastAsia="zh-CN"/>
        </w:rPr>
        <w:t>。</w:t>
      </w:r>
    </w:p>
    <w:p w14:paraId="565F5506" w14:textId="4CD42C9F"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针对经过修订的问卷进行了</w:t>
      </w:r>
      <w:r>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Pr="00AF0FAA">
        <w:rPr>
          <w:rStyle w:val="a6"/>
          <w:rFonts w:hint="eastAsia"/>
          <w:color w:val="auto"/>
          <w:u w:val="none"/>
          <w:lang w:eastAsia="zh-CN"/>
        </w:rPr>
        <w:t>确认了问卷的信效度已经达到了预期水平</w:t>
      </w:r>
      <w:r>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224DB8D9" w14:textId="3C40E784" w:rsidR="00475CD9" w:rsidRDefault="00475CD9" w:rsidP="00475CD9">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w:t>
      </w:r>
      <w:r w:rsidR="003A192D">
        <w:rPr>
          <w:rStyle w:val="a6"/>
          <w:rFonts w:hint="eastAsia"/>
          <w:color w:val="auto"/>
          <w:u w:val="none"/>
          <w:lang w:eastAsia="zh-CN"/>
        </w:rPr>
        <w:t>本研究</w:t>
      </w:r>
      <w:r w:rsidRPr="00AF0FAA">
        <w:rPr>
          <w:rStyle w:val="a6"/>
          <w:rFonts w:hint="eastAsia"/>
          <w:color w:val="auto"/>
          <w:u w:val="none"/>
          <w:lang w:eastAsia="zh-CN"/>
        </w:rPr>
        <w:t>采用了一种全新的方法来诱发被试进行向上或向下比较。具体而言，</w:t>
      </w:r>
      <w:r w:rsidR="003A192D">
        <w:rPr>
          <w:rStyle w:val="a6"/>
          <w:rFonts w:hint="eastAsia"/>
          <w:color w:val="auto"/>
          <w:u w:val="none"/>
          <w:lang w:eastAsia="zh-CN"/>
        </w:rPr>
        <w:t>本研究</w:t>
      </w:r>
      <w:r w:rsidRPr="00AF0FAA">
        <w:rPr>
          <w:rStyle w:val="a6"/>
          <w:rFonts w:hint="eastAsia"/>
          <w:color w:val="auto"/>
          <w:u w:val="none"/>
          <w:lang w:eastAsia="zh-CN"/>
        </w:rPr>
        <w:t>招募了被试评价了一系列朋友圈截图，并观察他们在观看截图后产生的向上或向下比较的心理倾向。通过这种方式，</w:t>
      </w:r>
      <w:r w:rsidR="003A192D">
        <w:rPr>
          <w:rStyle w:val="a6"/>
          <w:rFonts w:hint="eastAsia"/>
          <w:color w:val="auto"/>
          <w:u w:val="none"/>
          <w:lang w:eastAsia="zh-CN"/>
        </w:rPr>
        <w:t>本研究</w:t>
      </w:r>
      <w:r w:rsidRPr="00AF0FAA">
        <w:rPr>
          <w:rStyle w:val="a6"/>
          <w:rFonts w:hint="eastAsia"/>
          <w:color w:val="auto"/>
          <w:u w:val="none"/>
          <w:lang w:eastAsia="zh-CN"/>
        </w:rPr>
        <w:t>筛选出了能够有效诱发被试进行社会比较的实验材料，为正式实验的设计和实施提供了重要</w:t>
      </w:r>
      <w:r>
        <w:rPr>
          <w:rStyle w:val="a6"/>
          <w:rFonts w:hint="eastAsia"/>
          <w:color w:val="auto"/>
          <w:u w:val="none"/>
          <w:lang w:eastAsia="zh-CN"/>
        </w:rPr>
        <w:t>的实验材料。</w:t>
      </w:r>
    </w:p>
    <w:p w14:paraId="1AB9255D" w14:textId="2AC9D345" w:rsidR="00475CD9" w:rsidRDefault="00475CD9" w:rsidP="00475CD9">
      <w:pPr>
        <w:ind w:firstLine="480"/>
        <w:rPr>
          <w:rStyle w:val="a6"/>
          <w:color w:val="auto"/>
          <w:u w:val="none"/>
          <w:lang w:eastAsia="zh-CN"/>
        </w:rPr>
      </w:pPr>
      <w:r w:rsidRPr="000E796E">
        <w:rPr>
          <w:rStyle w:val="a6"/>
          <w:rFonts w:hint="eastAsia"/>
          <w:color w:val="auto"/>
          <w:u w:val="none"/>
          <w:lang w:eastAsia="zh-CN"/>
        </w:rPr>
        <w:t>由于</w:t>
      </w:r>
      <w:r w:rsidR="003A192D">
        <w:rPr>
          <w:rStyle w:val="a6"/>
          <w:rFonts w:hint="eastAsia"/>
          <w:color w:val="auto"/>
          <w:u w:val="none"/>
          <w:lang w:eastAsia="zh-CN"/>
        </w:rPr>
        <w:t>本研究</w:t>
      </w:r>
      <w:r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3A192D">
        <w:rPr>
          <w:rStyle w:val="a6"/>
          <w:rFonts w:hint="eastAsia"/>
          <w:color w:val="auto"/>
          <w:u w:val="none"/>
          <w:lang w:eastAsia="zh-CN"/>
        </w:rPr>
        <w:t>本研究</w:t>
      </w:r>
      <w:r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3A192D">
        <w:rPr>
          <w:rStyle w:val="a6"/>
          <w:rFonts w:hint="eastAsia"/>
          <w:color w:val="auto"/>
          <w:u w:val="none"/>
          <w:lang w:eastAsia="zh-CN"/>
        </w:rPr>
        <w:t>本研究</w:t>
      </w:r>
      <w:r w:rsidRPr="000E796E">
        <w:rPr>
          <w:rStyle w:val="a6"/>
          <w:rFonts w:hint="eastAsia"/>
          <w:color w:val="auto"/>
          <w:u w:val="none"/>
          <w:lang w:eastAsia="zh-CN"/>
        </w:rPr>
        <w:t>只关注社会比较倾向与生活满意度之间的相关，</w:t>
      </w:r>
      <w:r w:rsidR="003A192D">
        <w:rPr>
          <w:rStyle w:val="a6"/>
          <w:rFonts w:hint="eastAsia"/>
          <w:color w:val="auto"/>
          <w:u w:val="none"/>
          <w:lang w:eastAsia="zh-CN"/>
        </w:rPr>
        <w:t>本研究</w:t>
      </w:r>
      <w:r w:rsidRPr="000E796E">
        <w:rPr>
          <w:rStyle w:val="a6"/>
          <w:rFonts w:hint="eastAsia"/>
          <w:color w:val="auto"/>
          <w:u w:val="none"/>
          <w:lang w:eastAsia="zh-CN"/>
        </w:rPr>
        <w:t>可能只会发现一个很低的负相关。为了进一步验证这一假设，在正式实验开始之前，</w:t>
      </w:r>
      <w:r w:rsidR="003A192D">
        <w:rPr>
          <w:rStyle w:val="a6"/>
          <w:rFonts w:hint="eastAsia"/>
          <w:color w:val="auto"/>
          <w:u w:val="none"/>
          <w:lang w:eastAsia="zh-CN"/>
        </w:rPr>
        <w:t>本研究</w:t>
      </w:r>
      <w:r w:rsidRPr="000E796E">
        <w:rPr>
          <w:rStyle w:val="a6"/>
          <w:rFonts w:hint="eastAsia"/>
          <w:color w:val="auto"/>
          <w:u w:val="none"/>
          <w:lang w:eastAsia="zh-CN"/>
        </w:rPr>
        <w:t>将进行一个元分析，搜集有关社会比较倾向与生活满意度之间相关系数的研究数据。若元分析结果显示出接近于零的负相关系数，这将间接支持</w:t>
      </w:r>
      <w:r w:rsidR="003A192D">
        <w:rPr>
          <w:rStyle w:val="a6"/>
          <w:rFonts w:hint="eastAsia"/>
          <w:color w:val="auto"/>
          <w:u w:val="none"/>
          <w:lang w:eastAsia="zh-CN"/>
        </w:rPr>
        <w:t>本研究</w:t>
      </w:r>
      <w:r w:rsidRPr="000E796E">
        <w:rPr>
          <w:rStyle w:val="a6"/>
          <w:rFonts w:hint="eastAsia"/>
          <w:color w:val="auto"/>
          <w:u w:val="none"/>
          <w:lang w:eastAsia="zh-CN"/>
        </w:rPr>
        <w:t>的研究假设，即社会比较是通过向上和向下两条路径影响个体对生活满意度的评价的。此外，元分析得到的总体效应值可以作为接下来实验中贝叶斯结构方程模型的先验概率，使得</w:t>
      </w:r>
      <w:r w:rsidR="003A192D">
        <w:rPr>
          <w:rStyle w:val="a6"/>
          <w:rFonts w:hint="eastAsia"/>
          <w:color w:val="auto"/>
          <w:u w:val="none"/>
          <w:lang w:eastAsia="zh-CN"/>
        </w:rPr>
        <w:t>本研究</w:t>
      </w:r>
      <w:r w:rsidRPr="000E796E">
        <w:rPr>
          <w:rStyle w:val="a6"/>
          <w:rFonts w:hint="eastAsia"/>
          <w:color w:val="auto"/>
          <w:u w:val="none"/>
          <w:lang w:eastAsia="zh-CN"/>
        </w:rPr>
        <w:t>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4BDB3408" w14:textId="0E293996" w:rsidR="00475CD9" w:rsidRDefault="00475CD9" w:rsidP="00475CD9">
      <w:pPr>
        <w:ind w:firstLine="480"/>
        <w:rPr>
          <w:rStyle w:val="a6"/>
          <w:color w:val="auto"/>
          <w:u w:val="none"/>
          <w:lang w:eastAsia="zh-CN"/>
        </w:rPr>
      </w:pPr>
      <w:r w:rsidRPr="000E796E">
        <w:rPr>
          <w:rStyle w:val="a6"/>
          <w:rFonts w:hint="eastAsia"/>
          <w:color w:val="auto"/>
          <w:u w:val="none"/>
          <w:lang w:eastAsia="zh-CN"/>
        </w:rPr>
        <w:lastRenderedPageBreak/>
        <w:t>在实验</w:t>
      </w:r>
      <w:r w:rsidRPr="000E796E">
        <w:rPr>
          <w:rStyle w:val="a6"/>
          <w:rFonts w:hint="eastAsia"/>
          <w:color w:val="auto"/>
          <w:u w:val="none"/>
          <w:lang w:eastAsia="zh-CN"/>
        </w:rPr>
        <w:t>1</w:t>
      </w:r>
      <w:r w:rsidRPr="000E796E">
        <w:rPr>
          <w:rStyle w:val="a6"/>
          <w:rFonts w:hint="eastAsia"/>
          <w:color w:val="auto"/>
          <w:u w:val="none"/>
          <w:lang w:eastAsia="zh-CN"/>
        </w:rPr>
        <w:t>中，</w:t>
      </w:r>
      <w:r w:rsidR="003A192D">
        <w:rPr>
          <w:rStyle w:val="a6"/>
          <w:rFonts w:hint="eastAsia"/>
          <w:color w:val="auto"/>
          <w:u w:val="none"/>
          <w:lang w:eastAsia="zh-CN"/>
        </w:rPr>
        <w:t>本研究</w:t>
      </w:r>
      <w:r w:rsidRPr="000E796E">
        <w:rPr>
          <w:rStyle w:val="a6"/>
          <w:rFonts w:hint="eastAsia"/>
          <w:color w:val="auto"/>
          <w:u w:val="none"/>
          <w:lang w:eastAsia="zh-CN"/>
        </w:rPr>
        <w:t>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预期被操纵为向上比较的被试将会体验到更多的相对剥夺感，从而对生活满意度的评价更低；被操纵为向下比较的被试将体验到更多的优越感，从而对生活满意度的评价更高</w:t>
      </w:r>
      <w:r>
        <w:rPr>
          <w:rStyle w:val="a6"/>
          <w:rFonts w:hint="eastAsia"/>
          <w:color w:val="auto"/>
          <w:u w:val="none"/>
          <w:lang w:eastAsia="zh-CN"/>
        </w:rPr>
        <w:t>。</w:t>
      </w:r>
    </w:p>
    <w:p w14:paraId="3367E92E" w14:textId="77777777" w:rsidR="00475CD9" w:rsidRDefault="00475CD9" w:rsidP="00475CD9">
      <w:pPr>
        <w:ind w:firstLine="480"/>
        <w:rPr>
          <w:rStyle w:val="a6"/>
          <w:color w:val="auto"/>
          <w:u w:val="none"/>
          <w:lang w:eastAsia="zh-CN"/>
        </w:rPr>
      </w:pPr>
    </w:p>
    <w:p w14:paraId="34694E1F"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6BEFA8A4"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Pr>
          <w:rStyle w:val="a6"/>
          <w:rFonts w:hint="eastAsia"/>
          <w:color w:val="auto"/>
          <w:u w:val="none"/>
        </w:rPr>
        <w:t>实验1模型</w:t>
      </w:r>
    </w:p>
    <w:p w14:paraId="1F9B82DA" w14:textId="5F54DD21" w:rsidR="00475CD9" w:rsidRDefault="00475CD9" w:rsidP="00475CD9">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w:t>
      </w:r>
      <w:r w:rsidR="003A192D">
        <w:rPr>
          <w:rStyle w:val="a6"/>
          <w:rFonts w:hint="eastAsia"/>
          <w:color w:val="auto"/>
          <w:u w:val="none"/>
          <w:lang w:eastAsia="zh-CN"/>
        </w:rPr>
        <w:t>本研究</w:t>
      </w:r>
      <w:r w:rsidRPr="004E614C">
        <w:rPr>
          <w:rStyle w:val="a6"/>
          <w:rFonts w:hint="eastAsia"/>
          <w:color w:val="auto"/>
          <w:u w:val="none"/>
          <w:lang w:eastAsia="zh-CN"/>
        </w:rPr>
        <w:t>不再将被试</w:t>
      </w:r>
      <w:r>
        <w:rPr>
          <w:rStyle w:val="a6"/>
          <w:rFonts w:hint="eastAsia"/>
          <w:color w:val="auto"/>
          <w:u w:val="none"/>
          <w:lang w:eastAsia="zh-CN"/>
        </w:rPr>
        <w:t>操纵为</w:t>
      </w:r>
      <w:r w:rsidRPr="004E614C">
        <w:rPr>
          <w:rStyle w:val="a6"/>
          <w:rFonts w:hint="eastAsia"/>
          <w:color w:val="auto"/>
          <w:u w:val="none"/>
          <w:lang w:eastAsia="zh-CN"/>
        </w:rPr>
        <w:t>向上比较组</w:t>
      </w:r>
      <w:r>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w:t>
      </w:r>
      <w:r w:rsidR="003A192D">
        <w:rPr>
          <w:rStyle w:val="a6"/>
          <w:rFonts w:hint="eastAsia"/>
          <w:color w:val="auto"/>
          <w:u w:val="none"/>
          <w:lang w:eastAsia="zh-CN"/>
        </w:rPr>
        <w:t>本研究</w:t>
      </w:r>
      <w:r>
        <w:rPr>
          <w:rStyle w:val="a6"/>
          <w:rFonts w:hint="eastAsia"/>
          <w:color w:val="auto"/>
          <w:u w:val="none"/>
          <w:lang w:eastAsia="zh-CN"/>
        </w:rPr>
        <w:t>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w:t>
      </w:r>
      <w:r w:rsidR="003A192D">
        <w:rPr>
          <w:rStyle w:val="a6"/>
          <w:rFonts w:hint="eastAsia"/>
          <w:color w:val="auto"/>
          <w:u w:val="none"/>
          <w:lang w:eastAsia="zh-CN"/>
        </w:rPr>
        <w:t>本研究</w:t>
      </w:r>
      <w:r w:rsidRPr="004E614C">
        <w:rPr>
          <w:rStyle w:val="a6"/>
          <w:rFonts w:hint="eastAsia"/>
          <w:color w:val="auto"/>
          <w:u w:val="none"/>
          <w:lang w:eastAsia="zh-CN"/>
        </w:rPr>
        <w:t>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2BF7BB5D" w14:textId="77777777" w:rsidR="00475CD9" w:rsidRDefault="00475CD9" w:rsidP="00475CD9">
      <w:pPr>
        <w:ind w:firstLine="480"/>
        <w:rPr>
          <w:rStyle w:val="a6"/>
          <w:color w:val="auto"/>
          <w:u w:val="none"/>
          <w:lang w:eastAsia="zh-CN"/>
        </w:rPr>
      </w:pPr>
    </w:p>
    <w:p w14:paraId="59DBB44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102CAC8C" w:rsidR="00475CD9" w:rsidRPr="00013678" w:rsidRDefault="00475CD9" w:rsidP="00475CD9">
      <w:pPr>
        <w:pStyle w:val="af5"/>
        <w:rPr>
          <w:rStyle w:val="a6"/>
          <w:color w:val="auto"/>
          <w:u w:val="none"/>
        </w:rPr>
      </w:pPr>
      <w:r>
        <w:rPr>
          <w:rStyle w:val="a6"/>
          <w:rFonts w:hint="eastAsia"/>
          <w:color w:val="auto"/>
          <w:u w:val="none"/>
        </w:rPr>
        <w:lastRenderedPageBreak/>
        <w:t>图2</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7E12A4D6" w14:textId="469DB0A6" w:rsidR="00475CD9" w:rsidRDefault="00475CD9" w:rsidP="00475CD9">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Pr>
          <w:rStyle w:val="a6"/>
          <w:rFonts w:hint="eastAsia"/>
          <w:color w:val="auto"/>
          <w:u w:val="none"/>
          <w:lang w:eastAsia="zh-CN"/>
        </w:rPr>
        <w:t xml:space="preserve"> </w:t>
      </w:r>
      <w:r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Pr="004E614C">
        <w:rPr>
          <w:lang w:eastAsia="zh-CN"/>
        </w:rPr>
        <w:fldChar w:fldCharType="separate"/>
      </w:r>
      <w:r w:rsidR="0019217D">
        <w:rPr>
          <w:noProof/>
          <w:lang w:eastAsia="zh-CN"/>
        </w:rPr>
        <w:t>(e.g.Buunk et al., 1990; Hemphill &amp; Lehman, 1991)</w:t>
      </w:r>
      <w:r w:rsidRPr="004E614C">
        <w:rPr>
          <w:lang w:eastAsia="zh-CN"/>
        </w:rPr>
        <w:fldChar w:fldCharType="end"/>
      </w:r>
      <w:r>
        <w:rPr>
          <w:rStyle w:val="a6"/>
          <w:rFonts w:hint="eastAsia"/>
          <w:color w:val="auto"/>
          <w:u w:val="none"/>
          <w:lang w:eastAsia="zh-CN"/>
        </w:rPr>
        <w:t>。因此，</w:t>
      </w:r>
      <w:r w:rsidR="003A192D">
        <w:rPr>
          <w:rStyle w:val="a6"/>
          <w:rFonts w:hint="eastAsia"/>
          <w:color w:val="auto"/>
          <w:u w:val="none"/>
          <w:lang w:eastAsia="zh-CN"/>
        </w:rPr>
        <w:t>本研究</w:t>
      </w:r>
      <w:r>
        <w:rPr>
          <w:rStyle w:val="a6"/>
          <w:rFonts w:hint="eastAsia"/>
          <w:color w:val="auto"/>
          <w:u w:val="none"/>
          <w:lang w:eastAsia="zh-CN"/>
        </w:rPr>
        <w:t>将</w:t>
      </w:r>
      <w:r w:rsidRPr="004E614C">
        <w:rPr>
          <w:rStyle w:val="a6"/>
          <w:rFonts w:hint="eastAsia"/>
          <w:color w:val="auto"/>
          <w:u w:val="none"/>
          <w:lang w:eastAsia="zh-CN"/>
        </w:rPr>
        <w:t>在实验</w:t>
      </w:r>
      <w:r w:rsidRPr="004E614C">
        <w:rPr>
          <w:rStyle w:val="a6"/>
          <w:rFonts w:hint="eastAsia"/>
          <w:color w:val="auto"/>
          <w:u w:val="none"/>
          <w:lang w:eastAsia="zh-CN"/>
        </w:rPr>
        <w:t>3</w:t>
      </w:r>
      <w:r w:rsidRPr="004E614C">
        <w:rPr>
          <w:rStyle w:val="a6"/>
          <w:rFonts w:hint="eastAsia"/>
          <w:color w:val="auto"/>
          <w:u w:val="none"/>
          <w:lang w:eastAsia="zh-CN"/>
        </w:rPr>
        <w:t>中，</w:t>
      </w:r>
      <w:r w:rsidR="003A192D">
        <w:rPr>
          <w:rStyle w:val="a6"/>
          <w:rFonts w:hint="eastAsia"/>
          <w:color w:val="auto"/>
          <w:u w:val="none"/>
          <w:lang w:eastAsia="zh-CN"/>
        </w:rPr>
        <w:t>本研究</w:t>
      </w:r>
      <w:r>
        <w:rPr>
          <w:rStyle w:val="a6"/>
          <w:rFonts w:hint="eastAsia"/>
          <w:color w:val="auto"/>
          <w:u w:val="none"/>
          <w:lang w:eastAsia="zh-CN"/>
        </w:rPr>
        <w:t>使用社会比较策略替代了社会比较方向。</w:t>
      </w:r>
      <w:r w:rsidR="003A192D">
        <w:rPr>
          <w:rStyle w:val="a6"/>
          <w:rFonts w:hint="eastAsia"/>
          <w:color w:val="auto"/>
          <w:u w:val="none"/>
          <w:lang w:eastAsia="zh-CN"/>
        </w:rPr>
        <w:t>本研究</w:t>
      </w:r>
      <w:r>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Pr="004E614C">
        <w:rPr>
          <w:rStyle w:val="a6"/>
          <w:rFonts w:hint="eastAsia"/>
          <w:color w:val="auto"/>
          <w:u w:val="none"/>
          <w:lang w:eastAsia="zh-CN"/>
        </w:rPr>
        <w:t>。</w:t>
      </w:r>
    </w:p>
    <w:p w14:paraId="2C4AAAF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789D9262" w:rsidR="00475CD9" w:rsidRDefault="00475CD9" w:rsidP="00475CD9">
      <w:pPr>
        <w:pStyle w:val="af5"/>
      </w:pPr>
      <w:r>
        <w:rPr>
          <w:rStyle w:val="a6"/>
          <w:rFonts w:hint="eastAsia"/>
          <w:color w:val="auto"/>
          <w:u w:val="none"/>
        </w:rPr>
        <w:t>图2</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01ABE22F" w14:textId="107B5217" w:rsidR="00475CD9" w:rsidRDefault="00475CD9" w:rsidP="00614842">
      <w:pPr>
        <w:ind w:firstLineChars="200" w:firstLine="480"/>
        <w:rPr>
          <w:ins w:id="18" w:author="User" w:date="2024-03-18T15:11:00Z"/>
          <w:bCs/>
          <w:lang w:eastAsia="zh-CN"/>
        </w:rPr>
      </w:pPr>
      <w:commentRangeStart w:id="19"/>
    </w:p>
    <w:commentRangeEnd w:id="19"/>
    <w:p w14:paraId="59539298" w14:textId="77777777" w:rsidR="00192C40" w:rsidRDefault="00192C40" w:rsidP="00614842">
      <w:pPr>
        <w:ind w:firstLineChars="200" w:firstLine="420"/>
        <w:rPr>
          <w:ins w:id="20" w:author="User" w:date="2024-03-18T15:11:00Z"/>
          <w:bCs/>
          <w:lang w:eastAsia="zh-CN"/>
        </w:rPr>
      </w:pPr>
      <w:ins w:id="21" w:author="User" w:date="2024-03-18T15:11:00Z">
        <w:r>
          <w:rPr>
            <w:rStyle w:val="af9"/>
          </w:rPr>
          <w:commentReference w:id="19"/>
        </w:r>
      </w:ins>
    </w:p>
    <w:p w14:paraId="0CE3B5A2" w14:textId="77777777" w:rsidR="00192C40" w:rsidRDefault="00192C40" w:rsidP="00614842">
      <w:pPr>
        <w:ind w:firstLineChars="200" w:firstLine="480"/>
        <w:rPr>
          <w:ins w:id="22" w:author="User" w:date="2024-03-18T15:11:00Z"/>
          <w:bCs/>
          <w:lang w:eastAsia="zh-CN"/>
        </w:rPr>
      </w:pPr>
    </w:p>
    <w:p w14:paraId="16BBBBDB" w14:textId="77777777" w:rsidR="00192C40" w:rsidRPr="00614842" w:rsidRDefault="00192C40" w:rsidP="00614842">
      <w:pPr>
        <w:ind w:firstLineChars="200" w:firstLine="480"/>
        <w:rPr>
          <w:bCs/>
          <w:lang w:eastAsia="zh-CN"/>
        </w:rPr>
        <w:sectPr w:rsidR="00192C40" w:rsidRPr="00614842" w:rsidSect="00093841">
          <w:headerReference w:type="default" r:id="rId24"/>
          <w:pgSz w:w="11906" w:h="16838"/>
          <w:pgMar w:top="1440" w:right="1800" w:bottom="1440" w:left="1800" w:header="851" w:footer="992" w:gutter="0"/>
          <w:cols w:space="425"/>
          <w:docGrid w:type="lines" w:linePitch="360"/>
        </w:sectPr>
      </w:pPr>
    </w:p>
    <w:p w14:paraId="1ABE08AB" w14:textId="50C22F11" w:rsidR="001C00E5" w:rsidRPr="005C1037" w:rsidRDefault="00E5579D" w:rsidP="005C1037">
      <w:pPr>
        <w:pStyle w:val="1"/>
        <w:spacing w:before="360" w:after="360"/>
        <w:rPr>
          <w:lang w:eastAsia="zh-CN"/>
        </w:rPr>
      </w:pPr>
      <w:bookmarkStart w:id="23" w:name="_Toc161663906"/>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bookmarkEnd w:id="23"/>
      <w:commentRangeStart w:id="24"/>
      <w:r w:rsidR="0019217D">
        <w:rPr>
          <w:rFonts w:hint="eastAsia"/>
          <w:lang w:eastAsia="zh-CN"/>
        </w:rPr>
        <w:t>研究1：</w:t>
      </w:r>
      <w:r w:rsidR="003A192D">
        <w:rPr>
          <w:rFonts w:hint="eastAsia"/>
          <w:lang w:eastAsia="zh-CN"/>
        </w:rPr>
        <w:t>问卷信效度检验(初测)</w:t>
      </w:r>
      <w:commentRangeEnd w:id="24"/>
      <w:r w:rsidR="00D21442">
        <w:rPr>
          <w:rStyle w:val="af9"/>
          <w:rFonts w:ascii="Times New Roman" w:eastAsia="宋体" w:hAnsi="Times New Roman" w:cstheme="minorBidi"/>
          <w:b w:val="0"/>
          <w:bCs w:val="0"/>
          <w:kern w:val="2"/>
        </w:rPr>
        <w:commentReference w:id="24"/>
      </w:r>
      <w:del w:id="25" w:author="Mengzhen Hu" w:date="2024-03-19T15:31:00Z">
        <w:r w:rsidR="00111333" w:rsidDel="003A192D">
          <w:rPr>
            <w:lang w:eastAsia="zh-CN"/>
          </w:rPr>
          <w:delText xml:space="preserve"> </w:delText>
        </w:r>
      </w:del>
    </w:p>
    <w:p w14:paraId="075F39CD" w14:textId="15685F40" w:rsidR="001C00E5" w:rsidRPr="005C1037" w:rsidRDefault="005D6463" w:rsidP="005C1037">
      <w:pPr>
        <w:pStyle w:val="2"/>
        <w:spacing w:before="180" w:after="180"/>
        <w:rPr>
          <w:lang w:eastAsia="zh-CN"/>
        </w:rPr>
      </w:pPr>
      <w:bookmarkStart w:id="26" w:name="_Toc161663907"/>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26"/>
    </w:p>
    <w:p w14:paraId="6B39315B" w14:textId="02136A90" w:rsidR="001C00E5" w:rsidRPr="005C1037" w:rsidRDefault="005D6463" w:rsidP="005C1037">
      <w:pPr>
        <w:pStyle w:val="3"/>
        <w:spacing w:before="180" w:after="180"/>
        <w:rPr>
          <w:lang w:eastAsia="zh-CN"/>
        </w:rPr>
      </w:pPr>
      <w:bookmarkStart w:id="27" w:name="_Toc161663908"/>
      <w:r>
        <w:rPr>
          <w:lang w:eastAsia="zh-CN"/>
        </w:rPr>
        <w:t>3</w:t>
      </w:r>
      <w:r w:rsidR="00E5579D" w:rsidRPr="005C1037">
        <w:rPr>
          <w:lang w:eastAsia="zh-CN"/>
        </w:rPr>
        <w:t xml:space="preserve">.1.1 </w:t>
      </w:r>
      <w:r w:rsidR="001C00E5" w:rsidRPr="005C1037">
        <w:rPr>
          <w:lang w:eastAsia="zh-CN"/>
        </w:rPr>
        <w:t>被试</w:t>
      </w:r>
      <w:bookmarkEnd w:id="27"/>
    </w:p>
    <w:p w14:paraId="64F52C48" w14:textId="40233F07" w:rsidR="00566539" w:rsidRPr="004E614C" w:rsidRDefault="003A192D" w:rsidP="005C1037">
      <w:pPr>
        <w:ind w:firstLine="480"/>
        <w:rPr>
          <w:lang w:eastAsia="zh-CN"/>
        </w:rPr>
      </w:pPr>
      <w:commentRangeStart w:id="28"/>
      <w:r>
        <w:rPr>
          <w:rFonts w:hint="eastAsia"/>
          <w:lang w:eastAsia="zh-CN"/>
        </w:rPr>
        <w:t>本研究</w:t>
      </w:r>
      <w:commentRangeEnd w:id="28"/>
      <w:r w:rsidR="005C37F4">
        <w:rPr>
          <w:rStyle w:val="af9"/>
        </w:rPr>
        <w:commentReference w:id="28"/>
      </w:r>
      <w:r w:rsidR="00111333">
        <w:rPr>
          <w:rFonts w:hint="eastAsia"/>
          <w:lang w:eastAsia="zh-CN"/>
        </w:rPr>
        <w:t>在问卷星上施测了所有</w:t>
      </w:r>
      <w:commentRangeStart w:id="29"/>
      <w:r>
        <w:rPr>
          <w:rFonts w:hint="eastAsia"/>
          <w:lang w:eastAsia="zh-CN"/>
        </w:rPr>
        <w:t>研究</w:t>
      </w:r>
      <w:commentRangeEnd w:id="29"/>
      <w:r w:rsidR="00D21442">
        <w:rPr>
          <w:rStyle w:val="af9"/>
        </w:rPr>
        <w:commentReference w:id="29"/>
      </w:r>
      <w:r w:rsidR="0019217D">
        <w:rPr>
          <w:rFonts w:hint="eastAsia"/>
          <w:lang w:eastAsia="zh-CN"/>
        </w:rPr>
        <w:t>中</w:t>
      </w:r>
      <w:r w:rsidR="00111333">
        <w:rPr>
          <w:rFonts w:hint="eastAsia"/>
          <w:lang w:eastAsia="zh-CN"/>
        </w:rPr>
        <w:t>将会用到的量表。</w:t>
      </w:r>
      <w:r>
        <w:rPr>
          <w:rFonts w:hint="eastAsia"/>
          <w:lang w:eastAsia="zh-CN"/>
        </w:rPr>
        <w:t>本研究</w:t>
      </w:r>
      <w:r w:rsidR="00111333">
        <w:rPr>
          <w:rFonts w:hint="eastAsia"/>
          <w:lang w:eastAsia="zh-CN"/>
        </w:rPr>
        <w:t>一共收集了</w:t>
      </w:r>
      <w:r w:rsidR="00111333">
        <w:rPr>
          <w:rFonts w:hint="eastAsia"/>
          <w:lang w:eastAsia="zh-CN"/>
        </w:rPr>
        <w:t>2</w:t>
      </w:r>
      <w:r w:rsidR="00111333">
        <w:rPr>
          <w:lang w:eastAsia="zh-CN"/>
        </w:rPr>
        <w:t>18</w:t>
      </w:r>
      <w:r w:rsidR="00111333">
        <w:rPr>
          <w:rFonts w:hint="eastAsia"/>
          <w:lang w:eastAsia="zh-CN"/>
        </w:rPr>
        <w:t>份有效问卷</w:t>
      </w:r>
      <w:r w:rsidR="00D21442">
        <w:rPr>
          <w:rFonts w:hint="eastAsia"/>
          <w:lang w:eastAsia="zh-CN"/>
        </w:rPr>
        <w:t>，</w:t>
      </w:r>
      <w:r w:rsidR="00D21442" w:rsidRPr="00D21442">
        <w:rPr>
          <w:rFonts w:hint="eastAsia"/>
          <w:lang w:eastAsia="zh-CN"/>
        </w:rPr>
        <w:t>并且没有剔除任何问卷</w:t>
      </w:r>
      <w:r w:rsidR="00111333">
        <w:rPr>
          <w:rFonts w:hint="eastAsia"/>
          <w:lang w:eastAsia="zh-CN"/>
        </w:rPr>
        <w:t>。其中</w:t>
      </w:r>
      <w:r w:rsidR="00CC1892">
        <w:rPr>
          <w:rFonts w:hint="eastAsia"/>
          <w:lang w:eastAsia="zh-CN"/>
        </w:rPr>
        <w:t>女</w:t>
      </w:r>
      <w:r w:rsidR="00111333">
        <w:rPr>
          <w:rFonts w:hint="eastAsia"/>
          <w:lang w:eastAsia="zh-CN"/>
        </w:rPr>
        <w:t>性</w:t>
      </w:r>
      <w:r w:rsidR="00111333">
        <w:rPr>
          <w:rFonts w:hint="eastAsia"/>
          <w:lang w:eastAsia="zh-CN"/>
        </w:rPr>
        <w:t>1</w:t>
      </w:r>
      <w:r w:rsidR="00111333">
        <w:rPr>
          <w:lang w:eastAsia="zh-CN"/>
        </w:rPr>
        <w:t>19</w:t>
      </w:r>
      <w:r w:rsidR="00111333">
        <w:rPr>
          <w:rFonts w:hint="eastAsia"/>
          <w:lang w:eastAsia="zh-CN"/>
        </w:rPr>
        <w:t>人，平均年龄</w:t>
      </w:r>
      <w:r w:rsidR="00111333">
        <w:rPr>
          <w:rFonts w:hint="eastAsia"/>
          <w:lang w:eastAsia="zh-CN"/>
        </w:rPr>
        <w:t>3</w:t>
      </w:r>
      <w:r w:rsidR="00111333">
        <w:rPr>
          <w:lang w:eastAsia="zh-CN"/>
        </w:rPr>
        <w:t>0.59</w:t>
      </w:r>
      <w:r w:rsidR="00111333">
        <w:rPr>
          <w:rFonts w:hint="eastAsia"/>
          <w:lang w:eastAsia="zh-CN"/>
        </w:rPr>
        <w:t>（</w:t>
      </w:r>
      <w:r w:rsidR="00111333">
        <w:rPr>
          <w:rFonts w:hint="eastAsia"/>
          <w:lang w:eastAsia="zh-CN"/>
        </w:rPr>
        <w:t>S</w:t>
      </w:r>
      <w:r w:rsidR="00111333">
        <w:rPr>
          <w:lang w:eastAsia="zh-CN"/>
        </w:rPr>
        <w:t>D = 7.41</w:t>
      </w:r>
      <w:r w:rsidR="00111333">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30" w:name="_Toc161663909"/>
      <w:r>
        <w:rPr>
          <w:lang w:eastAsia="zh-CN"/>
        </w:rPr>
        <w:t>3</w:t>
      </w:r>
      <w:r w:rsidR="00E5579D">
        <w:rPr>
          <w:lang w:eastAsia="zh-CN"/>
        </w:rPr>
        <w:t xml:space="preserve">.1.2 </w:t>
      </w:r>
      <w:r w:rsidR="00111333">
        <w:rPr>
          <w:rFonts w:hint="eastAsia"/>
          <w:lang w:eastAsia="zh-CN"/>
        </w:rPr>
        <w:t>研究设计</w:t>
      </w:r>
      <w:bookmarkEnd w:id="30"/>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31" w:name="_Toc161663910"/>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31"/>
    </w:p>
    <w:p w14:paraId="0E23C661" w14:textId="4FE18DBE" w:rsidR="007023AD" w:rsidRDefault="007023AD" w:rsidP="00614842">
      <w:pPr>
        <w:ind w:firstLine="480"/>
        <w:rPr>
          <w:rFonts w:hint="eastAsia"/>
          <w:lang w:eastAsia="zh-CN"/>
        </w:rPr>
      </w:pPr>
      <w:r w:rsidRPr="00614842">
        <w:rPr>
          <w:b/>
          <w:bCs/>
          <w:lang w:eastAsia="zh-CN"/>
        </w:rPr>
        <w:t>社会比较倾向量表</w:t>
      </w:r>
      <w:r>
        <w:rPr>
          <w:rFonts w:hint="eastAsia"/>
          <w:b/>
          <w:bCs/>
          <w:lang w:eastAsia="zh-CN"/>
        </w:rPr>
        <w:t xml:space="preserve"> </w:t>
      </w:r>
      <w:r w:rsidR="0019217D" w:rsidRPr="0019217D">
        <w:rPr>
          <w:rFonts w:hint="eastAsia"/>
          <w:lang w:eastAsia="zh-CN"/>
        </w:rPr>
        <w:t>本研究</w:t>
      </w:r>
      <w:r w:rsidR="0019217D">
        <w:rPr>
          <w:rFonts w:hint="eastAsia"/>
          <w:lang w:eastAsia="zh-CN"/>
        </w:rPr>
        <w:t>采用中文修订版的</w:t>
      </w:r>
      <w:r>
        <w:rPr>
          <w:rFonts w:hint="eastAsia"/>
          <w:lang w:eastAsia="zh-CN"/>
        </w:rPr>
        <w:t>社会比较倾向量表</w:t>
      </w:r>
      <w:r w:rsidR="0019217D">
        <w:rPr>
          <w:rFonts w:hint="eastAsia"/>
          <w:lang w:eastAsia="zh-CN"/>
        </w:rPr>
        <w:t xml:space="preserve"> </w:t>
      </w:r>
      <w:r w:rsidR="0019217D">
        <w:rPr>
          <w:lang w:eastAsia="zh-CN"/>
        </w:rPr>
        <w:fldChar w:fldCharType="begin"/>
      </w:r>
      <w:r w:rsidR="0019217D">
        <w:rPr>
          <w:rFonts w:hint="eastAsia"/>
          <w:lang w:eastAsia="zh-CN"/>
        </w:rPr>
        <w:instrText xml:space="preserve"> ADDIN EN.CITE &lt;EndNote&gt;&lt;Cite&gt;&lt;Author&gt;</w:instrText>
      </w:r>
      <w:r w:rsidR="0019217D">
        <w:rPr>
          <w:rFonts w:hint="eastAsia"/>
          <w:lang w:eastAsia="zh-CN"/>
        </w:rPr>
        <w:instrText>王明姬</w:instrText>
      </w:r>
      <w:r w:rsidR="0019217D">
        <w:rPr>
          <w:rFonts w:hint="eastAsia"/>
          <w:lang w:eastAsia="zh-CN"/>
        </w:rPr>
        <w:instrText>&lt;/Author&gt;&lt;Year&gt;2006&lt;/Year&gt;&lt;RecNum&gt;136&lt;/RecNum&gt;&lt;DisplayText&gt;(</w:instrText>
      </w:r>
      <w:r w:rsidR="0019217D">
        <w:rPr>
          <w:rFonts w:hint="eastAsia"/>
          <w:lang w:eastAsia="zh-CN"/>
        </w:rPr>
        <w:instrText>王明姬</w:instrText>
      </w:r>
      <w:r w:rsidR="0019217D">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0019217D">
        <w:rPr>
          <w:rFonts w:hint="eastAsia"/>
          <w:lang w:eastAsia="zh-CN"/>
        </w:rPr>
        <w:instrText>王明姬</w:instrText>
      </w:r>
      <w:r w:rsidR="0019217D">
        <w:rPr>
          <w:rFonts w:hint="eastAsia"/>
          <w:lang w:eastAsia="zh-CN"/>
        </w:rPr>
        <w:instrText>&lt;/author&gt;&lt;author&gt;</w:instrText>
      </w:r>
      <w:r w:rsidR="0019217D">
        <w:rPr>
          <w:rFonts w:hint="eastAsia"/>
          <w:lang w:eastAsia="zh-CN"/>
        </w:rPr>
        <w:instrText>王垒</w:instrText>
      </w:r>
      <w:r w:rsidR="0019217D">
        <w:rPr>
          <w:rFonts w:hint="eastAsia"/>
          <w:lang w:eastAsia="zh-CN"/>
        </w:rPr>
        <w:instrText>&lt;/author&gt;&lt;author&gt;</w:instrText>
      </w:r>
      <w:r w:rsidR="0019217D">
        <w:rPr>
          <w:rFonts w:hint="eastAsia"/>
          <w:lang w:eastAsia="zh-CN"/>
        </w:rPr>
        <w:instrText>施俊琦</w:instrText>
      </w:r>
      <w:r w:rsidR="0019217D">
        <w:rPr>
          <w:rFonts w:hint="eastAsia"/>
          <w:lang w:eastAsia="zh-CN"/>
        </w:rPr>
        <w:instrText>&lt;/author&gt;&lt;/authors&gt;&lt;/contributors&gt;&lt;titles&gt;&lt;title&gt;</w:instrText>
      </w:r>
      <w:r w:rsidR="0019217D">
        <w:rPr>
          <w:rFonts w:hint="eastAsia"/>
          <w:lang w:eastAsia="zh-CN"/>
        </w:rPr>
        <w:instrText>社会比较倾向量表中文版的信效度检验</w:instrText>
      </w:r>
      <w:r w:rsidR="0019217D">
        <w:rPr>
          <w:rFonts w:hint="eastAsia"/>
          <w:lang w:eastAsia="zh-CN"/>
        </w:rPr>
        <w:instrText>&lt;/title&gt;&lt;secondary-title&gt;</w:instrText>
      </w:r>
      <w:r w:rsidR="0019217D">
        <w:rPr>
          <w:rFonts w:hint="eastAsia"/>
          <w:lang w:eastAsia="zh-CN"/>
        </w:rPr>
        <w:instrText>中国心理卫生杂志</w:instrText>
      </w:r>
      <w:r w:rsidR="0019217D">
        <w:rPr>
          <w:rFonts w:hint="eastAsia"/>
          <w:lang w:eastAsia="zh-CN"/>
        </w:rPr>
        <w:instrText>&lt;/secondary-title&gt;&lt;/titles&gt;&lt;periodical&gt;&lt;full-title&gt;</w:instrText>
      </w:r>
      <w:r w:rsidR="0019217D">
        <w:rPr>
          <w:rFonts w:hint="eastAsia"/>
          <w:lang w:eastAsia="zh-CN"/>
        </w:rPr>
        <w:instrText>中国心理卫生杂志</w:instrText>
      </w:r>
      <w:r w:rsidR="0019217D">
        <w:rPr>
          <w:rFonts w:hint="eastAsia"/>
          <w:lang w:eastAsia="zh-CN"/>
        </w:rPr>
        <w:instrText>&lt;/full-title&gt;&lt;/periodical&gt;&lt;pages&gt;302-305&lt;/pages&gt;&lt;volume&gt;20&lt;/volume&gt;&lt;number&gt;5&lt;/number&gt;&lt;dates&gt;&lt;year&gt;2006&lt;/year&gt;&lt;/dates&gt;&lt;urls&gt;&lt;/urls&gt;&lt;/record&gt;&lt;/Cite&gt;&lt;/EndNote&gt;</w:instrText>
      </w:r>
      <w:r w:rsidR="0019217D">
        <w:rPr>
          <w:lang w:eastAsia="zh-CN"/>
        </w:rPr>
        <w:fldChar w:fldCharType="separate"/>
      </w:r>
      <w:r w:rsidR="0019217D">
        <w:rPr>
          <w:rFonts w:hint="eastAsia"/>
          <w:noProof/>
          <w:lang w:eastAsia="zh-CN"/>
        </w:rPr>
        <w:t>(</w:t>
      </w:r>
      <w:r w:rsidR="0019217D">
        <w:rPr>
          <w:rFonts w:hint="eastAsia"/>
          <w:noProof/>
          <w:lang w:eastAsia="zh-CN"/>
        </w:rPr>
        <w:t>王明姬</w:t>
      </w:r>
      <w:r w:rsidR="0019217D">
        <w:rPr>
          <w:rFonts w:hint="eastAsia"/>
          <w:noProof/>
          <w:lang w:eastAsia="zh-CN"/>
        </w:rPr>
        <w:t xml:space="preserve"> et al., 2006)</w:t>
      </w:r>
      <w:r w:rsidR="0019217D">
        <w:rPr>
          <w:lang w:eastAsia="zh-CN"/>
        </w:rPr>
        <w:fldChar w:fldCharType="end"/>
      </w:r>
      <w:r w:rsidR="0019217D">
        <w:rPr>
          <w:rFonts w:hint="eastAsia"/>
          <w:lang w:eastAsia="zh-CN"/>
        </w:rPr>
        <w:t>。该量表的英文原版分为两个维度，</w:t>
      </w:r>
      <w:r w:rsidR="005C37F4">
        <w:rPr>
          <w:rFonts w:hint="eastAsia"/>
          <w:lang w:eastAsia="zh-CN"/>
        </w:rPr>
        <w:t>均为七点计分，</w:t>
      </w:r>
      <w:r w:rsidR="0019217D">
        <w:rPr>
          <w:rFonts w:hint="eastAsia"/>
          <w:lang w:eastAsia="zh-CN"/>
        </w:rPr>
        <w:t>分别是</w:t>
      </w:r>
      <w:r w:rsidR="0019217D" w:rsidRPr="0019217D">
        <w:rPr>
          <w:rFonts w:hint="eastAsia"/>
          <w:lang w:eastAsia="zh-CN"/>
        </w:rPr>
        <w:t>基于能力的社会比较倾向（</w:t>
      </w:r>
      <w:r w:rsidR="0019217D" w:rsidRPr="0019217D">
        <w:rPr>
          <w:rFonts w:hint="eastAsia"/>
          <w:lang w:eastAsia="zh-CN"/>
        </w:rPr>
        <w:t>5</w:t>
      </w:r>
      <w:r w:rsidR="0019217D" w:rsidRPr="0019217D">
        <w:rPr>
          <w:rFonts w:hint="eastAsia"/>
          <w:lang w:eastAsia="zh-CN"/>
        </w:rPr>
        <w:t>道题</w:t>
      </w:r>
      <w:r w:rsidR="001B7B84">
        <w:rPr>
          <w:rFonts w:hint="eastAsia"/>
          <w:lang w:eastAsia="zh-CN"/>
        </w:rPr>
        <w:t>，例如：“</w:t>
      </w:r>
      <w:r w:rsidR="001B7B84" w:rsidRPr="001B7B84">
        <w:rPr>
          <w:rFonts w:hint="eastAsia"/>
          <w:lang w:eastAsia="zh-CN"/>
        </w:rPr>
        <w:t>我常把我的好朋友或家人正在做的事情与其他人做的事情比较</w:t>
      </w:r>
      <w:r w:rsidR="001B7B84">
        <w:rPr>
          <w:rFonts w:hint="eastAsia"/>
          <w:lang w:eastAsia="zh-CN"/>
        </w:rPr>
        <w:t>”</w:t>
      </w:r>
      <w:r w:rsidR="0019217D" w:rsidRPr="0019217D">
        <w:rPr>
          <w:rFonts w:hint="eastAsia"/>
          <w:lang w:eastAsia="zh-CN"/>
        </w:rPr>
        <w:t>）和基于观点的社会比较倾向（</w:t>
      </w:r>
      <w:r w:rsidR="0019217D" w:rsidRPr="0019217D">
        <w:rPr>
          <w:rFonts w:hint="eastAsia"/>
          <w:lang w:eastAsia="zh-CN"/>
        </w:rPr>
        <w:t>6</w:t>
      </w:r>
      <w:r w:rsidR="0019217D" w:rsidRPr="0019217D">
        <w:rPr>
          <w:rFonts w:hint="eastAsia"/>
          <w:lang w:eastAsia="zh-CN"/>
        </w:rPr>
        <w:t>道题</w:t>
      </w:r>
      <w:r w:rsidR="001B7B84">
        <w:rPr>
          <w:rFonts w:hint="eastAsia"/>
          <w:lang w:eastAsia="zh-CN"/>
        </w:rPr>
        <w:t>，例如：“</w:t>
      </w:r>
      <w:r w:rsidR="001B7B84" w:rsidRPr="001B7B84">
        <w:rPr>
          <w:rFonts w:hint="eastAsia"/>
          <w:lang w:eastAsia="zh-CN"/>
        </w:rPr>
        <w:t>我常将我和他人在生活中的成就进行比较</w:t>
      </w:r>
      <w:r w:rsidR="001B7B84">
        <w:rPr>
          <w:rFonts w:hint="eastAsia"/>
          <w:lang w:eastAsia="zh-CN"/>
        </w:rPr>
        <w:t>”</w:t>
      </w:r>
      <w:r w:rsidR="0019217D">
        <w:rPr>
          <w:rFonts w:hint="eastAsia"/>
          <w:lang w:eastAsia="zh-CN"/>
        </w:rPr>
        <w:t>），其中每个维度的最后</w:t>
      </w:r>
      <w:proofErr w:type="gramStart"/>
      <w:r w:rsidR="0019217D">
        <w:rPr>
          <w:rFonts w:hint="eastAsia"/>
          <w:lang w:eastAsia="zh-CN"/>
        </w:rPr>
        <w:t>一</w:t>
      </w:r>
      <w:proofErr w:type="gramEnd"/>
      <w:r w:rsidR="0019217D">
        <w:rPr>
          <w:rFonts w:hint="eastAsia"/>
          <w:lang w:eastAsia="zh-CN"/>
        </w:rPr>
        <w:t>题为反向计分</w:t>
      </w:r>
      <w:r w:rsidR="00D21442">
        <w:rPr>
          <w:rFonts w:hint="eastAsia"/>
          <w:lang w:eastAsia="zh-CN"/>
        </w:rPr>
        <w:t xml:space="preserve"> </w:t>
      </w:r>
      <w:r w:rsidR="00D21442">
        <w:rPr>
          <w:lang w:eastAsia="zh-CN"/>
        </w:rPr>
        <w:fldChar w:fldCharType="begin"/>
      </w:r>
      <w:r w:rsidR="00D21442">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D21442">
        <w:rPr>
          <w:lang w:eastAsia="zh-CN"/>
        </w:rPr>
        <w:fldChar w:fldCharType="separate"/>
      </w:r>
      <w:r w:rsidR="00D21442">
        <w:rPr>
          <w:noProof/>
          <w:lang w:eastAsia="zh-CN"/>
        </w:rPr>
        <w:t>(Gibbons &amp; Buunk, 1999)</w:t>
      </w:r>
      <w:r w:rsidR="00D21442">
        <w:rPr>
          <w:lang w:eastAsia="zh-CN"/>
        </w:rPr>
        <w:fldChar w:fldCharType="end"/>
      </w:r>
      <w:r w:rsidR="0019217D">
        <w:rPr>
          <w:rFonts w:hint="eastAsia"/>
          <w:lang w:eastAsia="zh-CN"/>
        </w:rPr>
        <w:t>。</w:t>
      </w:r>
      <w:r w:rsidR="00D21442">
        <w:rPr>
          <w:rFonts w:hint="eastAsia"/>
          <w:lang w:eastAsia="zh-CN"/>
        </w:rPr>
        <w:t>尽管该量表已经在中文语境下被证明具有良好的信效度</w:t>
      </w:r>
      <w:r w:rsidR="00D21442">
        <w:rPr>
          <w:rFonts w:hint="eastAsia"/>
          <w:lang w:eastAsia="zh-CN"/>
        </w:rPr>
        <w:t xml:space="preserve"> </w:t>
      </w:r>
      <w:r w:rsidR="00D21442">
        <w:rPr>
          <w:lang w:eastAsia="zh-CN"/>
        </w:rPr>
        <w:fldChar w:fldCharType="begin"/>
      </w:r>
      <w:r w:rsidR="00D21442">
        <w:rPr>
          <w:rFonts w:hint="eastAsia"/>
          <w:lang w:eastAsia="zh-CN"/>
        </w:rPr>
        <w:instrText xml:space="preserve"> ADDIN EN.CITE &lt;EndNote&gt;&lt;Cite&gt;&lt;Author&gt;</w:instrText>
      </w:r>
      <w:r w:rsidR="00D21442">
        <w:rPr>
          <w:rFonts w:hint="eastAsia"/>
          <w:lang w:eastAsia="zh-CN"/>
        </w:rPr>
        <w:instrText>王明姬</w:instrText>
      </w:r>
      <w:r w:rsidR="00D21442">
        <w:rPr>
          <w:rFonts w:hint="eastAsia"/>
          <w:lang w:eastAsia="zh-CN"/>
        </w:rPr>
        <w:instrText>&lt;/Author&gt;&lt;Year&gt;2006&lt;/Year&gt;&lt;RecNum&gt;136&lt;/RecNum&gt;&lt;DisplayText&gt;(</w:instrText>
      </w:r>
      <w:r w:rsidR="00D21442">
        <w:rPr>
          <w:rFonts w:hint="eastAsia"/>
          <w:lang w:eastAsia="zh-CN"/>
        </w:rPr>
        <w:instrText>王明姬</w:instrText>
      </w:r>
      <w:r w:rsidR="00D21442">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00D21442">
        <w:rPr>
          <w:rFonts w:hint="eastAsia"/>
          <w:lang w:eastAsia="zh-CN"/>
        </w:rPr>
        <w:instrText>王明姬</w:instrText>
      </w:r>
      <w:r w:rsidR="00D21442">
        <w:rPr>
          <w:rFonts w:hint="eastAsia"/>
          <w:lang w:eastAsia="zh-CN"/>
        </w:rPr>
        <w:instrText>&lt;/author&gt;&lt;author&gt;</w:instrText>
      </w:r>
      <w:r w:rsidR="00D21442">
        <w:rPr>
          <w:rFonts w:hint="eastAsia"/>
          <w:lang w:eastAsia="zh-CN"/>
        </w:rPr>
        <w:instrText>王垒</w:instrText>
      </w:r>
      <w:r w:rsidR="00D21442">
        <w:rPr>
          <w:rFonts w:hint="eastAsia"/>
          <w:lang w:eastAsia="zh-CN"/>
        </w:rPr>
        <w:instrText>&lt;/author&gt;&lt;author&gt;</w:instrText>
      </w:r>
      <w:r w:rsidR="00D21442">
        <w:rPr>
          <w:rFonts w:hint="eastAsia"/>
          <w:lang w:eastAsia="zh-CN"/>
        </w:rPr>
        <w:instrText>施俊琦</w:instrText>
      </w:r>
      <w:r w:rsidR="00D21442">
        <w:rPr>
          <w:rFonts w:hint="eastAsia"/>
          <w:lang w:eastAsia="zh-CN"/>
        </w:rPr>
        <w:instrText>&lt;/author&gt;&lt;/authors&gt;&lt;/contributors&gt;&lt;titles&gt;&lt;title&gt;</w:instrText>
      </w:r>
      <w:r w:rsidR="00D21442">
        <w:rPr>
          <w:rFonts w:hint="eastAsia"/>
          <w:lang w:eastAsia="zh-CN"/>
        </w:rPr>
        <w:instrText>社会比较倾向量表中文版的信效度检验</w:instrText>
      </w:r>
      <w:r w:rsidR="00D21442">
        <w:rPr>
          <w:rFonts w:hint="eastAsia"/>
          <w:lang w:eastAsia="zh-CN"/>
        </w:rPr>
        <w:instrText>&lt;/title&gt;&lt;secondary-title&gt;</w:instrText>
      </w:r>
      <w:r w:rsidR="00D21442">
        <w:rPr>
          <w:rFonts w:hint="eastAsia"/>
          <w:lang w:eastAsia="zh-CN"/>
        </w:rPr>
        <w:instrText>中国心理卫生杂志</w:instrText>
      </w:r>
      <w:r w:rsidR="00D21442">
        <w:rPr>
          <w:rFonts w:hint="eastAsia"/>
          <w:lang w:eastAsia="zh-CN"/>
        </w:rPr>
        <w:instrText>&lt;/secondary-title&gt;&lt;/titles&gt;&lt;periodical&gt;&lt;full-title&gt;</w:instrText>
      </w:r>
      <w:r w:rsidR="00D21442">
        <w:rPr>
          <w:rFonts w:hint="eastAsia"/>
          <w:lang w:eastAsia="zh-CN"/>
        </w:rPr>
        <w:instrText>中国心理卫生杂志</w:instrText>
      </w:r>
      <w:r w:rsidR="00D21442">
        <w:rPr>
          <w:rFonts w:hint="eastAsia"/>
          <w:lang w:eastAsia="zh-CN"/>
        </w:rPr>
        <w:instrText>&lt;/full-title&gt;&lt;/periodical&gt;&lt;pages&gt;302-305&lt;/pages&gt;&lt;volume&gt;20&lt;/volume&gt;&lt;number&gt;5&lt;/number&gt;&lt;dates&gt;&lt;year&gt;2006&lt;/year&gt;&lt;/dates&gt;&lt;urls&gt;&lt;/urls&gt;&lt;/record&gt;&lt;/Cite&gt;&lt;/EndNote&gt;</w:instrText>
      </w:r>
      <w:r w:rsidR="00D21442">
        <w:rPr>
          <w:lang w:eastAsia="zh-CN"/>
        </w:rPr>
        <w:fldChar w:fldCharType="separate"/>
      </w:r>
      <w:r w:rsidR="00D21442">
        <w:rPr>
          <w:rFonts w:hint="eastAsia"/>
          <w:noProof/>
          <w:lang w:eastAsia="zh-CN"/>
        </w:rPr>
        <w:t>(</w:t>
      </w:r>
      <w:r w:rsidR="00D21442">
        <w:rPr>
          <w:rFonts w:hint="eastAsia"/>
          <w:noProof/>
          <w:lang w:eastAsia="zh-CN"/>
        </w:rPr>
        <w:t>王明姬</w:t>
      </w:r>
      <w:r w:rsidR="00D21442">
        <w:rPr>
          <w:rFonts w:hint="eastAsia"/>
          <w:noProof/>
          <w:lang w:eastAsia="zh-CN"/>
        </w:rPr>
        <w:t xml:space="preserve"> et al., 2006)</w:t>
      </w:r>
      <w:r w:rsidR="00D21442">
        <w:rPr>
          <w:lang w:eastAsia="zh-CN"/>
        </w:rPr>
        <w:fldChar w:fldCharType="end"/>
      </w:r>
      <w:r w:rsidR="00D21442">
        <w:rPr>
          <w:rFonts w:hint="eastAsia"/>
          <w:lang w:eastAsia="zh-CN"/>
        </w:rPr>
        <w:t>，但之后也有研究指出该量表中的反向计分题</w:t>
      </w:r>
      <w:r w:rsidR="00A3299E">
        <w:rPr>
          <w:rFonts w:hint="eastAsia"/>
          <w:lang w:eastAsia="zh-CN"/>
        </w:rPr>
        <w:t>的标准化</w:t>
      </w:r>
      <w:r w:rsidR="00D21442">
        <w:rPr>
          <w:rFonts w:hint="eastAsia"/>
          <w:lang w:eastAsia="zh-CN"/>
        </w:rPr>
        <w:t>因子载荷过低</w:t>
      </w:r>
      <w:r w:rsidR="00D21442">
        <w:rPr>
          <w:rFonts w:hint="eastAsia"/>
          <w:lang w:eastAsia="zh-CN"/>
        </w:rPr>
        <w:t xml:space="preserve"> </w:t>
      </w:r>
      <w:r w:rsidR="00D21442">
        <w:rPr>
          <w:lang w:eastAsia="zh-CN"/>
        </w:rPr>
        <w:fldChar w:fldCharType="begin"/>
      </w:r>
      <w:r w:rsidR="00D21442">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D21442">
        <w:rPr>
          <w:lang w:eastAsia="zh-CN"/>
        </w:rPr>
        <w:fldChar w:fldCharType="separate"/>
      </w:r>
      <w:r w:rsidR="00D21442">
        <w:rPr>
          <w:noProof/>
          <w:lang w:eastAsia="zh-CN"/>
        </w:rPr>
        <w:t>(Schneider &amp; Schupp, 2014)</w:t>
      </w:r>
      <w:r w:rsidR="00D21442">
        <w:rPr>
          <w:lang w:eastAsia="zh-CN"/>
        </w:rPr>
        <w:fldChar w:fldCharType="end"/>
      </w:r>
      <w:r w:rsidR="00D21442">
        <w:rPr>
          <w:rFonts w:hint="eastAsia"/>
          <w:lang w:eastAsia="zh-CN"/>
        </w:rPr>
        <w:t>。本研究重新对其</w:t>
      </w:r>
      <w:r w:rsidR="00A3299E">
        <w:rPr>
          <w:rFonts w:hint="eastAsia"/>
          <w:lang w:eastAsia="zh-CN"/>
        </w:rPr>
        <w:t>进行了</w:t>
      </w:r>
      <w:r w:rsidR="00D21442">
        <w:rPr>
          <w:rFonts w:hint="eastAsia"/>
          <w:lang w:eastAsia="zh-CN"/>
        </w:rPr>
        <w:t>信效度检验，</w:t>
      </w:r>
      <w:r w:rsidR="00A3299E">
        <w:rPr>
          <w:rFonts w:hint="eastAsia"/>
          <w:lang w:eastAsia="zh-CN"/>
        </w:rPr>
        <w:t>我们发现该量表中的反向计分题的确存在标准化因子载荷过低的问题</w:t>
      </w:r>
      <w:r w:rsidR="00D21442">
        <w:rPr>
          <w:rFonts w:hint="eastAsia"/>
          <w:lang w:eastAsia="zh-CN"/>
        </w:rPr>
        <w:t>。</w:t>
      </w:r>
      <w:r w:rsidR="00A3299E">
        <w:rPr>
          <w:rFonts w:hint="eastAsia"/>
          <w:lang w:eastAsia="zh-CN"/>
        </w:rPr>
        <w:t>因此，我们对该量表中的反向计分题进行了修改，将其更改为正向计分。完整的</w:t>
      </w:r>
      <w:r w:rsidR="004172AE">
        <w:rPr>
          <w:rFonts w:hint="eastAsia"/>
          <w:lang w:eastAsia="zh-CN"/>
        </w:rPr>
        <w:t>问卷见附录</w:t>
      </w:r>
      <w:r w:rsidR="004172AE">
        <w:rPr>
          <w:rFonts w:hint="eastAsia"/>
          <w:lang w:eastAsia="zh-CN"/>
        </w:rPr>
        <w:t>1</w:t>
      </w:r>
      <w:r w:rsidR="004172AE">
        <w:rPr>
          <w:rFonts w:hint="eastAsia"/>
          <w:lang w:eastAsia="zh-CN"/>
        </w:rPr>
        <w:t>。</w:t>
      </w:r>
    </w:p>
    <w:p w14:paraId="08365CCC" w14:textId="3046C1DE" w:rsidR="005C37F4" w:rsidRDefault="005C37F4" w:rsidP="00614842">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sidR="001B7B84">
        <w:rPr>
          <w:rFonts w:hint="eastAsia"/>
          <w:lang w:eastAsia="zh-CN"/>
        </w:rPr>
        <w:t xml:space="preserve"> </w:t>
      </w:r>
      <w:r w:rsidR="001B7B84">
        <w:rPr>
          <w:lang w:eastAsia="zh-CN"/>
        </w:rPr>
        <w:fldChar w:fldCharType="begin"/>
      </w:r>
      <w:r w:rsidR="001B7B84">
        <w:rPr>
          <w:rFonts w:hint="eastAsia"/>
          <w:lang w:eastAsia="zh-CN"/>
        </w:rPr>
        <w:instrText xml:space="preserve"> ADDIN EN.CITE &lt;EndNote&gt;&lt;Cite&gt;&lt;Author&gt;</w:instrText>
      </w:r>
      <w:r w:rsidR="001B7B84">
        <w:rPr>
          <w:rFonts w:hint="eastAsia"/>
          <w:lang w:eastAsia="zh-CN"/>
        </w:rPr>
        <w:instrText>徐璐</w:instrText>
      </w:r>
      <w:r w:rsidR="001B7B84">
        <w:rPr>
          <w:rFonts w:hint="eastAsia"/>
          <w:lang w:eastAsia="zh-CN"/>
        </w:rPr>
        <w:instrText>&lt;/Author&gt;&lt;Year&gt;2022&lt;/Year&gt;&lt;RecNum&gt;138&lt;/RecNum&gt;&lt;DisplayText&gt;(</w:instrText>
      </w:r>
      <w:r w:rsidR="001B7B84">
        <w:rPr>
          <w:rFonts w:hint="eastAsia"/>
          <w:lang w:eastAsia="zh-CN"/>
        </w:rPr>
        <w:instrText>徐璐</w:instrText>
      </w:r>
      <w:r w:rsidR="001B7B84">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sidR="001B7B84">
        <w:rPr>
          <w:rFonts w:hint="eastAsia"/>
          <w:lang w:eastAsia="zh-CN"/>
        </w:rPr>
        <w:instrText>徐璐</w:instrText>
      </w:r>
      <w:r w:rsidR="001B7B84">
        <w:rPr>
          <w:rFonts w:hint="eastAsia"/>
          <w:lang w:eastAsia="zh-CN"/>
        </w:rPr>
        <w:instrText>&lt;/author&gt;&lt;/authors&gt;&lt;tertiary-authors&gt;&lt;author&gt;</w:instrText>
      </w:r>
      <w:r w:rsidR="001B7B84">
        <w:rPr>
          <w:rFonts w:hint="eastAsia"/>
          <w:lang w:eastAsia="zh-CN"/>
        </w:rPr>
        <w:instrText>姚琦</w:instrText>
      </w:r>
      <w:r w:rsidR="001B7B84">
        <w:rPr>
          <w:rFonts w:hint="eastAsia"/>
          <w:lang w:eastAsia="zh-CN"/>
        </w:rPr>
        <w:instrText>,&lt;/author&gt;&lt;/tertiary-authors&gt;&lt;/contributors&gt;&lt;titles&gt;&lt;title&gt;</w:instrText>
      </w:r>
      <w:r w:rsidR="001B7B84">
        <w:rPr>
          <w:rFonts w:hint="eastAsia"/>
          <w:lang w:eastAsia="zh-CN"/>
        </w:rPr>
        <w:instrText>相对剥夺感对网络不文明评论的影响</w:instrText>
      </w:r>
      <w:r w:rsidR="001B7B84">
        <w:rPr>
          <w:rFonts w:hint="eastAsia"/>
          <w:lang w:eastAsia="zh-CN"/>
        </w:rPr>
        <w:instrText>&lt;/title&gt;&lt;/titles&gt;&lt;keywords&gt;&lt;keyword&gt;</w:instrText>
      </w:r>
      <w:r w:rsidR="001B7B84">
        <w:rPr>
          <w:rFonts w:hint="eastAsia"/>
          <w:lang w:eastAsia="zh-CN"/>
        </w:rPr>
        <w:instrText>相对剥夺感</w:instrText>
      </w:r>
      <w:r w:rsidR="001B7B84">
        <w:rPr>
          <w:rFonts w:hint="eastAsia"/>
          <w:lang w:eastAsia="zh-CN"/>
        </w:rPr>
        <w:instrText>&lt;/keyword&gt;&lt;keyword&gt;</w:instrText>
      </w:r>
      <w:r w:rsidR="001B7B84">
        <w:rPr>
          <w:rFonts w:hint="eastAsia"/>
          <w:lang w:eastAsia="zh-CN"/>
        </w:rPr>
        <w:instrText>网络不文明评论</w:instrText>
      </w:r>
      <w:r w:rsidR="001B7B84">
        <w:rPr>
          <w:rFonts w:hint="eastAsia"/>
          <w:lang w:eastAsia="zh-CN"/>
        </w:rPr>
        <w:instrText>&lt;/keyword&gt;&lt;keyword&gt;</w:instrText>
      </w:r>
      <w:r w:rsidR="001B7B84">
        <w:rPr>
          <w:rFonts w:hint="eastAsia"/>
          <w:lang w:eastAsia="zh-CN"/>
        </w:rPr>
        <w:instrText>补偿性网络使用理论</w:instrText>
      </w:r>
      <w:r w:rsidR="001B7B84">
        <w:rPr>
          <w:rFonts w:hint="eastAsia"/>
          <w:lang w:eastAsia="zh-CN"/>
        </w:rPr>
        <w:instrText>&lt;/keyword&gt;&lt;keyword&gt;</w:instrText>
      </w:r>
      <w:r w:rsidR="001B7B84">
        <w:rPr>
          <w:rFonts w:hint="eastAsia"/>
          <w:lang w:eastAsia="zh-CN"/>
        </w:rPr>
        <w:instrText>地位寻求</w:instrText>
      </w:r>
      <w:r w:rsidR="001B7B84">
        <w:rPr>
          <w:rFonts w:hint="eastAsia"/>
          <w:lang w:eastAsia="zh-CN"/>
        </w:rPr>
        <w:instrText>&lt;/keyword&gt;&lt;keyword&gt;</w:instrText>
      </w:r>
      <w:r w:rsidR="001B7B84">
        <w:rPr>
          <w:rFonts w:hint="eastAsia"/>
          <w:lang w:eastAsia="zh-CN"/>
        </w:rPr>
        <w:instrText>领悟社会支持</w:instrText>
      </w:r>
      <w:r w:rsidR="001B7B84">
        <w:rPr>
          <w:rFonts w:hint="eastAsia"/>
          <w:lang w:eastAsia="zh-CN"/>
        </w:rPr>
        <w:instrText>&lt;/keyword&gt;&lt;/keywords&gt;&lt;dates&gt;&lt;year&gt;2022&lt;/year&gt;&lt;/dates&gt;&lt;publisher&gt;</w:instrText>
      </w:r>
      <w:r w:rsidR="001B7B84">
        <w:rPr>
          <w:rFonts w:hint="eastAsia"/>
          <w:lang w:eastAsia="zh-CN"/>
        </w:rPr>
        <w:instrText>华东师范大学</w:instrText>
      </w:r>
      <w:r w:rsidR="001B7B84">
        <w:rPr>
          <w:rFonts w:hint="eastAsia"/>
          <w:lang w:eastAsia="zh-CN"/>
        </w:rPr>
        <w:instrText>&lt;/publisher&gt;&lt;work-type&gt;</w:instrText>
      </w:r>
      <w:r w:rsidR="001B7B84">
        <w:rPr>
          <w:rFonts w:hint="eastAsia"/>
          <w:lang w:eastAsia="zh-CN"/>
        </w:rPr>
        <w:instrText>硕士</w:instrText>
      </w:r>
      <w:r w:rsidR="001B7B84">
        <w:rPr>
          <w:rFonts w:hint="eastAsia"/>
          <w:lang w:eastAsia="zh-CN"/>
        </w:rPr>
        <w:instrText>&lt;/work-type&gt;&lt;urls&gt;&lt;/urls&gt;&lt;electronic-resource-num&gt;10.271</w:instrText>
      </w:r>
      <w:r w:rsidR="001B7B84">
        <w:rPr>
          <w:lang w:eastAsia="zh-CN"/>
        </w:rPr>
        <w:instrText>49/d.cnki.ghdsu.2022.003687&lt;/electronic-resource-num&gt;&lt;remote-database-provider&gt;Cnki&lt;/remote-database-provider&gt;&lt;/record&gt;&lt;/Cite&gt;&lt;/EndNote&gt;</w:instrText>
      </w:r>
      <w:r w:rsidR="001B7B84">
        <w:rPr>
          <w:lang w:eastAsia="zh-CN"/>
        </w:rPr>
        <w:fldChar w:fldCharType="separate"/>
      </w:r>
      <w:r w:rsidR="001B7B84">
        <w:rPr>
          <w:rFonts w:hint="eastAsia"/>
          <w:noProof/>
          <w:lang w:eastAsia="zh-CN"/>
        </w:rPr>
        <w:t>(</w:t>
      </w:r>
      <w:r w:rsidR="001B7B84">
        <w:rPr>
          <w:rFonts w:hint="eastAsia"/>
          <w:noProof/>
          <w:lang w:eastAsia="zh-CN"/>
        </w:rPr>
        <w:t>徐璐</w:t>
      </w:r>
      <w:r w:rsidR="001B7B84">
        <w:rPr>
          <w:rFonts w:hint="eastAsia"/>
          <w:noProof/>
          <w:lang w:eastAsia="zh-CN"/>
        </w:rPr>
        <w:t>, 2022)</w:t>
      </w:r>
      <w:r w:rsidR="001B7B84">
        <w:rPr>
          <w:lang w:eastAsia="zh-CN"/>
        </w:rPr>
        <w:fldChar w:fldCharType="end"/>
      </w:r>
      <w:r>
        <w:rPr>
          <w:rFonts w:hint="eastAsia"/>
          <w:lang w:eastAsia="zh-CN"/>
        </w:rPr>
        <w:t>。</w:t>
      </w:r>
      <w:r w:rsidR="001B7B84">
        <w:rPr>
          <w:rFonts w:hint="eastAsia"/>
          <w:lang w:eastAsia="zh-CN"/>
        </w:rPr>
        <w:t>该量表的英文原版包含五道题（例如：“</w:t>
      </w:r>
      <w:r w:rsidR="001B7B84" w:rsidRPr="004E614C">
        <w:rPr>
          <w:rFonts w:hint="eastAsia"/>
          <w:lang w:eastAsia="zh-CN"/>
        </w:rPr>
        <w:t>当我将自己拥有的与周围人比较时</w:t>
      </w:r>
      <w:r w:rsidR="001B7B84" w:rsidRPr="004E614C">
        <w:rPr>
          <w:lang w:eastAsia="zh-CN"/>
        </w:rPr>
        <w:t>,</w:t>
      </w:r>
      <w:r w:rsidR="001B7B84" w:rsidRPr="004E614C">
        <w:rPr>
          <w:rFonts w:hint="eastAsia"/>
          <w:lang w:eastAsia="zh-CN"/>
        </w:rPr>
        <w:t>我感到自己有所缺少</w:t>
      </w:r>
      <w:r w:rsidR="001B7B84">
        <w:rPr>
          <w:rFonts w:hint="eastAsia"/>
          <w:lang w:eastAsia="zh-CN"/>
        </w:rPr>
        <w:t>”），均为七点计分，其中第二题与第四题为反向计分</w:t>
      </w:r>
      <w:r w:rsidR="001B7B84">
        <w:rPr>
          <w:rFonts w:hint="eastAsia"/>
          <w:lang w:eastAsia="zh-CN"/>
        </w:rPr>
        <w:t xml:space="preserve"> </w:t>
      </w:r>
      <w:r w:rsidR="001B7B84">
        <w:rPr>
          <w:lang w:eastAsia="zh-CN"/>
        </w:rPr>
        <w:fldChar w:fldCharType="begin"/>
      </w:r>
      <w:r w:rsidR="001B7B84">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1B7B84">
        <w:rPr>
          <w:lang w:eastAsia="zh-CN"/>
        </w:rPr>
        <w:fldChar w:fldCharType="separate"/>
      </w:r>
      <w:r w:rsidR="001B7B84">
        <w:rPr>
          <w:noProof/>
          <w:lang w:eastAsia="zh-CN"/>
        </w:rPr>
        <w:t xml:space="preserve">(Callan </w:t>
      </w:r>
      <w:r w:rsidR="001B7B84">
        <w:rPr>
          <w:noProof/>
          <w:lang w:eastAsia="zh-CN"/>
        </w:rPr>
        <w:lastRenderedPageBreak/>
        <w:t>et al., 2011)</w:t>
      </w:r>
      <w:r w:rsidR="001B7B84">
        <w:rPr>
          <w:lang w:eastAsia="zh-CN"/>
        </w:rPr>
        <w:fldChar w:fldCharType="end"/>
      </w:r>
      <w:r w:rsidR="001B7B84">
        <w:rPr>
          <w:rFonts w:hint="eastAsia"/>
          <w:lang w:eastAsia="zh-CN"/>
        </w:rPr>
        <w:t>。由于</w:t>
      </w:r>
      <w:r w:rsidR="001B7B84" w:rsidRPr="004E614C">
        <w:rPr>
          <w:rFonts w:hint="eastAsia"/>
          <w:lang w:eastAsia="zh-CN"/>
        </w:rPr>
        <w:t>目前国内并没有系统地对该量表进行过信效度检验</w:t>
      </w:r>
      <w:r w:rsidR="001B7B84">
        <w:rPr>
          <w:rFonts w:hint="eastAsia"/>
          <w:lang w:eastAsia="zh-CN"/>
        </w:rPr>
        <w:t>，</w:t>
      </w:r>
      <w:r w:rsidR="004172AE">
        <w:rPr>
          <w:rFonts w:hint="eastAsia"/>
          <w:lang w:eastAsia="zh-CN"/>
        </w:rPr>
        <w:t>因此</w:t>
      </w:r>
      <w:r w:rsidR="004172AE">
        <w:rPr>
          <w:rFonts w:hint="eastAsia"/>
          <w:lang w:eastAsia="zh-CN"/>
        </w:rPr>
        <w:t>本研究对其进行了信效度检验</w:t>
      </w:r>
      <w:r w:rsidR="004172AE">
        <w:rPr>
          <w:rFonts w:hint="eastAsia"/>
          <w:lang w:eastAsia="zh-CN"/>
        </w:rPr>
        <w:t>。</w:t>
      </w:r>
      <w:r w:rsidR="004172AE">
        <w:rPr>
          <w:rFonts w:hint="eastAsia"/>
          <w:lang w:eastAsia="zh-CN"/>
        </w:rPr>
        <w:t>我们发现该量表中的反向计分题存在标准化因子载荷过低的问题。因此，我们对该量表中的反向计分题进行了修改，将其更改为正向计分。完整的问卷见附录</w:t>
      </w:r>
      <w:r w:rsidR="004172AE">
        <w:rPr>
          <w:rFonts w:hint="eastAsia"/>
          <w:lang w:eastAsia="zh-CN"/>
        </w:rPr>
        <w:t>1</w:t>
      </w:r>
      <w:r w:rsidR="004172AE">
        <w:rPr>
          <w:rFonts w:hint="eastAsia"/>
          <w:lang w:eastAsia="zh-CN"/>
        </w:rPr>
        <w:t>。</w:t>
      </w:r>
    </w:p>
    <w:p w14:paraId="3B88C4D3" w14:textId="6313BB6E" w:rsidR="002F5154" w:rsidRDefault="00A70C55" w:rsidP="00614842">
      <w:pPr>
        <w:ind w:firstLine="480"/>
        <w:rPr>
          <w:rFonts w:hint="eastAsia"/>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w:t>
      </w:r>
      <w:r w:rsidR="00B23CF5">
        <w:rPr>
          <w:rFonts w:hint="eastAsia"/>
          <w:lang w:eastAsia="zh-CN"/>
        </w:rPr>
        <w:t>，且不包含反向计分题</w:t>
      </w:r>
      <w:r w:rsidR="0090447B">
        <w:rPr>
          <w:rFonts w:hint="eastAsia"/>
          <w:lang w:eastAsia="zh-CN"/>
        </w:rPr>
        <w:t xml:space="preserve"> </w:t>
      </w:r>
      <w:r w:rsidR="0090447B">
        <w:rPr>
          <w:lang w:eastAsia="zh-CN"/>
        </w:rPr>
        <w:fldChar w:fldCharType="begin"/>
      </w:r>
      <w:r w:rsidR="0090447B">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90447B">
        <w:rPr>
          <w:lang w:eastAsia="zh-CN"/>
        </w:rPr>
        <w:fldChar w:fldCharType="separate"/>
      </w:r>
      <w:r w:rsidR="0090447B">
        <w:rPr>
          <w:noProof/>
          <w:lang w:eastAsia="zh-CN"/>
        </w:rPr>
        <w:t>(Freis &amp; Hansen-Brown, 2021)</w:t>
      </w:r>
      <w:r w:rsidR="0090447B">
        <w:rPr>
          <w:lang w:eastAsia="zh-CN"/>
        </w:rPr>
        <w:fldChar w:fldCharType="end"/>
      </w:r>
      <w:r w:rsidR="00A94130">
        <w:rPr>
          <w:rFonts w:hint="eastAsia"/>
          <w:lang w:eastAsia="zh-CN"/>
        </w:rPr>
        <w:t>。</w:t>
      </w:r>
      <w:r w:rsidR="0090447B" w:rsidRPr="004E614C">
        <w:rPr>
          <w:rFonts w:hint="eastAsia"/>
          <w:lang w:eastAsia="zh-CN"/>
        </w:rPr>
        <w:t>目前国内没有文章对该量表进行过翻译</w:t>
      </w:r>
      <w:r w:rsidR="0090447B">
        <w:rPr>
          <w:rFonts w:hint="eastAsia"/>
          <w:lang w:eastAsia="zh-CN"/>
        </w:rPr>
        <w:t>，也</w:t>
      </w:r>
      <w:r w:rsidR="0090447B" w:rsidRPr="004E614C">
        <w:rPr>
          <w:rFonts w:hint="eastAsia"/>
          <w:lang w:eastAsia="zh-CN"/>
        </w:rPr>
        <w:t>没有对该量表进行过系统的信效度检验。因此</w:t>
      </w:r>
      <w:r w:rsidR="0090447B">
        <w:rPr>
          <w:rFonts w:hint="eastAsia"/>
          <w:lang w:eastAsia="zh-CN"/>
        </w:rPr>
        <w:t>本研究</w:t>
      </w:r>
      <w:r w:rsidR="0090447B" w:rsidRPr="004E614C">
        <w:rPr>
          <w:rFonts w:hint="eastAsia"/>
          <w:lang w:eastAsia="zh-CN"/>
        </w:rPr>
        <w:t>对该量表进行翻译</w:t>
      </w:r>
      <w:r w:rsidR="0090447B">
        <w:rPr>
          <w:rFonts w:hint="eastAsia"/>
          <w:lang w:eastAsia="zh-CN"/>
        </w:rPr>
        <w:t>，</w:t>
      </w:r>
      <w:r w:rsidR="0090447B" w:rsidRPr="004E614C">
        <w:rPr>
          <w:rFonts w:hint="eastAsia"/>
          <w:lang w:eastAsia="zh-CN"/>
        </w:rPr>
        <w:t>并</w:t>
      </w:r>
      <w:proofErr w:type="gramStart"/>
      <w:r w:rsidR="0090447B" w:rsidRPr="004E614C">
        <w:rPr>
          <w:rFonts w:hint="eastAsia"/>
          <w:lang w:eastAsia="zh-CN"/>
        </w:rPr>
        <w:t>进行信</w:t>
      </w:r>
      <w:proofErr w:type="gramEnd"/>
      <w:r w:rsidR="0090447B" w:rsidRPr="004E614C">
        <w:rPr>
          <w:rFonts w:hint="eastAsia"/>
          <w:lang w:eastAsia="zh-CN"/>
        </w:rPr>
        <w:t>效度检验</w:t>
      </w:r>
      <w:r w:rsidR="0090447B">
        <w:rPr>
          <w:rFonts w:hint="eastAsia"/>
          <w:lang w:eastAsia="zh-CN"/>
        </w:rPr>
        <w:t>。</w:t>
      </w:r>
      <w:r w:rsidR="004172AE">
        <w:rPr>
          <w:rFonts w:hint="eastAsia"/>
          <w:lang w:eastAsia="zh-CN"/>
        </w:rPr>
        <w:t>在经过信效度检验后，我们对信效度较低的题目进行了修订，修订后</w:t>
      </w:r>
      <w:r w:rsidR="004172AE">
        <w:rPr>
          <w:rFonts w:hint="eastAsia"/>
          <w:lang w:eastAsia="zh-CN"/>
        </w:rPr>
        <w:t>的问卷见附录</w:t>
      </w:r>
      <w:r w:rsidR="004172AE">
        <w:rPr>
          <w:rFonts w:hint="eastAsia"/>
          <w:lang w:eastAsia="zh-CN"/>
        </w:rPr>
        <w:t>1</w:t>
      </w:r>
      <w:r w:rsidR="004172AE">
        <w:rPr>
          <w:rFonts w:hint="eastAsia"/>
          <w:lang w:eastAsia="zh-CN"/>
        </w:rPr>
        <w:t>。</w:t>
      </w:r>
    </w:p>
    <w:p w14:paraId="0F63A038" w14:textId="6D7DDDFC" w:rsidR="0090447B" w:rsidRPr="00614842" w:rsidRDefault="0090447B" w:rsidP="00614842">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sidR="003C5A60">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sidR="003C5A60">
        <w:rPr>
          <w:rFonts w:hint="eastAsia"/>
          <w:lang w:eastAsia="zh-CN"/>
        </w:rPr>
        <w:t>。该量表的英文原版包含五道题（例如：“</w:t>
      </w:r>
      <w:r w:rsidR="003C5A60" w:rsidRPr="004E614C">
        <w:rPr>
          <w:rFonts w:hint="eastAsia"/>
          <w:lang w:eastAsia="zh-CN"/>
        </w:rPr>
        <w:t>我的生活在大多数方面都接近于我的理想</w:t>
      </w:r>
      <w:r w:rsidR="003C5A60">
        <w:rPr>
          <w:rFonts w:hint="eastAsia"/>
          <w:lang w:eastAsia="zh-CN"/>
        </w:rPr>
        <w:t>”），均为七点计分，且不包含反向计分题</w:t>
      </w:r>
      <w:r w:rsidR="00B23CF5">
        <w:rPr>
          <w:rFonts w:hint="eastAsia"/>
          <w:lang w:eastAsia="zh-CN"/>
        </w:rPr>
        <w:t xml:space="preserve"> </w:t>
      </w:r>
      <w:r w:rsidR="00B23CF5">
        <w:rPr>
          <w:lang w:eastAsia="zh-CN"/>
        </w:rPr>
        <w:fldChar w:fldCharType="begin"/>
      </w:r>
      <w:r w:rsidR="00B23CF5">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00B23CF5">
        <w:rPr>
          <w:lang w:eastAsia="zh-CN"/>
        </w:rPr>
        <w:fldChar w:fldCharType="separate"/>
      </w:r>
      <w:r w:rsidR="00B23CF5">
        <w:rPr>
          <w:noProof/>
          <w:lang w:eastAsia="zh-CN"/>
        </w:rPr>
        <w:t>(Diener et al., 1985)</w:t>
      </w:r>
      <w:r w:rsidR="00B23CF5">
        <w:rPr>
          <w:lang w:eastAsia="zh-CN"/>
        </w:rPr>
        <w:fldChar w:fldCharType="end"/>
      </w:r>
      <w:r w:rsidR="003C5A60">
        <w:rPr>
          <w:rFonts w:hint="eastAsia"/>
          <w:lang w:eastAsia="zh-CN"/>
        </w:rPr>
        <w:t>。</w:t>
      </w:r>
      <w:r w:rsidR="00B23CF5">
        <w:rPr>
          <w:rFonts w:hint="eastAsia"/>
          <w:lang w:eastAsia="zh-CN"/>
        </w:rPr>
        <w:t>尽管该量表已经在中文语境下被证明具有良好的信效度</w:t>
      </w:r>
      <w:r w:rsidR="00B23CF5">
        <w:rPr>
          <w:rFonts w:hint="eastAsia"/>
          <w:lang w:eastAsia="zh-CN"/>
        </w:rPr>
        <w:t xml:space="preserve"> </w:t>
      </w:r>
      <w:r w:rsidR="00B23CF5">
        <w:rPr>
          <w:lang w:eastAsia="zh-CN"/>
        </w:rPr>
        <w:fldChar w:fldCharType="begin"/>
      </w:r>
      <w:r w:rsidR="00B23CF5">
        <w:rPr>
          <w:rFonts w:hint="eastAsia"/>
          <w:lang w:eastAsia="zh-CN"/>
        </w:rPr>
        <w:instrText xml:space="preserve"> ADDIN EN.CITE &lt;EndNote&gt;&lt;Cite&gt;&lt;Author&gt;</w:instrText>
      </w:r>
      <w:r w:rsidR="00B23CF5">
        <w:rPr>
          <w:rFonts w:hint="eastAsia"/>
          <w:lang w:eastAsia="zh-CN"/>
        </w:rPr>
        <w:instrText>熊承清</w:instrText>
      </w:r>
      <w:r w:rsidR="00B23CF5">
        <w:rPr>
          <w:rFonts w:hint="eastAsia"/>
          <w:lang w:eastAsia="zh-CN"/>
        </w:rPr>
        <w:instrText>&lt;/Author&gt;&lt;Year&gt;2009&lt;/Year&gt;&lt;RecNum&gt;141&lt;/RecNum&gt;&lt;DisplayText&gt;(</w:instrText>
      </w:r>
      <w:r w:rsidR="00B23CF5">
        <w:rPr>
          <w:rFonts w:hint="eastAsia"/>
          <w:lang w:eastAsia="zh-CN"/>
        </w:rPr>
        <w:instrText>熊承清</w:instrText>
      </w:r>
      <w:r w:rsidR="00B23CF5">
        <w:rPr>
          <w:rFonts w:hint="eastAsia"/>
          <w:lang w:eastAsia="zh-CN"/>
        </w:rPr>
        <w:instrText xml:space="preserve"> &amp;amp; </w:instrText>
      </w:r>
      <w:r w:rsidR="00B23CF5">
        <w:rPr>
          <w:rFonts w:hint="eastAsia"/>
          <w:lang w:eastAsia="zh-CN"/>
        </w:rPr>
        <w:instrText>许远理</w:instrText>
      </w:r>
      <w:r w:rsidR="00B23CF5">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00B23CF5">
        <w:rPr>
          <w:rFonts w:hint="eastAsia"/>
          <w:lang w:eastAsia="zh-CN"/>
        </w:rPr>
        <w:instrText>熊承清</w:instrText>
      </w:r>
      <w:r w:rsidR="00B23CF5">
        <w:rPr>
          <w:rFonts w:hint="eastAsia"/>
          <w:lang w:eastAsia="zh-CN"/>
        </w:rPr>
        <w:instrText>&lt;/author&gt;&lt;author&gt;</w:instrText>
      </w:r>
      <w:r w:rsidR="00B23CF5">
        <w:rPr>
          <w:rFonts w:hint="eastAsia"/>
          <w:lang w:eastAsia="zh-CN"/>
        </w:rPr>
        <w:instrText>许远理</w:instrText>
      </w:r>
      <w:r w:rsidR="00B23CF5">
        <w:rPr>
          <w:rFonts w:hint="eastAsia"/>
          <w:lang w:eastAsia="zh-CN"/>
        </w:rPr>
        <w:instrText>&lt;/author&gt;&lt;/authors&gt;&lt;/contributors&gt;&lt;titles&gt;&lt;title&gt;</w:instrText>
      </w:r>
      <w:r w:rsidR="00B23CF5">
        <w:rPr>
          <w:rFonts w:hint="eastAsia"/>
          <w:lang w:eastAsia="zh-CN"/>
        </w:rPr>
        <w:instrText>生活满意度量表中文版在民众中使用的信度和效度</w:instrText>
      </w:r>
      <w:r w:rsidR="00B23CF5">
        <w:rPr>
          <w:rFonts w:hint="eastAsia"/>
          <w:lang w:eastAsia="zh-CN"/>
        </w:rPr>
        <w:instrText>&lt;/title&gt;&lt;secondary-title&gt;</w:instrText>
      </w:r>
      <w:r w:rsidR="00B23CF5">
        <w:rPr>
          <w:rFonts w:hint="eastAsia"/>
          <w:lang w:eastAsia="zh-CN"/>
        </w:rPr>
        <w:instrText>中国健康心理学杂志</w:instrText>
      </w:r>
      <w:r w:rsidR="00B23CF5">
        <w:rPr>
          <w:rFonts w:hint="eastAsia"/>
          <w:lang w:eastAsia="zh-CN"/>
        </w:rPr>
        <w:instrText>&lt;/secondary-title&gt;&lt;/titles&gt;&lt;periodical&gt;&lt;full-title&gt;</w:instrText>
      </w:r>
      <w:r w:rsidR="00B23CF5">
        <w:rPr>
          <w:rFonts w:hint="eastAsia"/>
          <w:lang w:eastAsia="zh-CN"/>
        </w:rPr>
        <w:instrText>中国健康心理学杂志</w:instrText>
      </w:r>
      <w:r w:rsidR="00B23CF5">
        <w:rPr>
          <w:rFonts w:hint="eastAsia"/>
          <w:lang w:eastAsia="zh-CN"/>
        </w:rPr>
        <w:instrText>&lt;/full-title&gt;&lt;/periodical&gt;&lt;pages&gt;948-949&lt;/pages&gt;&lt;number&gt;8&lt;/number&gt;&lt;dates&gt;&lt;year&gt;2009&lt;/year&gt;&lt;/dates&gt;&lt;urls&gt;&lt;/urls&gt;&lt;/record&gt;&lt;/Cite&gt;&lt;/EndNote&gt;</w:instrText>
      </w:r>
      <w:r w:rsidR="00B23CF5">
        <w:rPr>
          <w:lang w:eastAsia="zh-CN"/>
        </w:rPr>
        <w:fldChar w:fldCharType="separate"/>
      </w:r>
      <w:r w:rsidR="00B23CF5">
        <w:rPr>
          <w:rFonts w:hint="eastAsia"/>
          <w:noProof/>
          <w:lang w:eastAsia="zh-CN"/>
        </w:rPr>
        <w:t>(</w:t>
      </w:r>
      <w:r w:rsidR="00B23CF5">
        <w:rPr>
          <w:rFonts w:hint="eastAsia"/>
          <w:noProof/>
          <w:lang w:eastAsia="zh-CN"/>
        </w:rPr>
        <w:t>熊承清</w:t>
      </w:r>
      <w:r w:rsidR="00B23CF5">
        <w:rPr>
          <w:rFonts w:hint="eastAsia"/>
          <w:noProof/>
          <w:lang w:eastAsia="zh-CN"/>
        </w:rPr>
        <w:t xml:space="preserve"> &amp; </w:t>
      </w:r>
      <w:r w:rsidR="00B23CF5">
        <w:rPr>
          <w:rFonts w:hint="eastAsia"/>
          <w:noProof/>
          <w:lang w:eastAsia="zh-CN"/>
        </w:rPr>
        <w:t>许远理</w:t>
      </w:r>
      <w:r w:rsidR="00B23CF5">
        <w:rPr>
          <w:rFonts w:hint="eastAsia"/>
          <w:noProof/>
          <w:lang w:eastAsia="zh-CN"/>
        </w:rPr>
        <w:t>, 2009)</w:t>
      </w:r>
      <w:r w:rsidR="00B23CF5">
        <w:rPr>
          <w:lang w:eastAsia="zh-CN"/>
        </w:rPr>
        <w:fldChar w:fldCharType="end"/>
      </w:r>
      <w:r w:rsidR="00B23CF5">
        <w:rPr>
          <w:rFonts w:hint="eastAsia"/>
          <w:lang w:eastAsia="zh-CN"/>
        </w:rPr>
        <w:t>。鉴于该量表距今年代久远，为保证该量表在如今的社会环境下仍然有效，本研究将对其</w:t>
      </w:r>
      <w:proofErr w:type="gramStart"/>
      <w:r w:rsidR="00B23CF5">
        <w:rPr>
          <w:rFonts w:hint="eastAsia"/>
          <w:lang w:eastAsia="zh-CN"/>
        </w:rPr>
        <w:t>进行信</w:t>
      </w:r>
      <w:proofErr w:type="gramEnd"/>
      <w:r w:rsidR="00B23CF5">
        <w:rPr>
          <w:rFonts w:hint="eastAsia"/>
          <w:lang w:eastAsia="zh-CN"/>
        </w:rPr>
        <w:t>效度检验。</w:t>
      </w:r>
    </w:p>
    <w:p w14:paraId="2B4EAA7E" w14:textId="2718FD4F"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00B23CF5" w:rsidRPr="00B23CF5">
        <w:rPr>
          <w:rFonts w:hint="eastAsia"/>
          <w:lang w:eastAsia="zh-CN"/>
        </w:rPr>
        <w:t>本研究采用的</w:t>
      </w:r>
      <w:r w:rsidR="00B23CF5">
        <w:rPr>
          <w:rFonts w:hint="eastAsia"/>
          <w:lang w:eastAsia="zh-CN"/>
        </w:rPr>
        <w:t>社会比较方向量</w:t>
      </w:r>
      <w:r w:rsidR="00B23CF5" w:rsidRPr="00B23CF5">
        <w:rPr>
          <w:rFonts w:hint="eastAsia"/>
          <w:lang w:eastAsia="zh-CN"/>
        </w:rPr>
        <w:t>表包含</w:t>
      </w:r>
      <w:r w:rsidR="00B23CF5">
        <w:rPr>
          <w:rFonts w:hint="eastAsia"/>
          <w:lang w:eastAsia="zh-CN"/>
        </w:rPr>
        <w:t>两</w:t>
      </w:r>
      <w:r w:rsidR="00B23CF5" w:rsidRPr="00B23CF5">
        <w:rPr>
          <w:rFonts w:hint="eastAsia"/>
          <w:lang w:eastAsia="zh-CN"/>
        </w:rPr>
        <w:t>道题</w:t>
      </w:r>
      <w:r w:rsidR="00B23CF5">
        <w:rPr>
          <w:rFonts w:hint="eastAsia"/>
          <w:lang w:eastAsia="zh-CN"/>
        </w:rPr>
        <w:t>，均为七点计分</w:t>
      </w:r>
      <w:r w:rsidR="00B23CF5">
        <w:rPr>
          <w:rFonts w:hint="eastAsia"/>
          <w:lang w:eastAsia="zh-CN"/>
        </w:rPr>
        <w:t xml:space="preserve"> </w:t>
      </w:r>
      <w:r w:rsidR="00B23CF5">
        <w:rPr>
          <w:lang w:eastAsia="zh-CN"/>
        </w:rPr>
        <w:fldChar w:fldCharType="begin"/>
      </w:r>
      <w:r w:rsidR="00B23CF5">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23CF5">
        <w:rPr>
          <w:lang w:eastAsia="zh-CN"/>
        </w:rPr>
        <w:fldChar w:fldCharType="separate"/>
      </w:r>
      <w:r w:rsidR="00B23CF5">
        <w:rPr>
          <w:noProof/>
          <w:lang w:eastAsia="zh-CN"/>
        </w:rPr>
        <w:t>(Buunk et al., 2003)</w:t>
      </w:r>
      <w:r w:rsidR="00B23CF5">
        <w:rPr>
          <w:lang w:eastAsia="zh-CN"/>
        </w:rPr>
        <w:fldChar w:fldCharType="end"/>
      </w:r>
      <w:r w:rsidR="00B23CF5">
        <w:rPr>
          <w:rFonts w:hint="eastAsia"/>
          <w:lang w:eastAsia="zh-CN"/>
        </w:rPr>
        <w:t>。</w:t>
      </w:r>
      <w:r w:rsidR="003A192D">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F10F4FB" w14:textId="13517168" w:rsidR="00B23CF5" w:rsidRDefault="00111333" w:rsidP="00614842">
      <w:pPr>
        <w:ind w:firstLine="480"/>
        <w:rPr>
          <w:rFonts w:hint="eastAsia"/>
          <w:lang w:eastAsia="zh-CN"/>
        </w:rPr>
      </w:pPr>
      <w:r w:rsidRPr="00614842">
        <w:rPr>
          <w:b/>
          <w:bCs/>
          <w:lang w:eastAsia="zh-CN"/>
        </w:rPr>
        <w:t>社会比较策略量表</w:t>
      </w:r>
      <w:r w:rsidR="00614842">
        <w:rPr>
          <w:rFonts w:hint="eastAsia"/>
          <w:lang w:eastAsia="zh-CN"/>
        </w:rPr>
        <w:t xml:space="preserve"> </w:t>
      </w:r>
      <w:r w:rsidR="00B23CF5" w:rsidRPr="0019217D">
        <w:rPr>
          <w:rFonts w:hint="eastAsia"/>
          <w:lang w:eastAsia="zh-CN"/>
        </w:rPr>
        <w:t>本研究</w:t>
      </w:r>
      <w:r w:rsidR="00B23CF5">
        <w:rPr>
          <w:rFonts w:hint="eastAsia"/>
          <w:lang w:eastAsia="zh-CN"/>
        </w:rPr>
        <w:t>采用中文修订版的</w:t>
      </w:r>
      <w:r w:rsidR="00B23CF5" w:rsidRPr="00B23CF5">
        <w:rPr>
          <w:rFonts w:hint="eastAsia"/>
          <w:lang w:eastAsia="zh-CN"/>
        </w:rPr>
        <w:t>社会比较策略</w:t>
      </w:r>
      <w:r w:rsidR="00B23CF5" w:rsidRPr="0090447B">
        <w:rPr>
          <w:lang w:eastAsia="zh-CN"/>
        </w:rPr>
        <w:t>量表</w:t>
      </w:r>
      <w:r w:rsidR="00B23CF5">
        <w:rPr>
          <w:rFonts w:hint="eastAsia"/>
          <w:lang w:eastAsia="zh-CN"/>
        </w:rPr>
        <w:t xml:space="preserve"> </w:t>
      </w:r>
      <w:r w:rsidR="00B23CF5">
        <w:rPr>
          <w:lang w:eastAsia="zh-CN"/>
        </w:rPr>
        <w:fldChar w:fldCharType="begin"/>
      </w:r>
      <w:r w:rsidR="00B23CF5">
        <w:rPr>
          <w:rFonts w:hint="eastAsia"/>
          <w:lang w:eastAsia="zh-CN"/>
        </w:rPr>
        <w:instrText xml:space="preserve"> ADDIN EN.CITE &lt;EndNote&gt;&lt;Cite&gt;&lt;Author&gt;</w:instrText>
      </w:r>
      <w:r w:rsidR="00B23CF5">
        <w:rPr>
          <w:rFonts w:hint="eastAsia"/>
          <w:lang w:eastAsia="zh-CN"/>
        </w:rPr>
        <w:instrText>杨露</w:instrText>
      </w:r>
      <w:r w:rsidR="00B23CF5">
        <w:rPr>
          <w:rFonts w:hint="eastAsia"/>
          <w:lang w:eastAsia="zh-CN"/>
        </w:rPr>
        <w:instrText>&lt;/Author&gt;&lt;Year&gt;2011&lt;/Year&gt;&lt;RecNum&gt;144&lt;/RecNum&gt;&lt;DisplayText&gt;(</w:instrText>
      </w:r>
      <w:r w:rsidR="00B23CF5">
        <w:rPr>
          <w:rFonts w:hint="eastAsia"/>
          <w:lang w:eastAsia="zh-CN"/>
        </w:rPr>
        <w:instrText>杨露</w:instrText>
      </w:r>
      <w:r w:rsidR="00B23CF5">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B23CF5">
        <w:rPr>
          <w:rFonts w:hint="eastAsia"/>
          <w:lang w:eastAsia="zh-CN"/>
        </w:rPr>
        <w:instrText>杨露</w:instrText>
      </w:r>
      <w:r w:rsidR="00B23CF5">
        <w:rPr>
          <w:rFonts w:hint="eastAsia"/>
          <w:lang w:eastAsia="zh-CN"/>
        </w:rPr>
        <w:instrText>&lt;/author&gt;&lt;/authors&gt;&lt;tertiary-authors&gt;&lt;author&gt;</w:instrText>
      </w:r>
      <w:r w:rsidR="00B23CF5">
        <w:rPr>
          <w:rFonts w:hint="eastAsia"/>
          <w:lang w:eastAsia="zh-CN"/>
        </w:rPr>
        <w:instrText>杨莉萍</w:instrText>
      </w:r>
      <w:r w:rsidR="00B23CF5">
        <w:rPr>
          <w:rFonts w:hint="eastAsia"/>
          <w:lang w:eastAsia="zh-CN"/>
        </w:rPr>
        <w:instrText>,&lt;/author&gt;&lt;/tertiary-authors&gt;&lt;/contributors&gt;&lt;titles&gt;&lt;title&gt;</w:instrText>
      </w:r>
      <w:r w:rsidR="00B23CF5">
        <w:rPr>
          <w:rFonts w:hint="eastAsia"/>
          <w:lang w:eastAsia="zh-CN"/>
        </w:rPr>
        <w:instrText>员工的社会比较及其与工作压力的关系研究</w:instrText>
      </w:r>
      <w:r w:rsidR="00B23CF5">
        <w:rPr>
          <w:rFonts w:hint="eastAsia"/>
          <w:lang w:eastAsia="zh-CN"/>
        </w:rPr>
        <w:instrText>&lt;/title&gt;&lt;/titles&gt;&lt;keywords&gt;&lt;keyword&gt;</w:instrText>
      </w:r>
      <w:r w:rsidR="00B23CF5">
        <w:rPr>
          <w:rFonts w:hint="eastAsia"/>
          <w:lang w:eastAsia="zh-CN"/>
        </w:rPr>
        <w:instrText>员工</w:instrText>
      </w:r>
      <w:r w:rsidR="00B23CF5">
        <w:rPr>
          <w:rFonts w:hint="eastAsia"/>
          <w:lang w:eastAsia="zh-CN"/>
        </w:rPr>
        <w:instrText>&lt;/keyword&gt;&lt;keyword&gt;</w:instrText>
      </w:r>
      <w:r w:rsidR="00B23CF5">
        <w:rPr>
          <w:rFonts w:hint="eastAsia"/>
          <w:lang w:eastAsia="zh-CN"/>
        </w:rPr>
        <w:instrText>社会比较</w:instrText>
      </w:r>
      <w:r w:rsidR="00B23CF5">
        <w:rPr>
          <w:rFonts w:hint="eastAsia"/>
          <w:lang w:eastAsia="zh-CN"/>
        </w:rPr>
        <w:instrText>&lt;/keyword&gt;&lt;keyword&gt;</w:instrText>
      </w:r>
      <w:r w:rsidR="00B23CF5">
        <w:rPr>
          <w:rFonts w:hint="eastAsia"/>
          <w:lang w:eastAsia="zh-CN"/>
        </w:rPr>
        <w:instrText>社会比较倾向</w:instrText>
      </w:r>
      <w:r w:rsidR="00B23CF5">
        <w:rPr>
          <w:rFonts w:hint="eastAsia"/>
          <w:lang w:eastAsia="zh-CN"/>
        </w:rPr>
        <w:instrText>&lt;/keyword&gt;&lt;keyword&gt;</w:instrText>
      </w:r>
      <w:r w:rsidR="00B23CF5">
        <w:rPr>
          <w:rFonts w:hint="eastAsia"/>
          <w:lang w:eastAsia="zh-CN"/>
        </w:rPr>
        <w:instrText>社会比较效应</w:instrText>
      </w:r>
      <w:r w:rsidR="00B23CF5">
        <w:rPr>
          <w:rFonts w:hint="eastAsia"/>
          <w:lang w:eastAsia="zh-CN"/>
        </w:rPr>
        <w:instrText>&lt;/keyword&gt;&lt;keyword&gt;</w:instrText>
      </w:r>
      <w:r w:rsidR="00B23CF5">
        <w:rPr>
          <w:rFonts w:hint="eastAsia"/>
          <w:lang w:eastAsia="zh-CN"/>
        </w:rPr>
        <w:instrText>同化效应</w:instrText>
      </w:r>
      <w:r w:rsidR="00B23CF5">
        <w:rPr>
          <w:rFonts w:hint="eastAsia"/>
          <w:lang w:eastAsia="zh-CN"/>
        </w:rPr>
        <w:instrText>&lt;/keyword&gt;&lt;keyword&gt;</w:instrText>
      </w:r>
      <w:r w:rsidR="00B23CF5">
        <w:rPr>
          <w:rFonts w:hint="eastAsia"/>
          <w:lang w:eastAsia="zh-CN"/>
        </w:rPr>
        <w:instrText>对比效应</w:instrText>
      </w:r>
      <w:r w:rsidR="00B23CF5">
        <w:rPr>
          <w:rFonts w:hint="eastAsia"/>
          <w:lang w:eastAsia="zh-CN"/>
        </w:rPr>
        <w:instrText>&lt;/keyword&gt;&lt;keyword&gt;</w:instrText>
      </w:r>
      <w:r w:rsidR="00B23CF5">
        <w:rPr>
          <w:rFonts w:hint="eastAsia"/>
          <w:lang w:eastAsia="zh-CN"/>
        </w:rPr>
        <w:instrText>工作压力</w:instrText>
      </w:r>
      <w:r w:rsidR="00B23CF5">
        <w:rPr>
          <w:rFonts w:hint="eastAsia"/>
          <w:lang w:eastAsia="zh-CN"/>
        </w:rPr>
        <w:instrText>&lt;/keyword&gt;&lt;/keywords&gt;&lt;dates&gt;&lt;year&gt;2011&lt;/year&gt;&lt;/dates&gt;&lt;publisher&gt;</w:instrText>
      </w:r>
      <w:r w:rsidR="00B23CF5">
        <w:rPr>
          <w:rFonts w:hint="eastAsia"/>
          <w:lang w:eastAsia="zh-CN"/>
        </w:rPr>
        <w:instrText>南京师范大学</w:instrText>
      </w:r>
      <w:r w:rsidR="00B23CF5">
        <w:rPr>
          <w:rFonts w:hint="eastAsia"/>
          <w:lang w:eastAsia="zh-CN"/>
        </w:rPr>
        <w:instrText>&lt;/publisher&gt;&lt;work-type&gt;</w:instrText>
      </w:r>
      <w:r w:rsidR="00B23CF5">
        <w:rPr>
          <w:rFonts w:hint="eastAsia"/>
          <w:lang w:eastAsia="zh-CN"/>
        </w:rPr>
        <w:instrText>硕士</w:instrText>
      </w:r>
      <w:r w:rsidR="00B23CF5">
        <w:rPr>
          <w:rFonts w:hint="eastAsia"/>
          <w:lang w:eastAsia="zh-CN"/>
        </w:rPr>
        <w:instrText>&lt;/work-type&gt;&lt;ur</w:instrText>
      </w:r>
      <w:r w:rsidR="00B23CF5">
        <w:rPr>
          <w:lang w:eastAsia="zh-CN"/>
        </w:rPr>
        <w:instrText>ls&gt;&lt;/urls&gt;&lt;remote-database-provider&gt;Cnki&lt;/remote-database-provider&gt;&lt;/record&gt;&lt;/Cite&gt;&lt;/EndNote&gt;</w:instrText>
      </w:r>
      <w:r w:rsidR="00B23CF5">
        <w:rPr>
          <w:lang w:eastAsia="zh-CN"/>
        </w:rPr>
        <w:fldChar w:fldCharType="separate"/>
      </w:r>
      <w:r w:rsidR="00B23CF5">
        <w:rPr>
          <w:rFonts w:hint="eastAsia"/>
          <w:noProof/>
          <w:lang w:eastAsia="zh-CN"/>
        </w:rPr>
        <w:t>(</w:t>
      </w:r>
      <w:r w:rsidR="00B23CF5">
        <w:rPr>
          <w:rFonts w:hint="eastAsia"/>
          <w:noProof/>
          <w:lang w:eastAsia="zh-CN"/>
        </w:rPr>
        <w:t>杨露</w:t>
      </w:r>
      <w:r w:rsidR="00B23CF5">
        <w:rPr>
          <w:rFonts w:hint="eastAsia"/>
          <w:noProof/>
          <w:lang w:eastAsia="zh-CN"/>
        </w:rPr>
        <w:t>, 2011)</w:t>
      </w:r>
      <w:r w:rsidR="00B23CF5">
        <w:rPr>
          <w:lang w:eastAsia="zh-CN"/>
        </w:rPr>
        <w:fldChar w:fldCharType="end"/>
      </w:r>
      <w:r w:rsidR="00B23CF5">
        <w:rPr>
          <w:rFonts w:hint="eastAsia"/>
          <w:lang w:eastAsia="zh-CN"/>
        </w:rPr>
        <w:t>。该量表的英文原版分为四个维度，均为七点计分，分别是向上对比（</w:t>
      </w:r>
      <w:r w:rsidR="00B23CF5">
        <w:rPr>
          <w:rFonts w:hint="eastAsia"/>
          <w:lang w:eastAsia="zh-CN"/>
        </w:rPr>
        <w:t>3</w:t>
      </w:r>
      <w:r w:rsidR="00B23CF5">
        <w:rPr>
          <w:rFonts w:hint="eastAsia"/>
          <w:lang w:eastAsia="zh-CN"/>
        </w:rPr>
        <w:t>道题，例如：“当我看到别人比我好，</w:t>
      </w:r>
      <w:r w:rsidR="00B23CF5" w:rsidRPr="00B23CF5">
        <w:rPr>
          <w:rFonts w:hint="eastAsia"/>
          <w:lang w:eastAsia="zh-CN"/>
        </w:rPr>
        <w:t>我会沮丧地意识到自己没能把事情做好</w:t>
      </w:r>
      <w:r w:rsidR="00B23CF5">
        <w:rPr>
          <w:rFonts w:hint="eastAsia"/>
          <w:lang w:eastAsia="zh-CN"/>
        </w:rPr>
        <w:t>”）；向上认同（</w:t>
      </w:r>
      <w:r w:rsidR="00B23CF5">
        <w:rPr>
          <w:rFonts w:hint="eastAsia"/>
          <w:lang w:eastAsia="zh-CN"/>
        </w:rPr>
        <w:t>3</w:t>
      </w:r>
      <w:r w:rsidR="00B23CF5">
        <w:rPr>
          <w:rFonts w:hint="eastAsia"/>
          <w:lang w:eastAsia="zh-CN"/>
        </w:rPr>
        <w:t>道题，例如：“当我看到别人比我好，</w:t>
      </w:r>
      <w:r w:rsidR="00B23CF5" w:rsidRPr="00B23CF5">
        <w:rPr>
          <w:rFonts w:hint="eastAsia"/>
          <w:lang w:eastAsia="zh-CN"/>
        </w:rPr>
        <w:t>我也看到了事情会变得更好的希望</w:t>
      </w:r>
      <w:r w:rsidR="00B23CF5">
        <w:rPr>
          <w:rFonts w:hint="eastAsia"/>
          <w:lang w:eastAsia="zh-CN"/>
        </w:rPr>
        <w:t>”）向下对比（</w:t>
      </w:r>
      <w:r w:rsidR="00B23CF5">
        <w:rPr>
          <w:rFonts w:hint="eastAsia"/>
          <w:lang w:eastAsia="zh-CN"/>
        </w:rPr>
        <w:t>3</w:t>
      </w:r>
      <w:r w:rsidR="00B23CF5">
        <w:rPr>
          <w:rFonts w:hint="eastAsia"/>
          <w:lang w:eastAsia="zh-CN"/>
        </w:rPr>
        <w:t>道题，例如：“当我看到别人比我差，</w:t>
      </w:r>
      <w:r w:rsidR="00B23CF5" w:rsidRPr="00B23CF5">
        <w:rPr>
          <w:rFonts w:hint="eastAsia"/>
          <w:lang w:eastAsia="zh-CN"/>
        </w:rPr>
        <w:t>我庆幸自己没到那一步</w:t>
      </w:r>
      <w:r w:rsidR="00B23CF5">
        <w:rPr>
          <w:rFonts w:hint="eastAsia"/>
          <w:lang w:eastAsia="zh-CN"/>
        </w:rPr>
        <w:t>”）；向下认同（</w:t>
      </w:r>
      <w:r w:rsidR="00B23CF5">
        <w:rPr>
          <w:rFonts w:hint="eastAsia"/>
          <w:lang w:eastAsia="zh-CN"/>
        </w:rPr>
        <w:t>3</w:t>
      </w:r>
      <w:r w:rsidR="00B23CF5">
        <w:rPr>
          <w:rFonts w:hint="eastAsia"/>
          <w:lang w:eastAsia="zh-CN"/>
        </w:rPr>
        <w:t>道题，例如：“当我看到别人比我差，</w:t>
      </w:r>
      <w:r w:rsidR="00B23CF5" w:rsidRPr="00B23CF5">
        <w:rPr>
          <w:rFonts w:hint="eastAsia"/>
          <w:lang w:eastAsia="zh-CN"/>
        </w:rPr>
        <w:t>我会担心自己的未来也会变得糟糕</w:t>
      </w:r>
      <w:r w:rsidR="00B23CF5">
        <w:rPr>
          <w:rFonts w:hint="eastAsia"/>
          <w:lang w:eastAsia="zh-CN"/>
        </w:rPr>
        <w:t>”）均为七点计分，且不包含反向计分题</w:t>
      </w:r>
      <w:r w:rsidR="00B23CF5">
        <w:rPr>
          <w:rFonts w:hint="eastAsia"/>
          <w:lang w:eastAsia="zh-CN"/>
        </w:rPr>
        <w:t xml:space="preserve"> </w:t>
      </w:r>
      <w:r w:rsidR="00B23CF5">
        <w:rPr>
          <w:lang w:eastAsia="zh-CN"/>
        </w:rPr>
        <w:fldChar w:fldCharType="begin"/>
      </w:r>
      <w:r w:rsidR="00B23CF5">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B23CF5">
        <w:rPr>
          <w:lang w:eastAsia="zh-CN"/>
        </w:rPr>
        <w:fldChar w:fldCharType="separate"/>
      </w:r>
      <w:r w:rsidR="00B23CF5">
        <w:rPr>
          <w:noProof/>
          <w:lang w:eastAsia="zh-CN"/>
        </w:rPr>
        <w:t>(Van der Zee et al., 2000)</w:t>
      </w:r>
      <w:r w:rsidR="00B23CF5">
        <w:rPr>
          <w:lang w:eastAsia="zh-CN"/>
        </w:rPr>
        <w:fldChar w:fldCharType="end"/>
      </w:r>
      <w:r w:rsidR="00B23CF5">
        <w:rPr>
          <w:rFonts w:hint="eastAsia"/>
          <w:lang w:eastAsia="zh-CN"/>
        </w:rPr>
        <w:t>。</w:t>
      </w:r>
      <w:r w:rsidR="001A6A91">
        <w:rPr>
          <w:rFonts w:hint="eastAsia"/>
          <w:lang w:eastAsia="zh-CN"/>
        </w:rPr>
        <w:t>我们对该量表进行了一些修改，使其更符合</w:t>
      </w:r>
      <w:r w:rsidR="006B6022">
        <w:rPr>
          <w:rFonts w:hint="eastAsia"/>
          <w:lang w:eastAsia="zh-CN"/>
        </w:rPr>
        <w:t>“</w:t>
      </w:r>
      <w:r w:rsidR="001A6A91">
        <w:rPr>
          <w:rFonts w:hint="eastAsia"/>
          <w:lang w:eastAsia="zh-CN"/>
        </w:rPr>
        <w:t>社交网络中社会比较</w:t>
      </w:r>
      <w:r w:rsidR="006B6022">
        <w:rPr>
          <w:rFonts w:hint="eastAsia"/>
          <w:lang w:eastAsia="zh-CN"/>
        </w:rPr>
        <w:t>”</w:t>
      </w:r>
      <w:r w:rsidR="001A6A91">
        <w:rPr>
          <w:rFonts w:hint="eastAsia"/>
          <w:lang w:eastAsia="zh-CN"/>
        </w:rPr>
        <w:t>的情景。此外，</w:t>
      </w:r>
      <w:r w:rsidR="001A6A91" w:rsidRPr="004E614C">
        <w:rPr>
          <w:rFonts w:hint="eastAsia"/>
          <w:lang w:eastAsia="zh-CN"/>
        </w:rPr>
        <w:t>目前国内并没有系统地对该量表进行过信效度检验。因此</w:t>
      </w:r>
      <w:r w:rsidR="001A6A91">
        <w:rPr>
          <w:rFonts w:hint="eastAsia"/>
          <w:lang w:eastAsia="zh-CN"/>
        </w:rPr>
        <w:t>本研究将</w:t>
      </w:r>
      <w:r w:rsidR="001A6A91">
        <w:rPr>
          <w:rFonts w:hint="eastAsia"/>
          <w:lang w:eastAsia="zh-CN"/>
        </w:rPr>
        <w:t>对其</w:t>
      </w:r>
      <w:proofErr w:type="gramStart"/>
      <w:r w:rsidR="001A6A91" w:rsidRPr="004E614C">
        <w:rPr>
          <w:rFonts w:hint="eastAsia"/>
          <w:lang w:eastAsia="zh-CN"/>
        </w:rPr>
        <w:t>进行信</w:t>
      </w:r>
      <w:proofErr w:type="gramEnd"/>
      <w:r w:rsidR="001A6A91"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32" w:name="_Toc161663911"/>
      <w:r>
        <w:rPr>
          <w:rFonts w:hint="eastAsia"/>
        </w:rPr>
        <w:lastRenderedPageBreak/>
        <w:t>3.1.4 数据分析</w:t>
      </w:r>
      <w:bookmarkEnd w:id="32"/>
    </w:p>
    <w:p w14:paraId="73C0E43F" w14:textId="203E214D"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w:t>
      </w:r>
      <w:r w:rsidR="003A192D">
        <w:rPr>
          <w:rFonts w:hint="eastAsia"/>
          <w:lang w:eastAsia="zh-CN"/>
        </w:rPr>
        <w:t>本研究</w:t>
      </w:r>
      <w:r w:rsidR="0048720F">
        <w:rPr>
          <w:rFonts w:hint="eastAsia"/>
          <w:lang w:eastAsia="zh-CN"/>
        </w:rPr>
        <w:t>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3A192D">
        <w:rPr>
          <w:rFonts w:hint="eastAsia"/>
          <w:lang w:eastAsia="zh-CN"/>
        </w:rPr>
        <w:t>本研究</w:t>
      </w:r>
      <w:r w:rsidR="0048720F">
        <w:rPr>
          <w:rFonts w:hint="eastAsia"/>
          <w:lang w:eastAsia="zh-CN"/>
        </w:rPr>
        <w:t>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w:t>
      </w:r>
      <w:r w:rsidR="003A192D">
        <w:rPr>
          <w:rFonts w:hint="eastAsia"/>
          <w:lang w:eastAsia="zh-CN"/>
        </w:rPr>
        <w:t>本研究</w:t>
      </w:r>
      <w:r w:rsidR="006825BC">
        <w:rPr>
          <w:rFonts w:hint="eastAsia"/>
          <w:lang w:eastAsia="zh-CN"/>
        </w:rPr>
        <w:t>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w:t>
      </w:r>
      <w:r w:rsidR="003A192D">
        <w:rPr>
          <w:rFonts w:hint="eastAsia"/>
          <w:lang w:eastAsia="zh-CN"/>
        </w:rPr>
        <w:t>本研究</w:t>
      </w:r>
      <w:r w:rsidR="00201AFB">
        <w:rPr>
          <w:rFonts w:hint="eastAsia"/>
          <w:lang w:eastAsia="zh-CN"/>
        </w:rPr>
        <w:t>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3A192D">
        <w:rPr>
          <w:rFonts w:hint="eastAsia"/>
          <w:lang w:eastAsia="zh-CN"/>
        </w:rPr>
        <w:t>本研究</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3A192D">
        <w:rPr>
          <w:rFonts w:hint="eastAsia"/>
          <w:lang w:eastAsia="zh-CN"/>
        </w:rPr>
        <w:t>本研究</w:t>
      </w:r>
      <w:r w:rsidR="0047277C">
        <w:rPr>
          <w:rFonts w:hint="eastAsia"/>
          <w:lang w:eastAsia="zh-CN"/>
        </w:rPr>
        <w:t>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w:t>
      </w:r>
      <w:r w:rsidR="003A192D">
        <w:rPr>
          <w:rFonts w:hint="eastAsia"/>
          <w:lang w:eastAsia="zh-CN"/>
        </w:rPr>
        <w:t>本研究</w:t>
      </w:r>
      <w:r w:rsidR="0047277C">
        <w:rPr>
          <w:rFonts w:hint="eastAsia"/>
          <w:lang w:eastAsia="zh-CN"/>
        </w:rPr>
        <w:t>基于</w:t>
      </w:r>
      <w:r w:rsidR="0047277C">
        <w:rPr>
          <w:rFonts w:hint="eastAsia"/>
          <w:lang w:eastAsia="zh-CN"/>
        </w:rPr>
        <w:t xml:space="preserve"> </w:t>
      </w:r>
      <w:r w:rsidR="0047277C">
        <w:rPr>
          <w:lang w:eastAsia="zh-CN"/>
        </w:rPr>
        <w:fldChar w:fldCharType="begin"/>
      </w:r>
      <w:r w:rsidR="00365407">
        <w:rPr>
          <w:rFonts w:hint="eastAsia"/>
          <w:lang w:eastAsia="zh-CN"/>
        </w:rPr>
        <w:instrText xml:space="preserve"> ADDIN EN.CITE &lt;EndNote&gt;&lt;Cite AuthorYear="1"&gt;&lt;Author&gt;Fornell&lt;/Author&gt;&lt;Year&gt;1981&lt;/Year&gt;&lt;RecNum&gt;125&lt;/RecNum&gt;&lt;DisplayText&gt;Fornell </w:instrText>
      </w:r>
      <w:r w:rsidR="00365407">
        <w:rPr>
          <w:rFonts w:hint="eastAsia"/>
          <w:lang w:eastAsia="zh-CN"/>
        </w:rPr>
        <w:instrText>和</w:instrText>
      </w:r>
      <w:r w:rsidR="00365407">
        <w:rPr>
          <w:rFonts w:hint="eastAsia"/>
          <w:lang w:eastAsia="zh-CN"/>
        </w:rPr>
        <w:instrText xml:space="preserve"> Larcker (1981)&lt;/DisplayText&gt;&lt;record&gt;&lt;rec-number&gt;125&lt;/rec-number&gt;&lt;foreign-keys&gt;&lt;key app="EN" db-id="25zwtzd2ipsxxpedr5u5fe2as9w</w:instrText>
      </w:r>
      <w:r w:rsidR="00365407">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365407">
        <w:rPr>
          <w:rFonts w:hint="eastAsia"/>
          <w:noProof/>
          <w:lang w:eastAsia="zh-CN"/>
        </w:rPr>
        <w:t xml:space="preserve">Fornell </w:t>
      </w:r>
      <w:r w:rsidR="00365407">
        <w:rPr>
          <w:rFonts w:hint="eastAsia"/>
          <w:noProof/>
          <w:lang w:eastAsia="zh-CN"/>
        </w:rPr>
        <w:t>和</w:t>
      </w:r>
      <w:r w:rsidR="00365407">
        <w:rPr>
          <w:rFonts w:hint="eastAsia"/>
          <w:noProof/>
          <w:lang w:eastAsia="zh-CN"/>
        </w:rPr>
        <w:t xml:space="preserve">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33" w:name="_Toc161663912"/>
      <w:r>
        <w:rPr>
          <w:lang w:eastAsia="zh-CN"/>
        </w:rPr>
        <w:t>3</w:t>
      </w:r>
      <w:r w:rsidR="00E5579D" w:rsidRPr="00634FC0">
        <w:rPr>
          <w:lang w:eastAsia="zh-CN"/>
        </w:rPr>
        <w:t xml:space="preserve">.2 </w:t>
      </w:r>
      <w:r w:rsidR="008E1ACE" w:rsidRPr="00634FC0">
        <w:rPr>
          <w:lang w:eastAsia="zh-CN"/>
        </w:rPr>
        <w:t>结果</w:t>
      </w:r>
      <w:bookmarkEnd w:id="33"/>
    </w:p>
    <w:p w14:paraId="4ED99E2D" w14:textId="35D62553" w:rsidR="008E1ACE" w:rsidRPr="004E614C" w:rsidRDefault="005D6463" w:rsidP="006D3994">
      <w:pPr>
        <w:pStyle w:val="3"/>
        <w:spacing w:before="180" w:after="180"/>
        <w:rPr>
          <w:lang w:eastAsia="zh-CN"/>
        </w:rPr>
      </w:pPr>
      <w:bookmarkStart w:id="34" w:name="_Toc161663913"/>
      <w:r>
        <w:rPr>
          <w:lang w:eastAsia="zh-CN"/>
        </w:rPr>
        <w:t>3</w:t>
      </w:r>
      <w:r w:rsidR="00E5579D">
        <w:rPr>
          <w:lang w:eastAsia="zh-CN"/>
        </w:rPr>
        <w:t xml:space="preserve">.2.1 </w:t>
      </w:r>
      <w:r w:rsidR="008E1ACE" w:rsidRPr="004E614C">
        <w:rPr>
          <w:lang w:eastAsia="zh-CN"/>
        </w:rPr>
        <w:t>描述统计</w:t>
      </w:r>
      <w:bookmarkEnd w:id="34"/>
    </w:p>
    <w:p w14:paraId="4FC0B80A" w14:textId="1D014F28" w:rsidR="008E1ACE" w:rsidRPr="004E614C" w:rsidRDefault="00A66EC7" w:rsidP="005C1037">
      <w:pPr>
        <w:pStyle w:val="af3"/>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lastRenderedPageBreak/>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35" w:name="_Toc161663914"/>
      <w:r>
        <w:rPr>
          <w:lang w:eastAsia="zh-CN"/>
        </w:rPr>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35"/>
    </w:p>
    <w:p w14:paraId="1A3C410C" w14:textId="4EE5650D" w:rsidR="00A9240D" w:rsidRDefault="006B6C9C" w:rsidP="00F356A2">
      <w:pPr>
        <w:jc w:val="center"/>
        <w:rPr>
          <w:rFonts w:cs="Times New Roman"/>
          <w:iCs/>
        </w:rPr>
      </w:pPr>
      <w:r>
        <w:rPr>
          <w:noProof/>
          <w:lang w:eastAsia="zh-CN"/>
        </w:rPr>
        <w:drawing>
          <wp:inline distT="0" distB="0" distL="0" distR="0" wp14:anchorId="0C4142C2" wp14:editId="363762FD">
            <wp:extent cx="5155878" cy="4585907"/>
            <wp:effectExtent l="0" t="0" r="0"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427" b="5627"/>
                    <a:stretch/>
                  </pic:blipFill>
                  <pic:spPr bwMode="auto">
                    <a:xfrm>
                      <a:off x="0" y="0"/>
                      <a:ext cx="5160337" cy="4589873"/>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5"/>
      </w:pPr>
      <w:r>
        <w:rPr>
          <w:rFonts w:hint="eastAsia"/>
        </w:rPr>
        <w:lastRenderedPageBreak/>
        <w:t>图</w:t>
      </w:r>
      <w:r w:rsidR="00DE415E">
        <w:t>3</w:t>
      </w:r>
      <w:r>
        <w:t xml:space="preserve">.1 </w:t>
      </w:r>
      <w:r>
        <w:rPr>
          <w:rFonts w:hint="eastAsia"/>
        </w:rPr>
        <w:t>相关矩阵</w:t>
      </w:r>
    </w:p>
    <w:p w14:paraId="44B427D4" w14:textId="58B6A5A3" w:rsidR="008232D5" w:rsidRDefault="008232D5" w:rsidP="008232D5">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1D6A1F95" w:rsidR="008232D5" w:rsidRDefault="008232D5" w:rsidP="008232D5">
      <w:pPr>
        <w:rPr>
          <w:lang w:eastAsia="zh-CN"/>
        </w:rPr>
      </w:pPr>
      <w:r>
        <w:rPr>
          <w:lang w:eastAsia="zh-CN"/>
        </w:rPr>
        <w:tab/>
      </w:r>
      <w:r>
        <w:rPr>
          <w:rFonts w:hint="eastAsia"/>
          <w:lang w:eastAsia="zh-CN"/>
        </w:rPr>
        <w:t>此外，</w:t>
      </w:r>
      <w:r w:rsidR="003A192D">
        <w:rPr>
          <w:rFonts w:hint="eastAsia"/>
          <w:lang w:eastAsia="zh-CN"/>
        </w:rPr>
        <w:t>本研究</w:t>
      </w:r>
      <w:r>
        <w:rPr>
          <w:rFonts w:hint="eastAsia"/>
          <w:lang w:eastAsia="zh-CN"/>
        </w:rPr>
        <w:t>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408F3AC5"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w:t>
      </w:r>
      <w:r w:rsidR="003A192D">
        <w:rPr>
          <w:rFonts w:hint="eastAsia"/>
          <w:lang w:eastAsia="zh-CN"/>
        </w:rPr>
        <w:t>本研究</w:t>
      </w:r>
      <w:r>
        <w:rPr>
          <w:rFonts w:hint="eastAsia"/>
          <w:lang w:eastAsia="zh-CN"/>
        </w:rPr>
        <w:t>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36" w:name="_Toc161663915"/>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36"/>
    </w:p>
    <w:p w14:paraId="15519653" w14:textId="36598809" w:rsidR="00FF789D" w:rsidRPr="004E614C" w:rsidRDefault="00336C32" w:rsidP="005C1037">
      <w:pPr>
        <w:pStyle w:val="af3"/>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lastRenderedPageBreak/>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w:t>
      </w:r>
      <w:r w:rsidR="00F458A8" w:rsidRPr="00727B85">
        <w:rPr>
          <w:rFonts w:cs="Times New Roman"/>
          <w:iCs/>
          <w:lang w:eastAsia="zh-CN"/>
        </w:rPr>
        <w:lastRenderedPageBreak/>
        <w:t>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348ED121" w:rsidR="00357CF9" w:rsidRDefault="006F50BE" w:rsidP="00357CF9">
      <w:pPr>
        <w:ind w:firstLine="480"/>
        <w:rPr>
          <w:lang w:eastAsia="zh-CN"/>
        </w:rPr>
      </w:pPr>
      <w:r>
        <w:rPr>
          <w:lang w:eastAsia="zh-CN"/>
        </w:rPr>
        <w:fldChar w:fldCharType="begin"/>
      </w:r>
      <w:r w:rsidR="00365407">
        <w:rPr>
          <w:rFonts w:hint="eastAsia"/>
          <w:lang w:eastAsia="zh-CN"/>
        </w:rPr>
        <w:instrText xml:space="preserve"> ADDIN EN.CITE &lt;EndNote&gt;&lt;Cite AuthorYear="1"&gt;&lt;Author&gt;Tavakol&lt;/Author&gt;&lt;Year&gt;2011&lt;/Year&gt;&lt;RecNum&gt;170&lt;/RecNum&gt;&lt;DisplayText&gt;Tavakol </w:instrText>
      </w:r>
      <w:r w:rsidR="00365407">
        <w:rPr>
          <w:rFonts w:hint="eastAsia"/>
          <w:lang w:eastAsia="zh-CN"/>
        </w:rPr>
        <w:instrText>和</w:instrText>
      </w:r>
      <w:r w:rsidR="00365407">
        <w:rPr>
          <w:rFonts w:hint="eastAsia"/>
          <w:lang w:eastAsia="zh-CN"/>
        </w:rPr>
        <w:instrText xml:space="preserve"> Dennick (2011)&lt;/DisplayText&gt;&lt;record&gt;&lt;rec-number&gt;170&lt;/rec-number&gt;&lt;foreign-keys&gt;&lt;key app="EN" db-id="25zwtzd2ipsxxpedr5u5fe2as9w</w:instrText>
      </w:r>
      <w:r w:rsidR="00365407">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365407">
        <w:rPr>
          <w:rFonts w:hint="eastAsia"/>
          <w:noProof/>
          <w:lang w:eastAsia="zh-CN"/>
        </w:rPr>
        <w:t xml:space="preserve">Tavakol </w:t>
      </w:r>
      <w:r w:rsidR="00365407">
        <w:rPr>
          <w:rFonts w:hint="eastAsia"/>
          <w:noProof/>
          <w:lang w:eastAsia="zh-CN"/>
        </w:rPr>
        <w:t>和</w:t>
      </w:r>
      <w:r w:rsidR="00365407">
        <w:rPr>
          <w:rFonts w:hint="eastAsia"/>
          <w:noProof/>
          <w:lang w:eastAsia="zh-CN"/>
        </w:rPr>
        <w:t xml:space="preserve">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w:t>
      </w:r>
      <w:r w:rsidR="009700B4">
        <w:rPr>
          <w:lang w:eastAsia="zh-CN"/>
        </w:rPr>
        <w:fldChar w:fldCharType="begin"/>
      </w:r>
      <w:r w:rsidR="009700B4">
        <w:rPr>
          <w:rFonts w:hint="eastAsia"/>
          <w:lang w:eastAsia="zh-CN"/>
        </w:rPr>
        <w:instrText xml:space="preserve"> ADDIN EN.CITE &lt;EndNote&gt;&lt;Cite AuthorYear="1"&gt;&lt;Author&gt;Tavakol&lt;/Author&gt;&lt;Year&gt;2011&lt;/Year&gt;&lt;RecNum&gt;170&lt;/RecNum&gt;&lt;DisplayText&gt;Tavakol </w:instrText>
      </w:r>
      <w:r w:rsidR="009700B4">
        <w:rPr>
          <w:rFonts w:hint="eastAsia"/>
          <w:lang w:eastAsia="zh-CN"/>
        </w:rPr>
        <w:instrText>和</w:instrText>
      </w:r>
      <w:r w:rsidR="009700B4">
        <w:rPr>
          <w:rFonts w:hint="eastAsia"/>
          <w:lang w:eastAsia="zh-CN"/>
        </w:rPr>
        <w:instrText xml:space="preserve"> Dennick (2011)&lt;/DisplayText&gt;&lt;record&gt;&lt;rec-number&gt;170&lt;/rec-number&gt;&lt;foreign-keys&gt;&lt;key app="EN" db-id="25zwtzd2ipsxxpedr5u5fe2as9w</w:instrText>
      </w:r>
      <w:r w:rsidR="009700B4">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9700B4">
        <w:rPr>
          <w:lang w:eastAsia="zh-CN"/>
        </w:rPr>
        <w:fldChar w:fldCharType="separate"/>
      </w:r>
      <w:r w:rsidR="009700B4">
        <w:rPr>
          <w:rFonts w:hint="eastAsia"/>
          <w:noProof/>
          <w:lang w:eastAsia="zh-CN"/>
        </w:rPr>
        <w:t xml:space="preserve">Tavakol </w:t>
      </w:r>
      <w:r w:rsidR="009700B4">
        <w:rPr>
          <w:rFonts w:hint="eastAsia"/>
          <w:noProof/>
          <w:lang w:eastAsia="zh-CN"/>
        </w:rPr>
        <w:t>和</w:t>
      </w:r>
      <w:r w:rsidR="009700B4">
        <w:rPr>
          <w:rFonts w:hint="eastAsia"/>
          <w:noProof/>
          <w:lang w:eastAsia="zh-CN"/>
        </w:rPr>
        <w:t xml:space="preserve"> Dennick (2011)</w:t>
      </w:r>
      <w:r w:rsidR="009700B4">
        <w:rPr>
          <w:lang w:eastAsia="zh-CN"/>
        </w:rPr>
        <w:fldChar w:fldCharType="end"/>
      </w:r>
      <w:r w:rsidR="009700B4">
        <w:rPr>
          <w:rFonts w:hint="eastAsia"/>
          <w:lang w:eastAsia="zh-CN"/>
        </w:rPr>
        <w:t xml:space="preserve"> </w:t>
      </w:r>
      <w:r w:rsidR="00623CC3">
        <w:rPr>
          <w:rFonts w:hint="eastAsia"/>
          <w:lang w:eastAsia="zh-CN"/>
        </w:rPr>
        <w:t>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w:t>
      </w:r>
      <w:r w:rsidR="003A192D">
        <w:rPr>
          <w:rFonts w:hint="eastAsia"/>
          <w:lang w:eastAsia="zh-CN"/>
        </w:rPr>
        <w:t>本研究</w:t>
      </w:r>
      <w:r w:rsidR="00623CC3">
        <w:rPr>
          <w:rFonts w:hint="eastAsia"/>
          <w:lang w:eastAsia="zh-CN"/>
        </w:rPr>
        <w:t>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54C7C1C5" w:rsidR="006825BC" w:rsidRPr="004E614C" w:rsidRDefault="0099736E" w:rsidP="00784CC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w:t>
      </w:r>
      <w:r w:rsidR="003A192D">
        <w:rPr>
          <w:rFonts w:hint="eastAsia"/>
          <w:lang w:eastAsia="zh-CN"/>
        </w:rPr>
        <w:t>本研究</w:t>
      </w:r>
      <w:r w:rsidR="001F4647" w:rsidRPr="004E614C">
        <w:rPr>
          <w:rFonts w:hint="eastAsia"/>
          <w:lang w:eastAsia="zh-CN"/>
        </w:rPr>
        <w:t>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3A192D">
        <w:rPr>
          <w:rFonts w:hint="eastAsia"/>
          <w:lang w:eastAsia="zh-CN"/>
        </w:rPr>
        <w:t>本研究</w:t>
      </w:r>
      <w:r w:rsidR="004B40CA" w:rsidRPr="004E614C">
        <w:rPr>
          <w:rFonts w:hint="eastAsia"/>
          <w:lang w:eastAsia="zh-CN"/>
        </w:rPr>
        <w:t>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3A192D">
        <w:rPr>
          <w:rFonts w:hint="eastAsia"/>
          <w:lang w:eastAsia="zh-CN"/>
        </w:rPr>
        <w:t>本研究</w:t>
      </w:r>
      <w:r w:rsidR="00A5159D">
        <w:rPr>
          <w:rFonts w:hint="eastAsia"/>
          <w:lang w:eastAsia="zh-CN"/>
        </w:rPr>
        <w:t>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3"/>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w:t>
      </w:r>
      <w:r w:rsidRPr="00727B85">
        <w:rPr>
          <w:rFonts w:cs="Times New Roman" w:hint="eastAsia"/>
          <w:iCs/>
          <w:lang w:eastAsia="zh-CN"/>
        </w:rPr>
        <w:lastRenderedPageBreak/>
        <w:t>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37" w:name="_Toc161663916"/>
      <w:r>
        <w:t>3</w:t>
      </w:r>
      <w:r w:rsidR="00E5579D" w:rsidRPr="00634FC0">
        <w:t xml:space="preserve">.3 </w:t>
      </w:r>
      <w:r w:rsidR="006D3994" w:rsidRPr="00634FC0">
        <w:rPr>
          <w:rFonts w:hint="eastAsia"/>
        </w:rPr>
        <w:t>讨论</w:t>
      </w:r>
      <w:bookmarkEnd w:id="37"/>
    </w:p>
    <w:p w14:paraId="3A70E7AA" w14:textId="1069B0DF"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5407">
        <w:rPr>
          <w:rFonts w:hint="eastAsia"/>
          <w:lang w:eastAsia="zh-CN"/>
        </w:rPr>
        <w:instrText xml:space="preserve"> ADDIN EN.CITE &lt;EndNote&gt;&lt;Cite AuthorYear="1"&gt;&lt;Author&gt;Anderson&lt;/Author&gt;&lt;Year&gt;1988&lt;/Year&gt;&lt;RecNum&gt;123&lt;/RecNum&gt;&lt;DisplayText&gt;Anderson </w:instrText>
      </w:r>
      <w:r w:rsidR="00365407">
        <w:rPr>
          <w:rFonts w:hint="eastAsia"/>
          <w:lang w:eastAsia="zh-CN"/>
        </w:rPr>
        <w:instrText>和</w:instrText>
      </w:r>
      <w:r w:rsidR="00365407">
        <w:rPr>
          <w:rFonts w:hint="eastAsia"/>
          <w:lang w:eastAsia="zh-CN"/>
        </w:rPr>
        <w:instrText xml:space="preserve"> Gerbing (1988)&lt;/DisplayText&gt;&lt;record&gt;&lt;rec-number&gt;123&lt;/rec-number&gt;&lt;foreign-keys&gt;&lt;key app="EN" db-id="25zwtzd2ipsxxpedr5u5fe2as</w:instrText>
      </w:r>
      <w:r w:rsidR="00365407">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00365407">
        <w:rPr>
          <w:rFonts w:hint="eastAsia"/>
          <w:noProof/>
          <w:lang w:eastAsia="zh-CN"/>
        </w:rPr>
        <w:t xml:space="preserve">Anderson </w:t>
      </w:r>
      <w:r w:rsidR="00365407">
        <w:rPr>
          <w:rFonts w:hint="eastAsia"/>
          <w:noProof/>
          <w:lang w:eastAsia="zh-CN"/>
        </w:rPr>
        <w:t>和</w:t>
      </w:r>
      <w:r w:rsidR="00365407">
        <w:rPr>
          <w:rFonts w:hint="eastAsia"/>
          <w:noProof/>
          <w:lang w:eastAsia="zh-CN"/>
        </w:rPr>
        <w:t xml:space="preserve">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w:t>
      </w:r>
      <w:r w:rsidR="003A192D">
        <w:rPr>
          <w:rFonts w:hint="eastAsia"/>
          <w:lang w:eastAsia="zh-CN"/>
        </w:rPr>
        <w:t>本研究</w:t>
      </w:r>
      <w:r w:rsidR="003B6385" w:rsidRPr="003B6385">
        <w:rPr>
          <w:rFonts w:hint="eastAsia"/>
          <w:lang w:eastAsia="zh-CN"/>
        </w:rPr>
        <w:t>在进行结构方程模型分析之前，必须确保所使用的问卷具有良好的信效度。</w:t>
      </w:r>
      <w:r w:rsidR="00A5159D" w:rsidRPr="003B6385">
        <w:rPr>
          <w:rFonts w:hint="eastAsia"/>
          <w:lang w:eastAsia="zh-CN"/>
        </w:rPr>
        <w:t>如果在进行结构方程模型之前未检验问卷的信效度，那么在结构方程模型中得到的阴性结果，就无法确定其是由于问卷本身的问题还是变量之间确实不存在显著相关性所致。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w:t>
      </w:r>
      <w:r w:rsidR="003A192D">
        <w:rPr>
          <w:rFonts w:hint="eastAsia"/>
          <w:lang w:eastAsia="zh-CN"/>
        </w:rPr>
        <w:t>本研究</w:t>
      </w:r>
      <w:r w:rsidR="003B6385" w:rsidRPr="003B6385">
        <w:rPr>
          <w:rFonts w:hint="eastAsia"/>
          <w:lang w:eastAsia="zh-CN"/>
        </w:rPr>
        <w:t>对所有问卷进行了验证性因素分析。根据</w:t>
      </w:r>
      <w:r w:rsidR="003A192D">
        <w:rPr>
          <w:rFonts w:hint="eastAsia"/>
          <w:lang w:eastAsia="zh-CN"/>
        </w:rPr>
        <w:t>本研究</w:t>
      </w:r>
      <w:r w:rsidR="003B6385" w:rsidRPr="003B6385">
        <w:rPr>
          <w:rFonts w:hint="eastAsia"/>
          <w:lang w:eastAsia="zh-CN"/>
        </w:rPr>
        <w:t>进行的收敛效度和区分效度分析，</w:t>
      </w:r>
      <w:r w:rsidR="003A192D">
        <w:rPr>
          <w:rFonts w:hint="eastAsia"/>
          <w:lang w:eastAsia="zh-CN"/>
        </w:rPr>
        <w:t>本研究</w:t>
      </w:r>
      <w:r w:rsidR="003B6385" w:rsidRPr="003B6385">
        <w:rPr>
          <w:rFonts w:hint="eastAsia"/>
          <w:lang w:eastAsia="zh-CN"/>
        </w:rPr>
        <w:t>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365407">
        <w:rPr>
          <w:rFonts w:hint="eastAsia"/>
          <w:lang w:eastAsia="zh-CN"/>
        </w:rPr>
        <w:instrText xml:space="preserve"> ADDIN EN.CITE &lt;EndNote&gt;&lt;Cite AuthorYear="1"&gt;&lt;Author&gt;Fornell&lt;/Author&gt;&lt;Year&gt;1981&lt;/Year&gt;&lt;RecNum&gt;125&lt;/RecNum&gt;&lt;DisplayText&gt;Fornell </w:instrText>
      </w:r>
      <w:r w:rsidR="00365407">
        <w:rPr>
          <w:rFonts w:hint="eastAsia"/>
          <w:lang w:eastAsia="zh-CN"/>
        </w:rPr>
        <w:instrText>和</w:instrText>
      </w:r>
      <w:r w:rsidR="00365407">
        <w:rPr>
          <w:rFonts w:hint="eastAsia"/>
          <w:lang w:eastAsia="zh-CN"/>
        </w:rPr>
        <w:instrText xml:space="preserve"> Larcker (1981)&lt;/DisplayText&gt;&lt;record&gt;&lt;rec-number&gt;125&lt;/rec-number&gt;&lt;foreign-keys&gt;&lt;key app="EN" db-id="25zwtzd2ipsxxpedr5u5fe2as9w</w:instrText>
      </w:r>
      <w:r w:rsidR="00365407">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365407">
        <w:rPr>
          <w:rFonts w:hint="eastAsia"/>
          <w:noProof/>
          <w:lang w:eastAsia="zh-CN"/>
        </w:rPr>
        <w:t xml:space="preserve">Fornell </w:t>
      </w:r>
      <w:r w:rsidR="00365407">
        <w:rPr>
          <w:rFonts w:hint="eastAsia"/>
          <w:noProof/>
          <w:lang w:eastAsia="zh-CN"/>
        </w:rPr>
        <w:t>和</w:t>
      </w:r>
      <w:r w:rsidR="00365407">
        <w:rPr>
          <w:rFonts w:hint="eastAsia"/>
          <w:noProof/>
          <w:lang w:eastAsia="zh-CN"/>
        </w:rPr>
        <w:t xml:space="preserve">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6B1E0207" w:rsidR="006F4915" w:rsidRDefault="007E4782" w:rsidP="008122F8">
      <w:pPr>
        <w:ind w:firstLine="480"/>
        <w:rPr>
          <w:lang w:eastAsia="zh-CN"/>
        </w:rPr>
      </w:pPr>
      <w:r w:rsidRPr="004E614C">
        <w:rPr>
          <w:rFonts w:hint="eastAsia"/>
          <w:lang w:eastAsia="zh-CN"/>
        </w:rPr>
        <w:t>总的来说，</w:t>
      </w:r>
      <w:r w:rsidR="003A192D">
        <w:rPr>
          <w:rFonts w:hint="eastAsia"/>
          <w:lang w:eastAsia="zh-CN"/>
        </w:rPr>
        <w:t>本研究</w:t>
      </w:r>
      <w:r w:rsidR="0003152D">
        <w:rPr>
          <w:rFonts w:hint="eastAsia"/>
          <w:lang w:eastAsia="zh-CN"/>
        </w:rPr>
        <w:t>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w:t>
      </w:r>
      <w:r w:rsidR="003A192D">
        <w:rPr>
          <w:rFonts w:hint="eastAsia"/>
          <w:lang w:eastAsia="zh-CN"/>
        </w:rPr>
        <w:t>本研究</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w:t>
      </w:r>
      <w:r w:rsidR="003A192D">
        <w:rPr>
          <w:rFonts w:hint="eastAsia"/>
          <w:lang w:eastAsia="zh-CN"/>
        </w:rPr>
        <w:t>本研究</w:t>
      </w:r>
      <w:r w:rsidRPr="004E614C">
        <w:rPr>
          <w:rFonts w:hint="eastAsia"/>
          <w:lang w:eastAsia="zh-CN"/>
        </w:rPr>
        <w:t>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w:t>
      </w:r>
      <w:r w:rsidR="003A192D">
        <w:rPr>
          <w:rFonts w:hint="eastAsia"/>
          <w:lang w:eastAsia="zh-CN"/>
        </w:rPr>
        <w:t>本研究</w:t>
      </w:r>
      <w:r w:rsidRPr="004E614C">
        <w:rPr>
          <w:rFonts w:hint="eastAsia"/>
          <w:lang w:eastAsia="zh-CN"/>
        </w:rPr>
        <w:t>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3"/>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lastRenderedPageBreak/>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203AAAB2" w:rsidR="00E5579D" w:rsidRDefault="00D031AE" w:rsidP="006D3994">
      <w:pPr>
        <w:rPr>
          <w:lang w:eastAsia="zh-CN"/>
        </w:rPr>
        <w:sectPr w:rsidR="00E5579D" w:rsidSect="00093841">
          <w:headerReference w:type="default" r:id="rId27"/>
          <w:pgSz w:w="11906" w:h="16838"/>
          <w:pgMar w:top="1440" w:right="1800" w:bottom="1440" w:left="1800" w:header="851" w:footer="992" w:gutter="0"/>
          <w:cols w:space="425"/>
          <w:docGrid w:type="lines" w:linePitch="360"/>
        </w:sectPr>
      </w:pPr>
      <w:r>
        <w:rPr>
          <w:rFonts w:hint="eastAsia"/>
          <w:lang w:eastAsia="zh-CN"/>
        </w:rPr>
        <w:t>注：</w:t>
      </w:r>
      <w:r w:rsidRPr="00013473">
        <w:rPr>
          <w:rFonts w:hint="eastAsia"/>
          <w:b/>
          <w:bCs/>
          <w:lang w:eastAsia="zh-CN"/>
        </w:rPr>
        <w:t>粗体</w:t>
      </w:r>
      <w:r>
        <w:rPr>
          <w:rFonts w:hint="eastAsia"/>
          <w:lang w:eastAsia="zh-CN"/>
        </w:rPr>
        <w:t>为被修改部分</w:t>
      </w:r>
      <w:r w:rsidR="00013473">
        <w:rPr>
          <w:rFonts w:hint="eastAsia"/>
          <w:lang w:eastAsia="zh-CN"/>
        </w:rPr>
        <w:t>。</w:t>
      </w:r>
      <w:r w:rsidR="00013473" w:rsidRPr="00727B85">
        <w:rPr>
          <w:rFonts w:cs="Times New Roman"/>
          <w:iCs/>
          <w:lang w:eastAsia="zh-CN"/>
        </w:rPr>
        <w:t>ASC</w:t>
      </w:r>
      <w:r w:rsidR="00013473" w:rsidRPr="00727B85">
        <w:rPr>
          <w:rFonts w:cs="Times New Roman"/>
          <w:iCs/>
          <w:lang w:eastAsia="zh-CN"/>
        </w:rPr>
        <w:t>基于能力的社会比较倾向</w:t>
      </w:r>
      <w:r w:rsidR="00013473">
        <w:rPr>
          <w:rFonts w:cs="Times New Roman" w:hint="eastAsia"/>
          <w:iCs/>
          <w:lang w:eastAsia="zh-CN"/>
        </w:rPr>
        <w:t>，</w:t>
      </w:r>
      <w:r w:rsidR="00013473" w:rsidRPr="00727B85">
        <w:rPr>
          <w:rFonts w:cs="Times New Roman"/>
          <w:iCs/>
          <w:lang w:eastAsia="zh-CN"/>
        </w:rPr>
        <w:t>OSC</w:t>
      </w:r>
      <w:r w:rsidR="00013473" w:rsidRPr="00727B85">
        <w:rPr>
          <w:rFonts w:cs="Times New Roman"/>
          <w:iCs/>
          <w:lang w:eastAsia="zh-CN"/>
        </w:rPr>
        <w:t>基于观点的社会比较倾向</w:t>
      </w:r>
      <w:r w:rsidR="00013473">
        <w:rPr>
          <w:rFonts w:cs="Times New Roman"/>
          <w:iCs/>
          <w:lang w:eastAsia="zh-CN"/>
        </w:rPr>
        <w:t>，</w:t>
      </w:r>
      <w:r w:rsidR="00013473" w:rsidRPr="00727B85">
        <w:rPr>
          <w:rFonts w:cs="Times New Roman"/>
          <w:iCs/>
          <w:lang w:eastAsia="zh-CN"/>
        </w:rPr>
        <w:t>SCO</w:t>
      </w:r>
      <w:r w:rsidR="00013473" w:rsidRPr="00727B85">
        <w:rPr>
          <w:rFonts w:cs="Times New Roman" w:hint="eastAsia"/>
          <w:iCs/>
          <w:lang w:eastAsia="zh-CN"/>
        </w:rPr>
        <w:t>社会比较倾向</w:t>
      </w:r>
      <w:r w:rsidR="00013473">
        <w:rPr>
          <w:rFonts w:cs="Times New Roman" w:hint="eastAsia"/>
          <w:iCs/>
          <w:lang w:eastAsia="zh-CN"/>
        </w:rPr>
        <w:t>，</w:t>
      </w:r>
      <w:r w:rsidR="00013473" w:rsidRPr="00727B85">
        <w:rPr>
          <w:rFonts w:cs="Times New Roman"/>
          <w:iCs/>
          <w:lang w:eastAsia="zh-CN"/>
        </w:rPr>
        <w:t>RD</w:t>
      </w:r>
      <w:r w:rsidR="00013473" w:rsidRPr="00727B85">
        <w:rPr>
          <w:rFonts w:cs="Times New Roman"/>
          <w:iCs/>
          <w:lang w:eastAsia="zh-CN"/>
        </w:rPr>
        <w:t>相对剥夺感</w:t>
      </w:r>
      <w:r w:rsidR="00013473">
        <w:rPr>
          <w:rFonts w:cs="Times New Roman"/>
          <w:iCs/>
          <w:lang w:eastAsia="zh-CN"/>
        </w:rPr>
        <w:t>，</w:t>
      </w:r>
      <w:r w:rsidR="00013473" w:rsidRPr="00727B85">
        <w:rPr>
          <w:rFonts w:cs="Times New Roman"/>
          <w:iCs/>
          <w:lang w:eastAsia="zh-CN"/>
        </w:rPr>
        <w:t xml:space="preserve">POS </w:t>
      </w:r>
      <w:r w:rsidR="00013473" w:rsidRPr="00727B85">
        <w:rPr>
          <w:rFonts w:cs="Times New Roman"/>
          <w:iCs/>
          <w:lang w:eastAsia="zh-CN"/>
        </w:rPr>
        <w:t>感知到的优越感</w:t>
      </w:r>
      <w:r w:rsidR="00013473">
        <w:rPr>
          <w:rFonts w:cs="Times New Roman" w:hint="eastAsia"/>
          <w:iCs/>
          <w:lang w:eastAsia="zh-CN"/>
        </w:rPr>
        <w:t>。</w:t>
      </w:r>
    </w:p>
    <w:p w14:paraId="7F434573" w14:textId="7BF3DB99" w:rsidR="0092747F" w:rsidRPr="006F4915" w:rsidRDefault="00E5579D" w:rsidP="006F4915">
      <w:pPr>
        <w:pStyle w:val="1"/>
        <w:spacing w:before="360" w:after="360"/>
        <w:rPr>
          <w:lang w:eastAsia="zh-CN"/>
        </w:rPr>
      </w:pPr>
      <w:bookmarkStart w:id="38" w:name="_Toc161663917"/>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38"/>
    </w:p>
    <w:p w14:paraId="6F0C01F2" w14:textId="7F94B57E" w:rsidR="00C44647" w:rsidRPr="006F4915" w:rsidRDefault="005D6463" w:rsidP="006F4915">
      <w:pPr>
        <w:pStyle w:val="2"/>
        <w:spacing w:before="180" w:after="180"/>
        <w:rPr>
          <w:lang w:eastAsia="zh-CN"/>
        </w:rPr>
      </w:pPr>
      <w:bookmarkStart w:id="39" w:name="_Toc161663918"/>
      <w:r>
        <w:rPr>
          <w:lang w:eastAsia="zh-CN"/>
        </w:rPr>
        <w:t>4</w:t>
      </w:r>
      <w:r w:rsidR="00E5579D" w:rsidRPr="006F4915">
        <w:rPr>
          <w:lang w:eastAsia="zh-CN"/>
        </w:rPr>
        <w:t xml:space="preserve">.1 </w:t>
      </w:r>
      <w:r w:rsidR="00C44647" w:rsidRPr="006F4915">
        <w:rPr>
          <w:lang w:eastAsia="zh-CN"/>
        </w:rPr>
        <w:t>方法</w:t>
      </w:r>
      <w:bookmarkEnd w:id="39"/>
    </w:p>
    <w:p w14:paraId="3AB3926E" w14:textId="32B83553" w:rsidR="00C44647" w:rsidRPr="006F4915" w:rsidRDefault="005D6463" w:rsidP="006F4915">
      <w:pPr>
        <w:pStyle w:val="3"/>
        <w:spacing w:before="180" w:after="180"/>
        <w:rPr>
          <w:lang w:eastAsia="zh-CN"/>
        </w:rPr>
      </w:pPr>
      <w:bookmarkStart w:id="40" w:name="_Toc161663919"/>
      <w:r>
        <w:rPr>
          <w:lang w:eastAsia="zh-CN"/>
        </w:rPr>
        <w:t>4</w:t>
      </w:r>
      <w:r w:rsidR="00E5579D" w:rsidRPr="006F4915">
        <w:rPr>
          <w:lang w:eastAsia="zh-CN"/>
        </w:rPr>
        <w:t xml:space="preserve">.1.1 </w:t>
      </w:r>
      <w:r w:rsidR="00C44647" w:rsidRPr="006F4915">
        <w:rPr>
          <w:lang w:eastAsia="zh-CN"/>
        </w:rPr>
        <w:t>被试</w:t>
      </w:r>
      <w:bookmarkEnd w:id="40"/>
    </w:p>
    <w:p w14:paraId="160566FF" w14:textId="262E8572" w:rsidR="00C44647" w:rsidRPr="004E614C" w:rsidRDefault="003A192D" w:rsidP="00EB2791">
      <w:pPr>
        <w:ind w:firstLine="480"/>
        <w:rPr>
          <w:lang w:eastAsia="zh-CN"/>
        </w:rPr>
      </w:pPr>
      <w:r>
        <w:rPr>
          <w:rFonts w:hint="eastAsia"/>
          <w:lang w:eastAsia="zh-CN"/>
        </w:rPr>
        <w:t>本研究</w:t>
      </w:r>
      <w:r w:rsidR="00CC1892">
        <w:rPr>
          <w:rFonts w:hint="eastAsia"/>
          <w:lang w:eastAsia="zh-CN"/>
        </w:rPr>
        <w:t>在问卷星上施测了</w:t>
      </w:r>
      <w:r>
        <w:rPr>
          <w:rFonts w:hint="eastAsia"/>
          <w:lang w:eastAsia="zh-CN"/>
        </w:rPr>
        <w:t>本研究</w:t>
      </w:r>
      <w:r w:rsidR="00CC1892">
        <w:rPr>
          <w:rFonts w:hint="eastAsia"/>
          <w:lang w:eastAsia="zh-CN"/>
        </w:rPr>
        <w:t>修改后的问卷。</w:t>
      </w:r>
      <w:r w:rsidR="00C35471">
        <w:rPr>
          <w:rFonts w:hint="eastAsia"/>
          <w:lang w:eastAsia="zh-CN"/>
        </w:rPr>
        <w:t>在排除了</w:t>
      </w:r>
      <w:r w:rsidR="00CC1892">
        <w:rPr>
          <w:rFonts w:hint="eastAsia"/>
          <w:lang w:eastAsia="zh-CN"/>
        </w:rPr>
        <w:t>三份年龄填写在</w:t>
      </w:r>
      <w:r w:rsidR="00CC1892">
        <w:rPr>
          <w:rFonts w:hint="eastAsia"/>
          <w:lang w:eastAsia="zh-CN"/>
        </w:rPr>
        <w:t>5</w:t>
      </w:r>
      <w:r w:rsidR="00CC1892">
        <w:rPr>
          <w:rFonts w:hint="eastAsia"/>
          <w:lang w:eastAsia="zh-CN"/>
        </w:rPr>
        <w:t>岁以下的</w:t>
      </w:r>
      <w:r w:rsidR="00C35471">
        <w:rPr>
          <w:rFonts w:hint="eastAsia"/>
          <w:lang w:eastAsia="zh-CN"/>
        </w:rPr>
        <w:t>问卷后</w:t>
      </w:r>
      <w:r w:rsidR="00CC1892">
        <w:rPr>
          <w:rFonts w:hint="eastAsia"/>
          <w:lang w:eastAsia="zh-CN"/>
        </w:rPr>
        <w:t>，</w:t>
      </w:r>
      <w:r>
        <w:rPr>
          <w:rFonts w:hint="eastAsia"/>
          <w:lang w:eastAsia="zh-CN"/>
        </w:rPr>
        <w:t>本研究</w:t>
      </w:r>
      <w:r w:rsidR="00CC1892">
        <w:rPr>
          <w:rFonts w:hint="eastAsia"/>
          <w:lang w:eastAsia="zh-CN"/>
        </w:rPr>
        <w:t>一共收集了</w:t>
      </w:r>
      <w:r w:rsidR="00CC1892">
        <w:rPr>
          <w:rFonts w:hint="eastAsia"/>
          <w:lang w:eastAsia="zh-CN"/>
        </w:rPr>
        <w:t>2</w:t>
      </w:r>
      <w:r w:rsidR="00CC1892">
        <w:rPr>
          <w:lang w:eastAsia="zh-CN"/>
        </w:rPr>
        <w:t>21</w:t>
      </w:r>
      <w:r w:rsidR="00CC1892">
        <w:rPr>
          <w:rFonts w:hint="eastAsia"/>
          <w:lang w:eastAsia="zh-CN"/>
        </w:rPr>
        <w:t>份有效问卷。其中女性</w:t>
      </w:r>
      <w:r w:rsidR="00CC1892">
        <w:rPr>
          <w:lang w:eastAsia="zh-CN"/>
        </w:rPr>
        <w:t>134</w:t>
      </w:r>
      <w:r w:rsidR="00CC1892">
        <w:rPr>
          <w:rFonts w:hint="eastAsia"/>
          <w:lang w:eastAsia="zh-CN"/>
        </w:rPr>
        <w:t>人，平均年龄</w:t>
      </w:r>
      <w:r w:rsidR="00CC1892">
        <w:rPr>
          <w:lang w:eastAsia="zh-CN"/>
        </w:rPr>
        <w:t>31</w:t>
      </w:r>
      <w:r w:rsidR="00CC1892">
        <w:rPr>
          <w:rFonts w:hint="eastAsia"/>
          <w:lang w:eastAsia="zh-CN"/>
        </w:rPr>
        <w:t>.</w:t>
      </w:r>
      <w:r w:rsidR="00CC1892">
        <w:rPr>
          <w:lang w:eastAsia="zh-CN"/>
        </w:rPr>
        <w:t>10</w:t>
      </w:r>
      <w:r w:rsidR="00CC1892">
        <w:rPr>
          <w:rFonts w:hint="eastAsia"/>
          <w:lang w:eastAsia="zh-CN"/>
        </w:rPr>
        <w:t>（</w:t>
      </w:r>
      <w:r w:rsidR="00CC1892">
        <w:rPr>
          <w:rFonts w:hint="eastAsia"/>
          <w:lang w:eastAsia="zh-CN"/>
        </w:rPr>
        <w:t>S</w:t>
      </w:r>
      <w:r w:rsidR="00CC1892">
        <w:rPr>
          <w:lang w:eastAsia="zh-CN"/>
        </w:rPr>
        <w:t>D = 7.55</w:t>
      </w:r>
      <w:r w:rsidR="00CC1892">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41" w:name="_Toc161663920"/>
      <w:r>
        <w:rPr>
          <w:lang w:eastAsia="zh-CN"/>
        </w:rPr>
        <w:t>4</w:t>
      </w:r>
      <w:r w:rsidR="00E5579D">
        <w:rPr>
          <w:lang w:eastAsia="zh-CN"/>
        </w:rPr>
        <w:t xml:space="preserve">.1.2 </w:t>
      </w:r>
      <w:r w:rsidR="008E5559">
        <w:rPr>
          <w:rFonts w:hint="eastAsia"/>
          <w:lang w:eastAsia="zh-CN"/>
        </w:rPr>
        <w:t>研究设计</w:t>
      </w:r>
      <w:bookmarkEnd w:id="41"/>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42" w:name="_Toc161663921"/>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42"/>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43" w:name="_Toc161663922"/>
      <w:r>
        <w:rPr>
          <w:rFonts w:hint="eastAsia"/>
          <w:lang w:eastAsia="zh-CN"/>
        </w:rPr>
        <w:t>4</w:t>
      </w:r>
      <w:r>
        <w:rPr>
          <w:rFonts w:hint="eastAsia"/>
        </w:rPr>
        <w:t>.1.4 数据分析</w:t>
      </w:r>
      <w:bookmarkEnd w:id="43"/>
    </w:p>
    <w:p w14:paraId="213D9BA6" w14:textId="0B7806D9"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w:t>
      </w:r>
      <w:r w:rsidR="003A192D">
        <w:rPr>
          <w:rFonts w:hint="eastAsia"/>
          <w:lang w:eastAsia="zh-CN"/>
        </w:rPr>
        <w:t>本研究</w:t>
      </w:r>
      <w:r w:rsidR="007B2906">
        <w:rPr>
          <w:rFonts w:hint="eastAsia"/>
          <w:lang w:eastAsia="zh-CN"/>
        </w:rPr>
        <w:t>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w:t>
      </w:r>
      <w:r w:rsidR="003A192D">
        <w:rPr>
          <w:rFonts w:hint="eastAsia"/>
          <w:lang w:eastAsia="zh-CN"/>
        </w:rPr>
        <w:t>本研究</w:t>
      </w:r>
      <w:r>
        <w:rPr>
          <w:rFonts w:hint="eastAsia"/>
          <w:lang w:eastAsia="zh-CN"/>
        </w:rPr>
        <w:t>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w:t>
      </w:r>
      <w:r w:rsidR="003A192D">
        <w:rPr>
          <w:rFonts w:hint="eastAsia"/>
          <w:lang w:eastAsia="zh-CN"/>
        </w:rPr>
        <w:t>本研究</w:t>
      </w:r>
      <w:r>
        <w:rPr>
          <w:rFonts w:hint="eastAsia"/>
          <w:lang w:eastAsia="zh-CN"/>
        </w:rPr>
        <w:t>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w:t>
      </w:r>
      <w:r w:rsidR="003A192D">
        <w:rPr>
          <w:rFonts w:hint="eastAsia"/>
          <w:lang w:eastAsia="zh-CN"/>
        </w:rPr>
        <w:t>本研究</w:t>
      </w:r>
      <w:r>
        <w:rPr>
          <w:rFonts w:hint="eastAsia"/>
          <w:lang w:eastAsia="zh-CN"/>
        </w:rPr>
        <w:t>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w:t>
      </w:r>
      <w:r w:rsidR="003A192D">
        <w:rPr>
          <w:rFonts w:hint="eastAsia"/>
          <w:lang w:eastAsia="zh-CN"/>
        </w:rPr>
        <w:t>本研究</w:t>
      </w:r>
      <w:r>
        <w:rPr>
          <w:rFonts w:hint="eastAsia"/>
          <w:lang w:eastAsia="zh-CN"/>
        </w:rPr>
        <w:t>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44" w:name="_Toc161663923"/>
      <w:r>
        <w:rPr>
          <w:lang w:eastAsia="zh-CN"/>
        </w:rPr>
        <w:lastRenderedPageBreak/>
        <w:t>4</w:t>
      </w:r>
      <w:r w:rsidR="00E5579D" w:rsidRPr="00634FC0">
        <w:rPr>
          <w:lang w:eastAsia="zh-CN"/>
        </w:rPr>
        <w:t xml:space="preserve">.2 </w:t>
      </w:r>
      <w:r w:rsidR="00C44647" w:rsidRPr="00634FC0">
        <w:rPr>
          <w:lang w:eastAsia="zh-CN"/>
        </w:rPr>
        <w:t>结果</w:t>
      </w:r>
      <w:bookmarkEnd w:id="44"/>
    </w:p>
    <w:p w14:paraId="694A207E" w14:textId="68E114B5" w:rsidR="00162085" w:rsidRPr="004E614C" w:rsidRDefault="005D6463" w:rsidP="00162085">
      <w:pPr>
        <w:pStyle w:val="3"/>
        <w:spacing w:before="180" w:after="180"/>
        <w:rPr>
          <w:lang w:eastAsia="zh-CN"/>
        </w:rPr>
      </w:pPr>
      <w:bookmarkStart w:id="45" w:name="_Toc161663924"/>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45"/>
    </w:p>
    <w:p w14:paraId="73FABCC5" w14:textId="4C603381" w:rsidR="00162085" w:rsidRPr="004E614C" w:rsidRDefault="00341115" w:rsidP="00C35471">
      <w:pPr>
        <w:pStyle w:val="af3"/>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2337B6E4" w:rsidR="007E1FB4" w:rsidRPr="007E1FB4" w:rsidRDefault="0045088A" w:rsidP="007E1FB4">
      <w:pPr>
        <w:ind w:firstLine="480"/>
        <w:rPr>
          <w:rFonts w:cs="Times New Roman"/>
          <w:lang w:eastAsia="zh-CN"/>
        </w:rPr>
      </w:pPr>
      <w:r>
        <w:rPr>
          <w:lang w:eastAsia="zh-CN"/>
        </w:rPr>
        <w:fldChar w:fldCharType="begin"/>
      </w:r>
      <w:r w:rsidR="00365407">
        <w:rPr>
          <w:rFonts w:hint="eastAsia"/>
          <w:lang w:eastAsia="zh-CN"/>
        </w:rPr>
        <w:instrText xml:space="preserve"> ADDIN EN.CITE &lt;EndNote&gt;&lt;Cite AuthorYear="1"&gt;&lt;Author&gt;Tavakol&lt;/Author&gt;&lt;Year&gt;2011&lt;/Year&gt;&lt;RecNum&gt;170&lt;/RecNum&gt;&lt;DisplayText&gt;Tavakol </w:instrText>
      </w:r>
      <w:r w:rsidR="00365407">
        <w:rPr>
          <w:rFonts w:hint="eastAsia"/>
          <w:lang w:eastAsia="zh-CN"/>
        </w:rPr>
        <w:instrText>和</w:instrText>
      </w:r>
      <w:r w:rsidR="00365407">
        <w:rPr>
          <w:rFonts w:hint="eastAsia"/>
          <w:lang w:eastAsia="zh-CN"/>
        </w:rPr>
        <w:instrText xml:space="preserve"> Dennick (2011)&lt;/DisplayText&gt;&lt;record&gt;&lt;rec-number&gt;170&lt;/rec-number&gt;&lt;foreign-keys&gt;&lt;key app="EN" db-id="25zwtzd2ipsxxpedr5u5fe2as9w</w:instrText>
      </w:r>
      <w:r w:rsidR="00365407">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365407">
        <w:rPr>
          <w:rFonts w:hint="eastAsia"/>
          <w:noProof/>
          <w:lang w:eastAsia="zh-CN"/>
        </w:rPr>
        <w:t xml:space="preserve">Tavakol </w:t>
      </w:r>
      <w:r w:rsidR="00365407">
        <w:rPr>
          <w:rFonts w:hint="eastAsia"/>
          <w:noProof/>
          <w:lang w:eastAsia="zh-CN"/>
        </w:rPr>
        <w:t>和</w:t>
      </w:r>
      <w:r w:rsidR="00365407">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w:t>
      </w:r>
      <w:r w:rsidR="003A192D">
        <w:rPr>
          <w:rFonts w:hint="eastAsia"/>
          <w:lang w:eastAsia="zh-CN"/>
        </w:rPr>
        <w:t>本研究</w:t>
      </w:r>
      <w:r w:rsidR="00FF2FAD">
        <w:rPr>
          <w:rFonts w:hint="eastAsia"/>
          <w:lang w:eastAsia="zh-CN"/>
        </w:rPr>
        <w:t>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2BB60369"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w:t>
      </w:r>
      <w:r w:rsidR="003A192D">
        <w:rPr>
          <w:rFonts w:hint="eastAsia"/>
          <w:lang w:eastAsia="zh-CN"/>
        </w:rPr>
        <w:t>本研究</w:t>
      </w:r>
      <w:r>
        <w:rPr>
          <w:rFonts w:hint="eastAsia"/>
          <w:lang w:eastAsia="zh-CN"/>
        </w:rPr>
        <w:t>的各个量表均达到了上述标准。</w:t>
      </w:r>
    </w:p>
    <w:p w14:paraId="5E13182E" w14:textId="5AAB2467" w:rsidR="003A7C0B" w:rsidRPr="00634FC0" w:rsidRDefault="005D6463" w:rsidP="00634FC0">
      <w:pPr>
        <w:pStyle w:val="2"/>
        <w:spacing w:before="180" w:after="180"/>
        <w:rPr>
          <w:lang w:eastAsia="zh-CN"/>
        </w:rPr>
      </w:pPr>
      <w:bookmarkStart w:id="46" w:name="_Toc161663925"/>
      <w:r>
        <w:rPr>
          <w:lang w:eastAsia="zh-CN"/>
        </w:rPr>
        <w:t>4</w:t>
      </w:r>
      <w:r w:rsidR="00E5579D" w:rsidRPr="00634FC0">
        <w:rPr>
          <w:lang w:eastAsia="zh-CN"/>
        </w:rPr>
        <w:t xml:space="preserve">.3 </w:t>
      </w:r>
      <w:r w:rsidR="003A7C0B" w:rsidRPr="00634FC0">
        <w:rPr>
          <w:rFonts w:hint="eastAsia"/>
          <w:lang w:eastAsia="zh-CN"/>
        </w:rPr>
        <w:t>讨论</w:t>
      </w:r>
      <w:bookmarkEnd w:id="46"/>
    </w:p>
    <w:p w14:paraId="2CAEEBD6" w14:textId="2C6D4219"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w:t>
      </w:r>
      <w:r w:rsidR="003A192D">
        <w:rPr>
          <w:rFonts w:hint="eastAsia"/>
          <w:lang w:eastAsia="zh-CN"/>
        </w:rPr>
        <w:t>本研究</w:t>
      </w:r>
      <w:r>
        <w:rPr>
          <w:rFonts w:hint="eastAsia"/>
          <w:lang w:eastAsia="zh-CN"/>
        </w:rPr>
        <w:t>将会从模型中删除该题。其次，在预实验</w:t>
      </w:r>
      <w:r>
        <w:rPr>
          <w:rFonts w:hint="eastAsia"/>
          <w:lang w:eastAsia="zh-CN"/>
        </w:rPr>
        <w:t>1</w:t>
      </w:r>
      <w:r>
        <w:rPr>
          <w:rFonts w:hint="eastAsia"/>
          <w:lang w:eastAsia="zh-CN"/>
        </w:rPr>
        <w:t>中，</w:t>
      </w:r>
      <w:r w:rsidR="003A192D">
        <w:rPr>
          <w:rFonts w:hint="eastAsia"/>
          <w:lang w:eastAsia="zh-CN"/>
        </w:rPr>
        <w:t>本研究</w:t>
      </w:r>
      <w:r>
        <w:rPr>
          <w:rFonts w:hint="eastAsia"/>
          <w:lang w:eastAsia="zh-CN"/>
        </w:rPr>
        <w:t>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w:t>
      </w:r>
      <w:r w:rsidR="003A192D">
        <w:rPr>
          <w:rFonts w:hint="eastAsia"/>
          <w:lang w:eastAsia="zh-CN"/>
        </w:rPr>
        <w:t>本研究</w:t>
      </w:r>
      <w:r>
        <w:rPr>
          <w:rFonts w:hint="eastAsia"/>
          <w:lang w:eastAsia="zh-CN"/>
        </w:rPr>
        <w:t>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w:t>
      </w:r>
      <w:r w:rsidR="003A192D">
        <w:rPr>
          <w:rFonts w:hint="eastAsia"/>
          <w:lang w:eastAsia="zh-CN"/>
        </w:rPr>
        <w:t>本研究</w:t>
      </w:r>
      <w:r w:rsidR="00D43E06">
        <w:rPr>
          <w:rFonts w:hint="eastAsia"/>
          <w:lang w:eastAsia="zh-CN"/>
        </w:rPr>
        <w:t>询问被试对这两道题的主观感受，</w:t>
      </w:r>
      <w:r w:rsidR="003A192D">
        <w:rPr>
          <w:rFonts w:hint="eastAsia"/>
          <w:lang w:eastAsia="zh-CN"/>
        </w:rPr>
        <w:t>本研究</w:t>
      </w:r>
      <w:r w:rsidR="00D43E06">
        <w:rPr>
          <w:rFonts w:hint="eastAsia"/>
          <w:lang w:eastAsia="zh-CN"/>
        </w:rPr>
        <w:t>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7408E217" w:rsidR="001F3A33" w:rsidRDefault="003B6385" w:rsidP="003B6385">
      <w:pPr>
        <w:ind w:firstLine="480"/>
        <w:rPr>
          <w:lang w:eastAsia="zh-CN"/>
        </w:rPr>
        <w:sectPr w:rsidR="001F3A33" w:rsidSect="00093841">
          <w:headerReference w:type="default" r:id="rId28"/>
          <w:pgSz w:w="11906" w:h="16838"/>
          <w:pgMar w:top="1440" w:right="1800" w:bottom="1440" w:left="1800" w:header="851" w:footer="992" w:gutter="0"/>
          <w:cols w:space="425"/>
          <w:docGrid w:type="lines" w:linePitch="360"/>
        </w:sectPr>
      </w:pPr>
      <w:r>
        <w:rPr>
          <w:rFonts w:hint="eastAsia"/>
          <w:lang w:eastAsia="zh-CN"/>
        </w:rPr>
        <w:t>总的来说，</w:t>
      </w:r>
      <w:r w:rsidR="003A192D">
        <w:rPr>
          <w:rFonts w:hint="eastAsia"/>
          <w:lang w:eastAsia="zh-CN"/>
        </w:rPr>
        <w:t>本研究</w:t>
      </w:r>
      <w:r>
        <w:rPr>
          <w:rFonts w:hint="eastAsia"/>
          <w:lang w:eastAsia="zh-CN"/>
        </w:rPr>
        <w:t>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w:t>
      </w:r>
      <w:r w:rsidR="003A192D">
        <w:rPr>
          <w:rFonts w:hint="eastAsia"/>
          <w:lang w:eastAsia="zh-CN"/>
        </w:rPr>
        <w:t>本研究</w:t>
      </w:r>
      <w:r w:rsidRPr="003B6385">
        <w:rPr>
          <w:rFonts w:hint="eastAsia"/>
          <w:lang w:eastAsia="zh-CN"/>
        </w:rPr>
        <w:t>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w:t>
      </w:r>
      <w:r w:rsidR="003A192D">
        <w:rPr>
          <w:rFonts w:hint="eastAsia"/>
          <w:lang w:eastAsia="zh-CN"/>
        </w:rPr>
        <w:t>本研究</w:t>
      </w:r>
      <w:r w:rsidRPr="003B6385">
        <w:rPr>
          <w:rFonts w:hint="eastAsia"/>
          <w:lang w:eastAsia="zh-CN"/>
        </w:rPr>
        <w:t>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47" w:name="_Toc161663926"/>
      <w:commentRangeStart w:id="48"/>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47"/>
      <w:commentRangeEnd w:id="48"/>
      <w:r w:rsidR="00C77D60">
        <w:rPr>
          <w:rStyle w:val="af9"/>
          <w:rFonts w:ascii="Times New Roman" w:eastAsia="宋体" w:hAnsi="Times New Roman" w:cstheme="minorBidi"/>
          <w:b w:val="0"/>
          <w:bCs w:val="0"/>
          <w:kern w:val="2"/>
        </w:rPr>
        <w:commentReference w:id="48"/>
      </w:r>
    </w:p>
    <w:p w14:paraId="16B4F387" w14:textId="7F31B3A4" w:rsidR="008E5559" w:rsidRDefault="008E5559" w:rsidP="006F4915">
      <w:pPr>
        <w:pStyle w:val="2"/>
        <w:spacing w:before="180" w:after="180"/>
        <w:rPr>
          <w:lang w:eastAsia="zh-CN"/>
        </w:rPr>
      </w:pPr>
      <w:bookmarkStart w:id="49" w:name="_Toc161663927"/>
      <w:r>
        <w:rPr>
          <w:rFonts w:hint="eastAsia"/>
          <w:lang w:eastAsia="zh-CN"/>
        </w:rPr>
        <w:t>5</w:t>
      </w:r>
      <w:r>
        <w:rPr>
          <w:lang w:eastAsia="zh-CN"/>
        </w:rPr>
        <w:t xml:space="preserve">.1 </w:t>
      </w:r>
      <w:r>
        <w:rPr>
          <w:rFonts w:hint="eastAsia"/>
          <w:lang w:eastAsia="zh-CN"/>
        </w:rPr>
        <w:t>方法</w:t>
      </w:r>
      <w:bookmarkEnd w:id="49"/>
    </w:p>
    <w:p w14:paraId="727ECAF8" w14:textId="4822506C" w:rsidR="0092747F" w:rsidRPr="006F4915" w:rsidRDefault="008E5559" w:rsidP="008E5559">
      <w:pPr>
        <w:pStyle w:val="3"/>
        <w:spacing w:before="180" w:after="180"/>
        <w:rPr>
          <w:lang w:eastAsia="zh-CN"/>
        </w:rPr>
      </w:pPr>
      <w:bookmarkStart w:id="50" w:name="_Toc161663928"/>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50"/>
    </w:p>
    <w:p w14:paraId="5ECD534A" w14:textId="7838C66B" w:rsidR="0092747F" w:rsidRPr="004E614C" w:rsidRDefault="003A192D" w:rsidP="00CC1892">
      <w:pPr>
        <w:ind w:firstLine="480"/>
        <w:rPr>
          <w:lang w:eastAsia="zh-CN"/>
        </w:rPr>
      </w:pPr>
      <w:r>
        <w:rPr>
          <w:rFonts w:hint="eastAsia"/>
          <w:lang w:eastAsia="zh-CN"/>
        </w:rPr>
        <w:t>本研究</w:t>
      </w:r>
      <w:r w:rsidR="00CC1892">
        <w:rPr>
          <w:rFonts w:hint="eastAsia"/>
          <w:lang w:eastAsia="zh-CN"/>
        </w:rPr>
        <w:t>在问卷星招募了</w:t>
      </w:r>
      <w:r w:rsidR="00CC1892">
        <w:rPr>
          <w:rFonts w:hint="eastAsia"/>
          <w:lang w:eastAsia="zh-CN"/>
        </w:rPr>
        <w:t>5</w:t>
      </w:r>
      <w:r w:rsidR="00CC1892">
        <w:rPr>
          <w:lang w:eastAsia="zh-CN"/>
        </w:rPr>
        <w:t>8</w:t>
      </w:r>
      <w:r w:rsidR="00CC1892">
        <w:rPr>
          <w:rFonts w:hint="eastAsia"/>
          <w:lang w:eastAsia="zh-CN"/>
        </w:rPr>
        <w:t>名被试来评估</w:t>
      </w:r>
      <w:r>
        <w:rPr>
          <w:rFonts w:hint="eastAsia"/>
          <w:lang w:eastAsia="zh-CN"/>
        </w:rPr>
        <w:t>本研究</w:t>
      </w:r>
      <w:r w:rsidR="00CC1892">
        <w:rPr>
          <w:rFonts w:hint="eastAsia"/>
          <w:lang w:eastAsia="zh-CN"/>
        </w:rPr>
        <w:t>的实验材料。其中女性</w:t>
      </w:r>
      <w:r w:rsidR="00CC1892">
        <w:rPr>
          <w:lang w:eastAsia="zh-CN"/>
        </w:rPr>
        <w:t>40</w:t>
      </w:r>
      <w:r w:rsidR="00CC1892">
        <w:rPr>
          <w:rFonts w:hint="eastAsia"/>
          <w:lang w:eastAsia="zh-CN"/>
        </w:rPr>
        <w:t>人，平均年龄</w:t>
      </w:r>
      <w:r w:rsidR="00CC1892">
        <w:rPr>
          <w:rFonts w:hint="eastAsia"/>
          <w:lang w:eastAsia="zh-CN"/>
        </w:rPr>
        <w:t>3</w:t>
      </w:r>
      <w:r w:rsidR="00CC1892">
        <w:rPr>
          <w:lang w:eastAsia="zh-CN"/>
        </w:rPr>
        <w:t>1.07</w:t>
      </w:r>
      <w:r w:rsidR="00CC1892">
        <w:rPr>
          <w:rFonts w:hint="eastAsia"/>
          <w:lang w:eastAsia="zh-CN"/>
        </w:rPr>
        <w:t>（</w:t>
      </w:r>
      <w:r w:rsidR="00CC1892">
        <w:rPr>
          <w:rFonts w:hint="eastAsia"/>
          <w:lang w:eastAsia="zh-CN"/>
        </w:rPr>
        <w:t>S</w:t>
      </w:r>
      <w:r w:rsidR="00CC1892">
        <w:rPr>
          <w:lang w:eastAsia="zh-CN"/>
        </w:rPr>
        <w:t>D = 8.27</w:t>
      </w:r>
      <w:r w:rsidR="00CC1892">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51" w:name="_Toc161663929"/>
      <w:r>
        <w:rPr>
          <w:lang w:eastAsia="zh-CN"/>
        </w:rPr>
        <w:t>5.1</w:t>
      </w:r>
      <w:r w:rsidR="001F3A33" w:rsidRPr="00634FC0">
        <w:rPr>
          <w:lang w:eastAsia="zh-CN"/>
        </w:rPr>
        <w:t xml:space="preserve">.2 </w:t>
      </w:r>
      <w:r>
        <w:rPr>
          <w:rFonts w:hint="eastAsia"/>
          <w:lang w:eastAsia="zh-CN"/>
        </w:rPr>
        <w:t>研究设计</w:t>
      </w:r>
      <w:bookmarkEnd w:id="51"/>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52" w:name="_Toc161663930"/>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52"/>
    </w:p>
    <w:p w14:paraId="483C8AC5" w14:textId="2F45C2C6"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sidR="003A192D">
        <w:rPr>
          <w:rFonts w:hint="eastAsia"/>
          <w:lang w:eastAsia="zh-CN"/>
        </w:rPr>
        <w:t>本研究</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w:t>
      </w:r>
      <w:r w:rsidR="003A192D">
        <w:rPr>
          <w:rFonts w:hint="eastAsia"/>
          <w:lang w:eastAsia="zh-CN"/>
        </w:rPr>
        <w:t>本研究</w:t>
      </w:r>
      <w:r>
        <w:rPr>
          <w:rFonts w:hint="eastAsia"/>
          <w:lang w:eastAsia="zh-CN"/>
        </w:rPr>
        <w:t>更换了截图中的</w:t>
      </w:r>
      <w:r w:rsidR="001F551C">
        <w:rPr>
          <w:rFonts w:hint="eastAsia"/>
          <w:lang w:eastAsia="zh-CN"/>
        </w:rPr>
        <w:t>人物</w:t>
      </w:r>
      <w:r>
        <w:rPr>
          <w:rFonts w:hint="eastAsia"/>
          <w:lang w:eastAsia="zh-CN"/>
        </w:rPr>
        <w:t>头像与名称。</w:t>
      </w:r>
    </w:p>
    <w:p w14:paraId="400C2C7C" w14:textId="46DC6767" w:rsidR="002E6C6D" w:rsidRDefault="002E6C6D" w:rsidP="00013473">
      <w:pPr>
        <w:spacing w:beforeLines="100" w:before="360"/>
        <w:jc w:val="center"/>
        <w:rPr>
          <w:lang w:eastAsia="zh-CN"/>
        </w:rPr>
      </w:pPr>
      <w:r>
        <w:rPr>
          <w:noProof/>
          <w:lang w:eastAsia="zh-CN"/>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5"/>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53" w:name="_Toc161663931"/>
      <w:r>
        <w:rPr>
          <w:rFonts w:hint="eastAsia"/>
          <w:lang w:eastAsia="zh-CN"/>
        </w:rPr>
        <w:t>5</w:t>
      </w:r>
      <w:r w:rsidR="00CF249B">
        <w:rPr>
          <w:rFonts w:hint="eastAsia"/>
        </w:rPr>
        <w:t>.1.4 数据分析</w:t>
      </w:r>
      <w:bookmarkEnd w:id="53"/>
    </w:p>
    <w:p w14:paraId="15CB6D1C" w14:textId="7E295446"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7601BB75" w:rsidR="002E6C6D" w:rsidRPr="004E614C" w:rsidRDefault="002E6C6D" w:rsidP="00CF249B">
      <w:pPr>
        <w:rPr>
          <w:lang w:eastAsia="zh-CN"/>
        </w:rPr>
      </w:pPr>
      <w:r>
        <w:rPr>
          <w:lang w:eastAsia="zh-CN"/>
        </w:rPr>
        <w:tab/>
      </w:r>
      <w:r w:rsidR="003A192D">
        <w:rPr>
          <w:rFonts w:hint="eastAsia"/>
          <w:lang w:eastAsia="zh-CN"/>
        </w:rPr>
        <w:t>本研究</w:t>
      </w:r>
      <w:r>
        <w:rPr>
          <w:rFonts w:hint="eastAsia"/>
          <w:lang w:eastAsia="zh-CN"/>
        </w:rPr>
        <w:t>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54" w:name="_Toc161663932"/>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54"/>
    </w:p>
    <w:p w14:paraId="5DCB2BE5" w14:textId="1B826CC1" w:rsidR="001B373A" w:rsidRPr="001B373A" w:rsidRDefault="001B373A" w:rsidP="001B373A">
      <w:pPr>
        <w:pStyle w:val="3"/>
        <w:spacing w:before="180" w:after="180"/>
        <w:rPr>
          <w:lang w:eastAsia="zh-CN"/>
        </w:rPr>
      </w:pPr>
      <w:bookmarkStart w:id="55" w:name="_Toc161663933"/>
      <w:commentRangeStart w:id="56"/>
      <w:r>
        <w:rPr>
          <w:lang w:eastAsia="zh-CN"/>
        </w:rPr>
        <w:t xml:space="preserve">5.2.1 </w:t>
      </w:r>
      <w:r>
        <w:rPr>
          <w:rFonts w:hint="eastAsia"/>
          <w:lang w:eastAsia="zh-CN"/>
        </w:rPr>
        <w:t>描述统计</w:t>
      </w:r>
      <w:bookmarkEnd w:id="55"/>
      <w:commentRangeEnd w:id="56"/>
      <w:r w:rsidR="00B82993">
        <w:rPr>
          <w:rStyle w:val="af9"/>
          <w:rFonts w:ascii="Times New Roman" w:eastAsia="宋体" w:hAnsi="Times New Roman" w:cstheme="minorBidi"/>
          <w:b w:val="0"/>
          <w:bCs w:val="0"/>
        </w:rPr>
        <w:commentReference w:id="56"/>
      </w:r>
    </w:p>
    <w:p w14:paraId="151195BD" w14:textId="43EC93DB" w:rsidR="00A14571" w:rsidRPr="004E614C" w:rsidRDefault="00E25FCB" w:rsidP="006F4915">
      <w:pPr>
        <w:pStyle w:val="af3"/>
      </w:pPr>
      <w:r w:rsidRPr="004E614C">
        <w:rPr>
          <w:rFonts w:hint="eastAsia"/>
        </w:rPr>
        <w:t>表</w:t>
      </w:r>
      <w:r w:rsidR="00013473">
        <w:rPr>
          <w:rFonts w:hint="eastAsia"/>
        </w:rPr>
        <w:t>5</w:t>
      </w:r>
      <w:r w:rsidR="006F491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33"/>
        <w:gridCol w:w="1033"/>
        <w:gridCol w:w="1033"/>
        <w:gridCol w:w="1033"/>
        <w:gridCol w:w="1033"/>
        <w:gridCol w:w="791"/>
        <w:gridCol w:w="787"/>
      </w:tblGrid>
      <w:tr w:rsidR="00F458A8" w:rsidRPr="001B373A" w14:paraId="1E76F6F7" w14:textId="77777777" w:rsidTr="00013473">
        <w:trPr>
          <w:trHeight w:val="340"/>
          <w:tblHeader/>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lastRenderedPageBreak/>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57" w:name="_Toc161663934"/>
      <w:r>
        <w:rPr>
          <w:lang w:eastAsia="zh-CN"/>
        </w:rPr>
        <w:t xml:space="preserve">5.2.2 </w:t>
      </w:r>
      <w:r>
        <w:rPr>
          <w:rFonts w:hint="eastAsia"/>
          <w:lang w:eastAsia="zh-CN"/>
        </w:rPr>
        <w:t>频率分布直方图</w:t>
      </w:r>
      <w:bookmarkEnd w:id="57"/>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lang w:eastAsia="zh-CN"/>
        </w:rPr>
        <w:drawing>
          <wp:inline distT="0" distB="0" distL="0" distR="0" wp14:anchorId="451A48E9" wp14:editId="30E40242">
            <wp:extent cx="5078735" cy="3809357"/>
            <wp:effectExtent l="0" t="0" r="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9473" cy="3817411"/>
                    </a:xfrm>
                    <a:prstGeom prst="rect">
                      <a:avLst/>
                    </a:prstGeom>
                    <a:noFill/>
                    <a:ln>
                      <a:noFill/>
                    </a:ln>
                  </pic:spPr>
                </pic:pic>
              </a:graphicData>
            </a:graphic>
          </wp:inline>
        </w:drawing>
      </w:r>
    </w:p>
    <w:p w14:paraId="0E51FB7A" w14:textId="69DD816F" w:rsidR="00A14571" w:rsidRPr="004E614C" w:rsidRDefault="00AE4A1D" w:rsidP="006F4915">
      <w:pPr>
        <w:pStyle w:val="af5"/>
      </w:pPr>
      <w:r w:rsidRPr="004E614C">
        <w:rPr>
          <w:rFonts w:hint="eastAsia"/>
        </w:rPr>
        <w:t>图</w:t>
      </w:r>
      <w:r w:rsidR="00013473">
        <w:rPr>
          <w:rFonts w:hint="eastAsia"/>
        </w:rPr>
        <w:t>5</w:t>
      </w:r>
      <w:r w:rsidR="006F4915">
        <w:t>.2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58" w:name="_Toc161663935"/>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58"/>
    </w:p>
    <w:p w14:paraId="176470E8" w14:textId="3F0BFF7C"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w:t>
      </w:r>
      <w:r w:rsidR="003A192D">
        <w:rPr>
          <w:rFonts w:hint="eastAsia"/>
          <w:lang w:eastAsia="zh-CN"/>
        </w:rPr>
        <w:t>本研究</w:t>
      </w:r>
      <w:r w:rsidR="0079502F" w:rsidRPr="004E614C">
        <w:rPr>
          <w:rFonts w:hint="eastAsia"/>
          <w:lang w:eastAsia="zh-CN"/>
        </w:rPr>
        <w:t>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w:t>
      </w:r>
      <w:r w:rsidR="003A192D">
        <w:rPr>
          <w:rFonts w:hint="eastAsia"/>
          <w:lang w:eastAsia="zh-CN"/>
        </w:rPr>
        <w:t>本研究</w:t>
      </w:r>
      <w:r w:rsidR="000D5C62" w:rsidRPr="004E614C">
        <w:rPr>
          <w:rFonts w:hint="eastAsia"/>
          <w:lang w:eastAsia="zh-CN"/>
        </w:rPr>
        <w:t>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3EC115E6" w:rsidR="001F3A33" w:rsidRDefault="000D5C62" w:rsidP="00A14571">
      <w:pPr>
        <w:rPr>
          <w:lang w:eastAsia="zh-CN"/>
        </w:rPr>
        <w:sectPr w:rsidR="001F3A33" w:rsidSect="00093841">
          <w:headerReference w:type="default" r:id="rId31"/>
          <w:pgSz w:w="11906" w:h="16838"/>
          <w:pgMar w:top="1440" w:right="1800" w:bottom="1440" w:left="1800" w:header="851" w:footer="992" w:gutter="0"/>
          <w:cols w:space="425"/>
          <w:docGrid w:type="lines" w:linePitch="360"/>
        </w:sectPr>
      </w:pPr>
      <w:r w:rsidRPr="004E614C">
        <w:rPr>
          <w:lang w:eastAsia="zh-CN"/>
        </w:rPr>
        <w:tab/>
      </w:r>
      <w:r w:rsidR="003A192D">
        <w:rPr>
          <w:rFonts w:hint="eastAsia"/>
          <w:lang w:eastAsia="zh-CN"/>
        </w:rPr>
        <w:t>本研究</w:t>
      </w:r>
      <w:r w:rsidRPr="004E614C">
        <w:rPr>
          <w:rFonts w:hint="eastAsia"/>
          <w:lang w:eastAsia="zh-CN"/>
        </w:rPr>
        <w:t>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59" w:name="_Toc161663936"/>
      <w:commentRangeStart w:id="60"/>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59"/>
      <w:commentRangeEnd w:id="60"/>
      <w:r w:rsidR="00A14B8F">
        <w:rPr>
          <w:rStyle w:val="af9"/>
          <w:rFonts w:ascii="Times New Roman" w:eastAsia="宋体" w:hAnsi="Times New Roman" w:cstheme="minorBidi"/>
          <w:b w:val="0"/>
          <w:bCs w:val="0"/>
          <w:kern w:val="2"/>
        </w:rPr>
        <w:commentReference w:id="60"/>
      </w:r>
    </w:p>
    <w:p w14:paraId="301166CB" w14:textId="4E5425AF"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w:t>
      </w:r>
      <w:r w:rsidR="003A192D">
        <w:rPr>
          <w:rFonts w:hint="eastAsia"/>
          <w:lang w:eastAsia="zh-CN"/>
        </w:rPr>
        <w:t>本研究</w:t>
      </w:r>
      <w:r w:rsidR="0030189F">
        <w:rPr>
          <w:rFonts w:hint="eastAsia"/>
          <w:lang w:eastAsia="zh-CN"/>
        </w:rPr>
        <w:t>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w:t>
      </w:r>
      <w:r w:rsidR="003A192D">
        <w:rPr>
          <w:rFonts w:hint="eastAsia"/>
          <w:lang w:eastAsia="zh-CN"/>
        </w:rPr>
        <w:t>本研究</w:t>
      </w:r>
      <w:r w:rsidR="0030189F">
        <w:rPr>
          <w:rFonts w:hint="eastAsia"/>
          <w:lang w:eastAsia="zh-CN"/>
        </w:rPr>
        <w:t>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30189F" w:rsidRPr="004E614C">
        <w:rPr>
          <w:lang w:eastAsia="zh-CN"/>
        </w:rPr>
      </w:r>
      <w:r w:rsidR="0030189F" w:rsidRPr="004E614C">
        <w:rPr>
          <w:lang w:eastAsia="zh-CN"/>
        </w:rPr>
        <w:fldChar w:fldCharType="separate"/>
      </w:r>
      <w:r w:rsidR="0019217D">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w:t>
      </w:r>
      <w:r w:rsidR="003A192D">
        <w:rPr>
          <w:rFonts w:hint="eastAsia"/>
          <w:lang w:eastAsia="zh-CN"/>
        </w:rPr>
        <w:t>本研究</w:t>
      </w:r>
      <w:r w:rsidR="00396869">
        <w:rPr>
          <w:rFonts w:hint="eastAsia"/>
          <w:lang w:eastAsia="zh-CN"/>
        </w:rPr>
        <w:t>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3AB4F25F" w:rsidR="00396869" w:rsidRPr="004E614C" w:rsidRDefault="003A192D" w:rsidP="00396869">
      <w:pPr>
        <w:ind w:firstLine="480"/>
        <w:rPr>
          <w:lang w:eastAsia="zh-CN"/>
        </w:rPr>
      </w:pPr>
      <w:r>
        <w:rPr>
          <w:rFonts w:hint="eastAsia"/>
          <w:lang w:eastAsia="zh-CN"/>
        </w:rPr>
        <w:t>本研究</w:t>
      </w:r>
      <w:r w:rsidR="00396869">
        <w:rPr>
          <w:rFonts w:hint="eastAsia"/>
          <w:lang w:eastAsia="zh-CN"/>
        </w:rPr>
        <w:t>将进行一个小型的元分析，检索过往关于社会比较倾向与生活满意度的文章。如果假设</w:t>
      </w:r>
      <w:r w:rsidR="00396869">
        <w:rPr>
          <w:rFonts w:hint="eastAsia"/>
          <w:lang w:eastAsia="zh-CN"/>
        </w:rPr>
        <w:t>7</w:t>
      </w:r>
      <w:r w:rsidR="00396869">
        <w:rPr>
          <w:rFonts w:hint="eastAsia"/>
          <w:lang w:eastAsia="zh-CN"/>
        </w:rPr>
        <w:t>成立，则</w:t>
      </w:r>
      <w:r>
        <w:rPr>
          <w:rFonts w:hint="eastAsia"/>
          <w:lang w:eastAsia="zh-CN"/>
        </w:rPr>
        <w:t>本研究</w:t>
      </w:r>
      <w:r w:rsidR="00396869">
        <w:rPr>
          <w:rFonts w:hint="eastAsia"/>
          <w:lang w:eastAsia="zh-CN"/>
        </w:rPr>
        <w:t>将在元分析中得到一个很小的，负的，效应量。</w:t>
      </w:r>
    </w:p>
    <w:p w14:paraId="62F07747" w14:textId="77777777" w:rsidR="00396869" w:rsidRDefault="00396869" w:rsidP="006F4915">
      <w:pPr>
        <w:pStyle w:val="2"/>
        <w:spacing w:before="180" w:after="180"/>
        <w:rPr>
          <w:lang w:eastAsia="zh-CN"/>
        </w:rPr>
      </w:pPr>
      <w:bookmarkStart w:id="61" w:name="_Toc161663937"/>
      <w:r>
        <w:rPr>
          <w:lang w:eastAsia="zh-CN"/>
        </w:rPr>
        <w:t xml:space="preserve">6.1 </w:t>
      </w:r>
      <w:r>
        <w:rPr>
          <w:rFonts w:hint="eastAsia"/>
          <w:lang w:eastAsia="zh-CN"/>
        </w:rPr>
        <w:t>方法</w:t>
      </w:r>
      <w:bookmarkEnd w:id="61"/>
    </w:p>
    <w:p w14:paraId="3E1CC36C" w14:textId="77777777" w:rsidR="00396869" w:rsidRPr="006F4915" w:rsidRDefault="00396869" w:rsidP="008E5559">
      <w:pPr>
        <w:pStyle w:val="3"/>
        <w:spacing w:before="180" w:after="180"/>
        <w:rPr>
          <w:lang w:eastAsia="zh-CN"/>
        </w:rPr>
      </w:pPr>
      <w:bookmarkStart w:id="62" w:name="_Toc161663938"/>
      <w:r>
        <w:rPr>
          <w:lang w:eastAsia="zh-CN"/>
        </w:rPr>
        <w:t>6</w:t>
      </w:r>
      <w:r w:rsidRPr="006F4915">
        <w:rPr>
          <w:lang w:eastAsia="zh-CN"/>
        </w:rPr>
        <w:t>.1</w:t>
      </w:r>
      <w:r>
        <w:rPr>
          <w:lang w:eastAsia="zh-CN"/>
        </w:rPr>
        <w:t>.1</w:t>
      </w:r>
      <w:r w:rsidRPr="006F4915">
        <w:rPr>
          <w:lang w:eastAsia="zh-CN"/>
        </w:rPr>
        <w:t xml:space="preserve"> </w:t>
      </w:r>
      <w:commentRangeStart w:id="63"/>
      <w:r>
        <w:rPr>
          <w:rFonts w:hint="eastAsia"/>
          <w:lang w:eastAsia="zh-CN"/>
        </w:rPr>
        <w:t>研究设计</w:t>
      </w:r>
      <w:bookmarkEnd w:id="62"/>
      <w:commentRangeEnd w:id="63"/>
      <w:r w:rsidR="00A14B8F">
        <w:rPr>
          <w:rStyle w:val="af9"/>
          <w:rFonts w:ascii="Times New Roman" w:eastAsia="宋体" w:hAnsi="Times New Roman" w:cstheme="minorBidi"/>
          <w:b w:val="0"/>
          <w:bCs w:val="0"/>
        </w:rPr>
        <w:commentReference w:id="63"/>
      </w:r>
    </w:p>
    <w:p w14:paraId="28EBF5BD" w14:textId="69BF7773"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64"/>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commentRangeEnd w:id="64"/>
      <w:r w:rsidR="003002F1">
        <w:rPr>
          <w:rStyle w:val="af9"/>
        </w:rPr>
        <w:commentReference w:id="64"/>
      </w:r>
      <w:r w:rsidR="00F66F3A" w:rsidRPr="004E614C">
        <w:rPr>
          <w:rFonts w:hint="eastAsia"/>
          <w:lang w:eastAsia="zh-CN"/>
        </w:rPr>
        <w:t>上搜索关键字“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0727D9" w:rsidRPr="004E614C">
        <w:rPr>
          <w:rFonts w:hint="eastAsia"/>
          <w:lang w:eastAsia="zh-CN"/>
        </w:rPr>
        <w:t>。</w:t>
      </w:r>
      <w:r>
        <w:rPr>
          <w:rFonts w:hint="eastAsia"/>
          <w:lang w:eastAsia="zh-CN"/>
        </w:rPr>
        <w:t>本研究</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65" w:name="_Toc16166393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65"/>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66" w:name="_Toc161663940"/>
      <w:r>
        <w:rPr>
          <w:lang w:eastAsia="zh-CN"/>
        </w:rPr>
        <w:t>6</w:t>
      </w:r>
      <w:r w:rsidRPr="006F4915">
        <w:rPr>
          <w:lang w:eastAsia="zh-CN"/>
        </w:rPr>
        <w:t>.1</w:t>
      </w:r>
      <w:r>
        <w:rPr>
          <w:lang w:eastAsia="zh-CN"/>
        </w:rPr>
        <w:t>.</w:t>
      </w:r>
      <w:r>
        <w:rPr>
          <w:rFonts w:hint="eastAsia"/>
          <w:lang w:eastAsia="zh-CN"/>
        </w:rPr>
        <w:t>2 数据分析</w:t>
      </w:r>
      <w:bookmarkEnd w:id="66"/>
    </w:p>
    <w:p w14:paraId="354219A2" w14:textId="125D893B"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lastRenderedPageBreak/>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340D2BF9" w:rsidR="004870A2" w:rsidRDefault="0089706F" w:rsidP="008E5559">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lang w:eastAsia="zh-CN"/>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2">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5"/>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67" w:name="_Toc161663941"/>
      <w:r>
        <w:rPr>
          <w:lang w:eastAsia="zh-CN"/>
        </w:rPr>
        <w:lastRenderedPageBreak/>
        <w:t>6</w:t>
      </w:r>
      <w:r w:rsidR="001F3A33" w:rsidRPr="006F4915">
        <w:rPr>
          <w:lang w:eastAsia="zh-CN"/>
        </w:rPr>
        <w:t xml:space="preserve">.2 </w:t>
      </w:r>
      <w:r w:rsidR="00F66F3A" w:rsidRPr="006F4915">
        <w:rPr>
          <w:rFonts w:hint="eastAsia"/>
          <w:lang w:eastAsia="zh-CN"/>
        </w:rPr>
        <w:t>结果</w:t>
      </w:r>
      <w:bookmarkEnd w:id="67"/>
    </w:p>
    <w:p w14:paraId="1187A707" w14:textId="1718FD5A" w:rsidR="00F66F3A" w:rsidRPr="006F4915" w:rsidRDefault="00E61935" w:rsidP="006F4915">
      <w:pPr>
        <w:pStyle w:val="3"/>
        <w:spacing w:before="180" w:after="180"/>
        <w:rPr>
          <w:lang w:eastAsia="zh-CN"/>
        </w:rPr>
      </w:pPr>
      <w:bookmarkStart w:id="68" w:name="_Toc161663942"/>
      <w:r>
        <w:rPr>
          <w:lang w:eastAsia="zh-CN"/>
        </w:rPr>
        <w:t>6</w:t>
      </w:r>
      <w:r w:rsidR="001F3A33" w:rsidRPr="006F4915">
        <w:rPr>
          <w:lang w:eastAsia="zh-CN"/>
        </w:rPr>
        <w:t xml:space="preserve">.2.1 </w:t>
      </w:r>
      <w:r w:rsidR="00F66F3A" w:rsidRPr="006F4915">
        <w:rPr>
          <w:rFonts w:hint="eastAsia"/>
          <w:lang w:eastAsia="zh-CN"/>
        </w:rPr>
        <w:t>总体效应</w:t>
      </w:r>
      <w:bookmarkEnd w:id="68"/>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7DEE0FE0">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5"/>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69" w:name="_Toc161663943"/>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69"/>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(W Poolman et al., 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5"/>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70" w:name="_Toc161663944"/>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70"/>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w:t>
      </w:r>
      <w:r w:rsidRPr="004E614C">
        <w:rPr>
          <w:lang w:eastAsia="zh-CN"/>
        </w:rPr>
        <w:lastRenderedPageBreak/>
        <w:t>=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drawing>
          <wp:inline distT="0" distB="0" distL="0" distR="0" wp14:anchorId="755A4DBC" wp14:editId="00C0C263">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5"/>
      </w:pPr>
      <w:r w:rsidRPr="004E614C">
        <w:rPr>
          <w:rFonts w:hint="eastAsia"/>
        </w:rPr>
        <w:t>图</w:t>
      </w:r>
      <w:r w:rsidR="00013473">
        <w:rPr>
          <w:rFonts w:hint="eastAsia"/>
        </w:rPr>
        <w:t>6</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60A89267" w:rsidR="00F66F3A" w:rsidRPr="00541EC6" w:rsidRDefault="00E61935" w:rsidP="00541EC6">
      <w:pPr>
        <w:pStyle w:val="2"/>
        <w:spacing w:before="180" w:after="180"/>
        <w:rPr>
          <w:lang w:eastAsia="zh-CN"/>
        </w:rPr>
      </w:pPr>
      <w:bookmarkStart w:id="71" w:name="_Toc161663945"/>
      <w:r>
        <w:rPr>
          <w:lang w:eastAsia="zh-CN"/>
        </w:rPr>
        <w:t>6</w:t>
      </w:r>
      <w:r w:rsidR="001F3A33" w:rsidRPr="00541EC6">
        <w:rPr>
          <w:lang w:eastAsia="zh-CN"/>
        </w:rPr>
        <w:t xml:space="preserve">.3 </w:t>
      </w:r>
      <w:r w:rsidR="00F66F3A" w:rsidRPr="00541EC6">
        <w:rPr>
          <w:rFonts w:hint="eastAsia"/>
          <w:lang w:eastAsia="zh-CN"/>
        </w:rPr>
        <w:t>讨论</w:t>
      </w:r>
      <w:bookmarkEnd w:id="71"/>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7736AE44" w14:textId="5A75F70D" w:rsidR="001F3A33" w:rsidRDefault="00296BA2" w:rsidP="000B7D29">
      <w:pPr>
        <w:ind w:firstLine="480"/>
        <w:rPr>
          <w:lang w:eastAsia="zh-CN"/>
        </w:rPr>
        <w:sectPr w:rsidR="001F3A33" w:rsidSect="00093841">
          <w:headerReference w:type="default" r:id="rId36"/>
          <w:pgSz w:w="11906" w:h="16838"/>
          <w:pgMar w:top="1440" w:right="1800" w:bottom="1440" w:left="1800" w:header="851" w:footer="992" w:gutter="0"/>
          <w:cols w:space="425"/>
          <w:docGrid w:type="lines" w:linePitch="360"/>
        </w:sectPr>
      </w:pPr>
      <w:r w:rsidRPr="00296BA2">
        <w:rPr>
          <w:rFonts w:hint="eastAsia"/>
          <w:lang w:eastAsia="zh-CN"/>
        </w:rPr>
        <w:t>根据</w:t>
      </w:r>
      <w:r w:rsidR="003A192D">
        <w:rPr>
          <w:rFonts w:hint="eastAsia"/>
          <w:lang w:eastAsia="zh-CN"/>
        </w:rPr>
        <w:t>本研究</w:t>
      </w:r>
      <w:r w:rsidRPr="00296BA2">
        <w:rPr>
          <w:rFonts w:hint="eastAsia"/>
          <w:lang w:eastAsia="zh-CN"/>
        </w:rPr>
        <w:t>的元分析结果，首先，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w:t>
      </w:r>
      <w:r w:rsidR="003A192D">
        <w:rPr>
          <w:rFonts w:hint="eastAsia"/>
          <w:lang w:eastAsia="zh-CN"/>
        </w:rPr>
        <w:t>本研究</w:t>
      </w:r>
      <w:r w:rsidRPr="00296BA2">
        <w:rPr>
          <w:rFonts w:hint="eastAsia"/>
          <w:lang w:eastAsia="zh-CN"/>
        </w:rPr>
        <w:t>的研究中不存在发表偏见。这些结果表明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72" w:name="_Toc161663946"/>
      <w:commentRangeStart w:id="73"/>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72"/>
      <w:commentRangeEnd w:id="73"/>
      <w:r w:rsidR="009E2C95">
        <w:rPr>
          <w:rStyle w:val="af9"/>
          <w:rFonts w:ascii="Times New Roman" w:eastAsia="宋体" w:hAnsi="Times New Roman" w:cstheme="minorBidi"/>
          <w:b w:val="0"/>
          <w:bCs w:val="0"/>
          <w:kern w:val="2"/>
        </w:rPr>
        <w:commentReference w:id="73"/>
      </w:r>
    </w:p>
    <w:p w14:paraId="74808BCE" w14:textId="4CE75247" w:rsidR="00CC7C5B" w:rsidRPr="005A1FC9" w:rsidRDefault="00E61935" w:rsidP="005A1FC9">
      <w:pPr>
        <w:pStyle w:val="2"/>
        <w:spacing w:before="180" w:after="180"/>
        <w:rPr>
          <w:rFonts w:eastAsiaTheme="minorEastAsia"/>
          <w:lang w:eastAsia="zh-CN"/>
        </w:rPr>
      </w:pPr>
      <w:bookmarkStart w:id="74" w:name="_Toc161663947"/>
      <w:r>
        <w:rPr>
          <w:lang w:eastAsia="zh-CN"/>
        </w:rPr>
        <w:t>7</w:t>
      </w:r>
      <w:r w:rsidR="001F3A33" w:rsidRPr="00F33CEC">
        <w:rPr>
          <w:lang w:eastAsia="zh-CN"/>
        </w:rPr>
        <w:t xml:space="preserve">.1 </w:t>
      </w:r>
      <w:r w:rsidR="00880885" w:rsidRPr="00F33CEC">
        <w:rPr>
          <w:rFonts w:hint="eastAsia"/>
          <w:lang w:eastAsia="zh-CN"/>
        </w:rPr>
        <w:t>方法</w:t>
      </w:r>
      <w:bookmarkEnd w:id="74"/>
    </w:p>
    <w:p w14:paraId="51A01B99" w14:textId="2CF23A2B" w:rsidR="00D05733" w:rsidRPr="004E614C" w:rsidRDefault="00E61935" w:rsidP="00D05733">
      <w:pPr>
        <w:pStyle w:val="3"/>
        <w:spacing w:before="180" w:after="180"/>
        <w:rPr>
          <w:lang w:eastAsia="zh-CN"/>
        </w:rPr>
      </w:pPr>
      <w:bookmarkStart w:id="75" w:name="_Toc161663948"/>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75"/>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76" w:name="_Toc161663949"/>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76"/>
    </w:p>
    <w:p w14:paraId="5824BF27" w14:textId="0C8E99D6"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77" w:name="_Toc161663950"/>
      <w:r>
        <w:rPr>
          <w:lang w:eastAsia="zh-CN"/>
        </w:rPr>
        <w:t xml:space="preserve">7.1.3 </w:t>
      </w:r>
      <w:r>
        <w:rPr>
          <w:rFonts w:hint="eastAsia"/>
          <w:lang w:eastAsia="zh-CN"/>
        </w:rPr>
        <w:t>研究工具</w:t>
      </w:r>
      <w:bookmarkEnd w:id="77"/>
    </w:p>
    <w:p w14:paraId="2DE591AE" w14:textId="3EC932D7" w:rsidR="000955CB" w:rsidRPr="009C68FA" w:rsidRDefault="000955CB" w:rsidP="000955CB">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，因此本研究对其进行了信效度检验。我们发现该量表中的反向计分题存在标准化因子载荷过低的问题。因此，我们对该量表中的反向计分题进行了修改，将其更改为正向计分</w:t>
      </w:r>
      <w:r w:rsidR="009C68FA">
        <w:rPr>
          <w:rFonts w:hint="eastAsia"/>
          <w:lang w:eastAsia="zh-CN"/>
        </w:rPr>
        <w:t>（</w:t>
      </w:r>
      <w:r>
        <w:rPr>
          <w:rFonts w:hint="eastAsia"/>
          <w:lang w:eastAsia="zh-CN"/>
        </w:rPr>
        <w:t>完整的问卷见附录</w:t>
      </w:r>
      <w:r>
        <w:rPr>
          <w:rFonts w:hint="eastAsia"/>
          <w:lang w:eastAsia="zh-CN"/>
        </w:rPr>
        <w:t>1</w:t>
      </w:r>
      <w:r w:rsidR="009C68FA">
        <w:rPr>
          <w:rFonts w:hint="eastAsia"/>
          <w:lang w:eastAsia="zh-CN"/>
        </w:rPr>
        <w:t>）。</w:t>
      </w:r>
      <w:r w:rsidR="009C68FA">
        <w:rPr>
          <w:rFonts w:hint="eastAsia"/>
          <w:lang w:eastAsia="zh-CN"/>
        </w:rPr>
        <w:t>在本</w:t>
      </w:r>
      <w:r w:rsidR="009C68FA">
        <w:rPr>
          <w:rFonts w:hint="eastAsia"/>
          <w:lang w:eastAsia="zh-CN"/>
        </w:rPr>
        <w:t>研究</w:t>
      </w:r>
      <w:r w:rsidR="009C68FA">
        <w:rPr>
          <w:rFonts w:hint="eastAsia"/>
          <w:lang w:eastAsia="zh-CN"/>
        </w:rPr>
        <w:t>中该量表的</w:t>
      </w:r>
      <w:r w:rsidR="009C68FA" w:rsidRPr="003B1DD5">
        <w:rPr>
          <w:rFonts w:cs="Times New Roman"/>
          <w:lang w:eastAsia="zh-CN"/>
        </w:rPr>
        <w:t>α</w:t>
      </w:r>
      <w:r w:rsidR="009C68FA">
        <w:rPr>
          <w:rFonts w:cs="Times New Roman" w:hint="eastAsia"/>
          <w:lang w:eastAsia="zh-CN"/>
        </w:rPr>
        <w:t>为</w:t>
      </w:r>
      <w:r w:rsidR="009C68FA">
        <w:rPr>
          <w:rFonts w:cs="Times New Roman"/>
          <w:lang w:eastAsia="zh-CN"/>
        </w:rPr>
        <w:t>.86</w:t>
      </w:r>
      <w:r w:rsidR="009C68FA">
        <w:rPr>
          <w:rFonts w:cs="Times New Roman" w:hint="eastAsia"/>
          <w:lang w:eastAsia="zh-CN"/>
        </w:rPr>
        <w:t>。</w:t>
      </w:r>
    </w:p>
    <w:p w14:paraId="5B127DE0" w14:textId="61B0DFB9" w:rsidR="000955CB" w:rsidRDefault="000955CB" w:rsidP="000955CB">
      <w:pPr>
        <w:ind w:firstLine="480"/>
        <w:rPr>
          <w:rFonts w:hint="eastAsia"/>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lastRenderedPageBreak/>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Pr>
          <w:rFonts w:hint="eastAsia"/>
          <w:lang w:eastAsia="zh-CN"/>
        </w:rPr>
        <w:t>。在经过信效度检验后，我们对信效度较低的题目进行了修订</w:t>
      </w:r>
      <w:r w:rsidR="009C68FA">
        <w:rPr>
          <w:rFonts w:hint="eastAsia"/>
          <w:lang w:eastAsia="zh-CN"/>
        </w:rPr>
        <w:t>（</w:t>
      </w:r>
      <w:r>
        <w:rPr>
          <w:rFonts w:hint="eastAsia"/>
          <w:lang w:eastAsia="zh-CN"/>
        </w:rPr>
        <w:t>修订后的问卷见附录</w:t>
      </w:r>
      <w:r>
        <w:rPr>
          <w:rFonts w:hint="eastAsia"/>
          <w:lang w:eastAsia="zh-CN"/>
        </w:rPr>
        <w:t>1</w:t>
      </w:r>
      <w:r w:rsidR="009C68FA">
        <w:rPr>
          <w:rFonts w:hint="eastAsia"/>
          <w:lang w:eastAsia="zh-CN"/>
        </w:rPr>
        <w:t>）</w:t>
      </w:r>
      <w:r w:rsidR="009C68FA">
        <w:rPr>
          <w:rFonts w:hint="eastAsia"/>
          <w:lang w:eastAsia="zh-CN"/>
        </w:rPr>
        <w:t>在本</w:t>
      </w:r>
      <w:r w:rsidR="009C68FA">
        <w:rPr>
          <w:rFonts w:hint="eastAsia"/>
          <w:lang w:eastAsia="zh-CN"/>
        </w:rPr>
        <w:t>研究</w:t>
      </w:r>
      <w:r w:rsidR="009C68FA">
        <w:rPr>
          <w:rFonts w:hint="eastAsia"/>
          <w:lang w:eastAsia="zh-CN"/>
        </w:rPr>
        <w:t>中该量表的</w:t>
      </w:r>
      <w:r w:rsidR="009C68FA" w:rsidRPr="003B1DD5">
        <w:rPr>
          <w:rFonts w:cs="Times New Roman"/>
          <w:lang w:eastAsia="zh-CN"/>
        </w:rPr>
        <w:t>α</w:t>
      </w:r>
      <w:r w:rsidR="009C68FA">
        <w:rPr>
          <w:rFonts w:cs="Times New Roman" w:hint="eastAsia"/>
          <w:lang w:eastAsia="zh-CN"/>
        </w:rPr>
        <w:t>为</w:t>
      </w:r>
      <w:r w:rsidR="009C68FA">
        <w:rPr>
          <w:rFonts w:cs="Times New Roman"/>
          <w:lang w:eastAsia="zh-CN"/>
        </w:rPr>
        <w:t>.88</w:t>
      </w:r>
      <w:r w:rsidR="009C68FA">
        <w:rPr>
          <w:rFonts w:cs="Times New Roman" w:hint="eastAsia"/>
          <w:lang w:eastAsia="zh-CN"/>
        </w:rPr>
        <w:t>。</w:t>
      </w:r>
    </w:p>
    <w:p w14:paraId="6F73E705" w14:textId="0268D049" w:rsidR="000955CB" w:rsidRPr="00614842" w:rsidRDefault="000955CB" w:rsidP="000955CB">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9C68FA">
        <w:rPr>
          <w:rFonts w:hint="eastAsia"/>
          <w:lang w:eastAsia="zh-CN"/>
        </w:rPr>
        <w:t>在本</w:t>
      </w:r>
      <w:r w:rsidR="00FE730B">
        <w:rPr>
          <w:rFonts w:hint="eastAsia"/>
          <w:lang w:eastAsia="zh-CN"/>
        </w:rPr>
        <w:t>研究</w:t>
      </w:r>
      <w:r w:rsidR="009C68FA">
        <w:rPr>
          <w:rFonts w:hint="eastAsia"/>
          <w:lang w:eastAsia="zh-CN"/>
        </w:rPr>
        <w:t>中该量表的</w:t>
      </w:r>
      <w:r w:rsidR="009C68FA" w:rsidRPr="003B1DD5">
        <w:rPr>
          <w:rFonts w:cs="Times New Roman"/>
          <w:lang w:eastAsia="zh-CN"/>
        </w:rPr>
        <w:t>α</w:t>
      </w:r>
      <w:r w:rsidR="009C68FA">
        <w:rPr>
          <w:rFonts w:cs="Times New Roman" w:hint="eastAsia"/>
          <w:lang w:eastAsia="zh-CN"/>
        </w:rPr>
        <w:t>为</w:t>
      </w:r>
      <w:r w:rsidR="009C68FA">
        <w:rPr>
          <w:rFonts w:cs="Times New Roman"/>
          <w:lang w:eastAsia="zh-CN"/>
        </w:rPr>
        <w:t>.88</w:t>
      </w:r>
      <w:r w:rsidR="009C68FA">
        <w:rPr>
          <w:rFonts w:cs="Times New Roman" w:hint="eastAsia"/>
          <w:lang w:eastAsia="zh-CN"/>
        </w:rPr>
        <w:t>。</w:t>
      </w:r>
    </w:p>
    <w:p w14:paraId="34F3E2A1" w14:textId="31C836AA"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78" w:name="_Toc161663951"/>
      <w:r>
        <w:rPr>
          <w:rFonts w:hint="eastAsia"/>
          <w:lang w:eastAsia="zh-CN"/>
        </w:rPr>
        <w:t>7</w:t>
      </w:r>
      <w:r w:rsidR="004025A4">
        <w:rPr>
          <w:rFonts w:hint="eastAsia"/>
        </w:rPr>
        <w:t>.1.4 数据分析</w:t>
      </w:r>
      <w:bookmarkEnd w:id="78"/>
    </w:p>
    <w:p w14:paraId="6F963CDA" w14:textId="64BD2B6F"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56D3446E"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7F7A12">
        <w:rPr>
          <w:rFonts w:hint="eastAsia"/>
          <w:lang w:eastAsia="zh-CN"/>
        </w:rPr>
        <w:t>实验的操纵是否有效，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的实验操纵是有效的。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79" w:name="_Toc161663952"/>
      <w:r>
        <w:rPr>
          <w:lang w:eastAsia="zh-CN"/>
        </w:rPr>
        <w:lastRenderedPageBreak/>
        <w:t>7</w:t>
      </w:r>
      <w:r w:rsidR="00C2478B" w:rsidRPr="00F33CEC">
        <w:rPr>
          <w:lang w:eastAsia="zh-CN"/>
        </w:rPr>
        <w:t xml:space="preserve">.2 </w:t>
      </w:r>
      <w:r w:rsidR="009F7DF3" w:rsidRPr="00F33CEC">
        <w:rPr>
          <w:lang w:eastAsia="zh-CN"/>
        </w:rPr>
        <w:t>结果</w:t>
      </w:r>
      <w:bookmarkEnd w:id="79"/>
    </w:p>
    <w:p w14:paraId="05717D14" w14:textId="388C71D4" w:rsidR="004D073F" w:rsidRPr="004E614C" w:rsidRDefault="009F1633" w:rsidP="004D073F">
      <w:pPr>
        <w:pStyle w:val="3"/>
        <w:spacing w:before="180" w:after="180"/>
        <w:rPr>
          <w:lang w:eastAsia="zh-CN"/>
        </w:rPr>
      </w:pPr>
      <w:bookmarkStart w:id="80" w:name="_Toc161663953"/>
      <w:r>
        <w:rPr>
          <w:lang w:eastAsia="zh-CN"/>
        </w:rPr>
        <w:t>7</w:t>
      </w:r>
      <w:r w:rsidR="00C2478B">
        <w:rPr>
          <w:lang w:eastAsia="zh-CN"/>
        </w:rPr>
        <w:t xml:space="preserve">.2.1 </w:t>
      </w:r>
      <w:r w:rsidR="004D073F" w:rsidRPr="004E614C">
        <w:rPr>
          <w:rFonts w:hint="eastAsia"/>
          <w:lang w:eastAsia="zh-CN"/>
        </w:rPr>
        <w:t>操作检查</w:t>
      </w:r>
      <w:bookmarkEnd w:id="80"/>
    </w:p>
    <w:p w14:paraId="3E839366" w14:textId="6B4F4123"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81" w:name="_Toc161663954"/>
      <w:r>
        <w:rPr>
          <w:lang w:eastAsia="zh-CN"/>
        </w:rPr>
        <w:t>7</w:t>
      </w:r>
      <w:r w:rsidR="00C2478B">
        <w:rPr>
          <w:lang w:eastAsia="zh-CN"/>
        </w:rPr>
        <w:t xml:space="preserve">.2.2 </w:t>
      </w:r>
      <w:r w:rsidR="006333D0" w:rsidRPr="004E614C">
        <w:rPr>
          <w:lang w:eastAsia="zh-CN"/>
        </w:rPr>
        <w:t>描述统计</w:t>
      </w:r>
      <w:bookmarkEnd w:id="81"/>
    </w:p>
    <w:p w14:paraId="792B1B4A" w14:textId="3439D071" w:rsidR="006333D0" w:rsidRDefault="006333D0" w:rsidP="005A1FC9">
      <w:pPr>
        <w:pStyle w:val="af3"/>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82" w:name="_Toc161663955"/>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82"/>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5"/>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7951634"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的实验操纵是成功的。此外，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83" w:name="_Toc161663956"/>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8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5B715572"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w:t>
      </w:r>
      <w:r w:rsidR="00504AAE" w:rsidRPr="004E614C">
        <w:rPr>
          <w:rFonts w:hint="eastAsia"/>
          <w:lang w:eastAsia="zh-CN"/>
        </w:rPr>
        <w:lastRenderedPageBreak/>
        <w:t>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3"/>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84" w:name="_Toc16166395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84"/>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3"/>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85" w:name="_Toc161663958"/>
      <w:r>
        <w:rPr>
          <w:lang w:eastAsia="zh-CN"/>
        </w:rPr>
        <w:t>7</w:t>
      </w:r>
      <w:r w:rsidR="00C2478B" w:rsidRPr="005A1FC9">
        <w:rPr>
          <w:lang w:eastAsia="zh-CN"/>
        </w:rPr>
        <w:t xml:space="preserve">.3 </w:t>
      </w:r>
      <w:r w:rsidR="00EA3C36" w:rsidRPr="005A1FC9">
        <w:rPr>
          <w:rFonts w:hint="eastAsia"/>
          <w:lang w:eastAsia="zh-CN"/>
        </w:rPr>
        <w:t>讨论</w:t>
      </w:r>
      <w:bookmarkEnd w:id="85"/>
    </w:p>
    <w:p w14:paraId="035F4AB9" w14:textId="47D2DF48"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2EAD4F1B"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的实验</w:t>
      </w:r>
      <w:r w:rsidR="00281374" w:rsidRPr="00281374">
        <w:rPr>
          <w:rFonts w:hint="eastAsia"/>
          <w:lang w:eastAsia="zh-CN"/>
        </w:rPr>
        <w:t>1</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w:t>
      </w:r>
      <w:r w:rsidR="003A192D">
        <w:rPr>
          <w:rFonts w:hint="eastAsia"/>
          <w:lang w:eastAsia="zh-CN"/>
        </w:rPr>
        <w:t>本研究</w:t>
      </w:r>
      <w:r w:rsidR="00281374" w:rsidRPr="00281374">
        <w:rPr>
          <w:rFonts w:hint="eastAsia"/>
          <w:lang w:eastAsia="zh-CN"/>
        </w:rPr>
        <w:t>将采用更严格的方法来检验是否存在共同方法偏差。</w:t>
      </w:r>
    </w:p>
    <w:p w14:paraId="15111E4F" w14:textId="36793200" w:rsidR="00634FC0" w:rsidRDefault="00942F84" w:rsidP="00942F84">
      <w:pPr>
        <w:ind w:firstLine="480"/>
        <w:rPr>
          <w:lang w:eastAsia="zh-CN"/>
        </w:rPr>
        <w:sectPr w:rsidR="00634FC0" w:rsidSect="00093841">
          <w:headerReference w:type="default" r:id="rId38"/>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量表的某些项目在实际应用中的效度有待进一步验证和修订。因此，未来的研究可以进一步修订这些问卷，以提高量表的效度和准确性，并确保</w:t>
      </w:r>
      <w:r w:rsidR="003A192D">
        <w:rPr>
          <w:rFonts w:hint="eastAsia"/>
          <w:lang w:eastAsia="zh-CN"/>
        </w:rPr>
        <w:t>本研究</w:t>
      </w:r>
      <w:r w:rsidRPr="00942F84">
        <w:rPr>
          <w:rFonts w:hint="eastAsia"/>
          <w:lang w:eastAsia="zh-CN"/>
        </w:rPr>
        <w:t>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86" w:name="_Toc161663959"/>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86"/>
    </w:p>
    <w:p w14:paraId="3FA52E65" w14:textId="1C0A506F" w:rsidR="00B81396" w:rsidRPr="00F33CEC" w:rsidRDefault="00FE07F6" w:rsidP="00F33CEC">
      <w:pPr>
        <w:pStyle w:val="2"/>
        <w:spacing w:before="180" w:after="180"/>
        <w:rPr>
          <w:lang w:eastAsia="zh-CN"/>
        </w:rPr>
      </w:pPr>
      <w:bookmarkStart w:id="87" w:name="_Toc161663960"/>
      <w:r>
        <w:rPr>
          <w:lang w:eastAsia="zh-CN"/>
        </w:rPr>
        <w:t>8</w:t>
      </w:r>
      <w:r w:rsidR="00634FC0" w:rsidRPr="00F33CEC">
        <w:rPr>
          <w:lang w:eastAsia="zh-CN"/>
        </w:rPr>
        <w:t xml:space="preserve">.1 </w:t>
      </w:r>
      <w:r w:rsidR="00B81396" w:rsidRPr="00F33CEC">
        <w:rPr>
          <w:lang w:eastAsia="zh-CN"/>
        </w:rPr>
        <w:t>方法</w:t>
      </w:r>
      <w:bookmarkEnd w:id="87"/>
    </w:p>
    <w:p w14:paraId="188598FC" w14:textId="22F18DC0" w:rsidR="00D05733" w:rsidRPr="004E614C" w:rsidRDefault="007C5792" w:rsidP="00D05733">
      <w:pPr>
        <w:pStyle w:val="3"/>
        <w:spacing w:before="180" w:after="180"/>
        <w:rPr>
          <w:lang w:eastAsia="zh-CN"/>
        </w:rPr>
      </w:pPr>
      <w:bookmarkStart w:id="88" w:name="_Toc16166396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88"/>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89" w:name="_Toc16166396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8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90" w:name="_Toc161663963"/>
      <w:r>
        <w:rPr>
          <w:lang w:eastAsia="zh-CN"/>
        </w:rPr>
        <w:t>8.1.</w:t>
      </w:r>
      <w:r w:rsidR="00F40E37">
        <w:rPr>
          <w:rFonts w:hint="eastAsia"/>
          <w:lang w:eastAsia="zh-CN"/>
        </w:rPr>
        <w:t>3</w:t>
      </w:r>
      <w:r>
        <w:rPr>
          <w:lang w:eastAsia="zh-CN"/>
        </w:rPr>
        <w:t xml:space="preserve"> </w:t>
      </w:r>
      <w:r>
        <w:rPr>
          <w:rFonts w:hint="eastAsia"/>
          <w:lang w:eastAsia="zh-CN"/>
        </w:rPr>
        <w:t>研究工具</w:t>
      </w:r>
      <w:bookmarkEnd w:id="90"/>
    </w:p>
    <w:p w14:paraId="5E91A7F1" w14:textId="65EFDA73" w:rsidR="00FE07F6" w:rsidRPr="009C68FA" w:rsidRDefault="009C68FA" w:rsidP="009C68FA">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w:t>
      </w:r>
      <w:proofErr w:type="gramStart"/>
      <w:r>
        <w:rPr>
          <w:rFonts w:hint="eastAsia"/>
          <w:lang w:eastAsia="zh-CN"/>
        </w:rPr>
        <w:t>一</w:t>
      </w:r>
      <w:proofErr w:type="gramEnd"/>
      <w:r>
        <w:rPr>
          <w:rFonts w:hint="eastAsia"/>
          <w:lang w:eastAsia="zh-CN"/>
        </w:rPr>
        <w:t>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。本研究重新对其进行了信效度检验，我们发现该量表中的反向计分题的确存在标准化因子载荷过低的问题。因此，我们对该量表中的反向计分题进行了修改，将其更改为正向计分。完整的问卷见附录</w:t>
      </w:r>
      <w:r>
        <w:rPr>
          <w:rFonts w:hint="eastAsia"/>
          <w:lang w:eastAsia="zh-CN"/>
        </w:rPr>
        <w:t>1</w:t>
      </w:r>
      <w:r w:rsidR="000F3040">
        <w:rPr>
          <w:rFonts w:hint="eastAsia"/>
          <w:lang w:eastAsia="zh-CN"/>
        </w:rPr>
        <w:t>。在本</w:t>
      </w:r>
      <w:r>
        <w:rPr>
          <w:rFonts w:hint="eastAsia"/>
          <w:lang w:eastAsia="zh-CN"/>
        </w:rPr>
        <w:t>研究</w:t>
      </w:r>
      <w:r w:rsidR="000F3040">
        <w:rPr>
          <w:rFonts w:hint="eastAsia"/>
          <w:lang w:eastAsia="zh-CN"/>
        </w:rPr>
        <w:t>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6318061" w14:textId="2AA3E91B" w:rsidR="00C05B27" w:rsidRPr="009C68FA" w:rsidRDefault="00C05B27" w:rsidP="00C05B27">
      <w:pPr>
        <w:ind w:firstLine="480"/>
        <w:rPr>
          <w:lang w:eastAsia="zh-CN"/>
        </w:rPr>
      </w:pPr>
      <w:r w:rsidRPr="00614842">
        <w:rPr>
          <w:b/>
          <w:bCs/>
          <w:lang w:eastAsia="zh-CN"/>
        </w:rPr>
        <w:lastRenderedPageBreak/>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162626">
        <w:rPr>
          <w:rFonts w:hint="eastAsia"/>
          <w:lang w:eastAsia="zh-CN"/>
        </w:rPr>
        <w:t>与研究</w:t>
      </w:r>
      <w:proofErr w:type="gramStart"/>
      <w:r w:rsidR="00162626">
        <w:rPr>
          <w:rFonts w:hint="eastAsia"/>
          <w:lang w:eastAsia="zh-CN"/>
        </w:rPr>
        <w:t>一</w:t>
      </w:r>
      <w:proofErr w:type="gramEnd"/>
      <w:r w:rsidR="00162626">
        <w:rPr>
          <w:rFonts w:hint="eastAsia"/>
          <w:lang w:eastAsia="zh-CN"/>
        </w:rPr>
        <w:t>类似，我们使用的是我们修订后的量表，其中两道反向计分题被改为了正向计分</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2416E15B" w14:textId="3BECBD3A" w:rsidR="00C05B27" w:rsidRDefault="00C05B27" w:rsidP="00C05B27">
      <w:pPr>
        <w:ind w:firstLine="480"/>
        <w:rPr>
          <w:rFonts w:hint="eastAsia"/>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162626">
        <w:rPr>
          <w:rFonts w:hint="eastAsia"/>
          <w:lang w:eastAsia="zh-CN"/>
        </w:rPr>
        <w:t>与研究</w:t>
      </w:r>
      <w:proofErr w:type="gramStart"/>
      <w:r w:rsidR="00162626">
        <w:rPr>
          <w:rFonts w:hint="eastAsia"/>
          <w:lang w:eastAsia="zh-CN"/>
        </w:rPr>
        <w:t>一</w:t>
      </w:r>
      <w:proofErr w:type="gramEnd"/>
      <w:r w:rsidR="00162626">
        <w:rPr>
          <w:rFonts w:hint="eastAsia"/>
          <w:lang w:eastAsia="zh-CN"/>
        </w:rPr>
        <w:t>类似，我们使用的是我们修订后的量表。</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1CD02AEA" w14:textId="4B72F7DD" w:rsidR="00C05B27" w:rsidRPr="00614842" w:rsidRDefault="00C05B27" w:rsidP="00C05B27">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0B39745B" w14:textId="77777777" w:rsidR="00C05B27" w:rsidRPr="00C05B27" w:rsidRDefault="00C05B27" w:rsidP="00F40E37">
      <w:pPr>
        <w:ind w:firstLine="480"/>
        <w:rPr>
          <w:b/>
          <w:bCs/>
          <w:lang w:eastAsia="zh-CN"/>
        </w:rPr>
      </w:pPr>
    </w:p>
    <w:p w14:paraId="31358221" w14:textId="51D8F4F0"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0019217D">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A192D">
        <w:rPr>
          <w:rFonts w:hint="eastAsia"/>
          <w:lang w:eastAsia="zh-CN"/>
        </w:rPr>
        <w:t>本研究</w:t>
      </w:r>
      <w:r>
        <w:rPr>
          <w:rFonts w:hint="eastAsia"/>
          <w:lang w:eastAsia="zh-CN"/>
        </w:rPr>
        <w:t>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23100966" w:rsidR="00FB42E2" w:rsidRPr="004E614C" w:rsidRDefault="00FB42E2"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AuthorYear="1"&gt;&lt;Author&gt;Freis&lt;/Author&gt;&lt;Year&gt;2021&lt;/Year&gt;&lt;RecNum&gt;139&lt;/RecNum&gt;&lt;DisplayText&gt;Freis </w:instrText>
      </w:r>
      <w:r w:rsidR="00365407">
        <w:rPr>
          <w:rFonts w:hint="eastAsia"/>
          <w:lang w:eastAsia="zh-CN"/>
        </w:rPr>
        <w:instrText>和</w:instrText>
      </w:r>
      <w:r w:rsidR="00365407">
        <w:rPr>
          <w:rFonts w:hint="eastAsia"/>
          <w:lang w:eastAsia="zh-CN"/>
        </w:rPr>
        <w:instrText xml:space="preserve"> Hansen-Brown (2021)&lt;/DisplayText&gt;&lt;record&gt;&lt;rec-number&gt;139&lt;/rec-number&gt;&lt;foreign-keys&gt;&lt;key app="EN" db-id="25zwtzd2ipsxxpedr5u5fe2as9</w:instrText>
      </w:r>
      <w:r w:rsidR="00365407">
        <w:rPr>
          <w:lang w:eastAsia="zh-CN"/>
        </w:rPr>
        <w:instrText>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00365407">
        <w:rPr>
          <w:rFonts w:hint="eastAsia"/>
          <w:noProof/>
          <w:lang w:eastAsia="zh-CN"/>
        </w:rPr>
        <w:t xml:space="preserve">Freis </w:t>
      </w:r>
      <w:r w:rsidR="00365407">
        <w:rPr>
          <w:rFonts w:hint="eastAsia"/>
          <w:noProof/>
          <w:lang w:eastAsia="zh-CN"/>
        </w:rPr>
        <w:t>和</w:t>
      </w:r>
      <w:r w:rsidR="00365407">
        <w:rPr>
          <w:rFonts w:hint="eastAsia"/>
          <w:noProof/>
          <w:lang w:eastAsia="zh-CN"/>
        </w:rPr>
        <w:t xml:space="preserve">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3A192D">
        <w:rPr>
          <w:rFonts w:hint="eastAsia"/>
          <w:lang w:eastAsia="zh-CN"/>
        </w:rPr>
        <w:t>本研究</w:t>
      </w:r>
      <w:r w:rsidR="000826BC">
        <w:rPr>
          <w:rFonts w:hint="eastAsia"/>
          <w:lang w:eastAsia="zh-CN"/>
        </w:rPr>
        <w:t>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3AFB072F"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0019217D">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w:t>
      </w:r>
      <w:r w:rsidR="003A192D">
        <w:rPr>
          <w:rFonts w:hint="eastAsia"/>
          <w:lang w:eastAsia="zh-CN"/>
        </w:rPr>
        <w:t>本研究</w:t>
      </w:r>
      <w:r>
        <w:rPr>
          <w:rFonts w:hint="eastAsia"/>
          <w:lang w:eastAsia="zh-CN"/>
        </w:rPr>
        <w:t>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5FED8C84"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0019217D">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003A192D">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91" w:name="_Toc161663964"/>
      <w:r>
        <w:rPr>
          <w:rFonts w:hint="eastAsia"/>
          <w:lang w:eastAsia="zh-CN"/>
        </w:rPr>
        <w:lastRenderedPageBreak/>
        <w:t>8</w:t>
      </w:r>
      <w:r w:rsidR="0074622D">
        <w:rPr>
          <w:rFonts w:hint="eastAsia"/>
        </w:rPr>
        <w:t>.1.4 数据分析</w:t>
      </w:r>
      <w:bookmarkEnd w:id="91"/>
    </w:p>
    <w:p w14:paraId="337E33DB" w14:textId="0AD1F32B"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23183586"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92" w:name="_Toc161663965"/>
      <w:r>
        <w:rPr>
          <w:lang w:eastAsia="zh-CN"/>
        </w:rPr>
        <w:lastRenderedPageBreak/>
        <w:t>8</w:t>
      </w:r>
      <w:r w:rsidR="00634FC0" w:rsidRPr="00F33CEC">
        <w:rPr>
          <w:lang w:eastAsia="zh-CN"/>
        </w:rPr>
        <w:t xml:space="preserve">.2 </w:t>
      </w:r>
      <w:r w:rsidR="00B81396" w:rsidRPr="00F33CEC">
        <w:rPr>
          <w:lang w:eastAsia="zh-CN"/>
        </w:rPr>
        <w:t>结果</w:t>
      </w:r>
      <w:bookmarkEnd w:id="92"/>
    </w:p>
    <w:p w14:paraId="2A1C6511" w14:textId="5B6A8412" w:rsidR="00B81396" w:rsidRPr="004E614C" w:rsidRDefault="00FB42E2" w:rsidP="00B81396">
      <w:pPr>
        <w:pStyle w:val="3"/>
        <w:spacing w:before="180" w:after="180"/>
        <w:rPr>
          <w:lang w:eastAsia="zh-CN"/>
        </w:rPr>
      </w:pPr>
      <w:bookmarkStart w:id="93" w:name="_Toc161663966"/>
      <w:r>
        <w:rPr>
          <w:lang w:eastAsia="zh-CN"/>
        </w:rPr>
        <w:t>8</w:t>
      </w:r>
      <w:r w:rsidR="00634FC0">
        <w:rPr>
          <w:lang w:eastAsia="zh-CN"/>
        </w:rPr>
        <w:t xml:space="preserve">.2.1 </w:t>
      </w:r>
      <w:r w:rsidR="00B81396" w:rsidRPr="004E614C">
        <w:rPr>
          <w:lang w:eastAsia="zh-CN"/>
        </w:rPr>
        <w:t>描述统计</w:t>
      </w:r>
      <w:bookmarkEnd w:id="93"/>
    </w:p>
    <w:p w14:paraId="158FA0B6" w14:textId="2C680C28" w:rsidR="00B81396" w:rsidRPr="004E614C" w:rsidRDefault="00BC4155" w:rsidP="005A1FC9">
      <w:pPr>
        <w:pStyle w:val="af3"/>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94" w:name="_Toc161663967"/>
      <w:r>
        <w:rPr>
          <w:lang w:eastAsia="zh-CN"/>
        </w:rPr>
        <w:lastRenderedPageBreak/>
        <w:t>8.2.</w:t>
      </w:r>
      <w:r>
        <w:rPr>
          <w:rFonts w:hint="eastAsia"/>
          <w:lang w:eastAsia="zh-CN"/>
        </w:rPr>
        <w:t>2</w:t>
      </w:r>
      <w:r>
        <w:rPr>
          <w:lang w:eastAsia="zh-CN"/>
        </w:rPr>
        <w:t xml:space="preserve"> </w:t>
      </w:r>
      <w:r>
        <w:rPr>
          <w:rFonts w:hint="eastAsia"/>
          <w:lang w:eastAsia="zh-CN"/>
        </w:rPr>
        <w:t>相关分析</w:t>
      </w:r>
      <w:bookmarkEnd w:id="94"/>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5"/>
      </w:pPr>
      <w:r>
        <w:rPr>
          <w:rFonts w:hint="eastAsia"/>
        </w:rPr>
        <w:t>图</w:t>
      </w:r>
      <w:r w:rsidR="000826BC">
        <w:t>8</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95" w:name="_Toc161663968"/>
      <w:r>
        <w:rPr>
          <w:lang w:eastAsia="zh-CN"/>
        </w:rPr>
        <w:t>8</w:t>
      </w:r>
      <w:r w:rsidR="00634FC0">
        <w:rPr>
          <w:lang w:eastAsia="zh-CN"/>
        </w:rPr>
        <w:t xml:space="preserve">.2.3 </w:t>
      </w:r>
      <w:r w:rsidR="00B81396" w:rsidRPr="004E614C">
        <w:rPr>
          <w:lang w:eastAsia="zh-CN"/>
        </w:rPr>
        <w:t>共同方法偏差</w:t>
      </w:r>
      <w:bookmarkEnd w:id="95"/>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4A8E636B"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w:t>
      </w:r>
      <w:r w:rsidRPr="004E614C">
        <w:rPr>
          <w:lang w:eastAsia="zh-CN"/>
        </w:rPr>
        <w:lastRenderedPageBreak/>
        <w:t>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的实验中不存在共同方法偏</w:t>
      </w:r>
      <w:r w:rsidR="00B67619" w:rsidRPr="004E614C">
        <w:rPr>
          <w:rFonts w:hint="eastAsia"/>
          <w:lang w:eastAsia="zh-CN"/>
        </w:rPr>
        <w:t>差。</w:t>
      </w:r>
    </w:p>
    <w:p w14:paraId="362AEB3B" w14:textId="7EE1749A" w:rsidR="00580E17" w:rsidRPr="004E614C" w:rsidRDefault="00580E17" w:rsidP="00832CA8">
      <w:pPr>
        <w:pStyle w:val="af3"/>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5DE38B29"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3"/>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96" w:name="_Toc161663969"/>
      <w:r>
        <w:rPr>
          <w:lang w:eastAsia="zh-CN"/>
        </w:rPr>
        <w:t>8</w:t>
      </w:r>
      <w:r w:rsidR="00634FC0" w:rsidRPr="00832CA8">
        <w:rPr>
          <w:lang w:eastAsia="zh-CN"/>
        </w:rPr>
        <w:t xml:space="preserve">.2.4 </w:t>
      </w:r>
      <w:r w:rsidR="00B81396" w:rsidRPr="00832CA8">
        <w:rPr>
          <w:lang w:eastAsia="zh-CN"/>
        </w:rPr>
        <w:t>结构方程模型</w:t>
      </w:r>
      <w:bookmarkEnd w:id="96"/>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3"/>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31734D1B"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3"/>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0">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5"/>
      </w:pPr>
      <w:r>
        <w:rPr>
          <w:rFonts w:hint="eastAsia"/>
        </w:rPr>
        <w:lastRenderedPageBreak/>
        <w:t>图</w:t>
      </w:r>
      <w:r w:rsidR="007D2E9A">
        <w:rPr>
          <w:rFonts w:hint="eastAsia"/>
        </w:rPr>
        <w:t>8</w:t>
      </w:r>
      <w:r w:rsidR="007D2E9A">
        <w:t>.2</w:t>
      </w:r>
      <w:r>
        <w:rPr>
          <w:rFonts w:hint="eastAsia"/>
        </w:rPr>
        <w:t xml:space="preserve"> 向上比较中社会比较倾向的调节作用</w:t>
      </w:r>
    </w:p>
    <w:p w14:paraId="0C38A6EA" w14:textId="58681AD2"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5"/>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97" w:name="_Toc161663970"/>
      <w:r>
        <w:rPr>
          <w:lang w:eastAsia="zh-CN"/>
        </w:rPr>
        <w:t>8</w:t>
      </w:r>
      <w:r w:rsidR="00634FC0" w:rsidRPr="00F33CEC">
        <w:rPr>
          <w:lang w:eastAsia="zh-CN"/>
        </w:rPr>
        <w:t xml:space="preserve">.3 </w:t>
      </w:r>
      <w:r w:rsidR="00804A69" w:rsidRPr="00F33CEC">
        <w:rPr>
          <w:rFonts w:hint="eastAsia"/>
          <w:lang w:eastAsia="zh-CN"/>
        </w:rPr>
        <w:t>讨论</w:t>
      </w:r>
      <w:bookmarkEnd w:id="97"/>
    </w:p>
    <w:p w14:paraId="6A6A3998" w14:textId="6653CEB6" w:rsidR="0099217A" w:rsidRDefault="004366DA" w:rsidP="00B81396">
      <w:pPr>
        <w:rPr>
          <w:lang w:eastAsia="zh-CN"/>
        </w:rPr>
      </w:pPr>
      <w:r w:rsidRPr="004E614C">
        <w:rPr>
          <w:lang w:eastAsia="zh-CN"/>
        </w:rPr>
        <w:tab/>
      </w:r>
      <w:r w:rsidR="0099217A" w:rsidRPr="0099217A">
        <w:rPr>
          <w:rFonts w:hint="eastAsia"/>
          <w:lang w:eastAsia="zh-CN"/>
        </w:rPr>
        <w:t>在</w:t>
      </w:r>
      <w:r w:rsidR="003A192D">
        <w:rPr>
          <w:rFonts w:hint="eastAsia"/>
          <w:lang w:eastAsia="zh-CN"/>
        </w:rPr>
        <w:t>本研究</w:t>
      </w:r>
      <w:r w:rsidR="0099217A" w:rsidRPr="0099217A">
        <w:rPr>
          <w:rFonts w:hint="eastAsia"/>
          <w:lang w:eastAsia="zh-CN"/>
        </w:rPr>
        <w:t>的实验</w:t>
      </w:r>
      <w:r w:rsidR="0099217A" w:rsidRPr="0099217A">
        <w:rPr>
          <w:rFonts w:hint="eastAsia"/>
          <w:lang w:eastAsia="zh-CN"/>
        </w:rPr>
        <w:t>1</w:t>
      </w:r>
      <w:r w:rsidR="0099217A" w:rsidRPr="0099217A">
        <w:rPr>
          <w:rFonts w:hint="eastAsia"/>
          <w:lang w:eastAsia="zh-CN"/>
        </w:rPr>
        <w:t>中，</w:t>
      </w:r>
      <w:r w:rsidR="003A192D">
        <w:rPr>
          <w:rFonts w:hint="eastAsia"/>
          <w:lang w:eastAsia="zh-CN"/>
        </w:rPr>
        <w:t>本研究</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w:t>
      </w:r>
      <w:r w:rsidR="003A192D">
        <w:rPr>
          <w:rFonts w:hint="eastAsia"/>
          <w:lang w:eastAsia="zh-CN"/>
        </w:rPr>
        <w:t>本研究</w:t>
      </w:r>
      <w:r w:rsidR="0099217A" w:rsidRPr="0099217A">
        <w:rPr>
          <w:rFonts w:hint="eastAsia"/>
          <w:lang w:eastAsia="zh-CN"/>
        </w:rPr>
        <w:t>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4EE0C319" w:rsidR="0099217A" w:rsidRDefault="0099217A" w:rsidP="0099217A">
      <w:pPr>
        <w:ind w:firstLine="480"/>
        <w:rPr>
          <w:lang w:eastAsia="zh-CN"/>
        </w:rPr>
      </w:pPr>
      <w:r w:rsidRPr="0099217A">
        <w:rPr>
          <w:rFonts w:hint="eastAsia"/>
          <w:lang w:eastAsia="zh-CN"/>
        </w:rPr>
        <w:lastRenderedPageBreak/>
        <w:t>在</w:t>
      </w:r>
      <w:r w:rsidR="003A192D">
        <w:rPr>
          <w:rFonts w:hint="eastAsia"/>
          <w:lang w:eastAsia="zh-CN"/>
        </w:rPr>
        <w:t>本研究</w:t>
      </w:r>
      <w:r w:rsidRPr="0099217A">
        <w:rPr>
          <w:rFonts w:hint="eastAsia"/>
          <w:lang w:eastAsia="zh-CN"/>
        </w:rPr>
        <w:t>的实验</w:t>
      </w:r>
      <w:r w:rsidRPr="0099217A">
        <w:rPr>
          <w:rFonts w:hint="eastAsia"/>
          <w:lang w:eastAsia="zh-CN"/>
        </w:rPr>
        <w:t>2</w:t>
      </w:r>
      <w:r w:rsidRPr="0099217A">
        <w:rPr>
          <w:rFonts w:hint="eastAsia"/>
          <w:lang w:eastAsia="zh-CN"/>
        </w:rPr>
        <w:t>中，</w:t>
      </w:r>
      <w:r w:rsidR="003A192D">
        <w:rPr>
          <w:rFonts w:hint="eastAsia"/>
          <w:lang w:eastAsia="zh-CN"/>
        </w:rPr>
        <w:t>本研究</w:t>
      </w:r>
      <w:r w:rsidRPr="0099217A">
        <w:rPr>
          <w:rFonts w:hint="eastAsia"/>
          <w:lang w:eastAsia="zh-CN"/>
        </w:rPr>
        <w:t>采用了一种不同的方法来探究社会比较对生活满意度的影响。</w:t>
      </w:r>
      <w:r w:rsidR="003A192D">
        <w:rPr>
          <w:rFonts w:hint="eastAsia"/>
          <w:lang w:eastAsia="zh-CN"/>
        </w:rPr>
        <w:t>本研究</w:t>
      </w:r>
      <w:r w:rsidRPr="0099217A">
        <w:rPr>
          <w:rFonts w:hint="eastAsia"/>
          <w:lang w:eastAsia="zh-CN"/>
        </w:rPr>
        <w:t>不再操纵社会比较的方向，而是测量了人们在社交网络上进行向上或向下比较的频率，并同时测量了他们的社会比较倾向。</w:t>
      </w:r>
      <w:r w:rsidR="003A192D">
        <w:rPr>
          <w:rFonts w:hint="eastAsia"/>
          <w:lang w:eastAsia="zh-CN"/>
        </w:rPr>
        <w:t>本研究</w:t>
      </w:r>
      <w:r w:rsidRPr="0099217A">
        <w:rPr>
          <w:rFonts w:hint="eastAsia"/>
          <w:lang w:eastAsia="zh-CN"/>
        </w:rPr>
        <w:t>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0EBB56A"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w:t>
      </w:r>
      <w:r w:rsidR="003A192D">
        <w:rPr>
          <w:rFonts w:hint="eastAsia"/>
          <w:lang w:eastAsia="zh-CN"/>
        </w:rPr>
        <w:t>本研究</w:t>
      </w:r>
      <w:r w:rsidRPr="0099217A">
        <w:rPr>
          <w:rFonts w:hint="eastAsia"/>
          <w:lang w:eastAsia="zh-CN"/>
        </w:rPr>
        <w:t>的假设。在向下比较的情境中，</w:t>
      </w:r>
      <w:r w:rsidR="003A192D">
        <w:rPr>
          <w:rFonts w:hint="eastAsia"/>
          <w:lang w:eastAsia="zh-CN"/>
        </w:rPr>
        <w:t>本研究</w:t>
      </w:r>
      <w:r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Pr="0099217A">
        <w:rPr>
          <w:rFonts w:hint="eastAsia"/>
          <w:lang w:eastAsia="zh-CN"/>
        </w:rPr>
        <w:t>并没有复现以往研究的结果</w:t>
      </w:r>
      <w:r>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76D3AEAB" w:rsidR="0099217A" w:rsidRDefault="003A192D" w:rsidP="0099217A">
      <w:pPr>
        <w:ind w:firstLine="480"/>
        <w:rPr>
          <w:lang w:eastAsia="zh-CN"/>
        </w:rPr>
      </w:pPr>
      <w:r>
        <w:rPr>
          <w:rFonts w:hint="eastAsia"/>
          <w:lang w:eastAsia="zh-CN"/>
        </w:rPr>
        <w:t>本研究</w:t>
      </w:r>
      <w:r w:rsidR="0099217A" w:rsidRPr="0099217A">
        <w:rPr>
          <w:rFonts w:hint="eastAsia"/>
          <w:lang w:eastAsia="zh-CN"/>
        </w:rPr>
        <w:t>没有能够复现之前研究中观察到的结果。</w:t>
      </w:r>
      <w:r w:rsidR="0099217A">
        <w:rPr>
          <w:rFonts w:hint="eastAsia"/>
          <w:lang w:eastAsia="zh-CN"/>
        </w:rPr>
        <w:t>这可能是因为</w:t>
      </w:r>
      <w:r>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本研究</w:t>
      </w:r>
      <w:r w:rsidR="0099217A" w:rsidRPr="0099217A">
        <w:rPr>
          <w:rFonts w:hint="eastAsia"/>
          <w:lang w:eastAsia="zh-CN"/>
        </w:rPr>
        <w:t>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B91A2B" w:rsidR="00634FC0" w:rsidRDefault="003E68BE" w:rsidP="001B1CDD">
      <w:pPr>
        <w:ind w:firstLine="480"/>
        <w:rPr>
          <w:lang w:eastAsia="zh-CN"/>
        </w:rPr>
        <w:sectPr w:rsidR="00634FC0" w:rsidSect="00093841">
          <w:headerReference w:type="default" r:id="rId42"/>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w:t>
      </w:r>
      <w:r w:rsidR="003A192D">
        <w:rPr>
          <w:rFonts w:hint="eastAsia"/>
          <w:lang w:eastAsia="zh-CN"/>
        </w:rPr>
        <w:t>本研究</w:t>
      </w:r>
      <w:r w:rsidRPr="003E68BE">
        <w:rPr>
          <w:rFonts w:hint="eastAsia"/>
          <w:lang w:eastAsia="zh-CN"/>
        </w:rPr>
        <w:t>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w:t>
      </w:r>
      <w:r w:rsidR="003A192D">
        <w:rPr>
          <w:rFonts w:hint="eastAsia"/>
          <w:lang w:eastAsia="zh-CN"/>
        </w:rPr>
        <w:t>本研究</w:t>
      </w:r>
      <w:r w:rsidR="00ED58D8" w:rsidRPr="004E614C">
        <w:rPr>
          <w:rFonts w:hint="eastAsia"/>
          <w:lang w:eastAsia="zh-CN"/>
        </w:rPr>
        <w:t>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98" w:name="_Toc161663971"/>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98"/>
    </w:p>
    <w:p w14:paraId="003A8480" w14:textId="06DB7E8E" w:rsidR="004D5983" w:rsidRPr="00F33CEC" w:rsidRDefault="00D05D41" w:rsidP="00F33CEC">
      <w:pPr>
        <w:pStyle w:val="2"/>
        <w:spacing w:before="180" w:after="180"/>
        <w:rPr>
          <w:lang w:eastAsia="zh-CN"/>
        </w:rPr>
      </w:pPr>
      <w:bookmarkStart w:id="99" w:name="_Toc161663972"/>
      <w:r>
        <w:rPr>
          <w:lang w:eastAsia="zh-CN"/>
        </w:rPr>
        <w:t>9</w:t>
      </w:r>
      <w:r w:rsidR="00634FC0" w:rsidRPr="00F33CEC">
        <w:rPr>
          <w:lang w:eastAsia="zh-CN"/>
        </w:rPr>
        <w:t xml:space="preserve">.1 </w:t>
      </w:r>
      <w:r w:rsidR="004D5983" w:rsidRPr="00F33CEC">
        <w:rPr>
          <w:lang w:eastAsia="zh-CN"/>
        </w:rPr>
        <w:t>方法</w:t>
      </w:r>
      <w:bookmarkEnd w:id="99"/>
    </w:p>
    <w:p w14:paraId="1EBADDE5" w14:textId="06A5FB34" w:rsidR="00167013" w:rsidRPr="004E614C" w:rsidRDefault="00D05D41" w:rsidP="00167013">
      <w:pPr>
        <w:pStyle w:val="3"/>
        <w:spacing w:before="180" w:after="180"/>
        <w:rPr>
          <w:lang w:eastAsia="zh-CN"/>
        </w:rPr>
      </w:pPr>
      <w:bookmarkStart w:id="100" w:name="_Toc161663973"/>
      <w:r>
        <w:rPr>
          <w:lang w:eastAsia="zh-CN"/>
        </w:rPr>
        <w:t>9</w:t>
      </w:r>
      <w:r w:rsidR="00634FC0">
        <w:rPr>
          <w:lang w:eastAsia="zh-CN"/>
        </w:rPr>
        <w:t xml:space="preserve">.1.2 </w:t>
      </w:r>
      <w:r w:rsidR="00167013" w:rsidRPr="004E614C">
        <w:rPr>
          <w:lang w:eastAsia="zh-CN"/>
        </w:rPr>
        <w:t>被试</w:t>
      </w:r>
      <w:bookmarkEnd w:id="100"/>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101" w:name="_Toc161663974"/>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101"/>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102" w:name="_Toc161663975"/>
      <w:r>
        <w:rPr>
          <w:lang w:eastAsia="zh-CN"/>
        </w:rPr>
        <w:t xml:space="preserve">9.1.3 </w:t>
      </w:r>
      <w:r>
        <w:rPr>
          <w:rFonts w:hint="eastAsia"/>
          <w:lang w:eastAsia="zh-CN"/>
        </w:rPr>
        <w:t>研究工具</w:t>
      </w:r>
      <w:bookmarkEnd w:id="102"/>
    </w:p>
    <w:p w14:paraId="17CC0BCB" w14:textId="77480E5E"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AuthorYear="1"&gt;&lt;Author&gt;Gibbons&lt;/Author&gt;&lt;Year&gt;1999&lt;/Year&gt;&lt;RecNum&gt;135&lt;/RecNum&gt;&lt;DisplayText&gt;Gibbons </w:instrText>
      </w:r>
      <w:r w:rsidR="00365407">
        <w:rPr>
          <w:rFonts w:hint="eastAsia"/>
          <w:lang w:eastAsia="zh-CN"/>
        </w:rPr>
        <w:instrText>和</w:instrText>
      </w:r>
      <w:r w:rsidR="00365407">
        <w:rPr>
          <w:rFonts w:hint="eastAsia"/>
          <w:lang w:eastAsia="zh-CN"/>
        </w:rPr>
        <w:instrText xml:space="preserve"> Buunk (1999)&lt;/DisplayText&gt;&lt;record&gt;&lt;rec-number&gt;135&lt;/rec-number&gt;&lt;foreign-keys&gt;&lt;key app="EN" db-id="25zwtzd2ipsxxpedr5u5fe2as9wdf</w:instrText>
      </w:r>
      <w:r w:rsidR="00365407">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00365407">
        <w:rPr>
          <w:rFonts w:hint="eastAsia"/>
          <w:noProof/>
          <w:lang w:eastAsia="zh-CN"/>
        </w:rPr>
        <w:t xml:space="preserve">Gibbons </w:t>
      </w:r>
      <w:r w:rsidR="00365407">
        <w:rPr>
          <w:rFonts w:hint="eastAsia"/>
          <w:noProof/>
          <w:lang w:eastAsia="zh-CN"/>
        </w:rPr>
        <w:t>和</w:t>
      </w:r>
      <w:r w:rsidR="00365407">
        <w:rPr>
          <w:rFonts w:hint="eastAsia"/>
          <w:noProof/>
          <w:lang w:eastAsia="zh-CN"/>
        </w:rPr>
        <w:t xml:space="preserve">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3A192D">
        <w:rPr>
          <w:rFonts w:hint="eastAsia"/>
          <w:lang w:eastAsia="zh-CN"/>
        </w:rPr>
        <w:t>本研究</w:t>
      </w:r>
      <w:r>
        <w:rPr>
          <w:rFonts w:hint="eastAsia"/>
          <w:lang w:eastAsia="zh-CN"/>
        </w:rPr>
        <w:t>采用了</w:t>
      </w:r>
      <w:r w:rsidRPr="004E614C">
        <w:rPr>
          <w:lang w:eastAsia="zh-CN"/>
        </w:rPr>
        <w:fldChar w:fldCharType="begin"/>
      </w:r>
      <w:r w:rsidR="0019217D">
        <w:rPr>
          <w:rFonts w:hint="eastAsia"/>
          <w:lang w:eastAsia="zh-CN"/>
        </w:rPr>
        <w:instrText xml:space="preserve"> ADDIN EN.CITE &lt;EndNote&gt;&lt;Cite AuthorYear="1"&gt;&lt;Author&gt;</w:instrText>
      </w:r>
      <w:r w:rsidR="0019217D">
        <w:rPr>
          <w:rFonts w:hint="eastAsia"/>
          <w:lang w:eastAsia="zh-CN"/>
        </w:rPr>
        <w:instrText>王明姬</w:instrText>
      </w:r>
      <w:r w:rsidR="0019217D">
        <w:rPr>
          <w:rFonts w:hint="eastAsia"/>
          <w:lang w:eastAsia="zh-CN"/>
        </w:rPr>
        <w:instrText>&lt;/Author&gt;&lt;Year&gt;2006&lt;/Year&gt;&lt;RecNum&gt;136&lt;/RecNum&gt;&lt;DisplayText&gt;</w:instrText>
      </w:r>
      <w:r w:rsidR="0019217D">
        <w:rPr>
          <w:rFonts w:hint="eastAsia"/>
          <w:lang w:eastAsia="zh-CN"/>
        </w:rPr>
        <w:instrText>王明姬</w:instrText>
      </w:r>
      <w:r w:rsidR="0019217D">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0019217D">
        <w:rPr>
          <w:rFonts w:hint="eastAsia"/>
          <w:lang w:eastAsia="zh-CN"/>
        </w:rPr>
        <w:instrText>王明姬</w:instrText>
      </w:r>
      <w:r w:rsidR="0019217D">
        <w:rPr>
          <w:rFonts w:hint="eastAsia"/>
          <w:lang w:eastAsia="zh-CN"/>
        </w:rPr>
        <w:instrText>&lt;/author&gt;&lt;author&gt;</w:instrText>
      </w:r>
      <w:r w:rsidR="0019217D">
        <w:rPr>
          <w:rFonts w:hint="eastAsia"/>
          <w:lang w:eastAsia="zh-CN"/>
        </w:rPr>
        <w:instrText>王垒</w:instrText>
      </w:r>
      <w:r w:rsidR="0019217D">
        <w:rPr>
          <w:rFonts w:hint="eastAsia"/>
          <w:lang w:eastAsia="zh-CN"/>
        </w:rPr>
        <w:instrText>&lt;/author&gt;&lt;author&gt;</w:instrText>
      </w:r>
      <w:r w:rsidR="0019217D">
        <w:rPr>
          <w:rFonts w:hint="eastAsia"/>
          <w:lang w:eastAsia="zh-CN"/>
        </w:rPr>
        <w:instrText>施俊琦</w:instrText>
      </w:r>
      <w:r w:rsidR="0019217D">
        <w:rPr>
          <w:rFonts w:hint="eastAsia"/>
          <w:lang w:eastAsia="zh-CN"/>
        </w:rPr>
        <w:instrText>&lt;/author&gt;&lt;/authors&gt;&lt;/contributors&gt;&lt;titles&gt;&lt;title&gt;</w:instrText>
      </w:r>
      <w:r w:rsidR="0019217D">
        <w:rPr>
          <w:rFonts w:hint="eastAsia"/>
          <w:lang w:eastAsia="zh-CN"/>
        </w:rPr>
        <w:instrText>社会比较倾向量表中文版的信效度检验</w:instrText>
      </w:r>
      <w:r w:rsidR="0019217D">
        <w:rPr>
          <w:rFonts w:hint="eastAsia"/>
          <w:lang w:eastAsia="zh-CN"/>
        </w:rPr>
        <w:instrText>&lt;/title&gt;&lt;secondary-title&gt;</w:instrText>
      </w:r>
      <w:r w:rsidR="0019217D">
        <w:rPr>
          <w:rFonts w:hint="eastAsia"/>
          <w:lang w:eastAsia="zh-CN"/>
        </w:rPr>
        <w:instrText>中国心理卫生杂志</w:instrText>
      </w:r>
      <w:r w:rsidR="0019217D">
        <w:rPr>
          <w:rFonts w:hint="eastAsia"/>
          <w:lang w:eastAsia="zh-CN"/>
        </w:rPr>
        <w:instrText>&lt;/secondary-title&gt;&lt;/titles&gt;&lt;periodical&gt;&lt;full-title&gt;</w:instrText>
      </w:r>
      <w:r w:rsidR="0019217D">
        <w:rPr>
          <w:rFonts w:hint="eastAsia"/>
          <w:lang w:eastAsia="zh-CN"/>
        </w:rPr>
        <w:instrText>中国心理卫生杂志</w:instrText>
      </w:r>
      <w:r w:rsidR="0019217D">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0019217D">
        <w:rPr>
          <w:rFonts w:hint="eastAsia"/>
          <w:noProof/>
          <w:lang w:eastAsia="zh-CN"/>
        </w:rPr>
        <w:t>王明姬</w:t>
      </w:r>
      <w:r w:rsidR="0019217D">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3A192D">
        <w:rPr>
          <w:rFonts w:hint="eastAsia"/>
          <w:lang w:eastAsia="zh-CN"/>
        </w:rPr>
        <w:t>本研究</w:t>
      </w:r>
      <w:r w:rsidR="007D2E9A">
        <w:rPr>
          <w:rFonts w:hint="eastAsia"/>
          <w:lang w:eastAsia="zh-CN"/>
        </w:rPr>
        <w:t>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7E758B6C" w:rsidR="00D05D41" w:rsidRPr="004E614C" w:rsidRDefault="00D05D41" w:rsidP="00F40E37">
      <w:pPr>
        <w:ind w:firstLine="480"/>
        <w:rPr>
          <w:lang w:eastAsia="zh-CN"/>
        </w:rPr>
      </w:pPr>
      <w:r w:rsidRPr="00F40E37">
        <w:rPr>
          <w:b/>
          <w:bCs/>
          <w:lang w:eastAsia="zh-CN"/>
        </w:rPr>
        <w:lastRenderedPageBreak/>
        <w:t>相对剥夺感量表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0019217D">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A192D">
        <w:rPr>
          <w:rFonts w:hint="eastAsia"/>
          <w:lang w:eastAsia="zh-CN"/>
        </w:rPr>
        <w:t>本研究</w:t>
      </w:r>
      <w:r w:rsidR="00F34A7E">
        <w:rPr>
          <w:rFonts w:hint="eastAsia"/>
          <w:lang w:eastAsia="zh-CN"/>
        </w:rPr>
        <w:t>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4B534C38"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00365407">
        <w:rPr>
          <w:rFonts w:hint="eastAsia"/>
          <w:lang w:eastAsia="zh-CN"/>
        </w:rPr>
        <w:instrText xml:space="preserve"> ADDIN EN.CITE &lt;EndNote&gt;&lt;Cite AuthorYear="1"&gt;&lt;Author&gt;Freis&lt;/Author&gt;&lt;Year&gt;2021&lt;/Year&gt;&lt;RecNum&gt;139&lt;/RecNum&gt;&lt;DisplayText&gt;Freis </w:instrText>
      </w:r>
      <w:r w:rsidR="00365407">
        <w:rPr>
          <w:rFonts w:hint="eastAsia"/>
          <w:lang w:eastAsia="zh-CN"/>
        </w:rPr>
        <w:instrText>和</w:instrText>
      </w:r>
      <w:r w:rsidR="00365407">
        <w:rPr>
          <w:rFonts w:hint="eastAsia"/>
          <w:lang w:eastAsia="zh-CN"/>
        </w:rPr>
        <w:instrText xml:space="preserve"> Hansen-Brown (2021)&lt;/DisplayText&gt;&lt;record&gt;&lt;rec-number&gt;139&lt;/rec-number&gt;&lt;foreign-keys&gt;&lt;key app="EN" db-id="25zwtzd2ipsxxpedr5u5fe2as9</w:instrText>
      </w:r>
      <w:r w:rsidR="00365407">
        <w:rPr>
          <w:lang w:eastAsia="zh-CN"/>
        </w:rPr>
        <w:instrText>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00365407">
        <w:rPr>
          <w:rFonts w:hint="eastAsia"/>
          <w:noProof/>
          <w:lang w:eastAsia="zh-CN"/>
        </w:rPr>
        <w:t xml:space="preserve">Freis </w:t>
      </w:r>
      <w:r w:rsidR="00365407">
        <w:rPr>
          <w:rFonts w:hint="eastAsia"/>
          <w:noProof/>
          <w:lang w:eastAsia="zh-CN"/>
        </w:rPr>
        <w:t>和</w:t>
      </w:r>
      <w:r w:rsidR="00365407">
        <w:rPr>
          <w:rFonts w:hint="eastAsia"/>
          <w:noProof/>
          <w:lang w:eastAsia="zh-CN"/>
        </w:rPr>
        <w:t xml:space="preserve">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3A192D">
        <w:rPr>
          <w:rFonts w:hint="eastAsia"/>
          <w:lang w:eastAsia="zh-CN"/>
        </w:rPr>
        <w:t>本研究</w:t>
      </w:r>
      <w:r w:rsidR="00F34A7E">
        <w:rPr>
          <w:rFonts w:hint="eastAsia"/>
          <w:lang w:eastAsia="zh-CN"/>
        </w:rPr>
        <w:t>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3A82A8AE"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0019217D">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w:t>
      </w:r>
      <w:r w:rsidR="003A192D">
        <w:rPr>
          <w:rFonts w:hint="eastAsia"/>
          <w:lang w:eastAsia="zh-CN"/>
        </w:rPr>
        <w:t>本研究</w:t>
      </w:r>
      <w:r>
        <w:rPr>
          <w:rFonts w:hint="eastAsia"/>
          <w:lang w:eastAsia="zh-CN"/>
        </w:rPr>
        <w:t>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3393F82E"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0019217D">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0019217D">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003A192D">
        <w:rPr>
          <w:rFonts w:hint="eastAsia"/>
          <w:lang w:eastAsia="zh-CN"/>
        </w:rPr>
        <w:t>本研究</w:t>
      </w:r>
      <w:r w:rsidRPr="004E614C">
        <w:rPr>
          <w:rFonts w:hint="eastAsia"/>
          <w:lang w:eastAsia="zh-CN"/>
        </w:rPr>
        <w:t>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06F94C61"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0019217D">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19217D">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003A192D">
        <w:rPr>
          <w:rFonts w:hint="eastAsia"/>
          <w:lang w:eastAsia="zh-CN"/>
        </w:rPr>
        <w:t>本研究</w:t>
      </w:r>
      <w:r w:rsidRPr="004E614C">
        <w:rPr>
          <w:rFonts w:hint="eastAsia"/>
          <w:lang w:eastAsia="zh-CN"/>
        </w:rPr>
        <w:t>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103" w:name="_Toc161663976"/>
      <w:r>
        <w:rPr>
          <w:rFonts w:hint="eastAsia"/>
          <w:lang w:eastAsia="zh-CN"/>
        </w:rPr>
        <w:t>9</w:t>
      </w:r>
      <w:r w:rsidR="003964CF">
        <w:rPr>
          <w:rFonts w:hint="eastAsia"/>
        </w:rPr>
        <w:t>.1.4 数据分析</w:t>
      </w:r>
      <w:bookmarkEnd w:id="103"/>
    </w:p>
    <w:p w14:paraId="46CB67B4" w14:textId="24C41979"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w:t>
      </w:r>
      <w:r>
        <w:rPr>
          <w:rFonts w:hint="eastAsia"/>
          <w:lang w:eastAsia="zh-CN"/>
        </w:rPr>
        <w:lastRenderedPageBreak/>
        <w:t>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4F0E213B"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104" w:name="_Toc161663977"/>
      <w:r>
        <w:rPr>
          <w:lang w:eastAsia="zh-CN"/>
        </w:rPr>
        <w:lastRenderedPageBreak/>
        <w:t>9</w:t>
      </w:r>
      <w:r w:rsidR="00634FC0" w:rsidRPr="00F33CEC">
        <w:rPr>
          <w:lang w:eastAsia="zh-CN"/>
        </w:rPr>
        <w:t xml:space="preserve">.2 </w:t>
      </w:r>
      <w:r w:rsidR="004D5983" w:rsidRPr="00F33CEC">
        <w:rPr>
          <w:lang w:eastAsia="zh-CN"/>
        </w:rPr>
        <w:t>结果</w:t>
      </w:r>
      <w:bookmarkEnd w:id="104"/>
    </w:p>
    <w:p w14:paraId="3C7007B2" w14:textId="4A75F1B3" w:rsidR="004D5983" w:rsidRPr="004E614C" w:rsidRDefault="00BC0D66" w:rsidP="004D5983">
      <w:pPr>
        <w:pStyle w:val="3"/>
        <w:spacing w:before="180" w:after="180"/>
        <w:rPr>
          <w:lang w:eastAsia="zh-CN"/>
        </w:rPr>
      </w:pPr>
      <w:bookmarkStart w:id="105" w:name="_Toc161663978"/>
      <w:r>
        <w:rPr>
          <w:lang w:eastAsia="zh-CN"/>
        </w:rPr>
        <w:t>9</w:t>
      </w:r>
      <w:r w:rsidR="00634FC0">
        <w:rPr>
          <w:lang w:eastAsia="zh-CN"/>
        </w:rPr>
        <w:t xml:space="preserve">.2.1 </w:t>
      </w:r>
      <w:r w:rsidR="004D5983" w:rsidRPr="004E614C">
        <w:rPr>
          <w:lang w:eastAsia="zh-CN"/>
        </w:rPr>
        <w:t>描述统计</w:t>
      </w:r>
      <w:bookmarkEnd w:id="105"/>
    </w:p>
    <w:p w14:paraId="30E40D9C" w14:textId="5D455EBA" w:rsidR="004D5983" w:rsidRPr="004E614C" w:rsidRDefault="004D5983" w:rsidP="00752C85">
      <w:pPr>
        <w:pStyle w:val="af3"/>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向下比较频率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106" w:name="_Toc161663979"/>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106"/>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5"/>
      </w:pPr>
      <w:r>
        <w:rPr>
          <w:rFonts w:hint="eastAsia"/>
        </w:rPr>
        <w:t>图</w:t>
      </w:r>
      <w:r w:rsidR="00F34A7E">
        <w:rPr>
          <w:rFonts w:hint="eastAsia"/>
        </w:rPr>
        <w:t>9</w:t>
      </w:r>
      <w:r w:rsidR="00F34A7E">
        <w:t>.1</w:t>
      </w:r>
      <w:r>
        <w:rPr>
          <w:rFonts w:hint="eastAsia"/>
        </w:rPr>
        <w:t xml:space="preserve"> 相关矩阵</w:t>
      </w:r>
    </w:p>
    <w:p w14:paraId="0CB94884" w14:textId="1656D760" w:rsidR="001D2526" w:rsidRDefault="001D2526" w:rsidP="001D2526">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w:t>
      </w:r>
      <w:r w:rsidR="003E2884">
        <w:rPr>
          <w:rFonts w:hint="eastAsia"/>
          <w:lang w:eastAsia="zh-CN"/>
        </w:rPr>
        <w:lastRenderedPageBreak/>
        <w:t>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107" w:name="_Toc161663980"/>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107"/>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2A232B1D"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的实验中不存在共同方法偏</w:t>
      </w:r>
      <w:r w:rsidRPr="004E614C">
        <w:rPr>
          <w:rFonts w:hint="eastAsia"/>
          <w:lang w:eastAsia="zh-CN"/>
        </w:rPr>
        <w:t>差。</w:t>
      </w:r>
    </w:p>
    <w:p w14:paraId="67AEC036" w14:textId="2748E727" w:rsidR="00575FCB" w:rsidRPr="004E614C" w:rsidRDefault="00575FCB" w:rsidP="00752C85">
      <w:pPr>
        <w:pStyle w:val="af3"/>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16D98E7"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3"/>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108" w:name="_Toc161663981"/>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108"/>
    </w:p>
    <w:p w14:paraId="2DAFEC67" w14:textId="6B91A267"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首先使用社会比较方向作为自变量，重复实验2的分析。以检验在控制了共同方法偏差后，是否可以复现实验2的结果。在这之后，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3"/>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0072DDBA"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3"/>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04"/>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lastRenderedPageBreak/>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5"/>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074A3D4E"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lastRenderedPageBreak/>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5"/>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3"/>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1EBC05D6"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109" w:name="_Toc161663982"/>
      <w:r>
        <w:rPr>
          <w:lang w:eastAsia="zh-CN"/>
        </w:rPr>
        <w:lastRenderedPageBreak/>
        <w:t>9</w:t>
      </w:r>
      <w:r w:rsidR="00634FC0" w:rsidRPr="00F33CEC">
        <w:rPr>
          <w:lang w:eastAsia="zh-CN"/>
        </w:rPr>
        <w:t xml:space="preserve">.3 </w:t>
      </w:r>
      <w:r w:rsidR="00232A7D" w:rsidRPr="00F33CEC">
        <w:rPr>
          <w:rFonts w:hint="eastAsia"/>
          <w:lang w:eastAsia="zh-CN"/>
        </w:rPr>
        <w:t>讨论</w:t>
      </w:r>
      <w:bookmarkEnd w:id="109"/>
    </w:p>
    <w:p w14:paraId="2F7B08A7" w14:textId="50EF7A14"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使用了标记变量——对蓝色的态度，作为控制变量进入模型，以控制共同方法偏差对参数估计的影响。</w:t>
      </w:r>
    </w:p>
    <w:p w14:paraId="174712F4" w14:textId="1E197F95" w:rsidR="00E5156C" w:rsidRDefault="00E5156C" w:rsidP="00E5156C">
      <w:pPr>
        <w:ind w:firstLine="480"/>
        <w:rPr>
          <w:lang w:eastAsia="zh-CN"/>
        </w:rPr>
      </w:pPr>
      <w:r w:rsidRPr="00E5156C">
        <w:rPr>
          <w:rFonts w:hint="eastAsia"/>
          <w:lang w:eastAsia="zh-CN"/>
        </w:rPr>
        <w:t>首先，</w:t>
      </w:r>
      <w:r w:rsidR="003A192D">
        <w:rPr>
          <w:rFonts w:hint="eastAsia"/>
          <w:lang w:eastAsia="zh-CN"/>
        </w:rPr>
        <w:t>本研究</w:t>
      </w:r>
      <w:r w:rsidRPr="00E5156C">
        <w:rPr>
          <w:rFonts w:hint="eastAsia"/>
          <w:lang w:eastAsia="zh-CN"/>
        </w:rPr>
        <w:t>重新检验了实验</w:t>
      </w:r>
      <w:r w:rsidRPr="00E5156C">
        <w:rPr>
          <w:rFonts w:hint="eastAsia"/>
          <w:lang w:eastAsia="zh-CN"/>
        </w:rPr>
        <w:t>2</w:t>
      </w:r>
      <w:r w:rsidRPr="00E5156C">
        <w:rPr>
          <w:rFonts w:hint="eastAsia"/>
          <w:lang w:eastAsia="zh-CN"/>
        </w:rPr>
        <w:t>中关于社会比较方向和社会比较倾向的模型。在中介模型中，</w:t>
      </w:r>
      <w:r w:rsidR="003A192D">
        <w:rPr>
          <w:rFonts w:hint="eastAsia"/>
          <w:lang w:eastAsia="zh-CN"/>
        </w:rPr>
        <w:t>本研究</w:t>
      </w:r>
      <w:r w:rsidRPr="00E5156C">
        <w:rPr>
          <w:rFonts w:hint="eastAsia"/>
          <w:lang w:eastAsia="zh-CN"/>
        </w:rPr>
        <w:t>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w:t>
      </w:r>
      <w:r w:rsidR="003A192D">
        <w:rPr>
          <w:rFonts w:hint="eastAsia"/>
          <w:lang w:eastAsia="zh-CN"/>
        </w:rPr>
        <w:t>本研究</w:t>
      </w:r>
      <w:r w:rsidRPr="00E5156C">
        <w:rPr>
          <w:rFonts w:hint="eastAsia"/>
          <w:lang w:eastAsia="zh-CN"/>
        </w:rPr>
        <w:t>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w:t>
      </w:r>
      <w:r w:rsidR="003A192D">
        <w:rPr>
          <w:rFonts w:hint="eastAsia"/>
          <w:lang w:eastAsia="zh-CN"/>
        </w:rPr>
        <w:t>本研究</w:t>
      </w:r>
      <w:r w:rsidRPr="00E5156C">
        <w:rPr>
          <w:rFonts w:hint="eastAsia"/>
          <w:lang w:eastAsia="zh-CN"/>
        </w:rPr>
        <w:t>发现当社会比较倾向高于均值一个标准差时，感知到的优越感的中介效应值并不显著。这意味着，需要非常高的社会比较倾向才能使这个中介效应成立。</w:t>
      </w:r>
      <w:r w:rsidR="003A192D">
        <w:rPr>
          <w:rFonts w:hint="eastAsia"/>
          <w:lang w:eastAsia="zh-CN"/>
        </w:rPr>
        <w:t>本研究</w:t>
      </w:r>
      <w:r w:rsidRPr="00E5156C">
        <w:rPr>
          <w:rFonts w:hint="eastAsia"/>
          <w:lang w:eastAsia="zh-CN"/>
        </w:rPr>
        <w:t>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2ACCFEF"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6C440E">
        <w:rPr>
          <w:rFonts w:hint="eastAsia"/>
          <w:lang w:eastAsia="zh-CN"/>
        </w:rPr>
        <w:t>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093841">
          <w:headerReference w:type="default" r:id="rId46"/>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110" w:name="_Toc161663983"/>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110"/>
    </w:p>
    <w:p w14:paraId="0310F242" w14:textId="57E72406" w:rsidR="00A3755D" w:rsidRPr="00F33CEC" w:rsidRDefault="00634FC0" w:rsidP="00F33CEC">
      <w:pPr>
        <w:pStyle w:val="2"/>
        <w:spacing w:before="180" w:after="180"/>
        <w:rPr>
          <w:lang w:eastAsia="zh-CN"/>
        </w:rPr>
      </w:pPr>
      <w:bookmarkStart w:id="111" w:name="_Toc161663984"/>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111"/>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3A2D67A7"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本研究</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w:t>
      </w:r>
      <w:r w:rsidR="003A192D">
        <w:rPr>
          <w:rFonts w:hint="eastAsia"/>
          <w:lang w:eastAsia="zh-CN"/>
        </w:rPr>
        <w:t>本研究</w:t>
      </w:r>
      <w:r w:rsidRPr="00423D5E">
        <w:rPr>
          <w:rFonts w:hint="eastAsia"/>
          <w:lang w:eastAsia="zh-CN"/>
        </w:rPr>
        <w:t>的平行中介模型成立，将存在两条相反的中介路径。因此，当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本研究</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244B7255"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本研究</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3A192D">
        <w:rPr>
          <w:rFonts w:hint="eastAsia"/>
          <w:lang w:eastAsia="zh-CN"/>
        </w:rPr>
        <w:t>本研究</w:t>
      </w:r>
      <w:r w:rsidR="009D5E66">
        <w:rPr>
          <w:rFonts w:hint="eastAsia"/>
          <w:lang w:eastAsia="zh-CN"/>
        </w:rPr>
        <w:t>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w:t>
      </w:r>
      <w:r w:rsidR="003A192D">
        <w:rPr>
          <w:rFonts w:hint="eastAsia"/>
          <w:lang w:eastAsia="zh-CN"/>
        </w:rPr>
        <w:t>本研究</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本研究</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w:t>
      </w:r>
      <w:r w:rsidR="00FB7AA4">
        <w:rPr>
          <w:rFonts w:hint="eastAsia"/>
          <w:lang w:eastAsia="zh-CN"/>
        </w:rPr>
        <w:lastRenderedPageBreak/>
        <w:t>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3A192D">
        <w:rPr>
          <w:rFonts w:hint="eastAsia"/>
          <w:lang w:eastAsia="zh-CN"/>
        </w:rPr>
        <w:t>本研究</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3C854B78"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w:t>
      </w:r>
      <w:r w:rsidR="003A192D">
        <w:rPr>
          <w:rFonts w:hint="eastAsia"/>
          <w:lang w:eastAsia="zh-CN"/>
        </w:rPr>
        <w:t>本研究</w:t>
      </w:r>
      <w:r w:rsidR="00423D5E" w:rsidRPr="00423D5E">
        <w:rPr>
          <w:rFonts w:hint="eastAsia"/>
          <w:lang w:eastAsia="zh-CN"/>
        </w:rPr>
        <w:t>的研究未发现社会比较策略与社会比较倾向之间的交互作用，但</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w:t>
      </w:r>
      <w:r w:rsidR="003A192D">
        <w:rPr>
          <w:rFonts w:hint="eastAsia"/>
          <w:lang w:eastAsia="zh-CN"/>
        </w:rPr>
        <w:t>本研究</w:t>
      </w:r>
      <w:r w:rsidR="00423D5E" w:rsidRPr="00423D5E">
        <w:rPr>
          <w:rFonts w:hint="eastAsia"/>
          <w:lang w:eastAsia="zh-CN"/>
        </w:rPr>
        <w:t>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112" w:name="_Toc161663985"/>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112"/>
    </w:p>
    <w:p w14:paraId="3B7DB627" w14:textId="6EF5E0A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w:t>
      </w:r>
      <w:r w:rsidR="003A192D">
        <w:rPr>
          <w:rFonts w:hint="eastAsia"/>
          <w:lang w:eastAsia="zh-CN"/>
        </w:rPr>
        <w:t>本研究</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3A192D">
        <w:rPr>
          <w:rFonts w:hint="eastAsia"/>
          <w:lang w:eastAsia="zh-CN"/>
        </w:rPr>
        <w:t>本研究</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7B64E9D7"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3A192D">
        <w:rPr>
          <w:rFonts w:hint="eastAsia"/>
          <w:lang w:eastAsia="zh-CN"/>
        </w:rPr>
        <w:t>本研究</w:t>
      </w:r>
      <w:r w:rsidR="00C33E48" w:rsidRPr="004E614C">
        <w:rPr>
          <w:rFonts w:hint="eastAsia"/>
          <w:lang w:eastAsia="zh-CN"/>
        </w:rPr>
        <w:t>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0635A9F7" w:rsidR="002867CE" w:rsidRPr="004E614C" w:rsidRDefault="00E4319E" w:rsidP="00E4319E">
      <w:pPr>
        <w:ind w:firstLine="480"/>
        <w:rPr>
          <w:lang w:eastAsia="zh-CN"/>
        </w:rPr>
      </w:pPr>
      <w:r>
        <w:rPr>
          <w:rFonts w:hint="eastAsia"/>
          <w:lang w:eastAsia="zh-CN"/>
        </w:rPr>
        <w:t>第四，</w:t>
      </w:r>
      <w:r w:rsidR="003A192D">
        <w:rPr>
          <w:rFonts w:hint="eastAsia"/>
          <w:lang w:eastAsia="zh-CN"/>
        </w:rPr>
        <w:t>本研究</w:t>
      </w:r>
      <w:r w:rsidR="002867CE" w:rsidRPr="004E614C">
        <w:rPr>
          <w:rFonts w:hint="eastAsia"/>
          <w:lang w:eastAsia="zh-CN"/>
        </w:rPr>
        <w:t>在元分析中发现了一个很小的效应量，这意味着，大多数研究中认为社会比较倾向与生活满意度之间仅存在很小的负相关，甚至是没有显著的相关性。而</w:t>
      </w:r>
      <w:r w:rsidR="003A192D">
        <w:rPr>
          <w:rFonts w:hint="eastAsia"/>
          <w:lang w:eastAsia="zh-CN"/>
        </w:rPr>
        <w:t>本研究</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w:t>
      </w:r>
      <w:r>
        <w:rPr>
          <w:rFonts w:hint="eastAsia"/>
          <w:lang w:eastAsia="zh-CN"/>
        </w:rPr>
        <w:lastRenderedPageBreak/>
        <w:t>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72BC08D8"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3A192D">
        <w:rPr>
          <w:rFonts w:hint="eastAsia"/>
          <w:lang w:eastAsia="zh-CN"/>
        </w:rPr>
        <w:t>本研究</w:t>
      </w:r>
      <w:r w:rsidR="00FB7AA4">
        <w:rPr>
          <w:rFonts w:hint="eastAsia"/>
          <w:lang w:eastAsia="zh-CN"/>
        </w:rPr>
        <w:t>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113" w:name="_Toc161663986"/>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113"/>
    </w:p>
    <w:p w14:paraId="201144E8" w14:textId="76FB1CE5"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3A192D">
        <w:rPr>
          <w:rFonts w:hint="eastAsia"/>
          <w:lang w:eastAsia="zh-CN"/>
        </w:rPr>
        <w:t>本研究</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3A192D">
        <w:rPr>
          <w:rFonts w:hint="eastAsia"/>
          <w:lang w:eastAsia="zh-CN"/>
        </w:rPr>
        <w:t>本研究</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2B995E28"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w:t>
      </w:r>
      <w:r w:rsidR="003A192D">
        <w:rPr>
          <w:rFonts w:hint="eastAsia"/>
          <w:lang w:eastAsia="zh-CN"/>
        </w:rPr>
        <w:t>本研究</w:t>
      </w:r>
      <w:r w:rsidR="00AF1BE4" w:rsidRPr="00AF1BE4">
        <w:rPr>
          <w:rFonts w:hint="eastAsia"/>
          <w:lang w:eastAsia="zh-CN"/>
        </w:rPr>
        <w:t>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w:t>
      </w:r>
      <w:r w:rsidR="003A192D">
        <w:rPr>
          <w:rFonts w:hint="eastAsia"/>
          <w:lang w:eastAsia="zh-CN"/>
        </w:rPr>
        <w:t>本研究</w:t>
      </w:r>
      <w:r w:rsidR="00AF1BE4" w:rsidRPr="00AF1BE4">
        <w:rPr>
          <w:rFonts w:hint="eastAsia"/>
          <w:lang w:eastAsia="zh-CN"/>
        </w:rPr>
        <w:t>可以通过认知疗法来改变个体在进行向上比较时的认知方式。举例来说，对于那些习惯采用对比策略的个体，通常会在向上比较中体验到较高的相对剥夺感。</w:t>
      </w:r>
      <w:r w:rsidR="003A192D">
        <w:rPr>
          <w:rFonts w:hint="eastAsia"/>
          <w:lang w:eastAsia="zh-CN"/>
        </w:rPr>
        <w:t>本研究</w:t>
      </w:r>
      <w:r w:rsidR="00AF1BE4" w:rsidRPr="00AF1BE4">
        <w:rPr>
          <w:rFonts w:hint="eastAsia"/>
          <w:lang w:eastAsia="zh-CN"/>
        </w:rPr>
        <w:t>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w:t>
      </w:r>
      <w:r w:rsidR="003A192D">
        <w:rPr>
          <w:rFonts w:hint="eastAsia"/>
          <w:lang w:eastAsia="zh-CN"/>
        </w:rPr>
        <w:t>本研究</w:t>
      </w:r>
      <w:r>
        <w:rPr>
          <w:rFonts w:hint="eastAsia"/>
          <w:lang w:eastAsia="zh-CN"/>
        </w:rPr>
        <w:t>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63823A6B" w:rsidR="00A03F4A" w:rsidRDefault="00A03F4A" w:rsidP="00C97F2E">
      <w:pPr>
        <w:rPr>
          <w:lang w:eastAsia="zh-CN"/>
        </w:rPr>
      </w:pPr>
      <w:r w:rsidRPr="004E614C">
        <w:rPr>
          <w:lang w:eastAsia="zh-CN"/>
        </w:rPr>
        <w:lastRenderedPageBreak/>
        <w:tab/>
      </w:r>
      <w:r w:rsidR="003A192D">
        <w:rPr>
          <w:rFonts w:hint="eastAsia"/>
          <w:lang w:eastAsia="zh-CN"/>
        </w:rPr>
        <w:t>本研究</w:t>
      </w:r>
      <w:r w:rsidR="00AF1BE4" w:rsidRPr="00AF1BE4">
        <w:rPr>
          <w:rFonts w:hint="eastAsia"/>
          <w:lang w:eastAsia="zh-CN"/>
        </w:rPr>
        <w:t>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w:t>
      </w:r>
      <w:r w:rsidR="003A192D">
        <w:rPr>
          <w:rFonts w:hint="eastAsia"/>
          <w:lang w:eastAsia="zh-CN"/>
        </w:rPr>
        <w:t>本研究</w:t>
      </w:r>
      <w:r w:rsidR="00AF1BE4" w:rsidRPr="00AF1BE4">
        <w:rPr>
          <w:rFonts w:hint="eastAsia"/>
          <w:lang w:eastAsia="zh-CN"/>
        </w:rPr>
        <w:t>不仅修订了以上两个问卷，还对近年来新建立的“感知到的优越感”问卷进行了中文本土化翻译。总的来说，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对以上三个问卷的修订为未来的研究奠定了基础</w:t>
      </w:r>
      <w:r w:rsidR="00E21B71" w:rsidRPr="004E614C">
        <w:rPr>
          <w:rFonts w:hint="eastAsia"/>
          <w:lang w:eastAsia="zh-CN"/>
        </w:rPr>
        <w:t>。</w:t>
      </w:r>
    </w:p>
    <w:p w14:paraId="7DE23AF2" w14:textId="7A814AFD" w:rsidR="00544CDA" w:rsidRDefault="005763C5" w:rsidP="00C97F2E">
      <w:pPr>
        <w:rPr>
          <w:lang w:eastAsia="zh-CN"/>
        </w:rPr>
      </w:pPr>
      <w:r>
        <w:rPr>
          <w:lang w:eastAsia="zh-CN"/>
        </w:rPr>
        <w:tab/>
      </w:r>
      <w:r w:rsidR="00AF1BE4" w:rsidRPr="00AF1BE4">
        <w:rPr>
          <w:rFonts w:hint="eastAsia"/>
          <w:lang w:eastAsia="zh-CN"/>
        </w:rPr>
        <w:t>在方法学上，</w:t>
      </w:r>
      <w:r w:rsidR="003A192D">
        <w:rPr>
          <w:rFonts w:hint="eastAsia"/>
          <w:lang w:eastAsia="zh-CN"/>
        </w:rPr>
        <w:t>本研究</w:t>
      </w:r>
      <w:r w:rsidR="00AF1BE4" w:rsidRPr="00AF1BE4">
        <w:rPr>
          <w:rFonts w:hint="eastAsia"/>
          <w:lang w:eastAsia="zh-CN"/>
        </w:rPr>
        <w:t>也做出了一定的贡献。</w:t>
      </w:r>
      <w:r w:rsidR="003A192D">
        <w:rPr>
          <w:rFonts w:hint="eastAsia"/>
          <w:lang w:eastAsia="zh-CN"/>
        </w:rPr>
        <w:t>本研究</w:t>
      </w:r>
      <w:r w:rsidR="00AF1BE4" w:rsidRPr="00AF1BE4">
        <w:rPr>
          <w:rFonts w:hint="eastAsia"/>
          <w:lang w:eastAsia="zh-CN"/>
        </w:rPr>
        <w:t>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w:t>
      </w:r>
      <w:r w:rsidR="003A192D">
        <w:rPr>
          <w:rFonts w:hint="eastAsia"/>
          <w:lang w:eastAsia="zh-CN"/>
        </w:rPr>
        <w:t>本研究</w:t>
      </w:r>
      <w:r w:rsidR="00AF1BE4" w:rsidRPr="00AF1BE4">
        <w:rPr>
          <w:rFonts w:hint="eastAsia"/>
          <w:lang w:eastAsia="zh-CN"/>
        </w:rPr>
        <w:t>的研究发现，在</w:t>
      </w:r>
      <w:r w:rsidR="003A192D">
        <w:rPr>
          <w:rFonts w:hint="eastAsia"/>
          <w:lang w:eastAsia="zh-CN"/>
        </w:rPr>
        <w:t>本研究</w:t>
      </w:r>
      <w:r w:rsidR="00AF1BE4" w:rsidRPr="00AF1BE4">
        <w:rPr>
          <w:rFonts w:hint="eastAsia"/>
          <w:lang w:eastAsia="zh-CN"/>
        </w:rPr>
        <w:t>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3A192D">
        <w:rPr>
          <w:rFonts w:hint="eastAsia"/>
          <w:lang w:eastAsia="zh-CN"/>
        </w:rPr>
        <w:t>本研究</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59B42A0" w:rsidR="00D215A1" w:rsidRDefault="00D215A1" w:rsidP="00D215A1">
      <w:pPr>
        <w:ind w:firstLine="480"/>
        <w:rPr>
          <w:lang w:eastAsia="zh-CN"/>
        </w:rPr>
        <w:sectPr w:rsidR="00D215A1" w:rsidSect="00093841">
          <w:headerReference w:type="default" r:id="rId47"/>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3A192D">
        <w:rPr>
          <w:rFonts w:hint="eastAsia"/>
          <w:lang w:eastAsia="zh-CN"/>
        </w:rPr>
        <w:t>本研究</w:t>
      </w:r>
      <w:r>
        <w:rPr>
          <w:rFonts w:hint="eastAsia"/>
          <w:lang w:eastAsia="zh-CN"/>
        </w:rPr>
        <w:t>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w:t>
      </w:r>
      <w:r w:rsidR="003A192D">
        <w:rPr>
          <w:rFonts w:hint="eastAsia"/>
          <w:lang w:eastAsia="zh-CN"/>
        </w:rPr>
        <w:t>本研究</w:t>
      </w:r>
      <w:r>
        <w:rPr>
          <w:rFonts w:hint="eastAsia"/>
          <w:lang w:eastAsia="zh-CN"/>
        </w:rPr>
        <w:t>的研究为社交媒体的危害提供了一些证据。</w:t>
      </w:r>
      <w:r w:rsidR="003A192D">
        <w:rPr>
          <w:rFonts w:hint="eastAsia"/>
          <w:lang w:eastAsia="zh-CN"/>
        </w:rPr>
        <w:t>本研究</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114" w:name="_Toc161663987"/>
      <w:r>
        <w:rPr>
          <w:rFonts w:hint="eastAsia"/>
          <w:lang w:eastAsia="zh-CN"/>
        </w:rPr>
        <w:lastRenderedPageBreak/>
        <w:t>附录</w:t>
      </w:r>
      <w:bookmarkEnd w:id="114"/>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093841">
          <w:headerReference w:type="default" r:id="rId48"/>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15" w:name="_Toc161663988"/>
      <w:r w:rsidRPr="004E614C">
        <w:rPr>
          <w:lang w:eastAsia="zh-CN"/>
        </w:rPr>
        <w:lastRenderedPageBreak/>
        <w:t>参考文献</w:t>
      </w:r>
      <w:bookmarkEnd w:id="115"/>
    </w:p>
    <w:p w14:paraId="76B6E832" w14:textId="77777777" w:rsidR="00162626" w:rsidRPr="00162626" w:rsidRDefault="006F26B4" w:rsidP="00162626">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162626" w:rsidRPr="00162626">
        <w:t xml:space="preserve">Acar, A. (2008). Antecedents and consequences of online social networking behavior: The case of Facebook. </w:t>
      </w:r>
      <w:r w:rsidR="00162626" w:rsidRPr="00162626">
        <w:rPr>
          <w:i/>
        </w:rPr>
        <w:t>Journal of website promotion, 3</w:t>
      </w:r>
      <w:r w:rsidR="00162626" w:rsidRPr="00162626">
        <w:t xml:space="preserve">(1-2), 62-83. </w:t>
      </w:r>
    </w:p>
    <w:p w14:paraId="50FFCE85" w14:textId="77777777" w:rsidR="00162626" w:rsidRPr="00162626" w:rsidRDefault="00162626" w:rsidP="00162626">
      <w:pPr>
        <w:pStyle w:val="EndNoteBibliography"/>
      </w:pPr>
    </w:p>
    <w:p w14:paraId="3D5B63F7" w14:textId="77777777" w:rsidR="00162626" w:rsidRPr="00162626" w:rsidRDefault="00162626" w:rsidP="00162626">
      <w:pPr>
        <w:pStyle w:val="EndNoteBibliography"/>
        <w:ind w:left="720" w:hanging="720"/>
      </w:pPr>
      <w:r w:rsidRPr="00162626">
        <w:t xml:space="preserve">Adjaye-Gbewonyo, K., &amp; Kawachi, I. (2012). Use of the Yitzhaki Index as a test of relative deprivation for health outcomes: a review of recent literature. </w:t>
      </w:r>
      <w:r w:rsidRPr="00162626">
        <w:rPr>
          <w:i/>
        </w:rPr>
        <w:t>Social science &amp; medicine, 75</w:t>
      </w:r>
      <w:r w:rsidRPr="00162626">
        <w:t xml:space="preserve">(1), 129-137. </w:t>
      </w:r>
    </w:p>
    <w:p w14:paraId="622E1602" w14:textId="77777777" w:rsidR="00162626" w:rsidRPr="00162626" w:rsidRDefault="00162626" w:rsidP="00162626">
      <w:pPr>
        <w:pStyle w:val="EndNoteBibliography"/>
      </w:pPr>
    </w:p>
    <w:p w14:paraId="68E3A161" w14:textId="77777777" w:rsidR="00162626" w:rsidRPr="00162626" w:rsidRDefault="00162626" w:rsidP="00162626">
      <w:pPr>
        <w:pStyle w:val="EndNoteBibliography"/>
        <w:ind w:left="720" w:hanging="720"/>
      </w:pPr>
      <w:r w:rsidRPr="00162626">
        <w:t xml:space="preserve">Aiken, L., &amp; West, S. (1991). Multiple regression: Testing and interpreting interactions. </w:t>
      </w:r>
      <w:r w:rsidRPr="00162626">
        <w:rPr>
          <w:i/>
        </w:rPr>
        <w:t>Sage google schola, 2</w:t>
      </w:r>
      <w:r w:rsidRPr="00162626">
        <w:t xml:space="preserve">, 103-135. </w:t>
      </w:r>
    </w:p>
    <w:p w14:paraId="112AB8D0" w14:textId="77777777" w:rsidR="00162626" w:rsidRPr="00162626" w:rsidRDefault="00162626" w:rsidP="00162626">
      <w:pPr>
        <w:pStyle w:val="EndNoteBibliography"/>
      </w:pPr>
    </w:p>
    <w:p w14:paraId="02B2692D" w14:textId="77777777" w:rsidR="00162626" w:rsidRPr="00162626" w:rsidRDefault="00162626" w:rsidP="00162626">
      <w:pPr>
        <w:pStyle w:val="EndNoteBibliography"/>
        <w:ind w:left="720" w:hanging="720"/>
      </w:pPr>
      <w:r w:rsidRPr="00162626">
        <w:t xml:space="preserve">Anderson, J.C., &amp; Gerbing, D.W. (1988). Structural equation modeling in practice: A review and recommended two-step approach. </w:t>
      </w:r>
      <w:r w:rsidRPr="00162626">
        <w:rPr>
          <w:i/>
        </w:rPr>
        <w:t>Psychological bulletin, 103</w:t>
      </w:r>
      <w:r w:rsidRPr="00162626">
        <w:t xml:space="preserve">(3), 411. </w:t>
      </w:r>
    </w:p>
    <w:p w14:paraId="7DECED3B" w14:textId="77777777" w:rsidR="00162626" w:rsidRPr="00162626" w:rsidRDefault="00162626" w:rsidP="00162626">
      <w:pPr>
        <w:pStyle w:val="EndNoteBibliography"/>
      </w:pPr>
    </w:p>
    <w:p w14:paraId="6A722112" w14:textId="77777777" w:rsidR="00162626" w:rsidRPr="00162626" w:rsidRDefault="00162626" w:rsidP="00162626">
      <w:pPr>
        <w:pStyle w:val="EndNoteBibliography"/>
        <w:ind w:left="720" w:hanging="720"/>
      </w:pPr>
      <w:r w:rsidRPr="00162626">
        <w:t xml:space="preserve">Appel, H., et al. (2015). Social comparison, envy, and depression on Facebook: A study looking at the effects of high comparison standards on depressed individuals. </w:t>
      </w:r>
      <w:r w:rsidRPr="00162626">
        <w:rPr>
          <w:i/>
        </w:rPr>
        <w:t>Journal of Social and Clinical Psychology, 34</w:t>
      </w:r>
      <w:r w:rsidRPr="00162626">
        <w:t xml:space="preserve">(4), 277-289. </w:t>
      </w:r>
    </w:p>
    <w:p w14:paraId="38AC646C" w14:textId="77777777" w:rsidR="00162626" w:rsidRPr="00162626" w:rsidRDefault="00162626" w:rsidP="00162626">
      <w:pPr>
        <w:pStyle w:val="EndNoteBibliography"/>
      </w:pPr>
    </w:p>
    <w:p w14:paraId="22ADCFC5" w14:textId="77777777" w:rsidR="00162626" w:rsidRPr="00162626" w:rsidRDefault="00162626" w:rsidP="00162626">
      <w:pPr>
        <w:pStyle w:val="EndNoteBibliography"/>
        <w:ind w:left="720" w:hanging="720"/>
      </w:pPr>
      <w:r w:rsidRPr="00162626">
        <w:t xml:space="preserve">Aronson, E., et al. (1966). The effect of a pratfall on increasing interpersonal attractiveness. </w:t>
      </w:r>
      <w:r w:rsidRPr="00162626">
        <w:rPr>
          <w:i/>
        </w:rPr>
        <w:t>Psychonomic Science, 4</w:t>
      </w:r>
      <w:r w:rsidRPr="00162626">
        <w:t xml:space="preserve">(6), 227-228. </w:t>
      </w:r>
    </w:p>
    <w:p w14:paraId="3D7B98C5" w14:textId="77777777" w:rsidR="00162626" w:rsidRPr="00162626" w:rsidRDefault="00162626" w:rsidP="00162626">
      <w:pPr>
        <w:pStyle w:val="EndNoteBibliography"/>
      </w:pPr>
    </w:p>
    <w:p w14:paraId="4EF3B9A4" w14:textId="69624873" w:rsidR="00162626" w:rsidRPr="00162626" w:rsidRDefault="00162626" w:rsidP="00162626">
      <w:pPr>
        <w:pStyle w:val="EndNoteBibliography"/>
        <w:ind w:left="720" w:hanging="720"/>
      </w:pPr>
      <w:r w:rsidRPr="00162626">
        <w:t xml:space="preserve">Bao, H.-W.-S. (2022). bruceR: Broadly useful convenient and efficient R functions. </w:t>
      </w:r>
      <w:r w:rsidRPr="00162626">
        <w:rPr>
          <w:i/>
        </w:rPr>
        <w:t xml:space="preserve">R Package Version 0.8. x. Available online: </w:t>
      </w:r>
      <w:hyperlink r:id="rId49" w:history="1">
        <w:r w:rsidRPr="00162626">
          <w:rPr>
            <w:rStyle w:val="a6"/>
            <w:i/>
          </w:rPr>
          <w:t>https://CRAN</w:t>
        </w:r>
      </w:hyperlink>
      <w:r w:rsidRPr="00162626">
        <w:rPr>
          <w:i/>
        </w:rPr>
        <w:t>. R-project. org/package= bruceR (accessed on 11 August 2022)</w:t>
      </w:r>
      <w:r w:rsidRPr="00162626">
        <w:t xml:space="preserve">. </w:t>
      </w:r>
    </w:p>
    <w:p w14:paraId="7C9D9477" w14:textId="77777777" w:rsidR="00162626" w:rsidRPr="00162626" w:rsidRDefault="00162626" w:rsidP="00162626">
      <w:pPr>
        <w:pStyle w:val="EndNoteBibliography"/>
      </w:pPr>
    </w:p>
    <w:p w14:paraId="5DA74C37" w14:textId="77777777" w:rsidR="00162626" w:rsidRPr="00162626" w:rsidRDefault="00162626" w:rsidP="00162626">
      <w:pPr>
        <w:pStyle w:val="EndNoteBibliography"/>
        <w:ind w:left="720" w:hanging="720"/>
      </w:pPr>
      <w:r w:rsidRPr="00162626">
        <w:t xml:space="preserve">Barash, V., et al. (2010). Faceplant: Impression (mis) management in Facebook status updates. Proceedings of the International AAAI Conference on Web and Social Media, </w:t>
      </w:r>
    </w:p>
    <w:p w14:paraId="54B5F9F1" w14:textId="77777777" w:rsidR="00162626" w:rsidRPr="00162626" w:rsidRDefault="00162626" w:rsidP="00162626">
      <w:pPr>
        <w:pStyle w:val="EndNoteBibliography"/>
      </w:pPr>
    </w:p>
    <w:p w14:paraId="628192CB" w14:textId="77777777" w:rsidR="00162626" w:rsidRPr="00162626" w:rsidRDefault="00162626" w:rsidP="00162626">
      <w:pPr>
        <w:pStyle w:val="EndNoteBibliography"/>
        <w:ind w:left="720" w:hanging="720"/>
      </w:pPr>
      <w:r w:rsidRPr="00162626">
        <w:t xml:space="preserve">Begg, C.B., &amp; Mazumdar, M. (1994). Operating characteristics of a rank correlation test for publication bias. </w:t>
      </w:r>
      <w:r w:rsidRPr="00162626">
        <w:rPr>
          <w:i/>
        </w:rPr>
        <w:t>Biometrics</w:t>
      </w:r>
      <w:r w:rsidRPr="00162626">
        <w:t xml:space="preserve">, 1088-1101. </w:t>
      </w:r>
    </w:p>
    <w:p w14:paraId="564E2BC4" w14:textId="77777777" w:rsidR="00162626" w:rsidRPr="00162626" w:rsidRDefault="00162626" w:rsidP="00162626">
      <w:pPr>
        <w:pStyle w:val="EndNoteBibliography"/>
      </w:pPr>
    </w:p>
    <w:p w14:paraId="3CD1D382" w14:textId="77777777" w:rsidR="00162626" w:rsidRPr="00162626" w:rsidRDefault="00162626" w:rsidP="00162626">
      <w:pPr>
        <w:pStyle w:val="EndNoteBibliography"/>
        <w:ind w:left="720" w:hanging="720"/>
      </w:pPr>
      <w:r w:rsidRPr="00162626">
        <w:t xml:space="preserve">Beshai, S., et al. (2017). Personal relative deprivation associated with functional </w:t>
      </w:r>
      <w:r w:rsidRPr="00162626">
        <w:lastRenderedPageBreak/>
        <w:t xml:space="preserve">disorders via stress: An examination of fibromyalgia and gastrointestinal symptoms. </w:t>
      </w:r>
      <w:r w:rsidRPr="00162626">
        <w:rPr>
          <w:i/>
        </w:rPr>
        <w:t>PLoS One, 12</w:t>
      </w:r>
      <w:r w:rsidRPr="00162626">
        <w:t xml:space="preserve">(12), e0189666. </w:t>
      </w:r>
    </w:p>
    <w:p w14:paraId="595C4510" w14:textId="77777777" w:rsidR="00162626" w:rsidRPr="00162626" w:rsidRDefault="00162626" w:rsidP="00162626">
      <w:pPr>
        <w:pStyle w:val="EndNoteBibliography"/>
      </w:pPr>
    </w:p>
    <w:p w14:paraId="4F07103B" w14:textId="77777777" w:rsidR="00162626" w:rsidRPr="00162626" w:rsidRDefault="00162626" w:rsidP="00162626">
      <w:pPr>
        <w:pStyle w:val="EndNoteBibliography"/>
        <w:ind w:left="720" w:hanging="720"/>
      </w:pPr>
      <w:r w:rsidRPr="00162626">
        <w:t xml:space="preserve">Bland, J.M., &amp; Altman, D.G. (1997). Statistics notes: Cronbach's alpha. </w:t>
      </w:r>
      <w:r w:rsidRPr="00162626">
        <w:rPr>
          <w:i/>
        </w:rPr>
        <w:t>Bmj, 314</w:t>
      </w:r>
      <w:r w:rsidRPr="00162626">
        <w:t xml:space="preserve">(7080), 572. </w:t>
      </w:r>
    </w:p>
    <w:p w14:paraId="5C413B9F" w14:textId="77777777" w:rsidR="00162626" w:rsidRPr="00162626" w:rsidRDefault="00162626" w:rsidP="00162626">
      <w:pPr>
        <w:pStyle w:val="EndNoteBibliography"/>
      </w:pPr>
    </w:p>
    <w:p w14:paraId="0538D9A4" w14:textId="77777777" w:rsidR="00162626" w:rsidRPr="00162626" w:rsidRDefault="00162626" w:rsidP="00162626">
      <w:pPr>
        <w:pStyle w:val="EndNoteBibliography"/>
        <w:ind w:left="720" w:hanging="720"/>
      </w:pPr>
      <w:r w:rsidRPr="00162626">
        <w:t xml:space="preserve">Brickman, P., &amp; Bulman, R.J. (1977). Pleasure and pain in social comparison. </w:t>
      </w:r>
      <w:r w:rsidRPr="00162626">
        <w:rPr>
          <w:i/>
        </w:rPr>
        <w:t>Social comparison processes: Theoretical and empirical perspectives, 149</w:t>
      </w:r>
      <w:r w:rsidRPr="00162626">
        <w:t xml:space="preserve">, 186. </w:t>
      </w:r>
    </w:p>
    <w:p w14:paraId="76F5AE09" w14:textId="77777777" w:rsidR="00162626" w:rsidRPr="00162626" w:rsidRDefault="00162626" w:rsidP="00162626">
      <w:pPr>
        <w:pStyle w:val="EndNoteBibliography"/>
      </w:pPr>
    </w:p>
    <w:p w14:paraId="488F1D5C" w14:textId="77777777" w:rsidR="00162626" w:rsidRPr="00162626" w:rsidRDefault="00162626" w:rsidP="00162626">
      <w:pPr>
        <w:pStyle w:val="EndNoteBibliography"/>
        <w:ind w:left="720" w:hanging="720"/>
      </w:pPr>
      <w:r w:rsidRPr="00162626">
        <w:t xml:space="preserve">Briki, W. (2019). Harmed trait self-control: Why do people with a higher dispositional malicious envy experience lower subjective wellbeing? A cross-sectional study. </w:t>
      </w:r>
      <w:r w:rsidRPr="00162626">
        <w:rPr>
          <w:i/>
        </w:rPr>
        <w:t>Journal of Happiness Studies, 20</w:t>
      </w:r>
      <w:r w:rsidRPr="00162626">
        <w:t xml:space="preserve">(2), 523-540. </w:t>
      </w:r>
    </w:p>
    <w:p w14:paraId="2D1008C1" w14:textId="77777777" w:rsidR="00162626" w:rsidRPr="00162626" w:rsidRDefault="00162626" w:rsidP="00162626">
      <w:pPr>
        <w:pStyle w:val="EndNoteBibliography"/>
      </w:pPr>
    </w:p>
    <w:p w14:paraId="5490ABF0" w14:textId="77777777" w:rsidR="00162626" w:rsidRPr="00162626" w:rsidRDefault="00162626" w:rsidP="00162626">
      <w:pPr>
        <w:pStyle w:val="EndNoteBibliography"/>
        <w:ind w:left="720" w:hanging="720"/>
      </w:pPr>
      <w:r w:rsidRPr="00162626">
        <w:t xml:space="preserve">Burnell, K., et al. (2019). Passive social networking site use and well-being: The mediating roles of social comparison and the fear of missing out. </w:t>
      </w:r>
    </w:p>
    <w:p w14:paraId="05235D05" w14:textId="77777777" w:rsidR="00162626" w:rsidRPr="00162626" w:rsidRDefault="00162626" w:rsidP="00162626">
      <w:pPr>
        <w:pStyle w:val="EndNoteBibliography"/>
      </w:pPr>
    </w:p>
    <w:p w14:paraId="73C20EB4" w14:textId="77777777" w:rsidR="00162626" w:rsidRPr="00162626" w:rsidRDefault="00162626" w:rsidP="00162626">
      <w:pPr>
        <w:pStyle w:val="EndNoteBibliography"/>
        <w:ind w:left="720" w:hanging="720"/>
      </w:pPr>
      <w:r w:rsidRPr="00162626">
        <w:t>[Record #90 is using a reference type undefined in this output style.]</w:t>
      </w:r>
    </w:p>
    <w:p w14:paraId="7E02120A" w14:textId="77777777" w:rsidR="00162626" w:rsidRPr="00162626" w:rsidRDefault="00162626" w:rsidP="00162626">
      <w:pPr>
        <w:pStyle w:val="EndNoteBibliography"/>
      </w:pPr>
    </w:p>
    <w:p w14:paraId="1C434DB4" w14:textId="77777777" w:rsidR="00162626" w:rsidRPr="00162626" w:rsidRDefault="00162626" w:rsidP="00162626">
      <w:pPr>
        <w:pStyle w:val="EndNoteBibliography"/>
        <w:ind w:left="720" w:hanging="720"/>
      </w:pPr>
      <w:r w:rsidRPr="00162626">
        <w:t xml:space="preserve">Butzer, B., &amp; Kuiper, N.A. (2006). Relationships between the frequency of social comparisons and self-concept clarity, intolerance of uncertainty, anxiety, and depression. </w:t>
      </w:r>
      <w:r w:rsidRPr="00162626">
        <w:rPr>
          <w:i/>
        </w:rPr>
        <w:t>Personality and individual differences, 41</w:t>
      </w:r>
      <w:r w:rsidRPr="00162626">
        <w:t xml:space="preserve">(1), 167-176. </w:t>
      </w:r>
    </w:p>
    <w:p w14:paraId="2FC487D7" w14:textId="77777777" w:rsidR="00162626" w:rsidRPr="00162626" w:rsidRDefault="00162626" w:rsidP="00162626">
      <w:pPr>
        <w:pStyle w:val="EndNoteBibliography"/>
      </w:pPr>
    </w:p>
    <w:p w14:paraId="79B6A81F" w14:textId="77777777" w:rsidR="00162626" w:rsidRPr="00162626" w:rsidRDefault="00162626" w:rsidP="00162626">
      <w:pPr>
        <w:pStyle w:val="EndNoteBibliography"/>
        <w:ind w:left="720" w:hanging="720"/>
      </w:pPr>
      <w:r w:rsidRPr="00162626">
        <w:t xml:space="preserve">Buunk, A.P., et al. (2007). Social comparison and satisfaction with one's social life. </w:t>
      </w:r>
      <w:r w:rsidRPr="00162626">
        <w:rPr>
          <w:i/>
        </w:rPr>
        <w:t>Journal of Social and Personal Relationships, 24</w:t>
      </w:r>
      <w:r w:rsidRPr="00162626">
        <w:t xml:space="preserve">(2), 197-205. </w:t>
      </w:r>
    </w:p>
    <w:p w14:paraId="51777FFA" w14:textId="77777777" w:rsidR="00162626" w:rsidRPr="00162626" w:rsidRDefault="00162626" w:rsidP="00162626">
      <w:pPr>
        <w:pStyle w:val="EndNoteBibliography"/>
      </w:pPr>
    </w:p>
    <w:p w14:paraId="58BB8818" w14:textId="77777777" w:rsidR="00162626" w:rsidRPr="00162626" w:rsidRDefault="00162626" w:rsidP="00162626">
      <w:pPr>
        <w:pStyle w:val="EndNoteBibliography"/>
        <w:ind w:left="720" w:hanging="720"/>
      </w:pPr>
      <w:r w:rsidRPr="00162626">
        <w:t xml:space="preserve">Buunk, B.P., et al. (1990). The affective consequences of social comparison: either direction has its ups and downs. </w:t>
      </w:r>
      <w:r w:rsidRPr="00162626">
        <w:rPr>
          <w:i/>
        </w:rPr>
        <w:t>Journal of personality and social psychology, 59</w:t>
      </w:r>
      <w:r w:rsidRPr="00162626">
        <w:t xml:space="preserve">(6), 1238. </w:t>
      </w:r>
    </w:p>
    <w:p w14:paraId="773796EC" w14:textId="77777777" w:rsidR="00162626" w:rsidRPr="00162626" w:rsidRDefault="00162626" w:rsidP="00162626">
      <w:pPr>
        <w:pStyle w:val="EndNoteBibliography"/>
      </w:pPr>
    </w:p>
    <w:p w14:paraId="15F3C851" w14:textId="77777777" w:rsidR="00162626" w:rsidRPr="00162626" w:rsidRDefault="00162626" w:rsidP="00162626">
      <w:pPr>
        <w:pStyle w:val="EndNoteBibliography"/>
        <w:ind w:left="720" w:hanging="720"/>
      </w:pPr>
      <w:r w:rsidRPr="00162626">
        <w:t xml:space="preserve">Buunk, B.P., &amp; Ybema, J.F. (1995). Selective evaluation and coping with stress: Making one's situation cognitively more livable. </w:t>
      </w:r>
      <w:r w:rsidRPr="00162626">
        <w:rPr>
          <w:i/>
        </w:rPr>
        <w:t>Journal of Applied Social Psychology, 25</w:t>
      </w:r>
      <w:r w:rsidRPr="00162626">
        <w:t xml:space="preserve">(17), 1499-1517. </w:t>
      </w:r>
    </w:p>
    <w:p w14:paraId="15D4C9E1" w14:textId="77777777" w:rsidR="00162626" w:rsidRPr="00162626" w:rsidRDefault="00162626" w:rsidP="00162626">
      <w:pPr>
        <w:pStyle w:val="EndNoteBibliography"/>
      </w:pPr>
    </w:p>
    <w:p w14:paraId="405F3502" w14:textId="77777777" w:rsidR="00162626" w:rsidRPr="00162626" w:rsidRDefault="00162626" w:rsidP="00162626">
      <w:pPr>
        <w:pStyle w:val="EndNoteBibliography"/>
        <w:ind w:left="720" w:hanging="720"/>
      </w:pPr>
      <w:r w:rsidRPr="00162626">
        <w:t xml:space="preserve">Buunk, B.P., &amp; Ybema, J.F. (1997). Social comparisons and occupational stress: The identification-contrast model. </w:t>
      </w:r>
      <w:r w:rsidRPr="00162626">
        <w:rPr>
          <w:i/>
        </w:rPr>
        <w:t>Health, coping, and well-being: Perspectives from social comparison theory</w:t>
      </w:r>
      <w:r w:rsidRPr="00162626">
        <w:t xml:space="preserve">, 359-388. </w:t>
      </w:r>
    </w:p>
    <w:p w14:paraId="42FBD103" w14:textId="77777777" w:rsidR="00162626" w:rsidRPr="00162626" w:rsidRDefault="00162626" w:rsidP="00162626">
      <w:pPr>
        <w:pStyle w:val="EndNoteBibliography"/>
      </w:pPr>
    </w:p>
    <w:p w14:paraId="56BBE35E" w14:textId="77777777" w:rsidR="00162626" w:rsidRPr="00162626" w:rsidRDefault="00162626" w:rsidP="00162626">
      <w:pPr>
        <w:pStyle w:val="EndNoteBibliography"/>
        <w:ind w:left="720" w:hanging="720"/>
      </w:pPr>
      <w:r w:rsidRPr="00162626">
        <w:lastRenderedPageBreak/>
        <w:t xml:space="preserve">Buunk, B.P., et al. (2003). Engaging in upward and downward comparisons as a determinant of relative deprivation at work: A longitudinal study. </w:t>
      </w:r>
      <w:r w:rsidRPr="00162626">
        <w:rPr>
          <w:i/>
        </w:rPr>
        <w:t>Journal of Vocational Behavior, 62</w:t>
      </w:r>
      <w:r w:rsidRPr="00162626">
        <w:t xml:space="preserve">(2), 370-388. </w:t>
      </w:r>
    </w:p>
    <w:p w14:paraId="215820A9" w14:textId="77777777" w:rsidR="00162626" w:rsidRPr="00162626" w:rsidRDefault="00162626" w:rsidP="00162626">
      <w:pPr>
        <w:pStyle w:val="EndNoteBibliography"/>
      </w:pPr>
    </w:p>
    <w:p w14:paraId="29B976E6" w14:textId="77777777" w:rsidR="00162626" w:rsidRPr="00162626" w:rsidRDefault="00162626" w:rsidP="00162626">
      <w:pPr>
        <w:pStyle w:val="EndNoteBibliography"/>
        <w:ind w:left="720" w:hanging="720"/>
      </w:pPr>
      <w:r w:rsidRPr="00162626">
        <w:t xml:space="preserve">Buunk, B.P., et al. (2005). Social comparisons at work as related to a cooperative social climate and to individual differences in social comparison orientation. </w:t>
      </w:r>
      <w:r w:rsidRPr="00162626">
        <w:rPr>
          <w:i/>
        </w:rPr>
        <w:t>Applied Psychology, 54</w:t>
      </w:r>
      <w:r w:rsidRPr="00162626">
        <w:t xml:space="preserve">(1), 61-80. </w:t>
      </w:r>
    </w:p>
    <w:p w14:paraId="3556BDAE" w14:textId="77777777" w:rsidR="00162626" w:rsidRPr="00162626" w:rsidRDefault="00162626" w:rsidP="00162626">
      <w:pPr>
        <w:pStyle w:val="EndNoteBibliography"/>
      </w:pPr>
    </w:p>
    <w:p w14:paraId="5A4E4C2D" w14:textId="77777777" w:rsidR="00162626" w:rsidRPr="00162626" w:rsidRDefault="00162626" w:rsidP="00162626">
      <w:pPr>
        <w:pStyle w:val="EndNoteBibliography"/>
        <w:ind w:left="720" w:hanging="720"/>
      </w:pPr>
      <w:r w:rsidRPr="00162626">
        <w:t xml:space="preserve">Callan, M.J., et al. (2015a). Age differences in social comparison tendency and personal relative deprivation. </w:t>
      </w:r>
      <w:r w:rsidRPr="00162626">
        <w:rPr>
          <w:i/>
        </w:rPr>
        <w:t>Personality and individual differences, 87</w:t>
      </w:r>
      <w:r w:rsidRPr="00162626">
        <w:t xml:space="preserve">, 196-199. </w:t>
      </w:r>
    </w:p>
    <w:p w14:paraId="44A2783D" w14:textId="77777777" w:rsidR="00162626" w:rsidRPr="00162626" w:rsidRDefault="00162626" w:rsidP="00162626">
      <w:pPr>
        <w:pStyle w:val="EndNoteBibliography"/>
      </w:pPr>
    </w:p>
    <w:p w14:paraId="781BF951" w14:textId="77777777" w:rsidR="00162626" w:rsidRPr="00162626" w:rsidRDefault="00162626" w:rsidP="00162626">
      <w:pPr>
        <w:pStyle w:val="EndNoteBibliography"/>
        <w:ind w:left="720" w:hanging="720"/>
      </w:pPr>
      <w:r w:rsidRPr="00162626">
        <w:t xml:space="preserve">Callan, M.J., et al. (2015b). Predicting self-rated mental and physical health: The contributions of subjective socioeconomic status and personal relative deprivation. </w:t>
      </w:r>
      <w:r w:rsidRPr="00162626">
        <w:rPr>
          <w:i/>
        </w:rPr>
        <w:t>Frontiers in psychology, 6</w:t>
      </w:r>
      <w:r w:rsidRPr="00162626">
        <w:t xml:space="preserve">, 1415. </w:t>
      </w:r>
    </w:p>
    <w:p w14:paraId="698672C5" w14:textId="77777777" w:rsidR="00162626" w:rsidRPr="00162626" w:rsidRDefault="00162626" w:rsidP="00162626">
      <w:pPr>
        <w:pStyle w:val="EndNoteBibliography"/>
      </w:pPr>
    </w:p>
    <w:p w14:paraId="6FD2BB40" w14:textId="77777777" w:rsidR="00162626" w:rsidRPr="00162626" w:rsidRDefault="00162626" w:rsidP="00162626">
      <w:pPr>
        <w:pStyle w:val="EndNoteBibliography"/>
        <w:ind w:left="720" w:hanging="720"/>
      </w:pPr>
      <w:r w:rsidRPr="00162626">
        <w:t xml:space="preserve">Callan, M.J., et al. (2011). Personal relative deprivation, delay discounting, and gambling. </w:t>
      </w:r>
      <w:r w:rsidRPr="00162626">
        <w:rPr>
          <w:i/>
        </w:rPr>
        <w:t>Journal of personality and social psychology, 101</w:t>
      </w:r>
      <w:r w:rsidRPr="00162626">
        <w:t xml:space="preserve">(5), 955. </w:t>
      </w:r>
    </w:p>
    <w:p w14:paraId="308915C0" w14:textId="77777777" w:rsidR="00162626" w:rsidRPr="00162626" w:rsidRDefault="00162626" w:rsidP="00162626">
      <w:pPr>
        <w:pStyle w:val="EndNoteBibliography"/>
      </w:pPr>
    </w:p>
    <w:p w14:paraId="528B20A5" w14:textId="77777777" w:rsidR="00162626" w:rsidRPr="00162626" w:rsidRDefault="00162626" w:rsidP="00162626">
      <w:pPr>
        <w:pStyle w:val="EndNoteBibliography"/>
        <w:ind w:left="720" w:hanging="720"/>
        <w:rPr>
          <w:rFonts w:hint="eastAsia"/>
        </w:rPr>
      </w:pPr>
      <w:r w:rsidRPr="00162626">
        <w:t>Carmona, C., et al. (2006). Do social comparison and coping styles play</w:t>
      </w:r>
      <w:r w:rsidRPr="00162626">
        <w:rPr>
          <w:rFonts w:hint="eastAsia"/>
        </w:rPr>
        <w:t xml:space="preserve"> a role in the development of burnout? Cross</w:t>
      </w:r>
      <w:r w:rsidRPr="00162626">
        <w:rPr>
          <w:rFonts w:hint="eastAsia"/>
        </w:rPr>
        <w:t>‐</w:t>
      </w:r>
      <w:r w:rsidRPr="00162626">
        <w:rPr>
          <w:rFonts w:hint="eastAsia"/>
        </w:rPr>
        <w:t xml:space="preserve">sectional and longitudinal findings. </w:t>
      </w:r>
      <w:r w:rsidRPr="00162626">
        <w:rPr>
          <w:rFonts w:hint="eastAsia"/>
          <w:i/>
        </w:rPr>
        <w:t>Journal of Occupational and Organizational Psychology, 79</w:t>
      </w:r>
      <w:r w:rsidRPr="00162626">
        <w:rPr>
          <w:rFonts w:hint="eastAsia"/>
        </w:rPr>
        <w:t xml:space="preserve">(1), 85-99. </w:t>
      </w:r>
    </w:p>
    <w:p w14:paraId="75424600" w14:textId="77777777" w:rsidR="00162626" w:rsidRPr="00162626" w:rsidRDefault="00162626" w:rsidP="00162626">
      <w:pPr>
        <w:pStyle w:val="EndNoteBibliography"/>
      </w:pPr>
    </w:p>
    <w:p w14:paraId="083DE199" w14:textId="77777777" w:rsidR="00162626" w:rsidRPr="00162626" w:rsidRDefault="00162626" w:rsidP="00162626">
      <w:pPr>
        <w:pStyle w:val="EndNoteBibliography"/>
        <w:ind w:left="720" w:hanging="720"/>
      </w:pPr>
      <w:r w:rsidRPr="00162626">
        <w:t xml:space="preserve">Chou, H.-T.G., &amp; Edge, N. (2012). “They are happier and having better lives than I am”: The impact of using Facebook on perceptions of others' lives. </w:t>
      </w:r>
      <w:r w:rsidRPr="00162626">
        <w:rPr>
          <w:i/>
        </w:rPr>
        <w:t>Cyberpsychology, behavior, and social networking, 15</w:t>
      </w:r>
      <w:r w:rsidRPr="00162626">
        <w:t xml:space="preserve">(2), 117-121. </w:t>
      </w:r>
    </w:p>
    <w:p w14:paraId="45EA0A85" w14:textId="77777777" w:rsidR="00162626" w:rsidRPr="00162626" w:rsidRDefault="00162626" w:rsidP="00162626">
      <w:pPr>
        <w:pStyle w:val="EndNoteBibliography"/>
      </w:pPr>
    </w:p>
    <w:p w14:paraId="7864CB7A" w14:textId="77777777" w:rsidR="00162626" w:rsidRPr="00162626" w:rsidRDefault="00162626" w:rsidP="00162626">
      <w:pPr>
        <w:pStyle w:val="EndNoteBibliography"/>
        <w:ind w:left="720" w:hanging="720"/>
        <w:rPr>
          <w:rFonts w:hint="eastAsia"/>
        </w:rPr>
      </w:pPr>
      <w:r w:rsidRPr="00162626">
        <w:rPr>
          <w:rFonts w:hint="eastAsia"/>
        </w:rPr>
        <w:t>Cohen</w:t>
      </w:r>
      <w:r w:rsidRPr="00162626">
        <w:rPr>
          <w:rFonts w:hint="eastAsia"/>
        </w:rPr>
        <w:t>‐</w:t>
      </w:r>
      <w:r w:rsidRPr="00162626">
        <w:rPr>
          <w:rFonts w:hint="eastAsia"/>
        </w:rPr>
        <w:t xml:space="preserve">Charash, Y. (2009). Episodic envy. </w:t>
      </w:r>
      <w:r w:rsidRPr="00162626">
        <w:rPr>
          <w:rFonts w:hint="eastAsia"/>
          <w:i/>
        </w:rPr>
        <w:t>Journal of Applied Social Psychology, 39</w:t>
      </w:r>
      <w:r w:rsidRPr="00162626">
        <w:rPr>
          <w:rFonts w:hint="eastAsia"/>
        </w:rPr>
        <w:t xml:space="preserve">(9), 2128-2173. </w:t>
      </w:r>
    </w:p>
    <w:p w14:paraId="7CC0D8FF" w14:textId="77777777" w:rsidR="00162626" w:rsidRPr="00162626" w:rsidRDefault="00162626" w:rsidP="00162626">
      <w:pPr>
        <w:pStyle w:val="EndNoteBibliography"/>
      </w:pPr>
    </w:p>
    <w:p w14:paraId="4A3B3E63" w14:textId="77777777" w:rsidR="00162626" w:rsidRPr="00162626" w:rsidRDefault="00162626" w:rsidP="00162626">
      <w:pPr>
        <w:pStyle w:val="EndNoteBibliography"/>
        <w:ind w:left="720" w:hanging="720"/>
      </w:pPr>
      <w:r w:rsidRPr="00162626">
        <w:t xml:space="preserve">Collins, R.L. (1996). For better or worse: The impact of upward social comparison on self-evaluations. </w:t>
      </w:r>
      <w:r w:rsidRPr="00162626">
        <w:rPr>
          <w:i/>
        </w:rPr>
        <w:t>Psychological bulletin, 119</w:t>
      </w:r>
      <w:r w:rsidRPr="00162626">
        <w:t xml:space="preserve">(1), 51. </w:t>
      </w:r>
    </w:p>
    <w:p w14:paraId="56EE37F9" w14:textId="77777777" w:rsidR="00162626" w:rsidRPr="00162626" w:rsidRDefault="00162626" w:rsidP="00162626">
      <w:pPr>
        <w:pStyle w:val="EndNoteBibliography"/>
      </w:pPr>
    </w:p>
    <w:p w14:paraId="29610D6E" w14:textId="77777777" w:rsidR="00162626" w:rsidRPr="00162626" w:rsidRDefault="00162626" w:rsidP="00162626">
      <w:pPr>
        <w:pStyle w:val="EndNoteBibliography"/>
        <w:ind w:left="720" w:hanging="720"/>
      </w:pPr>
      <w:r w:rsidRPr="00162626">
        <w:t xml:space="preserve">Daniels, A.Z., &amp; Holtfreter, K. (2019). Moving beyond anger and depression: The effects of anxiety and envy on maladaptive coping. </w:t>
      </w:r>
      <w:r w:rsidRPr="00162626">
        <w:rPr>
          <w:i/>
        </w:rPr>
        <w:t>Deviant Behavior, 40</w:t>
      </w:r>
      <w:r w:rsidRPr="00162626">
        <w:t xml:space="preserve">(3), 334-352. </w:t>
      </w:r>
    </w:p>
    <w:p w14:paraId="235521A4" w14:textId="77777777" w:rsidR="00162626" w:rsidRPr="00162626" w:rsidRDefault="00162626" w:rsidP="00162626">
      <w:pPr>
        <w:pStyle w:val="EndNoteBibliography"/>
      </w:pPr>
    </w:p>
    <w:p w14:paraId="3B008917" w14:textId="77777777" w:rsidR="00162626" w:rsidRPr="00162626" w:rsidRDefault="00162626" w:rsidP="00162626">
      <w:pPr>
        <w:pStyle w:val="EndNoteBibliography"/>
        <w:ind w:left="720" w:hanging="720"/>
      </w:pPr>
      <w:r w:rsidRPr="00162626">
        <w:lastRenderedPageBreak/>
        <w:t xml:space="preserve">De Vries, D.A., et al. (2018). Social comparison as the thief of joy: Emotional consequences of viewing strangers’ Instagram posts. </w:t>
      </w:r>
      <w:r w:rsidRPr="00162626">
        <w:rPr>
          <w:i/>
        </w:rPr>
        <w:t>Media psychology, 21</w:t>
      </w:r>
      <w:r w:rsidRPr="00162626">
        <w:t xml:space="preserve">(2), 222-245. </w:t>
      </w:r>
    </w:p>
    <w:p w14:paraId="47718406" w14:textId="77777777" w:rsidR="00162626" w:rsidRPr="00162626" w:rsidRDefault="00162626" w:rsidP="00162626">
      <w:pPr>
        <w:pStyle w:val="EndNoteBibliography"/>
      </w:pPr>
    </w:p>
    <w:p w14:paraId="60468DB6" w14:textId="77777777" w:rsidR="00162626" w:rsidRPr="00162626" w:rsidRDefault="00162626" w:rsidP="00162626">
      <w:pPr>
        <w:pStyle w:val="EndNoteBibliography"/>
        <w:ind w:left="720" w:hanging="720"/>
      </w:pPr>
      <w:r w:rsidRPr="00162626">
        <w:t xml:space="preserve">DeVellis, R.F., &amp; Thorpe, C.T. (2021). </w:t>
      </w:r>
      <w:r w:rsidRPr="00162626">
        <w:rPr>
          <w:i/>
        </w:rPr>
        <w:t>Scale development: Theory and applications</w:t>
      </w:r>
      <w:r w:rsidRPr="00162626">
        <w:t xml:space="preserve">. Sage publications. </w:t>
      </w:r>
    </w:p>
    <w:p w14:paraId="500FE754" w14:textId="77777777" w:rsidR="00162626" w:rsidRPr="00162626" w:rsidRDefault="00162626" w:rsidP="00162626">
      <w:pPr>
        <w:pStyle w:val="EndNoteBibliography"/>
      </w:pPr>
    </w:p>
    <w:p w14:paraId="2C9DC821" w14:textId="77777777" w:rsidR="00162626" w:rsidRPr="00162626" w:rsidRDefault="00162626" w:rsidP="00162626">
      <w:pPr>
        <w:pStyle w:val="EndNoteBibliography"/>
        <w:ind w:left="720" w:hanging="720"/>
      </w:pPr>
      <w:r w:rsidRPr="00162626">
        <w:t xml:space="preserve">Dibb, B. (2019). Social media use and perceptions of physical health. </w:t>
      </w:r>
      <w:r w:rsidRPr="00162626">
        <w:rPr>
          <w:i/>
        </w:rPr>
        <w:t>Heliyon, 5</w:t>
      </w:r>
      <w:r w:rsidRPr="00162626">
        <w:t xml:space="preserve">(1), e00989. </w:t>
      </w:r>
    </w:p>
    <w:p w14:paraId="4F3E757C" w14:textId="77777777" w:rsidR="00162626" w:rsidRPr="00162626" w:rsidRDefault="00162626" w:rsidP="00162626">
      <w:pPr>
        <w:pStyle w:val="EndNoteBibliography"/>
      </w:pPr>
    </w:p>
    <w:p w14:paraId="3DEE796F" w14:textId="77777777" w:rsidR="00162626" w:rsidRPr="00162626" w:rsidRDefault="00162626" w:rsidP="00162626">
      <w:pPr>
        <w:pStyle w:val="EndNoteBibliography"/>
        <w:ind w:left="720" w:hanging="720"/>
      </w:pPr>
      <w:r w:rsidRPr="00162626">
        <w:t xml:space="preserve">Diener, E., et al. (1985). The satisfaction with life scale. </w:t>
      </w:r>
      <w:r w:rsidRPr="00162626">
        <w:rPr>
          <w:i/>
        </w:rPr>
        <w:t>Journal of personality assessment, 49</w:t>
      </w:r>
      <w:r w:rsidRPr="00162626">
        <w:t xml:space="preserve">(1), 71-75. </w:t>
      </w:r>
    </w:p>
    <w:p w14:paraId="4905C97C" w14:textId="77777777" w:rsidR="00162626" w:rsidRPr="00162626" w:rsidRDefault="00162626" w:rsidP="00162626">
      <w:pPr>
        <w:pStyle w:val="EndNoteBibliography"/>
      </w:pPr>
    </w:p>
    <w:p w14:paraId="0FA81E3E" w14:textId="77777777" w:rsidR="00162626" w:rsidRPr="00162626" w:rsidRDefault="00162626" w:rsidP="00162626">
      <w:pPr>
        <w:pStyle w:val="EndNoteBibliography"/>
        <w:ind w:left="720" w:hanging="720"/>
      </w:pPr>
      <w:r w:rsidRPr="00162626">
        <w:t xml:space="preserve">Duggan, M. (2015). Mobile messaging and social media 2015. </w:t>
      </w:r>
    </w:p>
    <w:p w14:paraId="036A6894" w14:textId="77777777" w:rsidR="00162626" w:rsidRPr="00162626" w:rsidRDefault="00162626" w:rsidP="00162626">
      <w:pPr>
        <w:pStyle w:val="EndNoteBibliography"/>
      </w:pPr>
    </w:p>
    <w:p w14:paraId="78702D38" w14:textId="77777777" w:rsidR="00162626" w:rsidRPr="00162626" w:rsidRDefault="00162626" w:rsidP="00162626">
      <w:pPr>
        <w:pStyle w:val="EndNoteBibliography"/>
        <w:ind w:left="720" w:hanging="720"/>
        <w:rPr>
          <w:rFonts w:hint="eastAsia"/>
        </w:rPr>
      </w:pPr>
      <w:r w:rsidRPr="00162626">
        <w:rPr>
          <w:rFonts w:hint="eastAsia"/>
        </w:rPr>
        <w:t>Duval, S., &amp; Tweedie, R. (2000). Trim and fill: a simple funnel</w:t>
      </w:r>
      <w:r w:rsidRPr="00162626">
        <w:rPr>
          <w:rFonts w:hint="eastAsia"/>
        </w:rPr>
        <w:t>‐</w:t>
      </w:r>
      <w:r w:rsidRPr="00162626">
        <w:rPr>
          <w:rFonts w:hint="eastAsia"/>
        </w:rPr>
        <w:t>plot</w:t>
      </w:r>
      <w:r w:rsidRPr="00162626">
        <w:rPr>
          <w:rFonts w:hint="eastAsia"/>
        </w:rPr>
        <w:t>–</w:t>
      </w:r>
      <w:r w:rsidRPr="00162626">
        <w:rPr>
          <w:rFonts w:hint="eastAsia"/>
        </w:rPr>
        <w:t>based method of testing and adjusting for publication bias in meta</w:t>
      </w:r>
      <w:r w:rsidRPr="00162626">
        <w:rPr>
          <w:rFonts w:hint="eastAsia"/>
        </w:rPr>
        <w:t>‐</w:t>
      </w:r>
      <w:r w:rsidRPr="00162626">
        <w:rPr>
          <w:rFonts w:hint="eastAsia"/>
        </w:rPr>
        <w:t xml:space="preserve">analysis. </w:t>
      </w:r>
      <w:r w:rsidRPr="00162626">
        <w:rPr>
          <w:rFonts w:hint="eastAsia"/>
          <w:i/>
        </w:rPr>
        <w:t>Biometrics, 56</w:t>
      </w:r>
      <w:r w:rsidRPr="00162626">
        <w:rPr>
          <w:rFonts w:hint="eastAsia"/>
        </w:rPr>
        <w:t xml:space="preserve">(2), 455-463. </w:t>
      </w:r>
    </w:p>
    <w:p w14:paraId="12EBD6F5" w14:textId="77777777" w:rsidR="00162626" w:rsidRPr="00162626" w:rsidRDefault="00162626" w:rsidP="00162626">
      <w:pPr>
        <w:pStyle w:val="EndNoteBibliography"/>
      </w:pPr>
    </w:p>
    <w:p w14:paraId="012E993D" w14:textId="77777777" w:rsidR="00162626" w:rsidRPr="00162626" w:rsidRDefault="00162626" w:rsidP="00162626">
      <w:pPr>
        <w:pStyle w:val="EndNoteBibliography"/>
        <w:ind w:left="720" w:hanging="720"/>
      </w:pPr>
      <w:r w:rsidRPr="00162626">
        <w:t xml:space="preserve">Eames, M., et al. (1993). Social deprivation and premature mortality: regional comparison across England. </w:t>
      </w:r>
      <w:r w:rsidRPr="00162626">
        <w:rPr>
          <w:i/>
        </w:rPr>
        <w:t>British Medical Journal, 307</w:t>
      </w:r>
      <w:r w:rsidRPr="00162626">
        <w:t xml:space="preserve">(6912), 1097-1102. </w:t>
      </w:r>
    </w:p>
    <w:p w14:paraId="29111757" w14:textId="77777777" w:rsidR="00162626" w:rsidRPr="00162626" w:rsidRDefault="00162626" w:rsidP="00162626">
      <w:pPr>
        <w:pStyle w:val="EndNoteBibliography"/>
      </w:pPr>
    </w:p>
    <w:p w14:paraId="502A7242" w14:textId="77777777" w:rsidR="00162626" w:rsidRPr="00162626" w:rsidRDefault="00162626" w:rsidP="00162626">
      <w:pPr>
        <w:pStyle w:val="EndNoteBibliography"/>
        <w:ind w:left="720" w:hanging="720"/>
      </w:pPr>
      <w:r w:rsidRPr="00162626">
        <w:t xml:space="preserve">Egger, M., et al. (1997). Bias in meta-analysis detected by a simple, graphical test. </w:t>
      </w:r>
      <w:r w:rsidRPr="00162626">
        <w:rPr>
          <w:i/>
        </w:rPr>
        <w:t>Bmj, 315</w:t>
      </w:r>
      <w:r w:rsidRPr="00162626">
        <w:t xml:space="preserve">(7109), 629-634. </w:t>
      </w:r>
    </w:p>
    <w:p w14:paraId="299DFBB8" w14:textId="77777777" w:rsidR="00162626" w:rsidRPr="00162626" w:rsidRDefault="00162626" w:rsidP="00162626">
      <w:pPr>
        <w:pStyle w:val="EndNoteBibliography"/>
      </w:pPr>
    </w:p>
    <w:p w14:paraId="45A2BB33" w14:textId="77777777" w:rsidR="00162626" w:rsidRPr="00162626" w:rsidRDefault="00162626" w:rsidP="00162626">
      <w:pPr>
        <w:pStyle w:val="EndNoteBibliography"/>
        <w:ind w:left="720" w:hanging="720"/>
      </w:pPr>
      <w:r w:rsidRPr="00162626">
        <w:t xml:space="preserve">Eibner, C., et al. (2004). Does relative deprivation predict the need for mental health services. </w:t>
      </w:r>
      <w:r w:rsidRPr="00162626">
        <w:rPr>
          <w:i/>
        </w:rPr>
        <w:t>J Ment Health Policy Econ, 7</w:t>
      </w:r>
      <w:r w:rsidRPr="00162626">
        <w:t xml:space="preserve">(4), 167-175. </w:t>
      </w:r>
    </w:p>
    <w:p w14:paraId="53595235" w14:textId="77777777" w:rsidR="00162626" w:rsidRPr="00162626" w:rsidRDefault="00162626" w:rsidP="00162626">
      <w:pPr>
        <w:pStyle w:val="EndNoteBibliography"/>
      </w:pPr>
    </w:p>
    <w:p w14:paraId="45A17B23" w14:textId="77777777" w:rsidR="00162626" w:rsidRPr="00162626" w:rsidRDefault="00162626" w:rsidP="00162626">
      <w:pPr>
        <w:pStyle w:val="EndNoteBibliography"/>
        <w:ind w:left="720" w:hanging="720"/>
      </w:pPr>
      <w:r w:rsidRPr="00162626">
        <w:t xml:space="preserve">Ellison, N., et al. (2006). Managing impressions online: Self-presentation processes in the online dating environment. </w:t>
      </w:r>
      <w:r w:rsidRPr="00162626">
        <w:rPr>
          <w:i/>
        </w:rPr>
        <w:t>Journal of computer-mediated communication, 11</w:t>
      </w:r>
      <w:r w:rsidRPr="00162626">
        <w:t xml:space="preserve">(2), 415-441. </w:t>
      </w:r>
    </w:p>
    <w:p w14:paraId="488CE7E1" w14:textId="77777777" w:rsidR="00162626" w:rsidRPr="00162626" w:rsidRDefault="00162626" w:rsidP="00162626">
      <w:pPr>
        <w:pStyle w:val="EndNoteBibliography"/>
      </w:pPr>
    </w:p>
    <w:p w14:paraId="3ABA4BB2" w14:textId="77777777" w:rsidR="00162626" w:rsidRPr="00162626" w:rsidRDefault="00162626" w:rsidP="00162626">
      <w:pPr>
        <w:pStyle w:val="EndNoteBibliography"/>
        <w:ind w:left="720" w:hanging="720"/>
      </w:pPr>
      <w:r w:rsidRPr="00162626">
        <w:t xml:space="preserve">Emmons, R.A. (1987). Narcissism: theory and measurement. </w:t>
      </w:r>
      <w:r w:rsidRPr="00162626">
        <w:rPr>
          <w:i/>
        </w:rPr>
        <w:t>Journal of personality and social psychology, 52</w:t>
      </w:r>
      <w:r w:rsidRPr="00162626">
        <w:t xml:space="preserve">(1), 11. </w:t>
      </w:r>
    </w:p>
    <w:p w14:paraId="722EAA15" w14:textId="77777777" w:rsidR="00162626" w:rsidRPr="00162626" w:rsidRDefault="00162626" w:rsidP="00162626">
      <w:pPr>
        <w:pStyle w:val="EndNoteBibliography"/>
      </w:pPr>
    </w:p>
    <w:p w14:paraId="343CD244" w14:textId="77777777" w:rsidR="00162626" w:rsidRPr="00162626" w:rsidRDefault="00162626" w:rsidP="00162626">
      <w:pPr>
        <w:pStyle w:val="EndNoteBibliography"/>
        <w:ind w:left="720" w:hanging="720"/>
      </w:pPr>
      <w:r w:rsidRPr="00162626">
        <w:t xml:space="preserve">Espín, A.M., et al. (2018). Do envy and compassion pave the way to unhappiness? Social preferences and life satisfaction in a Spanish city. </w:t>
      </w:r>
      <w:r w:rsidRPr="00162626">
        <w:rPr>
          <w:i/>
        </w:rPr>
        <w:t xml:space="preserve">Journal of Happiness </w:t>
      </w:r>
      <w:r w:rsidRPr="00162626">
        <w:rPr>
          <w:i/>
        </w:rPr>
        <w:lastRenderedPageBreak/>
        <w:t>Studies, 19</w:t>
      </w:r>
      <w:r w:rsidRPr="00162626">
        <w:t xml:space="preserve">, 443-469. </w:t>
      </w:r>
    </w:p>
    <w:p w14:paraId="7296FA67" w14:textId="77777777" w:rsidR="00162626" w:rsidRPr="00162626" w:rsidRDefault="00162626" w:rsidP="00162626">
      <w:pPr>
        <w:pStyle w:val="EndNoteBibliography"/>
      </w:pPr>
    </w:p>
    <w:p w14:paraId="22629EAF" w14:textId="77777777" w:rsidR="00162626" w:rsidRPr="00162626" w:rsidRDefault="00162626" w:rsidP="00162626">
      <w:pPr>
        <w:pStyle w:val="EndNoteBibliography"/>
        <w:ind w:left="720" w:hanging="720"/>
      </w:pPr>
      <w:r w:rsidRPr="00162626">
        <w:t xml:space="preserve">Fardouly, J., et al. (2015). Social comparisons on social media: The impact of Facebook on young women's body image concerns and mood. </w:t>
      </w:r>
      <w:r w:rsidRPr="00162626">
        <w:rPr>
          <w:i/>
        </w:rPr>
        <w:t>Body image, 13</w:t>
      </w:r>
      <w:r w:rsidRPr="00162626">
        <w:t xml:space="preserve">, 38-45. </w:t>
      </w:r>
    </w:p>
    <w:p w14:paraId="7479D195" w14:textId="77777777" w:rsidR="00162626" w:rsidRPr="00162626" w:rsidRDefault="00162626" w:rsidP="00162626">
      <w:pPr>
        <w:pStyle w:val="EndNoteBibliography"/>
      </w:pPr>
    </w:p>
    <w:p w14:paraId="0CC86542" w14:textId="77777777" w:rsidR="00162626" w:rsidRPr="00162626" w:rsidRDefault="00162626" w:rsidP="00162626">
      <w:pPr>
        <w:pStyle w:val="EndNoteBibliography"/>
        <w:ind w:left="720" w:hanging="720"/>
      </w:pPr>
      <w:r w:rsidRPr="00162626">
        <w:t xml:space="preserve">Feather, N.T. (1999). Judgments of deservingness: Studies in the psychology of justice and achievement. </w:t>
      </w:r>
      <w:r w:rsidRPr="00162626">
        <w:rPr>
          <w:i/>
        </w:rPr>
        <w:t>Personality and Social Psychology Review, 3</w:t>
      </w:r>
      <w:r w:rsidRPr="00162626">
        <w:t xml:space="preserve">(2), 86-107. </w:t>
      </w:r>
    </w:p>
    <w:p w14:paraId="22C975B5" w14:textId="77777777" w:rsidR="00162626" w:rsidRPr="00162626" w:rsidRDefault="00162626" w:rsidP="00162626">
      <w:pPr>
        <w:pStyle w:val="EndNoteBibliography"/>
      </w:pPr>
    </w:p>
    <w:p w14:paraId="3EF9FA9E" w14:textId="77777777" w:rsidR="00162626" w:rsidRPr="00162626" w:rsidRDefault="00162626" w:rsidP="00162626">
      <w:pPr>
        <w:pStyle w:val="EndNoteBibliography"/>
        <w:ind w:left="720" w:hanging="720"/>
      </w:pPr>
      <w:r w:rsidRPr="00162626">
        <w:t xml:space="preserve">Feinstein, B.A., et al. (2013). Negative social comparison on Facebook and depressive symptoms: Rumination as a mechanism. </w:t>
      </w:r>
      <w:r w:rsidRPr="00162626">
        <w:rPr>
          <w:i/>
        </w:rPr>
        <w:t>Psychology of Popular Media Culture, 2</w:t>
      </w:r>
      <w:r w:rsidRPr="00162626">
        <w:t xml:space="preserve">(3), 161. </w:t>
      </w:r>
    </w:p>
    <w:p w14:paraId="6A925B71" w14:textId="77777777" w:rsidR="00162626" w:rsidRPr="00162626" w:rsidRDefault="00162626" w:rsidP="00162626">
      <w:pPr>
        <w:pStyle w:val="EndNoteBibliography"/>
      </w:pPr>
    </w:p>
    <w:p w14:paraId="00F6E9ED" w14:textId="77777777" w:rsidR="00162626" w:rsidRPr="00162626" w:rsidRDefault="00162626" w:rsidP="00162626">
      <w:pPr>
        <w:pStyle w:val="EndNoteBibliography"/>
        <w:ind w:left="720" w:hanging="720"/>
      </w:pPr>
      <w:r w:rsidRPr="00162626">
        <w:t xml:space="preserve">Fergusson, D.M., et al. (2015). Life satisfaction and mental health problems (18 to 35 years). </w:t>
      </w:r>
      <w:r w:rsidRPr="00162626">
        <w:rPr>
          <w:i/>
        </w:rPr>
        <w:t>Psychological medicine, 45</w:t>
      </w:r>
      <w:r w:rsidRPr="00162626">
        <w:t xml:space="preserve">(11), 2427-2436. </w:t>
      </w:r>
    </w:p>
    <w:p w14:paraId="05067859" w14:textId="77777777" w:rsidR="00162626" w:rsidRPr="00162626" w:rsidRDefault="00162626" w:rsidP="00162626">
      <w:pPr>
        <w:pStyle w:val="EndNoteBibliography"/>
      </w:pPr>
    </w:p>
    <w:p w14:paraId="163AABFC" w14:textId="77777777" w:rsidR="00162626" w:rsidRPr="00162626" w:rsidRDefault="00162626" w:rsidP="00162626">
      <w:pPr>
        <w:pStyle w:val="EndNoteBibliography"/>
        <w:ind w:left="720" w:hanging="720"/>
      </w:pPr>
      <w:r w:rsidRPr="00162626">
        <w:t xml:space="preserve">Fornell, C., &amp; Larcker, D.F. (1981). Evaluating structural equation models with unobservable variables and measurement error. </w:t>
      </w:r>
      <w:r w:rsidRPr="00162626">
        <w:rPr>
          <w:i/>
        </w:rPr>
        <w:t>Journal of marketing research, 18</w:t>
      </w:r>
      <w:r w:rsidRPr="00162626">
        <w:t xml:space="preserve">(1), 39-50. </w:t>
      </w:r>
    </w:p>
    <w:p w14:paraId="57B783AC" w14:textId="77777777" w:rsidR="00162626" w:rsidRPr="00162626" w:rsidRDefault="00162626" w:rsidP="00162626">
      <w:pPr>
        <w:pStyle w:val="EndNoteBibliography"/>
      </w:pPr>
    </w:p>
    <w:p w14:paraId="05D59EC5" w14:textId="77777777" w:rsidR="00162626" w:rsidRPr="00162626" w:rsidRDefault="00162626" w:rsidP="00162626">
      <w:pPr>
        <w:pStyle w:val="EndNoteBibliography"/>
        <w:ind w:left="720" w:hanging="720"/>
      </w:pPr>
      <w:r w:rsidRPr="00162626">
        <w:t xml:space="preserve">Freis, S.D., &amp; Hansen-Brown, A.A. (2021). Justifications of entitlement in grandiose and vulnerable narcissism: The roles of injustice and superiority. </w:t>
      </w:r>
      <w:r w:rsidRPr="00162626">
        <w:rPr>
          <w:i/>
        </w:rPr>
        <w:t>Personality and individual differences, 168</w:t>
      </w:r>
      <w:r w:rsidRPr="00162626">
        <w:t xml:space="preserve">, 110345. </w:t>
      </w:r>
    </w:p>
    <w:p w14:paraId="6B9BCAC2" w14:textId="77777777" w:rsidR="00162626" w:rsidRPr="00162626" w:rsidRDefault="00162626" w:rsidP="00162626">
      <w:pPr>
        <w:pStyle w:val="EndNoteBibliography"/>
      </w:pPr>
    </w:p>
    <w:p w14:paraId="6E4757B3" w14:textId="77777777" w:rsidR="00162626" w:rsidRPr="00162626" w:rsidRDefault="00162626" w:rsidP="00162626">
      <w:pPr>
        <w:pStyle w:val="EndNoteBibliography"/>
        <w:ind w:left="720" w:hanging="720"/>
      </w:pPr>
      <w:r w:rsidRPr="00162626">
        <w:t xml:space="preserve">Friend, R.M., &amp; Gilbert, J. (1973). Threat and fear of negative evaluation as determinants of locus of social comparison. </w:t>
      </w:r>
      <w:r w:rsidRPr="00162626">
        <w:rPr>
          <w:i/>
        </w:rPr>
        <w:t>Journal of personality</w:t>
      </w:r>
      <w:r w:rsidRPr="00162626">
        <w:t xml:space="preserve">. </w:t>
      </w:r>
    </w:p>
    <w:p w14:paraId="08C225C7" w14:textId="77777777" w:rsidR="00162626" w:rsidRPr="00162626" w:rsidRDefault="00162626" w:rsidP="00162626">
      <w:pPr>
        <w:pStyle w:val="EndNoteBibliography"/>
      </w:pPr>
    </w:p>
    <w:p w14:paraId="3EC87E89" w14:textId="77777777" w:rsidR="00162626" w:rsidRPr="00162626" w:rsidRDefault="00162626" w:rsidP="00162626">
      <w:pPr>
        <w:pStyle w:val="EndNoteBibliography"/>
        <w:ind w:left="720" w:hanging="720"/>
      </w:pPr>
      <w:r w:rsidRPr="00162626">
        <w:t xml:space="preserve">Frieswijk, N., et al. (2004a). The effect of social comparison information on the life satisfaction of frail older persons. </w:t>
      </w:r>
      <w:r w:rsidRPr="00162626">
        <w:rPr>
          <w:i/>
        </w:rPr>
        <w:t>Psychology and aging, 19</w:t>
      </w:r>
      <w:r w:rsidRPr="00162626">
        <w:t xml:space="preserve">(1), 183. </w:t>
      </w:r>
    </w:p>
    <w:p w14:paraId="3E744DD3" w14:textId="77777777" w:rsidR="00162626" w:rsidRPr="00162626" w:rsidRDefault="00162626" w:rsidP="00162626">
      <w:pPr>
        <w:pStyle w:val="EndNoteBibliography"/>
      </w:pPr>
    </w:p>
    <w:p w14:paraId="71E45D55" w14:textId="77777777" w:rsidR="00162626" w:rsidRPr="00162626" w:rsidRDefault="00162626" w:rsidP="00162626">
      <w:pPr>
        <w:pStyle w:val="EndNoteBibliography"/>
        <w:ind w:left="720" w:hanging="720"/>
      </w:pPr>
      <w:r w:rsidRPr="00162626">
        <w:t xml:space="preserve">Frieswijk, N., et al. (2004b). The interpretation of social comparison and its relation to life satisfaction among elderly people: Does frailty make a difference? </w:t>
      </w:r>
      <w:r w:rsidRPr="00162626">
        <w:rPr>
          <w:i/>
        </w:rPr>
        <w:t>The Journals of Gerontology Series B: Psychological Sciences and Social Sciences, 59</w:t>
      </w:r>
      <w:r w:rsidRPr="00162626">
        <w:t xml:space="preserve">(5), P250-P257. </w:t>
      </w:r>
    </w:p>
    <w:p w14:paraId="2E8198F6" w14:textId="77777777" w:rsidR="00162626" w:rsidRPr="00162626" w:rsidRDefault="00162626" w:rsidP="00162626">
      <w:pPr>
        <w:pStyle w:val="EndNoteBibliography"/>
      </w:pPr>
    </w:p>
    <w:p w14:paraId="7574BF5D" w14:textId="77777777" w:rsidR="00162626" w:rsidRPr="00162626" w:rsidRDefault="00162626" w:rsidP="00162626">
      <w:pPr>
        <w:pStyle w:val="EndNoteBibliography"/>
        <w:ind w:left="720" w:hanging="720"/>
      </w:pPr>
      <w:r w:rsidRPr="00162626">
        <w:t xml:space="preserve">Frijda, N.H. (1986). </w:t>
      </w:r>
      <w:r w:rsidRPr="00162626">
        <w:rPr>
          <w:i/>
        </w:rPr>
        <w:t>The emotions</w:t>
      </w:r>
      <w:r w:rsidRPr="00162626">
        <w:t xml:space="preserve">. Cambridge University Press. </w:t>
      </w:r>
    </w:p>
    <w:p w14:paraId="5D2870D5" w14:textId="77777777" w:rsidR="00162626" w:rsidRPr="00162626" w:rsidRDefault="00162626" w:rsidP="00162626">
      <w:pPr>
        <w:pStyle w:val="EndNoteBibliography"/>
      </w:pPr>
    </w:p>
    <w:p w14:paraId="58B0A938" w14:textId="77777777" w:rsidR="00162626" w:rsidRPr="00162626" w:rsidRDefault="00162626" w:rsidP="00162626">
      <w:pPr>
        <w:pStyle w:val="EndNoteBibliography"/>
        <w:ind w:left="720" w:hanging="720"/>
      </w:pPr>
      <w:r w:rsidRPr="00162626">
        <w:lastRenderedPageBreak/>
        <w:t xml:space="preserve">Gerber, J.P., et al. (2018). A social comparison theory meta-analysis 60+ years on. </w:t>
      </w:r>
      <w:r w:rsidRPr="00162626">
        <w:rPr>
          <w:i/>
        </w:rPr>
        <w:t>Psychological bulletin, 144</w:t>
      </w:r>
      <w:r w:rsidRPr="00162626">
        <w:t xml:space="preserve">(2), 177. </w:t>
      </w:r>
    </w:p>
    <w:p w14:paraId="42A0CF68" w14:textId="77777777" w:rsidR="00162626" w:rsidRPr="00162626" w:rsidRDefault="00162626" w:rsidP="00162626">
      <w:pPr>
        <w:pStyle w:val="EndNoteBibliography"/>
      </w:pPr>
    </w:p>
    <w:p w14:paraId="25E62C7F" w14:textId="77777777" w:rsidR="00162626" w:rsidRPr="00162626" w:rsidRDefault="00162626" w:rsidP="00162626">
      <w:pPr>
        <w:pStyle w:val="EndNoteBibliography"/>
        <w:ind w:left="720" w:hanging="720"/>
      </w:pPr>
      <w:r w:rsidRPr="00162626">
        <w:t xml:space="preserve">Gerrard, M., &amp; Gibbons, F. (2013). Health images and their effects on health behavior. </w:t>
      </w:r>
      <w:r w:rsidRPr="00162626">
        <w:rPr>
          <w:i/>
        </w:rPr>
        <w:t>Health, coping, and well-being: Perspectives from social comparison theory, 63</w:t>
      </w:r>
      <w:r w:rsidRPr="00162626">
        <w:t xml:space="preserve">. </w:t>
      </w:r>
    </w:p>
    <w:p w14:paraId="3472FC3A" w14:textId="77777777" w:rsidR="00162626" w:rsidRPr="00162626" w:rsidRDefault="00162626" w:rsidP="00162626">
      <w:pPr>
        <w:pStyle w:val="EndNoteBibliography"/>
      </w:pPr>
    </w:p>
    <w:p w14:paraId="25C84A2D" w14:textId="77777777" w:rsidR="00162626" w:rsidRPr="00162626" w:rsidRDefault="00162626" w:rsidP="00162626">
      <w:pPr>
        <w:pStyle w:val="EndNoteBibliography"/>
        <w:ind w:left="720" w:hanging="720"/>
      </w:pPr>
      <w:r w:rsidRPr="00162626">
        <w:t xml:space="preserve">Gibbons, F.X. (1986). Social comparison and depression: company's effect on misery. </w:t>
      </w:r>
      <w:r w:rsidRPr="00162626">
        <w:rPr>
          <w:i/>
        </w:rPr>
        <w:t>Journal of personality and social psychology, 51</w:t>
      </w:r>
      <w:r w:rsidRPr="00162626">
        <w:t xml:space="preserve">(1), 140. </w:t>
      </w:r>
    </w:p>
    <w:p w14:paraId="142888D8" w14:textId="77777777" w:rsidR="00162626" w:rsidRPr="00162626" w:rsidRDefault="00162626" w:rsidP="00162626">
      <w:pPr>
        <w:pStyle w:val="EndNoteBibliography"/>
      </w:pPr>
    </w:p>
    <w:p w14:paraId="3D02DC4A" w14:textId="77777777" w:rsidR="00162626" w:rsidRPr="00162626" w:rsidRDefault="00162626" w:rsidP="00162626">
      <w:pPr>
        <w:pStyle w:val="EndNoteBibliography"/>
        <w:ind w:left="720" w:hanging="720"/>
      </w:pPr>
      <w:r w:rsidRPr="00162626">
        <w:t xml:space="preserve">Gibbons, F.X., &amp; Buunk, B.P. (1999). Individual differences in social comparison: development of a scale of social comparison orientation. </w:t>
      </w:r>
      <w:r w:rsidRPr="00162626">
        <w:rPr>
          <w:i/>
        </w:rPr>
        <w:t>Journal of personality and social psychology, 76</w:t>
      </w:r>
      <w:r w:rsidRPr="00162626">
        <w:t xml:space="preserve">(1), 129. </w:t>
      </w:r>
    </w:p>
    <w:p w14:paraId="252BB927" w14:textId="77777777" w:rsidR="00162626" w:rsidRPr="00162626" w:rsidRDefault="00162626" w:rsidP="00162626">
      <w:pPr>
        <w:pStyle w:val="EndNoteBibliography"/>
      </w:pPr>
    </w:p>
    <w:p w14:paraId="320B0D7B" w14:textId="77777777" w:rsidR="00162626" w:rsidRPr="00162626" w:rsidRDefault="00162626" w:rsidP="00162626">
      <w:pPr>
        <w:pStyle w:val="EndNoteBibliography"/>
        <w:ind w:left="720" w:hanging="720"/>
      </w:pPr>
      <w:r w:rsidRPr="00162626">
        <w:t xml:space="preserve">Gilbert, D.T., et al. (1995). When comparisons arise. </w:t>
      </w:r>
      <w:r w:rsidRPr="00162626">
        <w:rPr>
          <w:i/>
        </w:rPr>
        <w:t>Journal of personality and social psychology, 69</w:t>
      </w:r>
      <w:r w:rsidRPr="00162626">
        <w:t xml:space="preserve">(2), 227. </w:t>
      </w:r>
    </w:p>
    <w:p w14:paraId="4037E611" w14:textId="77777777" w:rsidR="00162626" w:rsidRPr="00162626" w:rsidRDefault="00162626" w:rsidP="00162626">
      <w:pPr>
        <w:pStyle w:val="EndNoteBibliography"/>
      </w:pPr>
    </w:p>
    <w:p w14:paraId="69A8363C" w14:textId="77777777" w:rsidR="00162626" w:rsidRPr="00162626" w:rsidRDefault="00162626" w:rsidP="00162626">
      <w:pPr>
        <w:pStyle w:val="EndNoteBibliography"/>
        <w:ind w:left="720" w:hanging="720"/>
      </w:pPr>
      <w:r w:rsidRPr="00162626">
        <w:t xml:space="preserve">Gonzales, A.L., &amp; Hancock, J.T. (2011). Mirror, mirror on my Facebook wall: Effects of exposure to Facebook on self-esteem. </w:t>
      </w:r>
      <w:r w:rsidRPr="00162626">
        <w:rPr>
          <w:i/>
        </w:rPr>
        <w:t>Cyberpsychology, behavior, and social networking, 14</w:t>
      </w:r>
      <w:r w:rsidRPr="00162626">
        <w:t xml:space="preserve">(1-2), 79-83. </w:t>
      </w:r>
    </w:p>
    <w:p w14:paraId="24442275" w14:textId="77777777" w:rsidR="00162626" w:rsidRPr="00162626" w:rsidRDefault="00162626" w:rsidP="00162626">
      <w:pPr>
        <w:pStyle w:val="EndNoteBibliography"/>
      </w:pPr>
    </w:p>
    <w:p w14:paraId="1C148FF9" w14:textId="77777777" w:rsidR="00162626" w:rsidRPr="00162626" w:rsidRDefault="00162626" w:rsidP="00162626">
      <w:pPr>
        <w:pStyle w:val="EndNoteBibliography"/>
        <w:ind w:left="720" w:hanging="720"/>
      </w:pPr>
      <w:r w:rsidRPr="00162626">
        <w:t xml:space="preserve">Guðlaugsdóttir, G.H. (2016). </w:t>
      </w:r>
      <w:r w:rsidRPr="00162626">
        <w:rPr>
          <w:i/>
        </w:rPr>
        <w:t>Facebook" mommy groups": upward and downward social comparison</w:t>
      </w:r>
      <w:r w:rsidRPr="00162626">
        <w:t xml:space="preserve"> </w:t>
      </w:r>
    </w:p>
    <w:p w14:paraId="531205AB" w14:textId="77777777" w:rsidR="00162626" w:rsidRPr="00162626" w:rsidRDefault="00162626" w:rsidP="00162626">
      <w:pPr>
        <w:pStyle w:val="EndNoteBibliography"/>
      </w:pPr>
    </w:p>
    <w:p w14:paraId="12096A10" w14:textId="77777777" w:rsidR="00162626" w:rsidRPr="00162626" w:rsidRDefault="00162626" w:rsidP="00162626">
      <w:pPr>
        <w:pStyle w:val="EndNoteBibliography"/>
        <w:ind w:left="720" w:hanging="720"/>
      </w:pPr>
      <w:r w:rsidRPr="00162626">
        <w:t xml:space="preserve">Haferkamp, N., &amp; Krämer, N.C. (2011). Social comparison 2.0: Examining the effects of online profiles on social-networking sites. </w:t>
      </w:r>
      <w:r w:rsidRPr="00162626">
        <w:rPr>
          <w:i/>
        </w:rPr>
        <w:t>Cyberpsychology, behavior, and social networking, 14</w:t>
      </w:r>
      <w:r w:rsidRPr="00162626">
        <w:t xml:space="preserve">(5), 309-314. </w:t>
      </w:r>
    </w:p>
    <w:p w14:paraId="60A82F47" w14:textId="77777777" w:rsidR="00162626" w:rsidRPr="00162626" w:rsidRDefault="00162626" w:rsidP="00162626">
      <w:pPr>
        <w:pStyle w:val="EndNoteBibliography"/>
      </w:pPr>
    </w:p>
    <w:p w14:paraId="0FA22107" w14:textId="77777777" w:rsidR="00162626" w:rsidRPr="00162626" w:rsidRDefault="00162626" w:rsidP="00162626">
      <w:pPr>
        <w:pStyle w:val="EndNoteBibliography"/>
        <w:ind w:left="720" w:hanging="720"/>
      </w:pPr>
      <w:r w:rsidRPr="00162626">
        <w:t xml:space="preserve">Hair, J.F. (2009). Multivariate data analysis. </w:t>
      </w:r>
    </w:p>
    <w:p w14:paraId="0FD0CA87" w14:textId="77777777" w:rsidR="00162626" w:rsidRPr="00162626" w:rsidRDefault="00162626" w:rsidP="00162626">
      <w:pPr>
        <w:pStyle w:val="EndNoteBibliography"/>
      </w:pPr>
    </w:p>
    <w:p w14:paraId="7B5C5105" w14:textId="77777777" w:rsidR="00162626" w:rsidRPr="00162626" w:rsidRDefault="00162626" w:rsidP="00162626">
      <w:pPr>
        <w:pStyle w:val="EndNoteBibliography"/>
        <w:ind w:left="720" w:hanging="720"/>
      </w:pPr>
      <w:r w:rsidRPr="00162626">
        <w:t xml:space="preserve">Hallquist, M.N., &amp; Wiley, J.F. (2018). MplusAutomation: An R package for facilitating large-scale latent variable analyses in M plus. </w:t>
      </w:r>
      <w:r w:rsidRPr="00162626">
        <w:rPr>
          <w:i/>
        </w:rPr>
        <w:t>Structural equation modeling: a multidisciplinary journal, 25</w:t>
      </w:r>
      <w:r w:rsidRPr="00162626">
        <w:t xml:space="preserve">(4), 621-638. </w:t>
      </w:r>
    </w:p>
    <w:p w14:paraId="6D367ABB" w14:textId="77777777" w:rsidR="00162626" w:rsidRPr="00162626" w:rsidRDefault="00162626" w:rsidP="00162626">
      <w:pPr>
        <w:pStyle w:val="EndNoteBibliography"/>
      </w:pPr>
    </w:p>
    <w:p w14:paraId="08C16193" w14:textId="77777777" w:rsidR="00162626" w:rsidRPr="00162626" w:rsidRDefault="00162626" w:rsidP="00162626">
      <w:pPr>
        <w:pStyle w:val="EndNoteBibliography"/>
        <w:ind w:left="720" w:hanging="720"/>
      </w:pPr>
      <w:r w:rsidRPr="00162626">
        <w:t xml:space="preserve">Harman, H.H. (1976). </w:t>
      </w:r>
      <w:r w:rsidRPr="00162626">
        <w:rPr>
          <w:i/>
        </w:rPr>
        <w:t>Modern factor analysis</w:t>
      </w:r>
      <w:r w:rsidRPr="00162626">
        <w:t xml:space="preserve">. University of Chicago press. </w:t>
      </w:r>
    </w:p>
    <w:p w14:paraId="2044F6A6" w14:textId="77777777" w:rsidR="00162626" w:rsidRPr="00162626" w:rsidRDefault="00162626" w:rsidP="00162626">
      <w:pPr>
        <w:pStyle w:val="EndNoteBibliography"/>
      </w:pPr>
    </w:p>
    <w:p w14:paraId="7971FF40" w14:textId="77777777" w:rsidR="00162626" w:rsidRPr="00162626" w:rsidRDefault="00162626" w:rsidP="00162626">
      <w:pPr>
        <w:pStyle w:val="EndNoteBibliography"/>
        <w:ind w:left="720" w:hanging="720"/>
      </w:pPr>
      <w:r w:rsidRPr="00162626">
        <w:t xml:space="preserve">Hayes, A.F. (2017). </w:t>
      </w:r>
      <w:r w:rsidRPr="00162626">
        <w:rPr>
          <w:i/>
        </w:rPr>
        <w:t xml:space="preserve">Introduction to mediation, moderation, and conditional process </w:t>
      </w:r>
      <w:r w:rsidRPr="00162626">
        <w:rPr>
          <w:i/>
        </w:rPr>
        <w:lastRenderedPageBreak/>
        <w:t>analysis: A regression-based approach</w:t>
      </w:r>
      <w:r w:rsidRPr="00162626">
        <w:t xml:space="preserve">. Guilford publications. </w:t>
      </w:r>
    </w:p>
    <w:p w14:paraId="0DF20EF6" w14:textId="77777777" w:rsidR="00162626" w:rsidRPr="00162626" w:rsidRDefault="00162626" w:rsidP="00162626">
      <w:pPr>
        <w:pStyle w:val="EndNoteBibliography"/>
      </w:pPr>
    </w:p>
    <w:p w14:paraId="2670A3D6" w14:textId="77777777" w:rsidR="00162626" w:rsidRPr="00162626" w:rsidRDefault="00162626" w:rsidP="00162626">
      <w:pPr>
        <w:pStyle w:val="EndNoteBibliography"/>
        <w:ind w:left="720" w:hanging="720"/>
      </w:pPr>
      <w:r w:rsidRPr="00162626">
        <w:t xml:space="preserve">Headey, B., &amp; Wearing, A. (1988). The sense of relative superiority—central to well-being. </w:t>
      </w:r>
      <w:r w:rsidRPr="00162626">
        <w:rPr>
          <w:i/>
        </w:rPr>
        <w:t>Social Indicators Research, 20</w:t>
      </w:r>
      <w:r w:rsidRPr="00162626">
        <w:t xml:space="preserve">, 497-516. </w:t>
      </w:r>
    </w:p>
    <w:p w14:paraId="177F926D" w14:textId="77777777" w:rsidR="00162626" w:rsidRPr="00162626" w:rsidRDefault="00162626" w:rsidP="00162626">
      <w:pPr>
        <w:pStyle w:val="EndNoteBibliography"/>
      </w:pPr>
    </w:p>
    <w:p w14:paraId="56863350" w14:textId="77777777" w:rsidR="00162626" w:rsidRPr="00162626" w:rsidRDefault="00162626" w:rsidP="00162626">
      <w:pPr>
        <w:pStyle w:val="EndNoteBibliography"/>
        <w:ind w:left="720" w:hanging="720"/>
      </w:pPr>
      <w:r w:rsidRPr="00162626">
        <w:t xml:space="preserve">Hemphill, K.J., &amp; Lehman, D.R. (1991). Social comparisons and their affective consequences: The importance of comparison dimension and individual difference variables. </w:t>
      </w:r>
      <w:r w:rsidRPr="00162626">
        <w:rPr>
          <w:i/>
        </w:rPr>
        <w:t>Journal of Social and Clinical Psychology, 10</w:t>
      </w:r>
      <w:r w:rsidRPr="00162626">
        <w:t xml:space="preserve">(4), 372-394. </w:t>
      </w:r>
    </w:p>
    <w:p w14:paraId="3223C26B" w14:textId="77777777" w:rsidR="00162626" w:rsidRPr="00162626" w:rsidRDefault="00162626" w:rsidP="00162626">
      <w:pPr>
        <w:pStyle w:val="EndNoteBibliography"/>
      </w:pPr>
    </w:p>
    <w:p w14:paraId="6CF0CD06" w14:textId="77777777" w:rsidR="00162626" w:rsidRPr="00162626" w:rsidRDefault="00162626" w:rsidP="00162626">
      <w:pPr>
        <w:pStyle w:val="EndNoteBibliography"/>
        <w:ind w:left="720" w:hanging="720"/>
        <w:rPr>
          <w:rFonts w:hint="eastAsia"/>
        </w:rPr>
      </w:pPr>
      <w:r w:rsidRPr="00162626">
        <w:t>Hi</w:t>
      </w:r>
      <w:r w:rsidRPr="00162626">
        <w:rPr>
          <w:rFonts w:hint="eastAsia"/>
        </w:rPr>
        <w:t xml:space="preserve">ll, S.E., &amp; Buss, D.M. (2006). Envy and positional bias in the evolutionary psychology of management. </w:t>
      </w:r>
      <w:r w:rsidRPr="00162626">
        <w:rPr>
          <w:rFonts w:hint="eastAsia"/>
          <w:i/>
        </w:rPr>
        <w:t>Managerial and Decision Economics, 27</w:t>
      </w:r>
      <w:r w:rsidRPr="00162626">
        <w:rPr>
          <w:rFonts w:hint="eastAsia"/>
        </w:rPr>
        <w:t>(2</w:t>
      </w:r>
      <w:r w:rsidRPr="00162626">
        <w:rPr>
          <w:rFonts w:hint="eastAsia"/>
        </w:rPr>
        <w:t>‐</w:t>
      </w:r>
      <w:r w:rsidRPr="00162626">
        <w:rPr>
          <w:rFonts w:hint="eastAsia"/>
        </w:rPr>
        <w:t xml:space="preserve">3), 131-143. </w:t>
      </w:r>
    </w:p>
    <w:p w14:paraId="3FB686CE" w14:textId="77777777" w:rsidR="00162626" w:rsidRPr="00162626" w:rsidRDefault="00162626" w:rsidP="00162626">
      <w:pPr>
        <w:pStyle w:val="EndNoteBibliography"/>
      </w:pPr>
    </w:p>
    <w:p w14:paraId="079E6614" w14:textId="77777777" w:rsidR="00162626" w:rsidRPr="00162626" w:rsidRDefault="00162626" w:rsidP="00162626">
      <w:pPr>
        <w:pStyle w:val="EndNoteBibliography"/>
        <w:ind w:left="720" w:hanging="720"/>
      </w:pPr>
      <w:r w:rsidRPr="00162626">
        <w:t xml:space="preserve">Holtmann, J., et al. (2016). A comparison of ML, WLSMV, and Bayesian methods for multilevel structural equation models in small samples: A simulation study. </w:t>
      </w:r>
      <w:r w:rsidRPr="00162626">
        <w:rPr>
          <w:i/>
        </w:rPr>
        <w:t>Multivariate behavioral research, 51</w:t>
      </w:r>
      <w:r w:rsidRPr="00162626">
        <w:t xml:space="preserve">(5), 661-680. </w:t>
      </w:r>
    </w:p>
    <w:p w14:paraId="4B4866F2" w14:textId="77777777" w:rsidR="00162626" w:rsidRPr="00162626" w:rsidRDefault="00162626" w:rsidP="00162626">
      <w:pPr>
        <w:pStyle w:val="EndNoteBibliography"/>
      </w:pPr>
    </w:p>
    <w:p w14:paraId="6EBA8530" w14:textId="77777777" w:rsidR="00162626" w:rsidRPr="00162626" w:rsidRDefault="00162626" w:rsidP="00162626">
      <w:pPr>
        <w:pStyle w:val="EndNoteBibliography"/>
        <w:ind w:left="720" w:hanging="720"/>
      </w:pPr>
      <w:r w:rsidRPr="00162626">
        <w:t xml:space="preserve">Jang, K., et al. (2016). Social comparison on Facebook: Its antecedents and psychological outcomes. </w:t>
      </w:r>
      <w:r w:rsidRPr="00162626">
        <w:rPr>
          <w:i/>
        </w:rPr>
        <w:t>Computers in Human Behavior, 62</w:t>
      </w:r>
      <w:r w:rsidRPr="00162626">
        <w:t xml:space="preserve">, 147-154. </w:t>
      </w:r>
    </w:p>
    <w:p w14:paraId="50398130" w14:textId="77777777" w:rsidR="00162626" w:rsidRPr="00162626" w:rsidRDefault="00162626" w:rsidP="00162626">
      <w:pPr>
        <w:pStyle w:val="EndNoteBibliography"/>
      </w:pPr>
    </w:p>
    <w:p w14:paraId="1ED735C4" w14:textId="77777777" w:rsidR="00162626" w:rsidRPr="00162626" w:rsidRDefault="00162626" w:rsidP="00162626">
      <w:pPr>
        <w:pStyle w:val="EndNoteBibliography"/>
        <w:ind w:left="720" w:hanging="720"/>
      </w:pPr>
      <w:r w:rsidRPr="00162626">
        <w:t xml:space="preserve">Joinson, A.N. (2008). Looking at, looking up or keeping up with people? Motives and use of Facebook. Proceedings of the SIGCHI conference on Human Factors in Computing Systems, </w:t>
      </w:r>
    </w:p>
    <w:p w14:paraId="5C436B3C" w14:textId="77777777" w:rsidR="00162626" w:rsidRPr="00162626" w:rsidRDefault="00162626" w:rsidP="00162626">
      <w:pPr>
        <w:pStyle w:val="EndNoteBibliography"/>
      </w:pPr>
    </w:p>
    <w:p w14:paraId="773DD698" w14:textId="77777777" w:rsidR="00162626" w:rsidRPr="00162626" w:rsidRDefault="00162626" w:rsidP="00162626">
      <w:pPr>
        <w:pStyle w:val="EndNoteBibliography"/>
        <w:ind w:left="720" w:hanging="720"/>
      </w:pPr>
      <w:r w:rsidRPr="00162626">
        <w:t xml:space="preserve">Kalpidou, M., et al. (2011). The relationship between Facebook and the well-being of undergraduate college students. </w:t>
      </w:r>
      <w:r w:rsidRPr="00162626">
        <w:rPr>
          <w:i/>
        </w:rPr>
        <w:t>Cyberpsychology, behavior, and social networking, 14</w:t>
      </w:r>
      <w:r w:rsidRPr="00162626">
        <w:t xml:space="preserve">(4), 183-189. </w:t>
      </w:r>
    </w:p>
    <w:p w14:paraId="36EC5516" w14:textId="77777777" w:rsidR="00162626" w:rsidRPr="00162626" w:rsidRDefault="00162626" w:rsidP="00162626">
      <w:pPr>
        <w:pStyle w:val="EndNoteBibliography"/>
      </w:pPr>
    </w:p>
    <w:p w14:paraId="59651BBC" w14:textId="77777777" w:rsidR="00162626" w:rsidRPr="00162626" w:rsidRDefault="00162626" w:rsidP="00162626">
      <w:pPr>
        <w:pStyle w:val="EndNoteBibliography"/>
        <w:ind w:left="720" w:hanging="720"/>
      </w:pPr>
      <w:r w:rsidRPr="00162626">
        <w:t xml:space="preserve">Kim, H., et al. (2017). Social comparison, personal relative deprivation, and materialism. </w:t>
      </w:r>
      <w:r w:rsidRPr="00162626">
        <w:rPr>
          <w:i/>
        </w:rPr>
        <w:t>British Journal of Social Psychology, 56</w:t>
      </w:r>
      <w:r w:rsidRPr="00162626">
        <w:t xml:space="preserve">(2), 373-392. </w:t>
      </w:r>
    </w:p>
    <w:p w14:paraId="094B5B9B" w14:textId="77777777" w:rsidR="00162626" w:rsidRPr="00162626" w:rsidRDefault="00162626" w:rsidP="00162626">
      <w:pPr>
        <w:pStyle w:val="EndNoteBibliography"/>
      </w:pPr>
    </w:p>
    <w:p w14:paraId="2279FD44" w14:textId="77777777" w:rsidR="00162626" w:rsidRPr="00162626" w:rsidRDefault="00162626" w:rsidP="00162626">
      <w:pPr>
        <w:pStyle w:val="EndNoteBibliography"/>
        <w:ind w:left="720" w:hanging="720"/>
      </w:pPr>
      <w:r w:rsidRPr="00162626">
        <w:t xml:space="preserve">Kim, H., et al. (2018). Social comparison processes in the experience of personal relative deprivation. </w:t>
      </w:r>
      <w:r w:rsidRPr="00162626">
        <w:rPr>
          <w:i/>
        </w:rPr>
        <w:t>Journal of Applied Social Psychology, 48</w:t>
      </w:r>
      <w:r w:rsidRPr="00162626">
        <w:t xml:space="preserve">(9), 519-532. </w:t>
      </w:r>
    </w:p>
    <w:p w14:paraId="41E354CC" w14:textId="77777777" w:rsidR="00162626" w:rsidRPr="00162626" w:rsidRDefault="00162626" w:rsidP="00162626">
      <w:pPr>
        <w:pStyle w:val="EndNoteBibliography"/>
      </w:pPr>
    </w:p>
    <w:p w14:paraId="11EB6D69" w14:textId="77777777" w:rsidR="00162626" w:rsidRPr="00162626" w:rsidRDefault="00162626" w:rsidP="00162626">
      <w:pPr>
        <w:pStyle w:val="EndNoteBibliography"/>
        <w:ind w:left="720" w:hanging="720"/>
      </w:pPr>
      <w:r w:rsidRPr="00162626">
        <w:t xml:space="preserve">Kim, H., et al. (2021). The contributions of social comparison to social network site addiction. </w:t>
      </w:r>
      <w:r w:rsidRPr="00162626">
        <w:rPr>
          <w:i/>
        </w:rPr>
        <w:t>PLoS One, 16</w:t>
      </w:r>
      <w:r w:rsidRPr="00162626">
        <w:t xml:space="preserve">(10), e0257795. </w:t>
      </w:r>
    </w:p>
    <w:p w14:paraId="632777B4" w14:textId="77777777" w:rsidR="00162626" w:rsidRPr="00162626" w:rsidRDefault="00162626" w:rsidP="00162626">
      <w:pPr>
        <w:pStyle w:val="EndNoteBibliography"/>
      </w:pPr>
    </w:p>
    <w:p w14:paraId="2D2040C6" w14:textId="77777777" w:rsidR="00162626" w:rsidRPr="00162626" w:rsidRDefault="00162626" w:rsidP="00162626">
      <w:pPr>
        <w:pStyle w:val="EndNoteBibliography"/>
        <w:ind w:left="720" w:hanging="720"/>
      </w:pPr>
      <w:r w:rsidRPr="00162626">
        <w:t xml:space="preserve">Klein, W.M. (1997). Objective standards are not enough: affective, self-evaluative, </w:t>
      </w:r>
      <w:r w:rsidRPr="00162626">
        <w:lastRenderedPageBreak/>
        <w:t xml:space="preserve">and behavioral responses to social comparison information. </w:t>
      </w:r>
      <w:r w:rsidRPr="00162626">
        <w:rPr>
          <w:i/>
        </w:rPr>
        <w:t>Journal of personality and social psychology, 72</w:t>
      </w:r>
      <w:r w:rsidRPr="00162626">
        <w:t xml:space="preserve">(4), 763. </w:t>
      </w:r>
    </w:p>
    <w:p w14:paraId="42639C7C" w14:textId="77777777" w:rsidR="00162626" w:rsidRPr="00162626" w:rsidRDefault="00162626" w:rsidP="00162626">
      <w:pPr>
        <w:pStyle w:val="EndNoteBibliography"/>
      </w:pPr>
    </w:p>
    <w:p w14:paraId="7D052674" w14:textId="77777777" w:rsidR="00162626" w:rsidRPr="00162626" w:rsidRDefault="00162626" w:rsidP="00162626">
      <w:pPr>
        <w:pStyle w:val="EndNoteBibliography"/>
        <w:ind w:left="720" w:hanging="720"/>
      </w:pPr>
      <w:r w:rsidRPr="00162626">
        <w:t xml:space="preserve">Krasnova, H., et al. (2013). Envy on Facebook: a hidden threat to users’ life satisfaction? </w:t>
      </w:r>
    </w:p>
    <w:p w14:paraId="491BA274" w14:textId="77777777" w:rsidR="00162626" w:rsidRPr="00162626" w:rsidRDefault="00162626" w:rsidP="00162626">
      <w:pPr>
        <w:pStyle w:val="EndNoteBibliography"/>
      </w:pPr>
    </w:p>
    <w:p w14:paraId="20134F23" w14:textId="77777777" w:rsidR="00162626" w:rsidRPr="00162626" w:rsidRDefault="00162626" w:rsidP="00162626">
      <w:pPr>
        <w:pStyle w:val="EndNoteBibliography"/>
        <w:ind w:left="720" w:hanging="720"/>
      </w:pPr>
      <w:r w:rsidRPr="00162626">
        <w:t xml:space="preserve">Kross, E., et al. (2013). Facebook use predicts declines in subjective well-being in young adults. </w:t>
      </w:r>
      <w:r w:rsidRPr="00162626">
        <w:rPr>
          <w:i/>
        </w:rPr>
        <w:t>PLoS One, 8</w:t>
      </w:r>
      <w:r w:rsidRPr="00162626">
        <w:t xml:space="preserve">(8), e69841. </w:t>
      </w:r>
    </w:p>
    <w:p w14:paraId="00AA04CE" w14:textId="77777777" w:rsidR="00162626" w:rsidRPr="00162626" w:rsidRDefault="00162626" w:rsidP="00162626">
      <w:pPr>
        <w:pStyle w:val="EndNoteBibliography"/>
      </w:pPr>
    </w:p>
    <w:p w14:paraId="39AE1056" w14:textId="77777777" w:rsidR="00162626" w:rsidRPr="00162626" w:rsidRDefault="00162626" w:rsidP="00162626">
      <w:pPr>
        <w:pStyle w:val="EndNoteBibliography"/>
        <w:ind w:left="720" w:hanging="720"/>
      </w:pPr>
      <w:r w:rsidRPr="00162626">
        <w:t xml:space="preserve">Kulik, J.A., &amp; Gump, B.B. (1997). Affective reactions to social comparison: The effects of relative performance and related attributes information about another person. </w:t>
      </w:r>
      <w:r w:rsidRPr="00162626">
        <w:rPr>
          <w:i/>
        </w:rPr>
        <w:t>Personality and Social Psychology Bulletin, 23</w:t>
      </w:r>
      <w:r w:rsidRPr="00162626">
        <w:t xml:space="preserve">(5), 452-468. </w:t>
      </w:r>
    </w:p>
    <w:p w14:paraId="01A46849" w14:textId="77777777" w:rsidR="00162626" w:rsidRPr="00162626" w:rsidRDefault="00162626" w:rsidP="00162626">
      <w:pPr>
        <w:pStyle w:val="EndNoteBibliography"/>
      </w:pPr>
    </w:p>
    <w:p w14:paraId="75642438" w14:textId="77777777" w:rsidR="00162626" w:rsidRPr="00162626" w:rsidRDefault="00162626" w:rsidP="00162626">
      <w:pPr>
        <w:pStyle w:val="EndNoteBibliography"/>
        <w:ind w:left="720" w:hanging="720"/>
      </w:pPr>
      <w:r w:rsidRPr="00162626">
        <w:t xml:space="preserve">Lawlor, D.A., et al. (2005). Life-course socioeconomic position, area deprivation, and coronary heart disease: findings from the British Women’s Heart and Health Study. </w:t>
      </w:r>
      <w:r w:rsidRPr="00162626">
        <w:rPr>
          <w:i/>
        </w:rPr>
        <w:t>American journal of public health, 95</w:t>
      </w:r>
      <w:r w:rsidRPr="00162626">
        <w:t xml:space="preserve">(1), 91-97. </w:t>
      </w:r>
    </w:p>
    <w:p w14:paraId="13585707" w14:textId="77777777" w:rsidR="00162626" w:rsidRPr="00162626" w:rsidRDefault="00162626" w:rsidP="00162626">
      <w:pPr>
        <w:pStyle w:val="EndNoteBibliography"/>
      </w:pPr>
    </w:p>
    <w:p w14:paraId="4D262957" w14:textId="77777777" w:rsidR="00162626" w:rsidRPr="00162626" w:rsidRDefault="00162626" w:rsidP="00162626">
      <w:pPr>
        <w:pStyle w:val="EndNoteBibliography"/>
        <w:ind w:left="720" w:hanging="720"/>
      </w:pPr>
      <w:r w:rsidRPr="00162626">
        <w:t xml:space="preserve">Lazarus, R.S. (1991). </w:t>
      </w:r>
      <w:r w:rsidRPr="00162626">
        <w:rPr>
          <w:i/>
        </w:rPr>
        <w:t>Emotion and adaptation</w:t>
      </w:r>
      <w:r w:rsidRPr="00162626">
        <w:t xml:space="preserve">. Oxford University Press. </w:t>
      </w:r>
    </w:p>
    <w:p w14:paraId="2010FEFF" w14:textId="77777777" w:rsidR="00162626" w:rsidRPr="00162626" w:rsidRDefault="00162626" w:rsidP="00162626">
      <w:pPr>
        <w:pStyle w:val="EndNoteBibliography"/>
      </w:pPr>
    </w:p>
    <w:p w14:paraId="23625762" w14:textId="77777777" w:rsidR="00162626" w:rsidRPr="00162626" w:rsidRDefault="00162626" w:rsidP="00162626">
      <w:pPr>
        <w:pStyle w:val="EndNoteBibliography"/>
        <w:ind w:left="720" w:hanging="720"/>
      </w:pPr>
      <w:r w:rsidRPr="00162626">
        <w:t xml:space="preserve">Lee, S.Y. (2014). How do people compare themselves with others on social network sites?: The case of Facebook. </w:t>
      </w:r>
      <w:r w:rsidRPr="00162626">
        <w:rPr>
          <w:i/>
        </w:rPr>
        <w:t>Computers in Human Behavior, 32</w:t>
      </w:r>
      <w:r w:rsidRPr="00162626">
        <w:t xml:space="preserve">, 253-260. </w:t>
      </w:r>
    </w:p>
    <w:p w14:paraId="5430E861" w14:textId="77777777" w:rsidR="00162626" w:rsidRPr="00162626" w:rsidRDefault="00162626" w:rsidP="00162626">
      <w:pPr>
        <w:pStyle w:val="EndNoteBibliography"/>
      </w:pPr>
    </w:p>
    <w:p w14:paraId="012AA5DE" w14:textId="77777777" w:rsidR="00162626" w:rsidRPr="00162626" w:rsidRDefault="00162626" w:rsidP="00162626">
      <w:pPr>
        <w:pStyle w:val="EndNoteBibliography"/>
        <w:ind w:left="720" w:hanging="720"/>
      </w:pPr>
      <w:r w:rsidRPr="00162626">
        <w:t xml:space="preserve">Liang, H., et al. (2007). Assimilation of enterprise systems: the effect of institutional pressures and the mediating role of top management. </w:t>
      </w:r>
      <w:r w:rsidRPr="00162626">
        <w:rPr>
          <w:i/>
        </w:rPr>
        <w:t>MIS quarterly</w:t>
      </w:r>
      <w:r w:rsidRPr="00162626">
        <w:t xml:space="preserve">, 59-87. </w:t>
      </w:r>
    </w:p>
    <w:p w14:paraId="507C4FCE" w14:textId="77777777" w:rsidR="00162626" w:rsidRPr="00162626" w:rsidRDefault="00162626" w:rsidP="00162626">
      <w:pPr>
        <w:pStyle w:val="EndNoteBibliography"/>
      </w:pPr>
    </w:p>
    <w:p w14:paraId="5FD8626F" w14:textId="77777777" w:rsidR="00162626" w:rsidRPr="00162626" w:rsidRDefault="00162626" w:rsidP="00162626">
      <w:pPr>
        <w:pStyle w:val="EndNoteBibliography"/>
        <w:ind w:left="720" w:hanging="720"/>
      </w:pPr>
      <w:r w:rsidRPr="00162626">
        <w:t xml:space="preserve">Lintott, S. (2016). Superiority in humor theory. </w:t>
      </w:r>
      <w:r w:rsidRPr="00162626">
        <w:rPr>
          <w:i/>
        </w:rPr>
        <w:t>The Journal of Aesthetics and Art Criticism, 74</w:t>
      </w:r>
      <w:r w:rsidRPr="00162626">
        <w:t xml:space="preserve">(4), 347-358. </w:t>
      </w:r>
    </w:p>
    <w:p w14:paraId="74D79645" w14:textId="77777777" w:rsidR="00162626" w:rsidRPr="00162626" w:rsidRDefault="00162626" w:rsidP="00162626">
      <w:pPr>
        <w:pStyle w:val="EndNoteBibliography"/>
      </w:pPr>
    </w:p>
    <w:p w14:paraId="58877624" w14:textId="77777777" w:rsidR="00162626" w:rsidRPr="00162626" w:rsidRDefault="00162626" w:rsidP="00162626">
      <w:pPr>
        <w:pStyle w:val="EndNoteBibliography"/>
        <w:ind w:left="720" w:hanging="720"/>
      </w:pPr>
      <w:r w:rsidRPr="00162626">
        <w:t xml:space="preserve">Liu, Q.-Q., et al. (2017). Upward social comparison on social network sites and depressive symptoms: A moderated mediation model of self-esteem and optimism. </w:t>
      </w:r>
      <w:r w:rsidRPr="00162626">
        <w:rPr>
          <w:i/>
        </w:rPr>
        <w:t>Personality and individual differences, 113</w:t>
      </w:r>
      <w:r w:rsidRPr="00162626">
        <w:t xml:space="preserve">, 223-228. </w:t>
      </w:r>
    </w:p>
    <w:p w14:paraId="359DA81C" w14:textId="77777777" w:rsidR="00162626" w:rsidRPr="00162626" w:rsidRDefault="00162626" w:rsidP="00162626">
      <w:pPr>
        <w:pStyle w:val="EndNoteBibliography"/>
      </w:pPr>
    </w:p>
    <w:p w14:paraId="4F41B877" w14:textId="77777777" w:rsidR="00162626" w:rsidRPr="00162626" w:rsidRDefault="00162626" w:rsidP="00162626">
      <w:pPr>
        <w:pStyle w:val="EndNoteBibliography"/>
        <w:ind w:left="720" w:hanging="720"/>
        <w:rPr>
          <w:rFonts w:hint="eastAsia"/>
        </w:rPr>
      </w:pPr>
      <w:r w:rsidRPr="00162626">
        <w:rPr>
          <w:rFonts w:hint="eastAsia"/>
        </w:rPr>
        <w:t xml:space="preserve">Luo, Q. (2023). </w:t>
      </w:r>
      <w:r w:rsidRPr="00162626">
        <w:rPr>
          <w:rFonts w:hint="eastAsia"/>
        </w:rPr>
        <w:t>无处不在的比较</w:t>
      </w:r>
      <w:r w:rsidRPr="00162626">
        <w:rPr>
          <w:rFonts w:hint="eastAsia"/>
        </w:rPr>
        <w:t>:</w:t>
      </w:r>
      <w:r w:rsidRPr="00162626">
        <w:rPr>
          <w:rFonts w:hint="eastAsia"/>
        </w:rPr>
        <w:t>微信朋友圈中自我呈现与同辈压力分析</w:t>
      </w:r>
      <w:r w:rsidRPr="00162626">
        <w:rPr>
          <w:rFonts w:hint="eastAsia"/>
        </w:rPr>
        <w:t xml:space="preserve">. </w:t>
      </w:r>
      <w:r w:rsidRPr="00162626">
        <w:rPr>
          <w:rFonts w:hint="eastAsia"/>
          <w:i/>
        </w:rPr>
        <w:t>科技传播</w:t>
      </w:r>
      <w:r w:rsidRPr="00162626">
        <w:rPr>
          <w:rFonts w:hint="eastAsia"/>
          <w:i/>
        </w:rPr>
        <w:t>, 15</w:t>
      </w:r>
      <w:r w:rsidRPr="00162626">
        <w:rPr>
          <w:rFonts w:hint="eastAsia"/>
        </w:rPr>
        <w:t xml:space="preserve">(3), 106-108. </w:t>
      </w:r>
    </w:p>
    <w:p w14:paraId="0D3B7136" w14:textId="77777777" w:rsidR="00162626" w:rsidRPr="00162626" w:rsidRDefault="00162626" w:rsidP="00162626">
      <w:pPr>
        <w:pStyle w:val="EndNoteBibliography"/>
      </w:pPr>
    </w:p>
    <w:p w14:paraId="1D3A9DFF" w14:textId="77777777" w:rsidR="00162626" w:rsidRPr="00162626" w:rsidRDefault="00162626" w:rsidP="00162626">
      <w:pPr>
        <w:pStyle w:val="EndNoteBibliography"/>
        <w:ind w:left="720" w:hanging="720"/>
      </w:pPr>
      <w:r w:rsidRPr="00162626">
        <w:t xml:space="preserve">MacKinnon, D.P. (2012). </w:t>
      </w:r>
      <w:r w:rsidRPr="00162626">
        <w:rPr>
          <w:i/>
        </w:rPr>
        <w:t>Introduction to statistical mediation analysis</w:t>
      </w:r>
      <w:r w:rsidRPr="00162626">
        <w:t xml:space="preserve">. Routledge. </w:t>
      </w:r>
    </w:p>
    <w:p w14:paraId="6928DAF6" w14:textId="77777777" w:rsidR="00162626" w:rsidRPr="00162626" w:rsidRDefault="00162626" w:rsidP="00162626">
      <w:pPr>
        <w:pStyle w:val="EndNoteBibliography"/>
      </w:pPr>
    </w:p>
    <w:p w14:paraId="7C63FB9E" w14:textId="77777777" w:rsidR="00162626" w:rsidRPr="00162626" w:rsidRDefault="00162626" w:rsidP="00162626">
      <w:pPr>
        <w:pStyle w:val="EndNoteBibliography"/>
        <w:ind w:left="720" w:hanging="720"/>
      </w:pPr>
      <w:r w:rsidRPr="00162626">
        <w:lastRenderedPageBreak/>
        <w:t xml:space="preserve">Manago, A.M., et al. (2008). Self-presentation and gender on MySpace. </w:t>
      </w:r>
      <w:r w:rsidRPr="00162626">
        <w:rPr>
          <w:i/>
        </w:rPr>
        <w:t>Journal of Applied Developmental Psychology, 29</w:t>
      </w:r>
      <w:r w:rsidRPr="00162626">
        <w:t xml:space="preserve">(6), 446-458. </w:t>
      </w:r>
    </w:p>
    <w:p w14:paraId="2A891F62" w14:textId="77777777" w:rsidR="00162626" w:rsidRPr="00162626" w:rsidRDefault="00162626" w:rsidP="00162626">
      <w:pPr>
        <w:pStyle w:val="EndNoteBibliography"/>
      </w:pPr>
    </w:p>
    <w:p w14:paraId="50D8FD74" w14:textId="77777777" w:rsidR="00162626" w:rsidRPr="00162626" w:rsidRDefault="00162626" w:rsidP="00162626">
      <w:pPr>
        <w:pStyle w:val="EndNoteBibliography"/>
        <w:ind w:left="720" w:hanging="720"/>
      </w:pPr>
      <w:r w:rsidRPr="00162626">
        <w:t xml:space="preserve">Manago, A.M., et al. (2012). Me and my 400 friends: the anatomy of college students' Facebook networks, their communication patterns, and well-being. </w:t>
      </w:r>
      <w:r w:rsidRPr="00162626">
        <w:rPr>
          <w:i/>
        </w:rPr>
        <w:t>Developmental psychology, 48</w:t>
      </w:r>
      <w:r w:rsidRPr="00162626">
        <w:t xml:space="preserve">(2), 369. </w:t>
      </w:r>
    </w:p>
    <w:p w14:paraId="618D8910" w14:textId="77777777" w:rsidR="00162626" w:rsidRPr="00162626" w:rsidRDefault="00162626" w:rsidP="00162626">
      <w:pPr>
        <w:pStyle w:val="EndNoteBibliography"/>
      </w:pPr>
    </w:p>
    <w:p w14:paraId="012402C6" w14:textId="77777777" w:rsidR="00162626" w:rsidRPr="00162626" w:rsidRDefault="00162626" w:rsidP="00162626">
      <w:pPr>
        <w:pStyle w:val="EndNoteBibliography"/>
        <w:ind w:left="720" w:hanging="720"/>
      </w:pPr>
      <w:r w:rsidRPr="00162626">
        <w:t xml:space="preserve">McLoone, P., &amp; Boddy, F.A. (1994). Deprivation and mortality in Scotland, 1981 and 1991. </w:t>
      </w:r>
      <w:r w:rsidRPr="00162626">
        <w:rPr>
          <w:i/>
        </w:rPr>
        <w:t>Bmj, 309</w:t>
      </w:r>
      <w:r w:rsidRPr="00162626">
        <w:t xml:space="preserve">(6967), 1465-1470. </w:t>
      </w:r>
    </w:p>
    <w:p w14:paraId="3C93F9DE" w14:textId="77777777" w:rsidR="00162626" w:rsidRPr="00162626" w:rsidRDefault="00162626" w:rsidP="00162626">
      <w:pPr>
        <w:pStyle w:val="EndNoteBibliography"/>
      </w:pPr>
    </w:p>
    <w:p w14:paraId="03C30142" w14:textId="77777777" w:rsidR="00162626" w:rsidRPr="00162626" w:rsidRDefault="00162626" w:rsidP="00162626">
      <w:pPr>
        <w:pStyle w:val="EndNoteBibliography"/>
        <w:ind w:left="720" w:hanging="720"/>
      </w:pPr>
      <w:r w:rsidRPr="00162626">
        <w:t xml:space="preserve">Mehdizadeh, S. (2010). Self-presentation 2.0: Narcissism and self-esteem on Facebook. </w:t>
      </w:r>
      <w:r w:rsidRPr="00162626">
        <w:rPr>
          <w:i/>
        </w:rPr>
        <w:t>Cyberpsychology, behavior, and social networking, 13</w:t>
      </w:r>
      <w:r w:rsidRPr="00162626">
        <w:t xml:space="preserve">(4), 357-364. </w:t>
      </w:r>
    </w:p>
    <w:p w14:paraId="79D4BDF2" w14:textId="77777777" w:rsidR="00162626" w:rsidRPr="00162626" w:rsidRDefault="00162626" w:rsidP="00162626">
      <w:pPr>
        <w:pStyle w:val="EndNoteBibliography"/>
      </w:pPr>
    </w:p>
    <w:p w14:paraId="03CC0A3D" w14:textId="77777777" w:rsidR="00162626" w:rsidRPr="00162626" w:rsidRDefault="00162626" w:rsidP="00162626">
      <w:pPr>
        <w:pStyle w:val="EndNoteBibliography"/>
        <w:ind w:left="720" w:hanging="720"/>
      </w:pPr>
      <w:r w:rsidRPr="00162626">
        <w:t xml:space="preserve">Morse, S., &amp; Gergen, K.J. (1970). Social comparison, self-consistency, and the concept of self. </w:t>
      </w:r>
      <w:r w:rsidRPr="00162626">
        <w:rPr>
          <w:i/>
        </w:rPr>
        <w:t>Journal of personality and social psychology, 16</w:t>
      </w:r>
      <w:r w:rsidRPr="00162626">
        <w:t xml:space="preserve">(1), 148. </w:t>
      </w:r>
    </w:p>
    <w:p w14:paraId="45F8A3DA" w14:textId="77777777" w:rsidR="00162626" w:rsidRPr="00162626" w:rsidRDefault="00162626" w:rsidP="00162626">
      <w:pPr>
        <w:pStyle w:val="EndNoteBibliography"/>
      </w:pPr>
    </w:p>
    <w:p w14:paraId="71F18386" w14:textId="77777777" w:rsidR="00162626" w:rsidRPr="00162626" w:rsidRDefault="00162626" w:rsidP="00162626">
      <w:pPr>
        <w:pStyle w:val="EndNoteBibliography"/>
        <w:ind w:left="720" w:hanging="720"/>
      </w:pPr>
      <w:r w:rsidRPr="00162626">
        <w:t xml:space="preserve">Muise, A., et al. (2009). More information than you ever wanted: Does Facebook bring out the green-eyed monster of jealousy? </w:t>
      </w:r>
      <w:r w:rsidRPr="00162626">
        <w:rPr>
          <w:i/>
        </w:rPr>
        <w:t>CyberPsychology &amp; behavior, 12</w:t>
      </w:r>
      <w:r w:rsidRPr="00162626">
        <w:t xml:space="preserve">(4), 441-444. </w:t>
      </w:r>
    </w:p>
    <w:p w14:paraId="60B86C77" w14:textId="77777777" w:rsidR="00162626" w:rsidRPr="00162626" w:rsidRDefault="00162626" w:rsidP="00162626">
      <w:pPr>
        <w:pStyle w:val="EndNoteBibliography"/>
      </w:pPr>
    </w:p>
    <w:p w14:paraId="3A502C9F" w14:textId="77777777" w:rsidR="00162626" w:rsidRPr="00162626" w:rsidRDefault="00162626" w:rsidP="00162626">
      <w:pPr>
        <w:pStyle w:val="EndNoteBibliography"/>
        <w:ind w:left="720" w:hanging="720"/>
      </w:pPr>
      <w:r w:rsidRPr="00162626">
        <w:t xml:space="preserve">Muthén, B., &amp; Muthén, L. (2017). Mplus. In </w:t>
      </w:r>
      <w:r w:rsidRPr="00162626">
        <w:rPr>
          <w:i/>
        </w:rPr>
        <w:t>Handbook of item response theory</w:t>
      </w:r>
      <w:r w:rsidRPr="00162626">
        <w:t xml:space="preserve"> (pp. 507-518). Chapman and Hall/CRC. </w:t>
      </w:r>
    </w:p>
    <w:p w14:paraId="38033A10" w14:textId="77777777" w:rsidR="00162626" w:rsidRPr="00162626" w:rsidRDefault="00162626" w:rsidP="00162626">
      <w:pPr>
        <w:pStyle w:val="EndNoteBibliography"/>
      </w:pPr>
    </w:p>
    <w:p w14:paraId="56C2F590" w14:textId="77777777" w:rsidR="00162626" w:rsidRPr="00162626" w:rsidRDefault="00162626" w:rsidP="00162626">
      <w:pPr>
        <w:pStyle w:val="EndNoteBibliography"/>
        <w:ind w:left="720" w:hanging="720"/>
      </w:pPr>
      <w:r w:rsidRPr="00162626">
        <w:t xml:space="preserve">Nadkarni, A., &amp; Hofmann, S.G. (2012). Why do people use Facebook? </w:t>
      </w:r>
      <w:r w:rsidRPr="00162626">
        <w:rPr>
          <w:i/>
        </w:rPr>
        <w:t>Personality and individual differences, 52</w:t>
      </w:r>
      <w:r w:rsidRPr="00162626">
        <w:t xml:space="preserve">(3), 243-249. </w:t>
      </w:r>
    </w:p>
    <w:p w14:paraId="6B2F8499" w14:textId="77777777" w:rsidR="00162626" w:rsidRPr="00162626" w:rsidRDefault="00162626" w:rsidP="00162626">
      <w:pPr>
        <w:pStyle w:val="EndNoteBibliography"/>
      </w:pPr>
    </w:p>
    <w:p w14:paraId="18DB2445" w14:textId="77777777" w:rsidR="00162626" w:rsidRPr="00162626" w:rsidRDefault="00162626" w:rsidP="00162626">
      <w:pPr>
        <w:pStyle w:val="EndNoteBibliography"/>
        <w:ind w:left="720" w:hanging="720"/>
      </w:pPr>
      <w:r w:rsidRPr="00162626">
        <w:t xml:space="preserve">Nesi, J., &amp; Prinstein, M.J. (2015). Using social media for social comparison and feedback-seeking: Gender and popularity moderate associations with depressive symptoms. </w:t>
      </w:r>
      <w:r w:rsidRPr="00162626">
        <w:rPr>
          <w:i/>
        </w:rPr>
        <w:t>Journal of abnormal child psychology, 43</w:t>
      </w:r>
      <w:r w:rsidRPr="00162626">
        <w:t xml:space="preserve">, 1427-1438. </w:t>
      </w:r>
    </w:p>
    <w:p w14:paraId="0BFAF0FF" w14:textId="77777777" w:rsidR="00162626" w:rsidRPr="00162626" w:rsidRDefault="00162626" w:rsidP="00162626">
      <w:pPr>
        <w:pStyle w:val="EndNoteBibliography"/>
      </w:pPr>
    </w:p>
    <w:p w14:paraId="0BDCC49A" w14:textId="77777777" w:rsidR="00162626" w:rsidRPr="00162626" w:rsidRDefault="00162626" w:rsidP="00162626">
      <w:pPr>
        <w:pStyle w:val="EndNoteBibliography"/>
        <w:ind w:left="720" w:hanging="720"/>
      </w:pPr>
      <w:r w:rsidRPr="00162626">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50066C07" w14:textId="77777777" w:rsidR="00162626" w:rsidRPr="00162626" w:rsidRDefault="00162626" w:rsidP="00162626">
      <w:pPr>
        <w:pStyle w:val="EndNoteBibliography"/>
      </w:pPr>
    </w:p>
    <w:p w14:paraId="24B9EACB" w14:textId="77777777" w:rsidR="00162626" w:rsidRPr="00162626" w:rsidRDefault="00162626" w:rsidP="00162626">
      <w:pPr>
        <w:pStyle w:val="EndNoteBibliography"/>
        <w:ind w:left="720" w:hanging="720"/>
        <w:rPr>
          <w:rFonts w:hint="eastAsia"/>
        </w:rPr>
      </w:pPr>
      <w:r w:rsidRPr="00162626">
        <w:rPr>
          <w:rFonts w:hint="eastAsia"/>
        </w:rPr>
        <w:t xml:space="preserve">Nie, L., et al. (2013). </w:t>
      </w:r>
      <w:r w:rsidRPr="00162626">
        <w:rPr>
          <w:rFonts w:hint="eastAsia"/>
        </w:rPr>
        <w:t>微信朋友圈</w:t>
      </w:r>
      <w:r w:rsidRPr="00162626">
        <w:rPr>
          <w:rFonts w:hint="eastAsia"/>
        </w:rPr>
        <w:t>:</w:t>
      </w:r>
      <w:r w:rsidRPr="00162626">
        <w:rPr>
          <w:rFonts w:hint="eastAsia"/>
        </w:rPr>
        <w:t>社会网络视角下的虚拟社区</w:t>
      </w:r>
      <w:r w:rsidRPr="00162626">
        <w:rPr>
          <w:rFonts w:hint="eastAsia"/>
        </w:rPr>
        <w:t xml:space="preserve">. </w:t>
      </w:r>
      <w:r w:rsidRPr="00162626">
        <w:rPr>
          <w:rFonts w:hint="eastAsia"/>
          <w:i/>
        </w:rPr>
        <w:t>新闻记者</w:t>
      </w:r>
      <w:r w:rsidRPr="00162626">
        <w:rPr>
          <w:rFonts w:hint="eastAsia"/>
        </w:rPr>
        <w:t xml:space="preserve">(5), 5. </w:t>
      </w:r>
    </w:p>
    <w:p w14:paraId="1321DF2F" w14:textId="77777777" w:rsidR="00162626" w:rsidRPr="00162626" w:rsidRDefault="00162626" w:rsidP="00162626">
      <w:pPr>
        <w:pStyle w:val="EndNoteBibliography"/>
      </w:pPr>
    </w:p>
    <w:p w14:paraId="4B7764F5" w14:textId="77777777" w:rsidR="00162626" w:rsidRPr="00162626" w:rsidRDefault="00162626" w:rsidP="00162626">
      <w:pPr>
        <w:pStyle w:val="EndNoteBibliography"/>
        <w:ind w:left="720" w:hanging="720"/>
      </w:pPr>
      <w:r w:rsidRPr="00162626">
        <w:lastRenderedPageBreak/>
        <w:t xml:space="preserve">Nunnally, J.C., &amp; Bernstein, I.H. (1994). Psychometric Theory New York. </w:t>
      </w:r>
      <w:r w:rsidRPr="00162626">
        <w:rPr>
          <w:i/>
        </w:rPr>
        <w:t>NY: McGraw-Hill</w:t>
      </w:r>
      <w:r w:rsidRPr="00162626">
        <w:t xml:space="preserve">. </w:t>
      </w:r>
    </w:p>
    <w:p w14:paraId="5AFD2EAC" w14:textId="77777777" w:rsidR="00162626" w:rsidRPr="00162626" w:rsidRDefault="00162626" w:rsidP="00162626">
      <w:pPr>
        <w:pStyle w:val="EndNoteBibliography"/>
      </w:pPr>
    </w:p>
    <w:p w14:paraId="6286757A" w14:textId="77777777" w:rsidR="00162626" w:rsidRPr="00162626" w:rsidRDefault="00162626" w:rsidP="00162626">
      <w:pPr>
        <w:pStyle w:val="EndNoteBibliography"/>
        <w:ind w:left="720" w:hanging="720"/>
      </w:pPr>
      <w:r w:rsidRPr="00162626">
        <w:t xml:space="preserve">Olkin, I., et al. (2012). GOSH–a graphical display of study heterogeneity. </w:t>
      </w:r>
      <w:r w:rsidRPr="00162626">
        <w:rPr>
          <w:i/>
        </w:rPr>
        <w:t>Research synthesis methods, 3</w:t>
      </w:r>
      <w:r w:rsidRPr="00162626">
        <w:t xml:space="preserve">(3), 214-223. </w:t>
      </w:r>
    </w:p>
    <w:p w14:paraId="01A5D372" w14:textId="77777777" w:rsidR="00162626" w:rsidRPr="00162626" w:rsidRDefault="00162626" w:rsidP="00162626">
      <w:pPr>
        <w:pStyle w:val="EndNoteBibliography"/>
      </w:pPr>
    </w:p>
    <w:p w14:paraId="326DFE2C" w14:textId="77777777" w:rsidR="00162626" w:rsidRPr="00162626" w:rsidRDefault="00162626" w:rsidP="00162626">
      <w:pPr>
        <w:pStyle w:val="EndNoteBibliography"/>
        <w:ind w:left="720" w:hanging="720"/>
      </w:pPr>
      <w:r w:rsidRPr="00162626">
        <w:t xml:space="preserve">Olson, J.M., &amp; Hazlewood, J.D. (2014). Relative deprivation and social comparison: An integrative perspective. In </w:t>
      </w:r>
      <w:r w:rsidRPr="00162626">
        <w:rPr>
          <w:i/>
        </w:rPr>
        <w:t>Relative deprivation and social comparison</w:t>
      </w:r>
      <w:r w:rsidRPr="00162626">
        <w:t xml:space="preserve"> (pp. 1-15). Psychology Press. </w:t>
      </w:r>
    </w:p>
    <w:p w14:paraId="22832FB9" w14:textId="77777777" w:rsidR="00162626" w:rsidRPr="00162626" w:rsidRDefault="00162626" w:rsidP="00162626">
      <w:pPr>
        <w:pStyle w:val="EndNoteBibliography"/>
      </w:pPr>
    </w:p>
    <w:p w14:paraId="004003D5" w14:textId="77777777" w:rsidR="00162626" w:rsidRPr="00162626" w:rsidRDefault="00162626" w:rsidP="00162626">
      <w:pPr>
        <w:pStyle w:val="EndNoteBibliography"/>
        <w:ind w:left="720" w:hanging="720"/>
      </w:pPr>
      <w:r w:rsidRPr="00162626">
        <w:t xml:space="preserve">Ortony, A., et al. (1988). The Cognitive structure of emotions cambridge. </w:t>
      </w:r>
      <w:r w:rsidRPr="00162626">
        <w:rPr>
          <w:i/>
        </w:rPr>
        <w:t>UK: Cambridge University Press9</w:t>
      </w:r>
      <w:r w:rsidRPr="00162626">
        <w:t xml:space="preserve">. </w:t>
      </w:r>
    </w:p>
    <w:p w14:paraId="49E63487" w14:textId="77777777" w:rsidR="00162626" w:rsidRPr="00162626" w:rsidRDefault="00162626" w:rsidP="00162626">
      <w:pPr>
        <w:pStyle w:val="EndNoteBibliography"/>
      </w:pPr>
    </w:p>
    <w:p w14:paraId="4DA84E01" w14:textId="77777777" w:rsidR="00162626" w:rsidRPr="00162626" w:rsidRDefault="00162626" w:rsidP="00162626">
      <w:pPr>
        <w:pStyle w:val="EndNoteBibliography"/>
        <w:ind w:left="720" w:hanging="720"/>
      </w:pPr>
      <w:r w:rsidRPr="00162626">
        <w:t xml:space="preserve">Osborne, D., et al. (2012). More than a feeling: Discrete emotions mediate the relationship between relative deprivation and reactions to workplace furloughs. </w:t>
      </w:r>
      <w:r w:rsidRPr="00162626">
        <w:rPr>
          <w:i/>
        </w:rPr>
        <w:t>Personality and Social Psychology Bulletin, 38</w:t>
      </w:r>
      <w:r w:rsidRPr="00162626">
        <w:t xml:space="preserve">(5), 628-641. </w:t>
      </w:r>
    </w:p>
    <w:p w14:paraId="4A9FAE04" w14:textId="77777777" w:rsidR="00162626" w:rsidRPr="00162626" w:rsidRDefault="00162626" w:rsidP="00162626">
      <w:pPr>
        <w:pStyle w:val="EndNoteBibliography"/>
      </w:pPr>
    </w:p>
    <w:p w14:paraId="76903604" w14:textId="77777777" w:rsidR="00162626" w:rsidRPr="00162626" w:rsidRDefault="00162626" w:rsidP="00162626">
      <w:pPr>
        <w:pStyle w:val="EndNoteBibliography"/>
        <w:ind w:left="720" w:hanging="720"/>
      </w:pPr>
      <w:r w:rsidRPr="00162626">
        <w:t xml:space="preserve">Parrott, W.G., &amp; Smith, R.H. (1993). Distinguishing the experiences of envy and jealousy. </w:t>
      </w:r>
      <w:r w:rsidRPr="00162626">
        <w:rPr>
          <w:i/>
        </w:rPr>
        <w:t>Journal of personality and social psychology, 64</w:t>
      </w:r>
      <w:r w:rsidRPr="00162626">
        <w:t xml:space="preserve">(6), 906. </w:t>
      </w:r>
    </w:p>
    <w:p w14:paraId="4B49EC32" w14:textId="77777777" w:rsidR="00162626" w:rsidRPr="00162626" w:rsidRDefault="00162626" w:rsidP="00162626">
      <w:pPr>
        <w:pStyle w:val="EndNoteBibliography"/>
      </w:pPr>
    </w:p>
    <w:p w14:paraId="3CC9C4E3" w14:textId="77777777" w:rsidR="00162626" w:rsidRPr="00162626" w:rsidRDefault="00162626" w:rsidP="00162626">
      <w:pPr>
        <w:pStyle w:val="EndNoteBibliography"/>
        <w:ind w:left="720" w:hanging="720"/>
      </w:pPr>
      <w:r w:rsidRPr="00162626">
        <w:t xml:space="preserve">Pempek, T.A., et al. (2009). College students' social networking experiences on Facebook. </w:t>
      </w:r>
      <w:r w:rsidRPr="00162626">
        <w:rPr>
          <w:i/>
        </w:rPr>
        <w:t>Journal of Applied Developmental Psychology, 30</w:t>
      </w:r>
      <w:r w:rsidRPr="00162626">
        <w:t xml:space="preserve">(3), 227-238. </w:t>
      </w:r>
    </w:p>
    <w:p w14:paraId="5AD35BC9" w14:textId="77777777" w:rsidR="00162626" w:rsidRPr="00162626" w:rsidRDefault="00162626" w:rsidP="00162626">
      <w:pPr>
        <w:pStyle w:val="EndNoteBibliography"/>
      </w:pPr>
    </w:p>
    <w:p w14:paraId="6FDCFF82" w14:textId="77777777" w:rsidR="00162626" w:rsidRPr="00162626" w:rsidRDefault="00162626" w:rsidP="00162626">
      <w:pPr>
        <w:pStyle w:val="EndNoteBibliography"/>
        <w:ind w:left="720" w:hanging="720"/>
      </w:pPr>
      <w:r w:rsidRPr="00162626">
        <w:t xml:space="preserve">Pera, A. (2018). Psychopathological processes involved in social comparison, depression, and envy on Facebook. </w:t>
      </w:r>
      <w:r w:rsidRPr="00162626">
        <w:rPr>
          <w:i/>
        </w:rPr>
        <w:t>Frontiers in psychology, 9</w:t>
      </w:r>
      <w:r w:rsidRPr="00162626">
        <w:t xml:space="preserve">, 22. </w:t>
      </w:r>
    </w:p>
    <w:p w14:paraId="033E72F4" w14:textId="77777777" w:rsidR="00162626" w:rsidRPr="00162626" w:rsidRDefault="00162626" w:rsidP="00162626">
      <w:pPr>
        <w:pStyle w:val="EndNoteBibliography"/>
      </w:pPr>
    </w:p>
    <w:p w14:paraId="01A216AB" w14:textId="77777777" w:rsidR="00162626" w:rsidRPr="00162626" w:rsidRDefault="00162626" w:rsidP="00162626">
      <w:pPr>
        <w:pStyle w:val="EndNoteBibliography"/>
        <w:ind w:left="720" w:hanging="720"/>
      </w:pPr>
      <w:r w:rsidRPr="00162626">
        <w:t xml:space="preserve">Podder, N. (1996). Relative deprivation, envy and economic inequality. </w:t>
      </w:r>
      <w:r w:rsidRPr="00162626">
        <w:rPr>
          <w:i/>
        </w:rPr>
        <w:t>Kyklos, 49</w:t>
      </w:r>
      <w:r w:rsidRPr="00162626">
        <w:t xml:space="preserve">(3), 353-376. </w:t>
      </w:r>
    </w:p>
    <w:p w14:paraId="070B136E" w14:textId="77777777" w:rsidR="00162626" w:rsidRPr="00162626" w:rsidRDefault="00162626" w:rsidP="00162626">
      <w:pPr>
        <w:pStyle w:val="EndNoteBibliography"/>
      </w:pPr>
    </w:p>
    <w:p w14:paraId="2DCE4BBA" w14:textId="77777777" w:rsidR="00162626" w:rsidRPr="00162626" w:rsidRDefault="00162626" w:rsidP="00162626">
      <w:pPr>
        <w:pStyle w:val="EndNoteBibliography"/>
        <w:ind w:left="720" w:hanging="720"/>
      </w:pPr>
      <w:r w:rsidRPr="00162626">
        <w:t xml:space="preserve">Podsakoff, P.M., et al. (2003). Common method biases in behavioral research: a critical review of the literature and recommended remedies. </w:t>
      </w:r>
      <w:r w:rsidRPr="00162626">
        <w:rPr>
          <w:i/>
        </w:rPr>
        <w:t>Journal of applied psychology, 88</w:t>
      </w:r>
      <w:r w:rsidRPr="00162626">
        <w:t xml:space="preserve">(5), 879. </w:t>
      </w:r>
    </w:p>
    <w:p w14:paraId="3DC1254D" w14:textId="77777777" w:rsidR="00162626" w:rsidRPr="00162626" w:rsidRDefault="00162626" w:rsidP="00162626">
      <w:pPr>
        <w:pStyle w:val="EndNoteBibliography"/>
      </w:pPr>
    </w:p>
    <w:p w14:paraId="3F275E76" w14:textId="23AC7130" w:rsidR="00162626" w:rsidRPr="00162626" w:rsidRDefault="00162626" w:rsidP="00162626">
      <w:pPr>
        <w:pStyle w:val="EndNoteBibliography"/>
        <w:ind w:left="720" w:hanging="720"/>
      </w:pPr>
      <w:r w:rsidRPr="00162626">
        <w:t xml:space="preserve">R Core Team. (2023). R: A Language and Environment for Statistical Computing. </w:t>
      </w:r>
      <w:hyperlink r:id="rId50" w:history="1">
        <w:r w:rsidRPr="00162626">
          <w:rPr>
            <w:rStyle w:val="a6"/>
          </w:rPr>
          <w:t>https://www.R-project.org/</w:t>
        </w:r>
      </w:hyperlink>
      <w:r w:rsidRPr="00162626">
        <w:t xml:space="preserve"> </w:t>
      </w:r>
    </w:p>
    <w:p w14:paraId="474515D6" w14:textId="77777777" w:rsidR="00162626" w:rsidRPr="00162626" w:rsidRDefault="00162626" w:rsidP="00162626">
      <w:pPr>
        <w:pStyle w:val="EndNoteBibliography"/>
      </w:pPr>
    </w:p>
    <w:p w14:paraId="404F2DA7" w14:textId="77777777" w:rsidR="00162626" w:rsidRPr="00162626" w:rsidRDefault="00162626" w:rsidP="00162626">
      <w:pPr>
        <w:pStyle w:val="EndNoteBibliography"/>
        <w:ind w:left="720" w:hanging="720"/>
      </w:pPr>
      <w:r w:rsidRPr="00162626">
        <w:t>[Record #166 is using a reference type undefined in this output style.]</w:t>
      </w:r>
    </w:p>
    <w:p w14:paraId="1A2D3CEE" w14:textId="77777777" w:rsidR="00162626" w:rsidRPr="00162626" w:rsidRDefault="00162626" w:rsidP="00162626">
      <w:pPr>
        <w:pStyle w:val="EndNoteBibliography"/>
      </w:pPr>
    </w:p>
    <w:p w14:paraId="63DDBBB5" w14:textId="77777777" w:rsidR="00162626" w:rsidRPr="00162626" w:rsidRDefault="00162626" w:rsidP="00162626">
      <w:pPr>
        <w:pStyle w:val="EndNoteBibliography"/>
        <w:ind w:left="720" w:hanging="720"/>
      </w:pPr>
      <w:r w:rsidRPr="00162626">
        <w:t xml:space="preserve">Robinson, A., et al. (2019). Social comparisons, social media addiction, and social interaction: An examination of specific social media behaviors related to major depressive disorder in a millennial population. </w:t>
      </w:r>
      <w:r w:rsidRPr="00162626">
        <w:rPr>
          <w:i/>
        </w:rPr>
        <w:t>Journal of Applied Biobehavioral Research, 24</w:t>
      </w:r>
      <w:r w:rsidRPr="00162626">
        <w:t xml:space="preserve">(1), e12158. </w:t>
      </w:r>
    </w:p>
    <w:p w14:paraId="0DEA65AA" w14:textId="77777777" w:rsidR="00162626" w:rsidRPr="00162626" w:rsidRDefault="00162626" w:rsidP="00162626">
      <w:pPr>
        <w:pStyle w:val="EndNoteBibliography"/>
      </w:pPr>
    </w:p>
    <w:p w14:paraId="7606036F" w14:textId="77777777" w:rsidR="00162626" w:rsidRPr="00162626" w:rsidRDefault="00162626" w:rsidP="00162626">
      <w:pPr>
        <w:pStyle w:val="EndNoteBibliography"/>
        <w:ind w:left="720" w:hanging="720"/>
      </w:pPr>
      <w:r w:rsidRPr="00162626">
        <w:t xml:space="preserve">Roseman, I.J. (1984). Cognitive determinants of emotion: A structural theory. </w:t>
      </w:r>
      <w:r w:rsidRPr="00162626">
        <w:rPr>
          <w:i/>
        </w:rPr>
        <w:t>Review of personality &amp; social psychology</w:t>
      </w:r>
      <w:r w:rsidRPr="00162626">
        <w:t xml:space="preserve">. </w:t>
      </w:r>
    </w:p>
    <w:p w14:paraId="308A5CB1" w14:textId="77777777" w:rsidR="00162626" w:rsidRPr="00162626" w:rsidRDefault="00162626" w:rsidP="00162626">
      <w:pPr>
        <w:pStyle w:val="EndNoteBibliography"/>
      </w:pPr>
    </w:p>
    <w:p w14:paraId="44AC6A5D" w14:textId="77777777" w:rsidR="00162626" w:rsidRPr="00162626" w:rsidRDefault="00162626" w:rsidP="00162626">
      <w:pPr>
        <w:pStyle w:val="EndNoteBibliography"/>
        <w:ind w:left="720" w:hanging="720"/>
      </w:pPr>
      <w:r w:rsidRPr="00162626">
        <w:t xml:space="preserve">Rosenberg, J., &amp; Egbert, N. (2011). Online impression management: Personality traits and concerns for secondary goals as predictors of self-presentation tactics on Facebook. </w:t>
      </w:r>
      <w:r w:rsidRPr="00162626">
        <w:rPr>
          <w:i/>
        </w:rPr>
        <w:t>Journal of computer-mediated communication, 17</w:t>
      </w:r>
      <w:r w:rsidRPr="00162626">
        <w:t xml:space="preserve">(1), 1-18. </w:t>
      </w:r>
    </w:p>
    <w:p w14:paraId="3ADDF936" w14:textId="77777777" w:rsidR="00162626" w:rsidRPr="00162626" w:rsidRDefault="00162626" w:rsidP="00162626">
      <w:pPr>
        <w:pStyle w:val="EndNoteBibliography"/>
      </w:pPr>
    </w:p>
    <w:p w14:paraId="4F3AD681" w14:textId="77777777" w:rsidR="00162626" w:rsidRPr="00162626" w:rsidRDefault="00162626" w:rsidP="00162626">
      <w:pPr>
        <w:pStyle w:val="EndNoteBibliography"/>
        <w:ind w:left="720" w:hanging="720"/>
      </w:pPr>
      <w:r w:rsidRPr="00162626">
        <w:t xml:space="preserve">Rosenthal-von der Pütten, A.M., et al. (2019). “Likes” as social rewards: Their role in online social comparison and decisions to like other People's selfies. </w:t>
      </w:r>
      <w:r w:rsidRPr="00162626">
        <w:rPr>
          <w:i/>
        </w:rPr>
        <w:t>Computers in Human Behavior, 92</w:t>
      </w:r>
      <w:r w:rsidRPr="00162626">
        <w:t xml:space="preserve">, 76-86. </w:t>
      </w:r>
    </w:p>
    <w:p w14:paraId="0F437FE1" w14:textId="77777777" w:rsidR="00162626" w:rsidRPr="00162626" w:rsidRDefault="00162626" w:rsidP="00162626">
      <w:pPr>
        <w:pStyle w:val="EndNoteBibliography"/>
      </w:pPr>
    </w:p>
    <w:p w14:paraId="731C688D" w14:textId="77777777" w:rsidR="00162626" w:rsidRPr="00162626" w:rsidRDefault="00162626" w:rsidP="00162626">
      <w:pPr>
        <w:pStyle w:val="EndNoteBibliography"/>
        <w:ind w:left="720" w:hanging="720"/>
      </w:pPr>
      <w:r w:rsidRPr="00162626">
        <w:t xml:space="preserve">Rosseel, Y. (2012). lavaan: An R package for structural equation modeling. </w:t>
      </w:r>
      <w:r w:rsidRPr="00162626">
        <w:rPr>
          <w:i/>
        </w:rPr>
        <w:t>Journal of statistical software, 48</w:t>
      </w:r>
      <w:r w:rsidRPr="00162626">
        <w:t xml:space="preserve">, 1-36. </w:t>
      </w:r>
    </w:p>
    <w:p w14:paraId="78737872" w14:textId="77777777" w:rsidR="00162626" w:rsidRPr="00162626" w:rsidRDefault="00162626" w:rsidP="00162626">
      <w:pPr>
        <w:pStyle w:val="EndNoteBibliography"/>
      </w:pPr>
    </w:p>
    <w:p w14:paraId="5AA0DE84" w14:textId="77777777" w:rsidR="00162626" w:rsidRPr="00162626" w:rsidRDefault="00162626" w:rsidP="00162626">
      <w:pPr>
        <w:pStyle w:val="EndNoteBibliography"/>
        <w:ind w:left="720" w:hanging="720"/>
      </w:pPr>
      <w:r w:rsidRPr="00162626">
        <w:t xml:space="preserve">Salovey, P., &amp; Rodin, J. (1991). Provoking jealousy and envy: Domain relevance and self-esteem threat. </w:t>
      </w:r>
      <w:r w:rsidRPr="00162626">
        <w:rPr>
          <w:i/>
        </w:rPr>
        <w:t>Journal of Social and Clinical Psychology, 10</w:t>
      </w:r>
      <w:r w:rsidRPr="00162626">
        <w:t xml:space="preserve">(4), 395-413. </w:t>
      </w:r>
    </w:p>
    <w:p w14:paraId="5EF187F5" w14:textId="77777777" w:rsidR="00162626" w:rsidRPr="00162626" w:rsidRDefault="00162626" w:rsidP="00162626">
      <w:pPr>
        <w:pStyle w:val="EndNoteBibliography"/>
      </w:pPr>
    </w:p>
    <w:p w14:paraId="6D01DD75" w14:textId="77777777" w:rsidR="00162626" w:rsidRPr="00162626" w:rsidRDefault="00162626" w:rsidP="00162626">
      <w:pPr>
        <w:pStyle w:val="EndNoteBibliography"/>
        <w:ind w:left="720" w:hanging="720"/>
      </w:pPr>
      <w:r w:rsidRPr="00162626">
        <w:t xml:space="preserve">Scherer, K.R. (1984). Emotion as a multicomponent process: A model and some cross-cultural data. </w:t>
      </w:r>
      <w:r w:rsidRPr="00162626">
        <w:rPr>
          <w:i/>
        </w:rPr>
        <w:t>Review of personality &amp; social psychology</w:t>
      </w:r>
      <w:r w:rsidRPr="00162626">
        <w:t xml:space="preserve">. </w:t>
      </w:r>
    </w:p>
    <w:p w14:paraId="54B8F966" w14:textId="77777777" w:rsidR="00162626" w:rsidRPr="00162626" w:rsidRDefault="00162626" w:rsidP="00162626">
      <w:pPr>
        <w:pStyle w:val="EndNoteBibliography"/>
      </w:pPr>
    </w:p>
    <w:p w14:paraId="044C13D0" w14:textId="77777777" w:rsidR="00162626" w:rsidRPr="00162626" w:rsidRDefault="00162626" w:rsidP="00162626">
      <w:pPr>
        <w:pStyle w:val="EndNoteBibliography"/>
        <w:ind w:left="720" w:hanging="720"/>
      </w:pPr>
      <w:r w:rsidRPr="00162626">
        <w:t xml:space="preserve">Schneider, S.M., &amp; Schupp, J. (2014). Individual differences in social comparison and its consequences for life satisfaction: introducing a short scale of the Iowa–Netherlands Comparison Orientation Measure. </w:t>
      </w:r>
      <w:r w:rsidRPr="00162626">
        <w:rPr>
          <w:i/>
        </w:rPr>
        <w:t>Social Indicators Research, 115</w:t>
      </w:r>
      <w:r w:rsidRPr="00162626">
        <w:t xml:space="preserve">, 767-789. </w:t>
      </w:r>
    </w:p>
    <w:p w14:paraId="356F9891" w14:textId="77777777" w:rsidR="00162626" w:rsidRPr="00162626" w:rsidRDefault="00162626" w:rsidP="00162626">
      <w:pPr>
        <w:pStyle w:val="EndNoteBibliography"/>
      </w:pPr>
    </w:p>
    <w:p w14:paraId="17E45EFD" w14:textId="77777777" w:rsidR="00162626" w:rsidRPr="00162626" w:rsidRDefault="00162626" w:rsidP="00162626">
      <w:pPr>
        <w:pStyle w:val="EndNoteBibliography"/>
        <w:ind w:left="720" w:hanging="720"/>
      </w:pPr>
      <w:r w:rsidRPr="00162626">
        <w:t xml:space="preserve">Seo, H.-G., &amp; Park, H.-W. (2018). Design and Implementation of Potential Advertisement Keyword Extraction System Using SNS. </w:t>
      </w:r>
      <w:r w:rsidRPr="00162626">
        <w:rPr>
          <w:i/>
        </w:rPr>
        <w:t>Journal of the Korea Convergence Society, 9</w:t>
      </w:r>
      <w:r w:rsidRPr="00162626">
        <w:t xml:space="preserve">(7), 17-24. </w:t>
      </w:r>
    </w:p>
    <w:p w14:paraId="7C8C29A0" w14:textId="77777777" w:rsidR="00162626" w:rsidRPr="00162626" w:rsidRDefault="00162626" w:rsidP="00162626">
      <w:pPr>
        <w:pStyle w:val="EndNoteBibliography"/>
      </w:pPr>
    </w:p>
    <w:p w14:paraId="5BE52528" w14:textId="77777777" w:rsidR="00162626" w:rsidRPr="00162626" w:rsidRDefault="00162626" w:rsidP="00162626">
      <w:pPr>
        <w:pStyle w:val="EndNoteBibliography"/>
        <w:ind w:left="720" w:hanging="720"/>
      </w:pPr>
      <w:r w:rsidRPr="00162626">
        <w:t xml:space="preserve">Seo, M., &amp; Hyun, K.D. (2018). The effects of following celebrities’ lives via SNSs on life satisfaction: The palliative function of system justification and the moderating </w:t>
      </w:r>
      <w:r w:rsidRPr="00162626">
        <w:lastRenderedPageBreak/>
        <w:t xml:space="preserve">role of materialism. </w:t>
      </w:r>
      <w:r w:rsidRPr="00162626">
        <w:rPr>
          <w:i/>
        </w:rPr>
        <w:t>New Media &amp; Society, 20</w:t>
      </w:r>
      <w:r w:rsidRPr="00162626">
        <w:t xml:space="preserve">(9), 3479-3497. </w:t>
      </w:r>
    </w:p>
    <w:p w14:paraId="2CEDBFC9" w14:textId="77777777" w:rsidR="00162626" w:rsidRPr="00162626" w:rsidRDefault="00162626" w:rsidP="00162626">
      <w:pPr>
        <w:pStyle w:val="EndNoteBibliography"/>
      </w:pPr>
    </w:p>
    <w:p w14:paraId="576BDBB7" w14:textId="77777777" w:rsidR="00162626" w:rsidRPr="00162626" w:rsidRDefault="00162626" w:rsidP="00162626">
      <w:pPr>
        <w:pStyle w:val="EndNoteBibliography"/>
        <w:ind w:left="720" w:hanging="720"/>
      </w:pPr>
      <w:r w:rsidRPr="00162626">
        <w:t xml:space="preserve">Smith, C.A., &amp; Ellsworth, P.C. (1985). Patterns of cognitive appraisal in emotion. </w:t>
      </w:r>
      <w:r w:rsidRPr="00162626">
        <w:rPr>
          <w:i/>
        </w:rPr>
        <w:t>Journal of personality and social psychology, 48</w:t>
      </w:r>
      <w:r w:rsidRPr="00162626">
        <w:t xml:space="preserve">(4), 813. </w:t>
      </w:r>
    </w:p>
    <w:p w14:paraId="1F50DBE0" w14:textId="77777777" w:rsidR="00162626" w:rsidRPr="00162626" w:rsidRDefault="00162626" w:rsidP="00162626">
      <w:pPr>
        <w:pStyle w:val="EndNoteBibliography"/>
      </w:pPr>
    </w:p>
    <w:p w14:paraId="05C6694D" w14:textId="77777777" w:rsidR="00162626" w:rsidRPr="00162626" w:rsidRDefault="00162626" w:rsidP="00162626">
      <w:pPr>
        <w:pStyle w:val="EndNoteBibliography"/>
        <w:ind w:left="720" w:hanging="720"/>
      </w:pPr>
      <w:r w:rsidRPr="00162626">
        <w:t xml:space="preserve">Smith, H.J., et al. (2012). Relative deprivation: A theoretical and meta-analytic review. </w:t>
      </w:r>
      <w:r w:rsidRPr="00162626">
        <w:rPr>
          <w:i/>
        </w:rPr>
        <w:t>Personality and Social Psychology Review, 16</w:t>
      </w:r>
      <w:r w:rsidRPr="00162626">
        <w:t xml:space="preserve">(3), 203-232. </w:t>
      </w:r>
    </w:p>
    <w:p w14:paraId="6A278657" w14:textId="77777777" w:rsidR="00162626" w:rsidRPr="00162626" w:rsidRDefault="00162626" w:rsidP="00162626">
      <w:pPr>
        <w:pStyle w:val="EndNoteBibliography"/>
      </w:pPr>
    </w:p>
    <w:p w14:paraId="3C5A520C" w14:textId="77777777" w:rsidR="00162626" w:rsidRPr="00162626" w:rsidRDefault="00162626" w:rsidP="00162626">
      <w:pPr>
        <w:pStyle w:val="EndNoteBibliography"/>
        <w:ind w:left="720" w:hanging="720"/>
        <w:rPr>
          <w:rFonts w:hint="eastAsia"/>
        </w:rPr>
      </w:pPr>
      <w:r w:rsidRPr="00162626">
        <w:t>Smith, H.J., et al. (2020). Personal relative deprivation and</w:t>
      </w:r>
      <w:r w:rsidRPr="00162626">
        <w:rPr>
          <w:rFonts w:hint="eastAsia"/>
        </w:rPr>
        <w:t xml:space="preserve"> mental health among university students: Cross</w:t>
      </w:r>
      <w:r w:rsidRPr="00162626">
        <w:rPr>
          <w:rFonts w:hint="eastAsia"/>
        </w:rPr>
        <w:t>‐</w:t>
      </w:r>
      <w:r w:rsidRPr="00162626">
        <w:rPr>
          <w:rFonts w:hint="eastAsia"/>
        </w:rPr>
        <w:t xml:space="preserve">sectional and longitudinal evidence. </w:t>
      </w:r>
      <w:r w:rsidRPr="00162626">
        <w:rPr>
          <w:rFonts w:hint="eastAsia"/>
          <w:i/>
        </w:rPr>
        <w:t>Analyses of Social Issues and Public Policy, 20</w:t>
      </w:r>
      <w:r w:rsidRPr="00162626">
        <w:rPr>
          <w:rFonts w:hint="eastAsia"/>
        </w:rPr>
        <w:t xml:space="preserve">(1), 287-314. </w:t>
      </w:r>
    </w:p>
    <w:p w14:paraId="5C4B3D04" w14:textId="77777777" w:rsidR="00162626" w:rsidRPr="00162626" w:rsidRDefault="00162626" w:rsidP="00162626">
      <w:pPr>
        <w:pStyle w:val="EndNoteBibliography"/>
      </w:pPr>
    </w:p>
    <w:p w14:paraId="78C0926C" w14:textId="77777777" w:rsidR="00162626" w:rsidRPr="00162626" w:rsidRDefault="00162626" w:rsidP="00162626">
      <w:pPr>
        <w:pStyle w:val="EndNoteBibliography"/>
        <w:ind w:left="720" w:hanging="720"/>
      </w:pPr>
      <w:r w:rsidRPr="00162626">
        <w:t xml:space="preserve">Steers, M.-L.N., et al. (2014). Seeing everyone else's highlight reels: How Facebook usage is linked to depressive symptoms. </w:t>
      </w:r>
      <w:r w:rsidRPr="00162626">
        <w:rPr>
          <w:i/>
        </w:rPr>
        <w:t>Journal of Social and Clinical Psychology, 33</w:t>
      </w:r>
      <w:r w:rsidRPr="00162626">
        <w:t xml:space="preserve">(8), 701-731. </w:t>
      </w:r>
    </w:p>
    <w:p w14:paraId="2FE56F82" w14:textId="77777777" w:rsidR="00162626" w:rsidRPr="00162626" w:rsidRDefault="00162626" w:rsidP="00162626">
      <w:pPr>
        <w:pStyle w:val="EndNoteBibliography"/>
      </w:pPr>
    </w:p>
    <w:p w14:paraId="3038EFD4" w14:textId="77777777" w:rsidR="00162626" w:rsidRPr="00162626" w:rsidRDefault="00162626" w:rsidP="00162626">
      <w:pPr>
        <w:pStyle w:val="EndNoteBibliography"/>
        <w:ind w:left="720" w:hanging="720"/>
      </w:pPr>
      <w:r w:rsidRPr="00162626">
        <w:t xml:space="preserve">Steinfield, C., et al. (2008). Social capital, self-esteem, and use of online social network sites: A longitudinal analysis. </w:t>
      </w:r>
      <w:r w:rsidRPr="00162626">
        <w:rPr>
          <w:i/>
        </w:rPr>
        <w:t>Journal of Applied Developmental Psychology, 29</w:t>
      </w:r>
      <w:r w:rsidRPr="00162626">
        <w:t xml:space="preserve">(6), 434-445. </w:t>
      </w:r>
    </w:p>
    <w:p w14:paraId="4E8DC0C9" w14:textId="77777777" w:rsidR="00162626" w:rsidRPr="00162626" w:rsidRDefault="00162626" w:rsidP="00162626">
      <w:pPr>
        <w:pStyle w:val="EndNoteBibliography"/>
      </w:pPr>
    </w:p>
    <w:p w14:paraId="6D2472EC" w14:textId="77777777" w:rsidR="00162626" w:rsidRPr="00162626" w:rsidRDefault="00162626" w:rsidP="00162626">
      <w:pPr>
        <w:pStyle w:val="EndNoteBibliography"/>
        <w:ind w:left="720" w:hanging="720"/>
      </w:pPr>
      <w:r w:rsidRPr="00162626">
        <w:t xml:space="preserve">Stouffer, S.A., et al. (1949). The american soldier: Adjustment during army life.(studies in social psychology in world war ii), vol. 1. </w:t>
      </w:r>
    </w:p>
    <w:p w14:paraId="4DCBBCCD" w14:textId="77777777" w:rsidR="00162626" w:rsidRPr="00162626" w:rsidRDefault="00162626" w:rsidP="00162626">
      <w:pPr>
        <w:pStyle w:val="EndNoteBibliography"/>
      </w:pPr>
    </w:p>
    <w:p w14:paraId="1DD4913D" w14:textId="77777777" w:rsidR="00162626" w:rsidRPr="00162626" w:rsidRDefault="00162626" w:rsidP="00162626">
      <w:pPr>
        <w:pStyle w:val="EndNoteBibliography"/>
        <w:ind w:left="720" w:hanging="720"/>
      </w:pPr>
      <w:r w:rsidRPr="00162626">
        <w:t xml:space="preserve">Streiner, D.L. (2003). Starting at the beginning: an introduction to coefficient alpha and internal consistency. </w:t>
      </w:r>
      <w:r w:rsidRPr="00162626">
        <w:rPr>
          <w:i/>
        </w:rPr>
        <w:t>Journal of personality assessment, 80</w:t>
      </w:r>
      <w:r w:rsidRPr="00162626">
        <w:t xml:space="preserve">(1), 99-103. </w:t>
      </w:r>
    </w:p>
    <w:p w14:paraId="3B83A0C8" w14:textId="77777777" w:rsidR="00162626" w:rsidRPr="00162626" w:rsidRDefault="00162626" w:rsidP="00162626">
      <w:pPr>
        <w:pStyle w:val="EndNoteBibliography"/>
      </w:pPr>
    </w:p>
    <w:p w14:paraId="1C0DC6EA" w14:textId="77777777" w:rsidR="00162626" w:rsidRPr="00162626" w:rsidRDefault="00162626" w:rsidP="00162626">
      <w:pPr>
        <w:pStyle w:val="EndNoteBibliography"/>
        <w:ind w:left="720" w:hanging="720"/>
      </w:pPr>
      <w:r w:rsidRPr="00162626">
        <w:t xml:space="preserve">Tandoc Jr, E.C., et al. (2015). Facebook use, envy, and depression among college students: Is facebooking depressing? </w:t>
      </w:r>
      <w:r w:rsidRPr="00162626">
        <w:rPr>
          <w:i/>
        </w:rPr>
        <w:t>Computers in Human Behavior, 43</w:t>
      </w:r>
      <w:r w:rsidRPr="00162626">
        <w:t xml:space="preserve">, 139-146. </w:t>
      </w:r>
    </w:p>
    <w:p w14:paraId="01D1AB38" w14:textId="77777777" w:rsidR="00162626" w:rsidRPr="00162626" w:rsidRDefault="00162626" w:rsidP="00162626">
      <w:pPr>
        <w:pStyle w:val="EndNoteBibliography"/>
      </w:pPr>
    </w:p>
    <w:p w14:paraId="243DF9F2" w14:textId="77777777" w:rsidR="00162626" w:rsidRPr="00162626" w:rsidRDefault="00162626" w:rsidP="00162626">
      <w:pPr>
        <w:pStyle w:val="EndNoteBibliography"/>
        <w:ind w:left="720" w:hanging="720"/>
      </w:pPr>
      <w:r w:rsidRPr="00162626">
        <w:t xml:space="preserve">Tavakol, M., &amp; Dennick, R. (2011). Making sense of Cronbach's alpha. </w:t>
      </w:r>
      <w:r w:rsidRPr="00162626">
        <w:rPr>
          <w:i/>
        </w:rPr>
        <w:t>International journal of medical education, 2</w:t>
      </w:r>
      <w:r w:rsidRPr="00162626">
        <w:t xml:space="preserve">, 53. </w:t>
      </w:r>
    </w:p>
    <w:p w14:paraId="40BBDF95" w14:textId="77777777" w:rsidR="00162626" w:rsidRPr="00162626" w:rsidRDefault="00162626" w:rsidP="00162626">
      <w:pPr>
        <w:pStyle w:val="EndNoteBibliography"/>
      </w:pPr>
    </w:p>
    <w:p w14:paraId="1667FBCE" w14:textId="77777777" w:rsidR="00162626" w:rsidRPr="00162626" w:rsidRDefault="00162626" w:rsidP="00162626">
      <w:pPr>
        <w:pStyle w:val="EndNoteBibliography"/>
        <w:ind w:left="720" w:hanging="720"/>
      </w:pPr>
      <w:r w:rsidRPr="00162626">
        <w:t xml:space="preserve">Taylor, S.E., et al. (1983). It could be worse: Selective evaluation as a response to victimization. </w:t>
      </w:r>
      <w:r w:rsidRPr="00162626">
        <w:rPr>
          <w:i/>
        </w:rPr>
        <w:t>Journal of social issues, 39</w:t>
      </w:r>
      <w:r w:rsidRPr="00162626">
        <w:t xml:space="preserve">(2), 19-40. </w:t>
      </w:r>
    </w:p>
    <w:p w14:paraId="14522E4F" w14:textId="77777777" w:rsidR="00162626" w:rsidRPr="00162626" w:rsidRDefault="00162626" w:rsidP="00162626">
      <w:pPr>
        <w:pStyle w:val="EndNoteBibliography"/>
      </w:pPr>
    </w:p>
    <w:p w14:paraId="09256B91" w14:textId="77777777" w:rsidR="00162626" w:rsidRPr="00162626" w:rsidRDefault="00162626" w:rsidP="00162626">
      <w:pPr>
        <w:pStyle w:val="EndNoteBibliography"/>
        <w:ind w:left="720" w:hanging="720"/>
      </w:pPr>
      <w:r w:rsidRPr="00162626">
        <w:t xml:space="preserve">Underwood, J.D., et al. (2011). The lies we tell and what they say about us: Using </w:t>
      </w:r>
      <w:r w:rsidRPr="00162626">
        <w:lastRenderedPageBreak/>
        <w:t xml:space="preserve">behavioural characteristics to explain Facebook activity. </w:t>
      </w:r>
      <w:r w:rsidRPr="00162626">
        <w:rPr>
          <w:i/>
        </w:rPr>
        <w:t>Computers in Human Behavior, 27</w:t>
      </w:r>
      <w:r w:rsidRPr="00162626">
        <w:t xml:space="preserve">(5), 1621-1626. </w:t>
      </w:r>
    </w:p>
    <w:p w14:paraId="33F2BDBE" w14:textId="77777777" w:rsidR="00162626" w:rsidRPr="00162626" w:rsidRDefault="00162626" w:rsidP="00162626">
      <w:pPr>
        <w:pStyle w:val="EndNoteBibliography"/>
      </w:pPr>
    </w:p>
    <w:p w14:paraId="4837D392" w14:textId="77777777" w:rsidR="00162626" w:rsidRPr="00162626" w:rsidRDefault="00162626" w:rsidP="00162626">
      <w:pPr>
        <w:pStyle w:val="EndNoteBibliography"/>
        <w:ind w:left="720" w:hanging="720"/>
      </w:pPr>
      <w:r w:rsidRPr="00162626">
        <w:t xml:space="preserve">Van den Eijnden, R.J., et al. (2008). Online communication, compulsive Internet use, and psychosocial well-being among adolescents: a longitudinal study. </w:t>
      </w:r>
      <w:r w:rsidRPr="00162626">
        <w:rPr>
          <w:i/>
        </w:rPr>
        <w:t>Developmental psychology, 44</w:t>
      </w:r>
      <w:r w:rsidRPr="00162626">
        <w:t xml:space="preserve">(3), 655. </w:t>
      </w:r>
    </w:p>
    <w:p w14:paraId="75E147F6" w14:textId="77777777" w:rsidR="00162626" w:rsidRPr="00162626" w:rsidRDefault="00162626" w:rsidP="00162626">
      <w:pPr>
        <w:pStyle w:val="EndNoteBibliography"/>
      </w:pPr>
    </w:p>
    <w:p w14:paraId="37322AA3" w14:textId="77777777" w:rsidR="00162626" w:rsidRPr="00162626" w:rsidRDefault="00162626" w:rsidP="00162626">
      <w:pPr>
        <w:pStyle w:val="EndNoteBibliography"/>
        <w:ind w:left="720" w:hanging="720"/>
      </w:pPr>
      <w:r w:rsidRPr="00162626">
        <w:t xml:space="preserve">Van der Zee, K., et al. (2000). Social comparison and coping with cancer treatment. </w:t>
      </w:r>
      <w:r w:rsidRPr="00162626">
        <w:rPr>
          <w:i/>
        </w:rPr>
        <w:t>Personality and individual differences, 28</w:t>
      </w:r>
      <w:r w:rsidRPr="00162626">
        <w:t xml:space="preserve">(1), 17-34. </w:t>
      </w:r>
    </w:p>
    <w:p w14:paraId="350D1552" w14:textId="77777777" w:rsidR="00162626" w:rsidRPr="00162626" w:rsidRDefault="00162626" w:rsidP="00162626">
      <w:pPr>
        <w:pStyle w:val="EndNoteBibliography"/>
      </w:pPr>
    </w:p>
    <w:p w14:paraId="615EA842" w14:textId="77777777" w:rsidR="00162626" w:rsidRPr="00162626" w:rsidRDefault="00162626" w:rsidP="00162626">
      <w:pPr>
        <w:pStyle w:val="EndNoteBibliography"/>
        <w:ind w:left="720" w:hanging="720"/>
      </w:pPr>
      <w:r w:rsidRPr="00162626">
        <w:t xml:space="preserve">Vannucci, A., et al. (2017). Social media use and anxiety in emerging adults. </w:t>
      </w:r>
      <w:r w:rsidRPr="00162626">
        <w:rPr>
          <w:i/>
        </w:rPr>
        <w:t>Journal of affective disorders, 207</w:t>
      </w:r>
      <w:r w:rsidRPr="00162626">
        <w:t xml:space="preserve">, 163-166. </w:t>
      </w:r>
    </w:p>
    <w:p w14:paraId="040F83FA" w14:textId="77777777" w:rsidR="00162626" w:rsidRPr="00162626" w:rsidRDefault="00162626" w:rsidP="00162626">
      <w:pPr>
        <w:pStyle w:val="EndNoteBibliography"/>
      </w:pPr>
    </w:p>
    <w:p w14:paraId="33223812" w14:textId="77777777" w:rsidR="00162626" w:rsidRPr="00162626" w:rsidRDefault="00162626" w:rsidP="00162626">
      <w:pPr>
        <w:pStyle w:val="EndNoteBibliography"/>
        <w:ind w:left="720" w:hanging="720"/>
      </w:pPr>
      <w:r w:rsidRPr="00162626">
        <w:t xml:space="preserve">Verduyn, P., et al. (2015). Passive Facebook usage undermines affective well-being: Experimental and longitudinal evidence. </w:t>
      </w:r>
      <w:r w:rsidRPr="00162626">
        <w:rPr>
          <w:i/>
        </w:rPr>
        <w:t>Journal of Experimental Psychology: General, 144</w:t>
      </w:r>
      <w:r w:rsidRPr="00162626">
        <w:t xml:space="preserve">(2), 480. </w:t>
      </w:r>
    </w:p>
    <w:p w14:paraId="6DF063BB" w14:textId="77777777" w:rsidR="00162626" w:rsidRPr="00162626" w:rsidRDefault="00162626" w:rsidP="00162626">
      <w:pPr>
        <w:pStyle w:val="EndNoteBibliography"/>
      </w:pPr>
    </w:p>
    <w:p w14:paraId="339308DA" w14:textId="77777777" w:rsidR="00162626" w:rsidRPr="00162626" w:rsidRDefault="00162626" w:rsidP="00162626">
      <w:pPr>
        <w:pStyle w:val="EndNoteBibliography"/>
        <w:ind w:left="720" w:hanging="720"/>
        <w:rPr>
          <w:rFonts w:hint="eastAsia"/>
        </w:rPr>
      </w:pPr>
      <w:r w:rsidRPr="00162626">
        <w:rPr>
          <w:rFonts w:hint="eastAsia"/>
        </w:rPr>
        <w:t>Verduyn, P., et al. (2017). Do social network sites enhance or undermine subjective well</w:t>
      </w:r>
      <w:r w:rsidRPr="00162626">
        <w:rPr>
          <w:rFonts w:hint="eastAsia"/>
        </w:rPr>
        <w:t>‐</w:t>
      </w:r>
      <w:r w:rsidRPr="00162626">
        <w:rPr>
          <w:rFonts w:hint="eastAsia"/>
        </w:rPr>
        <w:t xml:space="preserve">being? A critical review. </w:t>
      </w:r>
      <w:r w:rsidRPr="00162626">
        <w:rPr>
          <w:rFonts w:hint="eastAsia"/>
          <w:i/>
        </w:rPr>
        <w:t>Social Issues and Policy Review, 11</w:t>
      </w:r>
      <w:r w:rsidRPr="00162626">
        <w:rPr>
          <w:rFonts w:hint="eastAsia"/>
        </w:rPr>
        <w:t xml:space="preserve">(1), 274-302. </w:t>
      </w:r>
    </w:p>
    <w:p w14:paraId="3C4D8ADE" w14:textId="77777777" w:rsidR="00162626" w:rsidRPr="00162626" w:rsidRDefault="00162626" w:rsidP="00162626">
      <w:pPr>
        <w:pStyle w:val="EndNoteBibliography"/>
      </w:pPr>
    </w:p>
    <w:p w14:paraId="7C85B7F9" w14:textId="77777777" w:rsidR="00162626" w:rsidRPr="00162626" w:rsidRDefault="00162626" w:rsidP="00162626">
      <w:pPr>
        <w:pStyle w:val="EndNoteBibliography"/>
        <w:ind w:left="720" w:hanging="720"/>
      </w:pPr>
      <w:r w:rsidRPr="00162626">
        <w:t xml:space="preserve">Viechtbauer, W. (2010). Conducting meta-analyses in R with the metafor package. </w:t>
      </w:r>
      <w:r w:rsidRPr="00162626">
        <w:rPr>
          <w:i/>
        </w:rPr>
        <w:t>Journal of statistical software, 36</w:t>
      </w:r>
      <w:r w:rsidRPr="00162626">
        <w:t xml:space="preserve">, 1-48. </w:t>
      </w:r>
    </w:p>
    <w:p w14:paraId="7C2B0FB4" w14:textId="77777777" w:rsidR="00162626" w:rsidRPr="00162626" w:rsidRDefault="00162626" w:rsidP="00162626">
      <w:pPr>
        <w:pStyle w:val="EndNoteBibliography"/>
      </w:pPr>
    </w:p>
    <w:p w14:paraId="4B3BCF2D" w14:textId="77777777" w:rsidR="00162626" w:rsidRPr="00162626" w:rsidRDefault="00162626" w:rsidP="00162626">
      <w:pPr>
        <w:pStyle w:val="EndNoteBibliography"/>
        <w:ind w:left="720" w:hanging="720"/>
      </w:pPr>
      <w:r w:rsidRPr="00162626">
        <w:t xml:space="preserve">Vogel, E.A., et al. (2015). Who compares and despairs? The effect of social comparison orientation on social media use and its outcomes. </w:t>
      </w:r>
      <w:r w:rsidRPr="00162626">
        <w:rPr>
          <w:i/>
        </w:rPr>
        <w:t>Personality and individual differences, 86</w:t>
      </w:r>
      <w:r w:rsidRPr="00162626">
        <w:t xml:space="preserve">, 249-256. </w:t>
      </w:r>
    </w:p>
    <w:p w14:paraId="02B91710" w14:textId="77777777" w:rsidR="00162626" w:rsidRPr="00162626" w:rsidRDefault="00162626" w:rsidP="00162626">
      <w:pPr>
        <w:pStyle w:val="EndNoteBibliography"/>
      </w:pPr>
    </w:p>
    <w:p w14:paraId="21D6F2B2" w14:textId="77777777" w:rsidR="00162626" w:rsidRPr="00162626" w:rsidRDefault="00162626" w:rsidP="00162626">
      <w:pPr>
        <w:pStyle w:val="EndNoteBibliography"/>
        <w:ind w:left="720" w:hanging="720"/>
      </w:pPr>
      <w:r w:rsidRPr="00162626">
        <w:t xml:space="preserve">Vogel, E.A., et al. (2014). Social comparison, social media, and self-esteem. </w:t>
      </w:r>
      <w:r w:rsidRPr="00162626">
        <w:rPr>
          <w:i/>
        </w:rPr>
        <w:t>Psychology of Popular Media Culture, 3</w:t>
      </w:r>
      <w:r w:rsidRPr="00162626">
        <w:t xml:space="preserve">(4), 206. </w:t>
      </w:r>
    </w:p>
    <w:p w14:paraId="21A671E6" w14:textId="77777777" w:rsidR="00162626" w:rsidRPr="00162626" w:rsidRDefault="00162626" w:rsidP="00162626">
      <w:pPr>
        <w:pStyle w:val="EndNoteBibliography"/>
      </w:pPr>
    </w:p>
    <w:p w14:paraId="22AAE8A6" w14:textId="77777777" w:rsidR="00162626" w:rsidRPr="00162626" w:rsidRDefault="00162626" w:rsidP="00162626">
      <w:pPr>
        <w:pStyle w:val="EndNoteBibliography"/>
        <w:ind w:left="720" w:hanging="720"/>
      </w:pPr>
      <w:r w:rsidRPr="00162626">
        <w:t xml:space="preserve">W Poolman, R., et al. (2007). Hamstring tendon autograft better than bone patellartendon bone autograft in ACL reconstruction A cumulative meta-analysis and clinically relevant sensitivity analysis applied to a previously published analysis. </w:t>
      </w:r>
      <w:r w:rsidRPr="00162626">
        <w:rPr>
          <w:i/>
        </w:rPr>
        <w:t>Acta orthopaedica, 78</w:t>
      </w:r>
      <w:r w:rsidRPr="00162626">
        <w:t xml:space="preserve">(3), 350-354. </w:t>
      </w:r>
    </w:p>
    <w:p w14:paraId="0A184DF3" w14:textId="77777777" w:rsidR="00162626" w:rsidRPr="00162626" w:rsidRDefault="00162626" w:rsidP="00162626">
      <w:pPr>
        <w:pStyle w:val="EndNoteBibliography"/>
      </w:pPr>
    </w:p>
    <w:p w14:paraId="175A3D74" w14:textId="77777777" w:rsidR="00162626" w:rsidRPr="00162626" w:rsidRDefault="00162626" w:rsidP="00162626">
      <w:pPr>
        <w:pStyle w:val="EndNoteBibliography"/>
        <w:ind w:left="720" w:hanging="720"/>
      </w:pPr>
      <w:r w:rsidRPr="00162626">
        <w:t xml:space="preserve">Walker, I., &amp; Pettigrew, T.F. (1984). Relative deprivation theory: An overview and conceptual critique. </w:t>
      </w:r>
      <w:r w:rsidRPr="00162626">
        <w:rPr>
          <w:i/>
        </w:rPr>
        <w:t>British Journal of Social Psychology, 23</w:t>
      </w:r>
      <w:r w:rsidRPr="00162626">
        <w:t xml:space="preserve">(4), 301-310. </w:t>
      </w:r>
    </w:p>
    <w:p w14:paraId="66380C5E" w14:textId="77777777" w:rsidR="00162626" w:rsidRPr="00162626" w:rsidRDefault="00162626" w:rsidP="00162626">
      <w:pPr>
        <w:pStyle w:val="EndNoteBibliography"/>
      </w:pPr>
    </w:p>
    <w:p w14:paraId="6AF4190E" w14:textId="77777777" w:rsidR="00162626" w:rsidRPr="00162626" w:rsidRDefault="00162626" w:rsidP="00162626">
      <w:pPr>
        <w:pStyle w:val="EndNoteBibliography"/>
        <w:ind w:left="720" w:hanging="720"/>
      </w:pPr>
      <w:r w:rsidRPr="00162626">
        <w:t xml:space="preserve">Walters, K., et al. (2004). Local area deprivation and urban–rural differences in anxiety and depression among people older than 75 years in Britain. </w:t>
      </w:r>
      <w:r w:rsidRPr="00162626">
        <w:rPr>
          <w:i/>
        </w:rPr>
        <w:t>American journal of public health, 94</w:t>
      </w:r>
      <w:r w:rsidRPr="00162626">
        <w:t xml:space="preserve">(10), 1768-1774. </w:t>
      </w:r>
    </w:p>
    <w:p w14:paraId="04BFBAB3" w14:textId="77777777" w:rsidR="00162626" w:rsidRPr="00162626" w:rsidRDefault="00162626" w:rsidP="00162626">
      <w:pPr>
        <w:pStyle w:val="EndNoteBibliography"/>
      </w:pPr>
    </w:p>
    <w:p w14:paraId="635A7D1C" w14:textId="77777777" w:rsidR="00162626" w:rsidRPr="00162626" w:rsidRDefault="00162626" w:rsidP="00162626">
      <w:pPr>
        <w:pStyle w:val="EndNoteBibliography"/>
        <w:ind w:left="720" w:hanging="720"/>
      </w:pPr>
      <w:r w:rsidRPr="00162626">
        <w:t xml:space="preserve">Wang, S.S., et al. (2010). Face off: Implications of visual cues on initiating friendship on Facebook. </w:t>
      </w:r>
      <w:r w:rsidRPr="00162626">
        <w:rPr>
          <w:i/>
        </w:rPr>
        <w:t>Computers in Human Behavior, 26</w:t>
      </w:r>
      <w:r w:rsidRPr="00162626">
        <w:t xml:space="preserve">(2), 226-234. </w:t>
      </w:r>
    </w:p>
    <w:p w14:paraId="0FFEF05A" w14:textId="77777777" w:rsidR="00162626" w:rsidRPr="00162626" w:rsidRDefault="00162626" w:rsidP="00162626">
      <w:pPr>
        <w:pStyle w:val="EndNoteBibliography"/>
      </w:pPr>
    </w:p>
    <w:p w14:paraId="75017E8A" w14:textId="77777777" w:rsidR="00162626" w:rsidRPr="00162626" w:rsidRDefault="00162626" w:rsidP="00162626">
      <w:pPr>
        <w:pStyle w:val="EndNoteBibliography"/>
        <w:ind w:left="720" w:hanging="720"/>
      </w:pPr>
      <w:r w:rsidRPr="00162626">
        <w:t xml:space="preserve">Weiner, B. (2012). </w:t>
      </w:r>
      <w:r w:rsidRPr="00162626">
        <w:rPr>
          <w:i/>
        </w:rPr>
        <w:t>An attributional theory of motivation and emotion</w:t>
      </w:r>
      <w:r w:rsidRPr="00162626">
        <w:t xml:space="preserve">. Springer Science &amp; Business Media. </w:t>
      </w:r>
    </w:p>
    <w:p w14:paraId="6F47E567" w14:textId="77777777" w:rsidR="00162626" w:rsidRPr="00162626" w:rsidRDefault="00162626" w:rsidP="00162626">
      <w:pPr>
        <w:pStyle w:val="EndNoteBibliography"/>
      </w:pPr>
    </w:p>
    <w:p w14:paraId="787D07DA" w14:textId="77777777" w:rsidR="00162626" w:rsidRPr="00162626" w:rsidRDefault="00162626" w:rsidP="00162626">
      <w:pPr>
        <w:pStyle w:val="EndNoteBibliography"/>
        <w:ind w:left="720" w:hanging="720"/>
      </w:pPr>
      <w:r w:rsidRPr="00162626">
        <w:t xml:space="preserve">Wickham, H., &amp; Wickham, H. (2016). </w:t>
      </w:r>
      <w:r w:rsidRPr="00162626">
        <w:rPr>
          <w:i/>
        </w:rPr>
        <w:t>Data analysis</w:t>
      </w:r>
      <w:r w:rsidRPr="00162626">
        <w:t xml:space="preserve">. Springer. </w:t>
      </w:r>
    </w:p>
    <w:p w14:paraId="625F64E7" w14:textId="77777777" w:rsidR="00162626" w:rsidRPr="00162626" w:rsidRDefault="00162626" w:rsidP="00162626">
      <w:pPr>
        <w:pStyle w:val="EndNoteBibliography"/>
      </w:pPr>
    </w:p>
    <w:p w14:paraId="0BA78EF5" w14:textId="77777777" w:rsidR="00162626" w:rsidRPr="00162626" w:rsidRDefault="00162626" w:rsidP="00162626">
      <w:pPr>
        <w:pStyle w:val="EndNoteBibliography"/>
        <w:ind w:left="720" w:hanging="720"/>
      </w:pPr>
      <w:r w:rsidRPr="00162626">
        <w:t xml:space="preserve">Williams, L.J., et al. (2010). Method variance and marker variables: A review and comprehensive CFA marker technique. </w:t>
      </w:r>
      <w:r w:rsidRPr="00162626">
        <w:rPr>
          <w:i/>
        </w:rPr>
        <w:t>Organizational research methods, 13</w:t>
      </w:r>
      <w:r w:rsidRPr="00162626">
        <w:t xml:space="preserve">(3), 477-514. </w:t>
      </w:r>
    </w:p>
    <w:p w14:paraId="1C8F933D" w14:textId="77777777" w:rsidR="00162626" w:rsidRPr="00162626" w:rsidRDefault="00162626" w:rsidP="00162626">
      <w:pPr>
        <w:pStyle w:val="EndNoteBibliography"/>
      </w:pPr>
    </w:p>
    <w:p w14:paraId="4D1C9866" w14:textId="77777777" w:rsidR="00162626" w:rsidRPr="00162626" w:rsidRDefault="00162626" w:rsidP="00162626">
      <w:pPr>
        <w:pStyle w:val="EndNoteBibliography"/>
        <w:ind w:left="720" w:hanging="720"/>
      </w:pPr>
      <w:r w:rsidRPr="00162626">
        <w:t xml:space="preserve">Wills, T.A. (1981). Downward comparison principles in social psychology. </w:t>
      </w:r>
      <w:r w:rsidRPr="00162626">
        <w:rPr>
          <w:i/>
        </w:rPr>
        <w:t>Psychological bulletin, 90</w:t>
      </w:r>
      <w:r w:rsidRPr="00162626">
        <w:t xml:space="preserve">(2), 245. </w:t>
      </w:r>
    </w:p>
    <w:p w14:paraId="31529289" w14:textId="77777777" w:rsidR="00162626" w:rsidRPr="00162626" w:rsidRDefault="00162626" w:rsidP="00162626">
      <w:pPr>
        <w:pStyle w:val="EndNoteBibliography"/>
      </w:pPr>
    </w:p>
    <w:p w14:paraId="05DECB4D" w14:textId="77777777" w:rsidR="00162626" w:rsidRPr="00162626" w:rsidRDefault="00162626" w:rsidP="00162626">
      <w:pPr>
        <w:pStyle w:val="EndNoteBibliography"/>
        <w:ind w:left="720" w:hanging="720"/>
      </w:pPr>
      <w:r w:rsidRPr="00162626">
        <w:t xml:space="preserve">Wills, T.A. (1997). Modes and families of coping: An analysis of downward comparison in the structure of other cognitive and behavioral mechanisms. </w:t>
      </w:r>
      <w:r w:rsidRPr="00162626">
        <w:rPr>
          <w:i/>
        </w:rPr>
        <w:t>Health, coping, and well-being: Perspectives from social comparison theory</w:t>
      </w:r>
      <w:r w:rsidRPr="00162626">
        <w:t xml:space="preserve">, 167-193. </w:t>
      </w:r>
    </w:p>
    <w:p w14:paraId="189B7B64" w14:textId="77777777" w:rsidR="00162626" w:rsidRPr="00162626" w:rsidRDefault="00162626" w:rsidP="00162626">
      <w:pPr>
        <w:pStyle w:val="EndNoteBibliography"/>
      </w:pPr>
    </w:p>
    <w:p w14:paraId="74894ECD" w14:textId="77777777" w:rsidR="00162626" w:rsidRPr="00162626" w:rsidRDefault="00162626" w:rsidP="00162626">
      <w:pPr>
        <w:pStyle w:val="EndNoteBibliography"/>
        <w:ind w:left="720" w:hanging="720"/>
      </w:pPr>
      <w:r w:rsidRPr="00162626">
        <w:t xml:space="preserve">Wilson, S.R., &amp; Benner, L.A. (1971). The effects of self-esteem and situation upon comparison choices during ability evaluation. </w:t>
      </w:r>
      <w:r w:rsidRPr="00162626">
        <w:rPr>
          <w:i/>
        </w:rPr>
        <w:t>Sociometry</w:t>
      </w:r>
      <w:r w:rsidRPr="00162626">
        <w:t xml:space="preserve">, 381-397. </w:t>
      </w:r>
    </w:p>
    <w:p w14:paraId="07CB33E0" w14:textId="77777777" w:rsidR="00162626" w:rsidRPr="00162626" w:rsidRDefault="00162626" w:rsidP="00162626">
      <w:pPr>
        <w:pStyle w:val="EndNoteBibliography"/>
      </w:pPr>
    </w:p>
    <w:p w14:paraId="67FD19C7" w14:textId="77777777" w:rsidR="00162626" w:rsidRPr="00162626" w:rsidRDefault="00162626" w:rsidP="00162626">
      <w:pPr>
        <w:pStyle w:val="EndNoteBibliography"/>
        <w:ind w:left="720" w:hanging="720"/>
      </w:pPr>
      <w:r w:rsidRPr="00162626">
        <w:t xml:space="preserve">Wood, J.V. (1989). Theory and research concerning social comparisons of personal attributes. </w:t>
      </w:r>
      <w:r w:rsidRPr="00162626">
        <w:rPr>
          <w:i/>
        </w:rPr>
        <w:t>Psychological bulletin, 106</w:t>
      </w:r>
      <w:r w:rsidRPr="00162626">
        <w:t xml:space="preserve">(2), 231. </w:t>
      </w:r>
    </w:p>
    <w:p w14:paraId="7CC2C7E9" w14:textId="77777777" w:rsidR="00162626" w:rsidRPr="00162626" w:rsidRDefault="00162626" w:rsidP="00162626">
      <w:pPr>
        <w:pStyle w:val="EndNoteBibliography"/>
      </w:pPr>
    </w:p>
    <w:p w14:paraId="50B23408" w14:textId="77777777" w:rsidR="00162626" w:rsidRPr="00162626" w:rsidRDefault="00162626" w:rsidP="00162626">
      <w:pPr>
        <w:pStyle w:val="EndNoteBibliography"/>
        <w:ind w:left="720" w:hanging="720"/>
        <w:rPr>
          <w:rFonts w:hint="eastAsia"/>
        </w:rPr>
      </w:pPr>
      <w:r w:rsidRPr="00162626">
        <w:rPr>
          <w:rFonts w:hint="eastAsia"/>
        </w:rPr>
        <w:t xml:space="preserve">Wu, Y., et al. (2020). </w:t>
      </w:r>
      <w:r w:rsidRPr="00162626">
        <w:rPr>
          <w:rFonts w:hint="eastAsia"/>
        </w:rPr>
        <w:t>微信朋友圈使用对大学生抑郁的影响</w:t>
      </w:r>
      <w:r w:rsidRPr="00162626">
        <w:rPr>
          <w:rFonts w:hint="eastAsia"/>
        </w:rPr>
        <w:t>:</w:t>
      </w:r>
      <w:r w:rsidRPr="00162626">
        <w:rPr>
          <w:rFonts w:hint="eastAsia"/>
        </w:rPr>
        <w:t>负面社会比较和自我概念清晰性的作用</w:t>
      </w:r>
      <w:r w:rsidRPr="00162626">
        <w:rPr>
          <w:rFonts w:hint="eastAsia"/>
        </w:rPr>
        <w:t xml:space="preserve">. </w:t>
      </w:r>
      <w:r w:rsidRPr="00162626">
        <w:rPr>
          <w:rFonts w:hint="eastAsia"/>
          <w:i/>
        </w:rPr>
        <w:t>心理发展与教育</w:t>
      </w:r>
      <w:r w:rsidRPr="00162626">
        <w:rPr>
          <w:rFonts w:hint="eastAsia"/>
          <w:i/>
        </w:rPr>
        <w:t>, 36</w:t>
      </w:r>
      <w:r w:rsidRPr="00162626">
        <w:rPr>
          <w:rFonts w:hint="eastAsia"/>
        </w:rPr>
        <w:t xml:space="preserve">(4), 8. </w:t>
      </w:r>
    </w:p>
    <w:p w14:paraId="3C384E1F" w14:textId="77777777" w:rsidR="00162626" w:rsidRPr="00162626" w:rsidRDefault="00162626" w:rsidP="00162626">
      <w:pPr>
        <w:pStyle w:val="EndNoteBibliography"/>
      </w:pPr>
    </w:p>
    <w:p w14:paraId="0B02BB5E" w14:textId="77777777" w:rsidR="00162626" w:rsidRPr="00162626" w:rsidRDefault="00162626" w:rsidP="00162626">
      <w:pPr>
        <w:pStyle w:val="EndNoteBibliography"/>
        <w:ind w:left="720" w:hanging="720"/>
      </w:pPr>
      <w:r w:rsidRPr="00162626">
        <w:t xml:space="preserve">Ybema, J.F., &amp; Buunk, B.P. (1995). Affective responses to social comparison: A study among disabled individuals. </w:t>
      </w:r>
      <w:r w:rsidRPr="00162626">
        <w:rPr>
          <w:i/>
        </w:rPr>
        <w:t>British Journal of Social Psychology, 34</w:t>
      </w:r>
      <w:r w:rsidRPr="00162626">
        <w:t xml:space="preserve">(3), 279-292. </w:t>
      </w:r>
    </w:p>
    <w:p w14:paraId="1B42EB4D" w14:textId="77777777" w:rsidR="00162626" w:rsidRPr="00162626" w:rsidRDefault="00162626" w:rsidP="00162626">
      <w:pPr>
        <w:pStyle w:val="EndNoteBibliography"/>
      </w:pPr>
    </w:p>
    <w:p w14:paraId="3145C1F8" w14:textId="77777777" w:rsidR="00162626" w:rsidRPr="00162626" w:rsidRDefault="00162626" w:rsidP="00162626">
      <w:pPr>
        <w:pStyle w:val="EndNoteBibliography"/>
        <w:ind w:left="720" w:hanging="720"/>
        <w:rPr>
          <w:rFonts w:hint="eastAsia"/>
        </w:rPr>
      </w:pPr>
      <w:r w:rsidRPr="00162626">
        <w:rPr>
          <w:rFonts w:hint="eastAsia"/>
        </w:rPr>
        <w:t>徐璐</w:t>
      </w:r>
      <w:r w:rsidRPr="00162626">
        <w:rPr>
          <w:rFonts w:hint="eastAsia"/>
        </w:rPr>
        <w:t xml:space="preserve">. (2022). </w:t>
      </w:r>
      <w:r w:rsidRPr="00162626">
        <w:rPr>
          <w:rFonts w:hint="eastAsia"/>
          <w:i/>
        </w:rPr>
        <w:t>相对剥夺感对网络不文明评论的影响</w:t>
      </w:r>
      <w:r w:rsidRPr="00162626">
        <w:rPr>
          <w:rFonts w:hint="eastAsia"/>
        </w:rPr>
        <w:t xml:space="preserve"> [</w:t>
      </w:r>
      <w:r w:rsidRPr="00162626">
        <w:rPr>
          <w:rFonts w:hint="eastAsia"/>
        </w:rPr>
        <w:t>硕士</w:t>
      </w:r>
      <w:r w:rsidRPr="00162626">
        <w:rPr>
          <w:rFonts w:hint="eastAsia"/>
        </w:rPr>
        <w:t xml:space="preserve">, </w:t>
      </w:r>
      <w:r w:rsidRPr="00162626">
        <w:rPr>
          <w:rFonts w:hint="eastAsia"/>
        </w:rPr>
        <w:t>华东师范大学</w:t>
      </w:r>
      <w:r w:rsidRPr="00162626">
        <w:rPr>
          <w:rFonts w:hint="eastAsia"/>
        </w:rPr>
        <w:t xml:space="preserve">]. </w:t>
      </w:r>
    </w:p>
    <w:p w14:paraId="157714DD" w14:textId="77777777" w:rsidR="00162626" w:rsidRPr="00162626" w:rsidRDefault="00162626" w:rsidP="00162626">
      <w:pPr>
        <w:pStyle w:val="EndNoteBibliography"/>
      </w:pPr>
    </w:p>
    <w:p w14:paraId="797C1B79" w14:textId="77777777" w:rsidR="00162626" w:rsidRPr="00162626" w:rsidRDefault="00162626" w:rsidP="00162626">
      <w:pPr>
        <w:pStyle w:val="EndNoteBibliography"/>
        <w:ind w:left="720" w:hanging="720"/>
        <w:rPr>
          <w:rFonts w:hint="eastAsia"/>
        </w:rPr>
      </w:pPr>
      <w:r w:rsidRPr="00162626">
        <w:rPr>
          <w:rFonts w:hint="eastAsia"/>
        </w:rPr>
        <w:t>杨露</w:t>
      </w:r>
      <w:r w:rsidRPr="00162626">
        <w:rPr>
          <w:rFonts w:hint="eastAsia"/>
        </w:rPr>
        <w:t xml:space="preserve">. (2011). </w:t>
      </w:r>
      <w:r w:rsidRPr="00162626">
        <w:rPr>
          <w:rFonts w:hint="eastAsia"/>
          <w:i/>
        </w:rPr>
        <w:t>员工的社会比较及其与工作压力的关系研究</w:t>
      </w:r>
      <w:r w:rsidRPr="00162626">
        <w:rPr>
          <w:rFonts w:hint="eastAsia"/>
        </w:rPr>
        <w:t xml:space="preserve"> [</w:t>
      </w:r>
      <w:r w:rsidRPr="00162626">
        <w:rPr>
          <w:rFonts w:hint="eastAsia"/>
        </w:rPr>
        <w:t>硕士</w:t>
      </w:r>
      <w:r w:rsidRPr="00162626">
        <w:rPr>
          <w:rFonts w:hint="eastAsia"/>
        </w:rPr>
        <w:t xml:space="preserve">, </w:t>
      </w:r>
      <w:r w:rsidRPr="00162626">
        <w:rPr>
          <w:rFonts w:hint="eastAsia"/>
        </w:rPr>
        <w:t>南京师范大学</w:t>
      </w:r>
      <w:r w:rsidRPr="00162626">
        <w:rPr>
          <w:rFonts w:hint="eastAsia"/>
        </w:rPr>
        <w:t xml:space="preserve">]. </w:t>
      </w:r>
    </w:p>
    <w:p w14:paraId="39E5D9A1" w14:textId="77777777" w:rsidR="00162626" w:rsidRPr="00162626" w:rsidRDefault="00162626" w:rsidP="00162626">
      <w:pPr>
        <w:pStyle w:val="EndNoteBibliography"/>
      </w:pPr>
    </w:p>
    <w:p w14:paraId="0F53FBA6" w14:textId="77777777" w:rsidR="00162626" w:rsidRPr="00162626" w:rsidRDefault="00162626" w:rsidP="00162626">
      <w:pPr>
        <w:pStyle w:val="EndNoteBibliography"/>
        <w:ind w:left="720" w:hanging="720"/>
        <w:rPr>
          <w:rFonts w:hint="eastAsia"/>
        </w:rPr>
      </w:pPr>
      <w:r w:rsidRPr="00162626">
        <w:rPr>
          <w:rFonts w:hint="eastAsia"/>
        </w:rPr>
        <w:t>熊承清</w:t>
      </w:r>
      <w:r w:rsidRPr="00162626">
        <w:rPr>
          <w:rFonts w:hint="eastAsia"/>
        </w:rPr>
        <w:t xml:space="preserve">, &amp; </w:t>
      </w:r>
      <w:r w:rsidRPr="00162626">
        <w:rPr>
          <w:rFonts w:hint="eastAsia"/>
        </w:rPr>
        <w:t>许远理</w:t>
      </w:r>
      <w:r w:rsidRPr="00162626">
        <w:rPr>
          <w:rFonts w:hint="eastAsia"/>
        </w:rPr>
        <w:t xml:space="preserve">. (2009). </w:t>
      </w:r>
      <w:r w:rsidRPr="00162626">
        <w:rPr>
          <w:rFonts w:hint="eastAsia"/>
        </w:rPr>
        <w:t>生活满意度量表中文版在民众中使用的信度和效度</w:t>
      </w:r>
      <w:r w:rsidRPr="00162626">
        <w:rPr>
          <w:rFonts w:hint="eastAsia"/>
        </w:rPr>
        <w:t xml:space="preserve">. </w:t>
      </w:r>
      <w:r w:rsidRPr="00162626">
        <w:rPr>
          <w:rFonts w:hint="eastAsia"/>
          <w:i/>
        </w:rPr>
        <w:t>中国健康心理学杂志</w:t>
      </w:r>
      <w:r w:rsidRPr="00162626">
        <w:rPr>
          <w:rFonts w:hint="eastAsia"/>
        </w:rPr>
        <w:t xml:space="preserve">(8), 948-949. </w:t>
      </w:r>
    </w:p>
    <w:p w14:paraId="59134DA3" w14:textId="77777777" w:rsidR="00162626" w:rsidRPr="00162626" w:rsidRDefault="00162626" w:rsidP="00162626">
      <w:pPr>
        <w:pStyle w:val="EndNoteBibliography"/>
      </w:pPr>
    </w:p>
    <w:p w14:paraId="274BBAE9" w14:textId="77777777" w:rsidR="00162626" w:rsidRPr="00162626" w:rsidRDefault="00162626" w:rsidP="00162626">
      <w:pPr>
        <w:pStyle w:val="EndNoteBibliography"/>
        <w:ind w:left="720" w:hanging="720"/>
        <w:rPr>
          <w:rFonts w:hint="eastAsia"/>
        </w:rPr>
      </w:pPr>
      <w:r w:rsidRPr="00162626">
        <w:rPr>
          <w:rFonts w:hint="eastAsia"/>
        </w:rPr>
        <w:t>王明姬</w:t>
      </w:r>
      <w:r w:rsidRPr="00162626">
        <w:rPr>
          <w:rFonts w:hint="eastAsia"/>
        </w:rPr>
        <w:t xml:space="preserve">, et al. (2006). </w:t>
      </w:r>
      <w:r w:rsidRPr="00162626">
        <w:rPr>
          <w:rFonts w:hint="eastAsia"/>
        </w:rPr>
        <w:t>社会比较倾向量表中文版的信效度检验</w:t>
      </w:r>
      <w:r w:rsidRPr="00162626">
        <w:rPr>
          <w:rFonts w:hint="eastAsia"/>
        </w:rPr>
        <w:t xml:space="preserve">. </w:t>
      </w:r>
      <w:r w:rsidRPr="00162626">
        <w:rPr>
          <w:rFonts w:hint="eastAsia"/>
          <w:i/>
        </w:rPr>
        <w:t>中国心理卫生杂志</w:t>
      </w:r>
      <w:r w:rsidRPr="00162626">
        <w:rPr>
          <w:rFonts w:hint="eastAsia"/>
          <w:i/>
        </w:rPr>
        <w:t>, 20</w:t>
      </w:r>
      <w:r w:rsidRPr="00162626">
        <w:rPr>
          <w:rFonts w:hint="eastAsia"/>
        </w:rPr>
        <w:t xml:space="preserve">(5), 302-305. </w:t>
      </w:r>
    </w:p>
    <w:p w14:paraId="16FD56E6" w14:textId="77777777" w:rsidR="00162626" w:rsidRPr="00162626" w:rsidRDefault="00162626" w:rsidP="00162626">
      <w:pPr>
        <w:pStyle w:val="EndNoteBibliography"/>
      </w:pPr>
    </w:p>
    <w:p w14:paraId="38AA8729" w14:textId="1F4E396A"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User" w:date="2024-03-18T15:01:00Z" w:initials="U">
    <w:p w14:paraId="5CF97316" w14:textId="77777777" w:rsidR="003E2F4C" w:rsidRDefault="003E2F4C">
      <w:pPr>
        <w:pStyle w:val="afa"/>
        <w:rPr>
          <w:lang w:eastAsia="zh-CN"/>
        </w:rPr>
      </w:pPr>
      <w:r>
        <w:rPr>
          <w:rStyle w:val="af9"/>
        </w:rPr>
        <w:annotationRef/>
      </w:r>
      <w:r>
        <w:t>这部分似乎</w:t>
      </w:r>
      <w:r>
        <w:rPr>
          <w:rFonts w:hint="eastAsia"/>
          <w:lang w:eastAsia="zh-CN"/>
        </w:rPr>
        <w:t xml:space="preserve"> </w:t>
      </w:r>
      <w:r>
        <w:rPr>
          <w:rFonts w:hint="eastAsia"/>
          <w:lang w:eastAsia="zh-CN"/>
        </w:rPr>
        <w:t>是</w:t>
      </w:r>
      <w:r>
        <w:rPr>
          <w:rFonts w:hint="eastAsia"/>
          <w:lang w:eastAsia="zh-CN"/>
        </w:rPr>
        <w:t xml:space="preserve"> </w:t>
      </w:r>
      <w:r>
        <w:rPr>
          <w:rFonts w:hint="eastAsia"/>
          <w:lang w:eastAsia="zh-CN"/>
        </w:rPr>
        <w:t>问题提出部分。</w:t>
      </w:r>
    </w:p>
    <w:p w14:paraId="4E9D7E48" w14:textId="77777777" w:rsidR="003E2F4C" w:rsidRDefault="003E2F4C">
      <w:pPr>
        <w:pStyle w:val="afa"/>
        <w:rPr>
          <w:lang w:eastAsia="zh-CN"/>
        </w:rPr>
      </w:pPr>
    </w:p>
    <w:p w14:paraId="05026F8E" w14:textId="68C0FC57" w:rsidR="003E2F4C" w:rsidRDefault="003E2F4C">
      <w:pPr>
        <w:pStyle w:val="afa"/>
        <w:rPr>
          <w:lang w:eastAsia="zh-CN"/>
        </w:rPr>
      </w:pPr>
      <w:r w:rsidRPr="003E2F4C">
        <w:rPr>
          <w:rFonts w:hint="eastAsia"/>
          <w:lang w:eastAsia="zh-CN"/>
        </w:rPr>
        <w:t>你提供的专硕论文里，有问题提出部分。至少不是放在文献综述的开头。</w:t>
      </w:r>
    </w:p>
    <w:p w14:paraId="149193BC" w14:textId="55329257" w:rsidR="003E2F4C" w:rsidRDefault="003E2F4C">
      <w:pPr>
        <w:pStyle w:val="afa"/>
        <w:rPr>
          <w:lang w:eastAsia="zh-CN"/>
        </w:rPr>
      </w:pPr>
    </w:p>
    <w:p w14:paraId="5B02D5C5" w14:textId="269B52E5" w:rsidR="003E2F4C" w:rsidRPr="003E2F4C" w:rsidRDefault="003E2F4C">
      <w:pPr>
        <w:pStyle w:val="afa"/>
        <w:rPr>
          <w:lang w:eastAsia="zh-CN"/>
        </w:rPr>
      </w:pPr>
      <w:r>
        <w:rPr>
          <w:lang w:eastAsia="zh-CN"/>
        </w:rPr>
        <w:t>如果是这样的话</w:t>
      </w:r>
      <w:r>
        <w:rPr>
          <w:rFonts w:hint="eastAsia"/>
          <w:lang w:eastAsia="zh-CN"/>
        </w:rPr>
        <w:t>，</w:t>
      </w:r>
      <w:r>
        <w:rPr>
          <w:lang w:eastAsia="zh-CN"/>
        </w:rPr>
        <w:t>这篇论文是没有文献综述的</w:t>
      </w:r>
      <w:r>
        <w:rPr>
          <w:rFonts w:hint="eastAsia"/>
          <w:lang w:eastAsia="zh-CN"/>
        </w:rPr>
        <w:t>。</w:t>
      </w:r>
    </w:p>
  </w:comment>
  <w:comment w:id="8" w:author="User" w:date="2024-03-18T14:58:00Z" w:initials="U">
    <w:p w14:paraId="121456ED" w14:textId="0EF7076D" w:rsidR="00AA4F26" w:rsidRDefault="00AA4F26">
      <w:pPr>
        <w:pStyle w:val="afa"/>
        <w:rPr>
          <w:lang w:eastAsia="zh-CN"/>
        </w:rPr>
      </w:pPr>
      <w:r>
        <w:rPr>
          <w:rStyle w:val="af9"/>
        </w:rPr>
        <w:annotationRef/>
      </w:r>
      <w:r>
        <w:t>论文题目是</w:t>
      </w:r>
      <w:r w:rsidRPr="00AA4F26">
        <w:rPr>
          <w:rFonts w:hint="eastAsia"/>
          <w:lang w:eastAsia="zh-CN"/>
        </w:rPr>
        <w:t>社交网络上</w:t>
      </w:r>
      <w:r w:rsidRPr="00AA4F26">
        <w:rPr>
          <w:rFonts w:hint="eastAsia"/>
          <w:lang w:eastAsia="zh-CN"/>
        </w:rPr>
        <w:t xml:space="preserve"> </w:t>
      </w:r>
      <w:r w:rsidRPr="00AA4F26">
        <w:rPr>
          <w:rFonts w:hint="eastAsia"/>
          <w:lang w:eastAsia="zh-CN"/>
        </w:rPr>
        <w:t>社会比较</w:t>
      </w:r>
      <w:r w:rsidRPr="00AA4F26">
        <w:rPr>
          <w:rFonts w:hint="eastAsia"/>
          <w:lang w:eastAsia="zh-CN"/>
        </w:rPr>
        <w:t xml:space="preserve"> </w:t>
      </w:r>
      <w:r w:rsidRPr="00AA4F26">
        <w:rPr>
          <w:rFonts w:hint="eastAsia"/>
          <w:lang w:eastAsia="zh-CN"/>
        </w:rPr>
        <w:t>影响</w:t>
      </w:r>
      <w:r w:rsidRPr="00AA4F26">
        <w:rPr>
          <w:rFonts w:hint="eastAsia"/>
          <w:lang w:eastAsia="zh-CN"/>
        </w:rPr>
        <w:t xml:space="preserve"> </w:t>
      </w:r>
      <w:r w:rsidRPr="00AA4F26">
        <w:rPr>
          <w:rFonts w:hint="eastAsia"/>
          <w:lang w:eastAsia="zh-CN"/>
        </w:rPr>
        <w:t>生活满意度的作用机制</w:t>
      </w:r>
    </w:p>
    <w:p w14:paraId="55D16283" w14:textId="77777777" w:rsidR="00AA4F26" w:rsidRDefault="00AA4F26">
      <w:pPr>
        <w:pStyle w:val="afa"/>
        <w:rPr>
          <w:lang w:eastAsia="zh-CN"/>
        </w:rPr>
      </w:pPr>
      <w:r>
        <w:rPr>
          <w:lang w:eastAsia="zh-CN"/>
        </w:rPr>
        <w:t>文献综述第一部分</w:t>
      </w:r>
      <w:r>
        <w:rPr>
          <w:rFonts w:hint="eastAsia"/>
          <w:lang w:eastAsia="zh-CN"/>
        </w:rPr>
        <w:t xml:space="preserve"> </w:t>
      </w:r>
      <w:r>
        <w:rPr>
          <w:rFonts w:hint="eastAsia"/>
          <w:lang w:eastAsia="zh-CN"/>
        </w:rPr>
        <w:t>与</w:t>
      </w:r>
      <w:r>
        <w:rPr>
          <w:rFonts w:hint="eastAsia"/>
          <w:lang w:eastAsia="zh-CN"/>
        </w:rPr>
        <w:t xml:space="preserve"> </w:t>
      </w:r>
      <w:r>
        <w:rPr>
          <w:rFonts w:hint="eastAsia"/>
          <w:lang w:eastAsia="zh-CN"/>
        </w:rPr>
        <w:t>题目没有关联。</w:t>
      </w:r>
    </w:p>
    <w:p w14:paraId="3CB5C00C" w14:textId="795E9E53" w:rsidR="00AA4F26" w:rsidRDefault="00AA4F26">
      <w:pPr>
        <w:pStyle w:val="afa"/>
        <w:rPr>
          <w:lang w:eastAsia="zh-CN"/>
        </w:rPr>
      </w:pPr>
      <w:r>
        <w:rPr>
          <w:lang w:eastAsia="zh-CN"/>
        </w:rPr>
        <w:t>需要重新构思</w:t>
      </w:r>
    </w:p>
  </w:comment>
  <w:comment w:id="10" w:author="User" w:date="2024-03-18T15:00:00Z" w:initials="U">
    <w:p w14:paraId="3DECD6CE" w14:textId="1A8BECA6" w:rsidR="00AA4F26" w:rsidRDefault="003E2F4C">
      <w:pPr>
        <w:pStyle w:val="afa"/>
        <w:rPr>
          <w:lang w:eastAsia="zh-CN"/>
        </w:rPr>
      </w:pPr>
      <w:r>
        <w:t>需要一个专门的章节</w:t>
      </w:r>
      <w:r>
        <w:rPr>
          <w:rFonts w:hint="eastAsia"/>
          <w:lang w:eastAsia="zh-CN"/>
        </w:rPr>
        <w:t>，</w:t>
      </w:r>
      <w:r w:rsidR="00AA4F26">
        <w:rPr>
          <w:rStyle w:val="af9"/>
        </w:rPr>
        <w:annotationRef/>
      </w:r>
      <w:r>
        <w:rPr>
          <w:rFonts w:hint="eastAsia"/>
          <w:lang w:eastAsia="zh-CN"/>
        </w:rPr>
        <w:t>提出研究问题，研究假设等</w:t>
      </w:r>
    </w:p>
  </w:comment>
  <w:comment w:id="19" w:author="User" w:date="2024-03-18T15:11:00Z" w:initials="U">
    <w:p w14:paraId="3B227648" w14:textId="0D144587" w:rsidR="00192C40" w:rsidRDefault="00192C40">
      <w:pPr>
        <w:pStyle w:val="afa"/>
        <w:rPr>
          <w:lang w:eastAsia="zh-CN"/>
        </w:rPr>
      </w:pPr>
      <w:r>
        <w:rPr>
          <w:rStyle w:val="af9"/>
        </w:rPr>
        <w:annotationRef/>
      </w:r>
      <w:r>
        <w:t>缺少</w:t>
      </w:r>
      <w:r>
        <w:rPr>
          <w:rFonts w:hint="eastAsia"/>
          <w:lang w:eastAsia="zh-CN"/>
        </w:rPr>
        <w:t xml:space="preserve"> </w:t>
      </w:r>
      <w:r>
        <w:rPr>
          <w:rFonts w:hint="eastAsia"/>
          <w:lang w:eastAsia="zh-CN"/>
        </w:rPr>
        <w:t>论文中研究的整体结构和思路说明</w:t>
      </w:r>
    </w:p>
  </w:comment>
  <w:comment w:id="24" w:author="Mengzhen Hu" w:date="2024-03-19T16:08:00Z" w:initials="MH">
    <w:p w14:paraId="2335C484" w14:textId="77777777" w:rsidR="00D21442" w:rsidRDefault="00D21442" w:rsidP="00D21442">
      <w:pPr>
        <w:pStyle w:val="afa"/>
      </w:pPr>
      <w:r>
        <w:rPr>
          <w:rStyle w:val="af9"/>
        </w:rPr>
        <w:annotationRef/>
      </w:r>
      <w:r>
        <w:rPr>
          <w:rFonts w:hint="eastAsia"/>
        </w:rPr>
        <w:t>修改了所有的题目</w:t>
      </w:r>
    </w:p>
  </w:comment>
  <w:comment w:id="28" w:author="Mengzhen Hu" w:date="2024-03-19T16:13:00Z" w:initials="MH">
    <w:p w14:paraId="1716D3CC" w14:textId="77777777" w:rsidR="005C37F4" w:rsidRDefault="005C37F4" w:rsidP="005C37F4">
      <w:pPr>
        <w:pStyle w:val="afa"/>
      </w:pPr>
      <w:r>
        <w:rPr>
          <w:rStyle w:val="af9"/>
        </w:rPr>
        <w:annotationRef/>
      </w:r>
      <w:r>
        <w:rPr>
          <w:rFonts w:hint="eastAsia"/>
        </w:rPr>
        <w:t>”我们“改为”本研究“</w:t>
      </w:r>
    </w:p>
  </w:comment>
  <w:comment w:id="29" w:author="Mengzhen Hu" w:date="2024-03-19T16:09:00Z" w:initials="MH">
    <w:p w14:paraId="357F2EE5" w14:textId="6C12528B" w:rsidR="00D21442" w:rsidRDefault="00D21442" w:rsidP="00D21442">
      <w:pPr>
        <w:pStyle w:val="afa"/>
      </w:pPr>
      <w:r>
        <w:rPr>
          <w:rStyle w:val="af9"/>
        </w:rPr>
        <w:annotationRef/>
      </w:r>
      <w:r>
        <w:rPr>
          <w:rFonts w:hint="eastAsia"/>
        </w:rPr>
        <w:t>”实验“改为”研究“</w:t>
      </w:r>
    </w:p>
  </w:comment>
  <w:comment w:id="48" w:author="User" w:date="2024-03-18T15:12:00Z" w:initials="U">
    <w:p w14:paraId="54A6881D" w14:textId="77777777" w:rsidR="00C77D60" w:rsidRDefault="00C77D60">
      <w:pPr>
        <w:pStyle w:val="afa"/>
        <w:rPr>
          <w:lang w:eastAsia="zh-CN"/>
        </w:rPr>
      </w:pPr>
      <w:r>
        <w:rPr>
          <w:rStyle w:val="af9"/>
        </w:rPr>
        <w:annotationRef/>
      </w:r>
      <w:r>
        <w:t>当前第</w:t>
      </w:r>
      <w:r>
        <w:rPr>
          <w:rFonts w:hint="eastAsia"/>
          <w:lang w:eastAsia="zh-CN"/>
        </w:rPr>
        <w:t>3-</w:t>
      </w:r>
      <w:r>
        <w:rPr>
          <w:lang w:eastAsia="zh-CN"/>
        </w:rPr>
        <w:t xml:space="preserve">5 </w:t>
      </w:r>
      <w:r>
        <w:rPr>
          <w:lang w:eastAsia="zh-CN"/>
        </w:rPr>
        <w:t>章</w:t>
      </w:r>
      <w:r>
        <w:rPr>
          <w:rFonts w:hint="eastAsia"/>
          <w:lang w:eastAsia="zh-CN"/>
        </w:rPr>
        <w:t>，</w:t>
      </w:r>
      <w:r>
        <w:rPr>
          <w:lang w:eastAsia="zh-CN"/>
        </w:rPr>
        <w:t>有必要单独成章？</w:t>
      </w:r>
    </w:p>
    <w:p w14:paraId="156CB730" w14:textId="1ACCED0C" w:rsidR="00C77D60" w:rsidRDefault="00C77D60">
      <w:pPr>
        <w:pStyle w:val="afa"/>
        <w:rPr>
          <w:lang w:eastAsia="zh-CN"/>
        </w:rPr>
      </w:pPr>
      <w:r>
        <w:rPr>
          <w:lang w:eastAsia="zh-CN"/>
        </w:rPr>
        <w:t>参照了谁的论文？</w:t>
      </w:r>
    </w:p>
  </w:comment>
  <w:comment w:id="56" w:author="User" w:date="2024-03-18T15:13:00Z" w:initials="U">
    <w:p w14:paraId="2656F306" w14:textId="5F9E10DE" w:rsidR="00B82993" w:rsidRDefault="00B82993">
      <w:pPr>
        <w:pStyle w:val="afa"/>
      </w:pPr>
      <w:r>
        <w:rPr>
          <w:rStyle w:val="af9"/>
        </w:rPr>
        <w:annotationRef/>
      </w:r>
      <w:r>
        <w:t>除了表格，需要有文字描述。</w:t>
      </w:r>
    </w:p>
  </w:comment>
  <w:comment w:id="60" w:author="User" w:date="2024-03-18T15:26:00Z" w:initials="U">
    <w:p w14:paraId="366BAFFB" w14:textId="196A7F54" w:rsidR="00A14B8F" w:rsidRDefault="00A14B8F">
      <w:pPr>
        <w:pStyle w:val="afa"/>
        <w:rPr>
          <w:rFonts w:eastAsiaTheme="minorEastAsia"/>
        </w:rPr>
      </w:pPr>
      <w:r>
        <w:rPr>
          <w:rStyle w:val="af9"/>
        </w:rPr>
        <w:annotationRef/>
      </w:r>
      <w:r>
        <w:t>题目修改</w:t>
      </w:r>
      <w:r>
        <w:rPr>
          <w:rFonts w:hint="eastAsia"/>
          <w:lang w:eastAsia="zh-CN"/>
        </w:rPr>
        <w:t>。</w:t>
      </w:r>
      <w:r>
        <w:t>其他同理</w:t>
      </w:r>
    </w:p>
    <w:p w14:paraId="22A8B320" w14:textId="36188EA0" w:rsidR="00A14B8F" w:rsidRPr="00A14B8F" w:rsidRDefault="00A14B8F">
      <w:pPr>
        <w:pStyle w:val="afa"/>
        <w:rPr>
          <w:rFonts w:eastAsiaTheme="minorEastAsia"/>
        </w:rPr>
      </w:pPr>
      <w:r>
        <w:t>需要能够通过标题知道研究的大概内容</w:t>
      </w:r>
    </w:p>
  </w:comment>
  <w:comment w:id="63" w:author="User" w:date="2024-03-18T15:27:00Z" w:initials="U">
    <w:p w14:paraId="25A36A39" w14:textId="42D7C485" w:rsidR="00A14B8F" w:rsidRDefault="00A14B8F">
      <w:pPr>
        <w:pStyle w:val="afa"/>
      </w:pPr>
      <w:r>
        <w:rPr>
          <w:rStyle w:val="af9"/>
        </w:rPr>
        <w:annotationRef/>
      </w:r>
      <w:r>
        <w:t>搜索文献</w:t>
      </w:r>
      <w:r>
        <w:rPr>
          <w:rFonts w:hint="eastAsia"/>
          <w:lang w:eastAsia="zh-CN"/>
        </w:rPr>
        <w:t>，</w:t>
      </w:r>
      <w:r>
        <w:t>属于研究设计</w:t>
      </w:r>
      <w:r>
        <w:rPr>
          <w:rFonts w:hint="eastAsia"/>
          <w:lang w:eastAsia="zh-CN"/>
        </w:rPr>
        <w:t>？</w:t>
      </w:r>
    </w:p>
  </w:comment>
  <w:comment w:id="64" w:author="User" w:date="2024-03-18T15:27:00Z" w:initials="U">
    <w:p w14:paraId="1658D8E3" w14:textId="04AD3172" w:rsidR="003002F1" w:rsidRPr="003002F1" w:rsidRDefault="003002F1">
      <w:pPr>
        <w:pStyle w:val="afa"/>
        <w:rPr>
          <w:rFonts w:eastAsiaTheme="minorEastAsia"/>
          <w:lang w:eastAsia="zh-CN"/>
        </w:rPr>
      </w:pPr>
      <w:r>
        <w:rPr>
          <w:rStyle w:val="af9"/>
        </w:rPr>
        <w:annotationRef/>
      </w:r>
      <w:r>
        <w:t>仅从这个</w:t>
      </w:r>
      <w:r>
        <w:rPr>
          <w:rFonts w:hint="eastAsia"/>
          <w:lang w:eastAsia="zh-CN"/>
        </w:rPr>
        <w:t>g</w:t>
      </w:r>
      <w:r>
        <w:rPr>
          <w:lang w:eastAsia="zh-CN"/>
        </w:rPr>
        <w:t xml:space="preserve">oogle </w:t>
      </w:r>
      <w:r>
        <w:rPr>
          <w:rFonts w:hint="eastAsia"/>
          <w:lang w:eastAsia="zh-CN"/>
        </w:rPr>
        <w:t>s</w:t>
      </w:r>
      <w:r>
        <w:rPr>
          <w:lang w:eastAsia="zh-CN"/>
        </w:rPr>
        <w:t>cholar</w:t>
      </w:r>
      <w:r>
        <w:rPr>
          <w:lang w:eastAsia="zh-CN"/>
        </w:rPr>
        <w:t>上搜</w:t>
      </w:r>
      <w:r>
        <w:rPr>
          <w:rFonts w:hint="eastAsia"/>
          <w:lang w:eastAsia="zh-CN"/>
        </w:rPr>
        <w:t>？搜到的</w:t>
      </w:r>
      <w:r>
        <w:rPr>
          <w:lang w:eastAsia="zh-CN"/>
        </w:rPr>
        <w:t>文献完整吗</w:t>
      </w:r>
      <w:r>
        <w:rPr>
          <w:rFonts w:hint="eastAsia"/>
          <w:lang w:eastAsia="zh-CN"/>
        </w:rPr>
        <w:t>？</w:t>
      </w:r>
    </w:p>
  </w:comment>
  <w:comment w:id="73" w:author="User" w:date="2024-03-18T15:28:00Z" w:initials="U">
    <w:p w14:paraId="19AABE24" w14:textId="56BB9F35" w:rsidR="009E2C95" w:rsidRDefault="009E2C95">
      <w:pPr>
        <w:pStyle w:val="afa"/>
      </w:pPr>
      <w:r>
        <w:rPr>
          <w:rStyle w:val="af9"/>
        </w:rPr>
        <w:annotationRef/>
      </w:r>
      <w:r>
        <w:t>题目修改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2D5C5" w15:done="0"/>
  <w15:commentEx w15:paraId="3CB5C00C" w15:done="0"/>
  <w15:commentEx w15:paraId="3DECD6CE" w15:done="0"/>
  <w15:commentEx w15:paraId="3B227648" w15:done="0"/>
  <w15:commentEx w15:paraId="2335C484" w15:done="0"/>
  <w15:commentEx w15:paraId="1716D3CC" w15:done="0"/>
  <w15:commentEx w15:paraId="357F2EE5" w15:done="0"/>
  <w15:commentEx w15:paraId="156CB730" w15:done="0"/>
  <w15:commentEx w15:paraId="2656F306" w15:done="0"/>
  <w15:commentEx w15:paraId="22A8B320" w15:done="0"/>
  <w15:commentEx w15:paraId="25A36A39" w15:done="0"/>
  <w15:commentEx w15:paraId="1658D8E3" w15:done="0"/>
  <w15:commentEx w15:paraId="19AABE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B2A8E9" w16cex:dateUtc="2024-03-19T08:08:00Z"/>
  <w16cex:commentExtensible w16cex:durableId="2253EA22" w16cex:dateUtc="2024-03-19T08:13:00Z"/>
  <w16cex:commentExtensible w16cex:durableId="66251158" w16cex:dateUtc="2024-03-19T0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2D5C5" w16cid:durableId="519BD080"/>
  <w16cid:commentId w16cid:paraId="3CB5C00C" w16cid:durableId="47B175FE"/>
  <w16cid:commentId w16cid:paraId="3DECD6CE" w16cid:durableId="22CE40EE"/>
  <w16cid:commentId w16cid:paraId="3B227648" w16cid:durableId="27CAC03A"/>
  <w16cid:commentId w16cid:paraId="2335C484" w16cid:durableId="44B2A8E9"/>
  <w16cid:commentId w16cid:paraId="1716D3CC" w16cid:durableId="2253EA22"/>
  <w16cid:commentId w16cid:paraId="357F2EE5" w16cid:durableId="66251158"/>
  <w16cid:commentId w16cid:paraId="156CB730" w16cid:durableId="0351A942"/>
  <w16cid:commentId w16cid:paraId="2656F306" w16cid:durableId="364460ED"/>
  <w16cid:commentId w16cid:paraId="22A8B320" w16cid:durableId="1B7995F2"/>
  <w16cid:commentId w16cid:paraId="25A36A39" w16cid:durableId="220380A6"/>
  <w16cid:commentId w16cid:paraId="1658D8E3" w16cid:durableId="2EC898C9"/>
  <w16cid:commentId w16cid:paraId="19AABE24" w16cid:durableId="3BA75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E1C2F" w14:textId="77777777" w:rsidR="00093841" w:rsidRDefault="00093841" w:rsidP="00D55217">
      <w:r>
        <w:separator/>
      </w:r>
    </w:p>
  </w:endnote>
  <w:endnote w:type="continuationSeparator" w:id="0">
    <w:p w14:paraId="668D7CF4" w14:textId="77777777" w:rsidR="00093841" w:rsidRDefault="0009384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873E1" w14:textId="77777777" w:rsidR="00093841" w:rsidRDefault="00093841" w:rsidP="00D55217">
      <w:r>
        <w:separator/>
      </w:r>
    </w:p>
  </w:footnote>
  <w:footnote w:type="continuationSeparator" w:id="0">
    <w:p w14:paraId="56E08999" w14:textId="77777777" w:rsidR="00093841" w:rsidRDefault="00093841"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8"/>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8"/>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8"/>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8"/>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8"/>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8"/>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8"/>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None" w15:userId="User"/>
  </w15:person>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5&lt;/item&gt;&lt;item&gt;176&lt;/item&gt;&lt;/record-ids&gt;&lt;/item&gt;&lt;/Libraries&gt;"/>
  </w:docVars>
  <w:rsids>
    <w:rsidRoot w:val="00B02645"/>
    <w:rsid w:val="000008E7"/>
    <w:rsid w:val="00011DB1"/>
    <w:rsid w:val="00012EC0"/>
    <w:rsid w:val="00013473"/>
    <w:rsid w:val="00013678"/>
    <w:rsid w:val="00015603"/>
    <w:rsid w:val="000172FA"/>
    <w:rsid w:val="00017694"/>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3841"/>
    <w:rsid w:val="000955C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0734"/>
    <w:rsid w:val="000F3040"/>
    <w:rsid w:val="000F31C9"/>
    <w:rsid w:val="000F612D"/>
    <w:rsid w:val="000F6A33"/>
    <w:rsid w:val="000F75E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2626"/>
    <w:rsid w:val="00167013"/>
    <w:rsid w:val="00173F2A"/>
    <w:rsid w:val="00177DF2"/>
    <w:rsid w:val="00180D53"/>
    <w:rsid w:val="001818D1"/>
    <w:rsid w:val="001836AB"/>
    <w:rsid w:val="001839BB"/>
    <w:rsid w:val="00186222"/>
    <w:rsid w:val="001901CE"/>
    <w:rsid w:val="00191AC1"/>
    <w:rsid w:val="0019217D"/>
    <w:rsid w:val="00192C40"/>
    <w:rsid w:val="001A1DEA"/>
    <w:rsid w:val="001A6A91"/>
    <w:rsid w:val="001A754C"/>
    <w:rsid w:val="001B1CDD"/>
    <w:rsid w:val="001B373A"/>
    <w:rsid w:val="001B7B84"/>
    <w:rsid w:val="001C00E5"/>
    <w:rsid w:val="001C71A4"/>
    <w:rsid w:val="001D0878"/>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2F5154"/>
    <w:rsid w:val="003002F1"/>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6A29"/>
    <w:rsid w:val="003D797A"/>
    <w:rsid w:val="003E2884"/>
    <w:rsid w:val="003E2F4C"/>
    <w:rsid w:val="003E3BA1"/>
    <w:rsid w:val="003E68BE"/>
    <w:rsid w:val="003E6B2C"/>
    <w:rsid w:val="003E6F1A"/>
    <w:rsid w:val="003F08D4"/>
    <w:rsid w:val="003F619E"/>
    <w:rsid w:val="00400151"/>
    <w:rsid w:val="00401EF2"/>
    <w:rsid w:val="004025A4"/>
    <w:rsid w:val="00404A09"/>
    <w:rsid w:val="00405647"/>
    <w:rsid w:val="00405C26"/>
    <w:rsid w:val="004066EF"/>
    <w:rsid w:val="00410DA3"/>
    <w:rsid w:val="004120D6"/>
    <w:rsid w:val="00415B26"/>
    <w:rsid w:val="004172AE"/>
    <w:rsid w:val="00423D5E"/>
    <w:rsid w:val="00430444"/>
    <w:rsid w:val="00433F13"/>
    <w:rsid w:val="004366DA"/>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CD9"/>
    <w:rsid w:val="00481BCA"/>
    <w:rsid w:val="00483949"/>
    <w:rsid w:val="004870A2"/>
    <w:rsid w:val="0048720F"/>
    <w:rsid w:val="0049088E"/>
    <w:rsid w:val="00490DAB"/>
    <w:rsid w:val="0049458E"/>
    <w:rsid w:val="004978B7"/>
    <w:rsid w:val="004B40CA"/>
    <w:rsid w:val="004C65C4"/>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907A4"/>
    <w:rsid w:val="00590FBB"/>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B2C"/>
    <w:rsid w:val="00602FAE"/>
    <w:rsid w:val="0061301C"/>
    <w:rsid w:val="00614842"/>
    <w:rsid w:val="00620CA2"/>
    <w:rsid w:val="00621E91"/>
    <w:rsid w:val="00622E13"/>
    <w:rsid w:val="00623CC3"/>
    <w:rsid w:val="006256CF"/>
    <w:rsid w:val="00630BF4"/>
    <w:rsid w:val="00632CC1"/>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4630"/>
    <w:rsid w:val="00694868"/>
    <w:rsid w:val="006A421F"/>
    <w:rsid w:val="006A63B6"/>
    <w:rsid w:val="006B069C"/>
    <w:rsid w:val="006B09D7"/>
    <w:rsid w:val="006B1A5C"/>
    <w:rsid w:val="006B4F97"/>
    <w:rsid w:val="006B5590"/>
    <w:rsid w:val="006B6022"/>
    <w:rsid w:val="006B6C9C"/>
    <w:rsid w:val="006B7E1A"/>
    <w:rsid w:val="006C440E"/>
    <w:rsid w:val="006C4706"/>
    <w:rsid w:val="006C51CF"/>
    <w:rsid w:val="006C6AF3"/>
    <w:rsid w:val="006C7A20"/>
    <w:rsid w:val="006D066D"/>
    <w:rsid w:val="006D392B"/>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23AD"/>
    <w:rsid w:val="00706CC0"/>
    <w:rsid w:val="007142AE"/>
    <w:rsid w:val="007151E4"/>
    <w:rsid w:val="007211A5"/>
    <w:rsid w:val="00722CD1"/>
    <w:rsid w:val="00725B24"/>
    <w:rsid w:val="007265B5"/>
    <w:rsid w:val="00726789"/>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77179"/>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0447B"/>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00B4"/>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C68FA"/>
    <w:rsid w:val="009D5E66"/>
    <w:rsid w:val="009E2C95"/>
    <w:rsid w:val="009F1633"/>
    <w:rsid w:val="009F7DF3"/>
    <w:rsid w:val="00A03F4A"/>
    <w:rsid w:val="00A04DC1"/>
    <w:rsid w:val="00A10968"/>
    <w:rsid w:val="00A10FEC"/>
    <w:rsid w:val="00A11B9A"/>
    <w:rsid w:val="00A14571"/>
    <w:rsid w:val="00A14B8F"/>
    <w:rsid w:val="00A21020"/>
    <w:rsid w:val="00A23C3B"/>
    <w:rsid w:val="00A3299E"/>
    <w:rsid w:val="00A36E4F"/>
    <w:rsid w:val="00A3755D"/>
    <w:rsid w:val="00A405A3"/>
    <w:rsid w:val="00A5159D"/>
    <w:rsid w:val="00A51D27"/>
    <w:rsid w:val="00A604A4"/>
    <w:rsid w:val="00A6060E"/>
    <w:rsid w:val="00A66EC7"/>
    <w:rsid w:val="00A70145"/>
    <w:rsid w:val="00A7067F"/>
    <w:rsid w:val="00A70C55"/>
    <w:rsid w:val="00A727B9"/>
    <w:rsid w:val="00A737FF"/>
    <w:rsid w:val="00A76229"/>
    <w:rsid w:val="00A77388"/>
    <w:rsid w:val="00A84E42"/>
    <w:rsid w:val="00A852F1"/>
    <w:rsid w:val="00A86C26"/>
    <w:rsid w:val="00A87BC0"/>
    <w:rsid w:val="00A9240D"/>
    <w:rsid w:val="00A93FED"/>
    <w:rsid w:val="00A94130"/>
    <w:rsid w:val="00AA13FC"/>
    <w:rsid w:val="00AA1CFE"/>
    <w:rsid w:val="00AA205E"/>
    <w:rsid w:val="00AA4A6C"/>
    <w:rsid w:val="00AA4F26"/>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3CF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2993"/>
    <w:rsid w:val="00B83B0A"/>
    <w:rsid w:val="00B861FE"/>
    <w:rsid w:val="00B91DBE"/>
    <w:rsid w:val="00B9766E"/>
    <w:rsid w:val="00BA055C"/>
    <w:rsid w:val="00BA2C0B"/>
    <w:rsid w:val="00BA3B5A"/>
    <w:rsid w:val="00BA4195"/>
    <w:rsid w:val="00BA7649"/>
    <w:rsid w:val="00BB0C23"/>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5B27"/>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7F2E"/>
    <w:rsid w:val="00CB729B"/>
    <w:rsid w:val="00CC0C54"/>
    <w:rsid w:val="00CC11F1"/>
    <w:rsid w:val="00CC1892"/>
    <w:rsid w:val="00CC2802"/>
    <w:rsid w:val="00CC7C5B"/>
    <w:rsid w:val="00CD281E"/>
    <w:rsid w:val="00CE05F4"/>
    <w:rsid w:val="00CF249B"/>
    <w:rsid w:val="00D013BC"/>
    <w:rsid w:val="00D014C3"/>
    <w:rsid w:val="00D031AE"/>
    <w:rsid w:val="00D05733"/>
    <w:rsid w:val="00D05D41"/>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74913"/>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5F7"/>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5EC1"/>
    <w:rsid w:val="00FA61CC"/>
    <w:rsid w:val="00FB11F1"/>
    <w:rsid w:val="00FB42E2"/>
    <w:rsid w:val="00FB4CC3"/>
    <w:rsid w:val="00FB7AA4"/>
    <w:rsid w:val="00FD2269"/>
    <w:rsid w:val="00FD28A4"/>
    <w:rsid w:val="00FD555B"/>
    <w:rsid w:val="00FE07F6"/>
    <w:rsid w:val="00FE730B"/>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image" Target="media/image15.tiff"/><Relationship Id="rId21" Type="http://schemas.openxmlformats.org/officeDocument/2006/relationships/image" Target="media/image4.png"/><Relationship Id="rId34" Type="http://schemas.openxmlformats.org/officeDocument/2006/relationships/image" Target="media/image12.jpeg"/><Relationship Id="rId42" Type="http://schemas.openxmlformats.org/officeDocument/2006/relationships/header" Target="header11.xml"/><Relationship Id="rId47" Type="http://schemas.openxmlformats.org/officeDocument/2006/relationships/header" Target="header13.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5.xml"/><Relationship Id="rId32" Type="http://schemas.openxmlformats.org/officeDocument/2006/relationships/image" Target="media/image10.png"/><Relationship Id="rId37" Type="http://schemas.openxmlformats.org/officeDocument/2006/relationships/image" Target="media/image14.tiff"/><Relationship Id="rId40" Type="http://schemas.openxmlformats.org/officeDocument/2006/relationships/image" Target="media/image16.png"/><Relationship Id="rId45" Type="http://schemas.openxmlformats.org/officeDocument/2006/relationships/image" Target="media/image2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header" Target="header8.xm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microsoft.com/office/2018/08/relationships/commentsExtensible" Target="commentsExtensible.xml"/><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header" Target="header12.xml"/><Relationship Id="rId20" Type="http://schemas.microsoft.com/office/2016/09/relationships/commentsIds" Target="commentsIds.xml"/><Relationship Id="rId41" Type="http://schemas.openxmlformats.org/officeDocument/2006/relationships/image" Target="media/image1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header" Target="header9.xml"/><Relationship Id="rId49" Type="http://schemas.openxmlformats.org/officeDocument/2006/relationships/hyperlink" Target="https://CR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102</Pages>
  <Words>46111</Words>
  <Characters>262839</Characters>
  <Application>Microsoft Office Word</Application>
  <DocSecurity>0</DocSecurity>
  <Lines>2190</Lines>
  <Paragraphs>616</Paragraphs>
  <ScaleCrop>false</ScaleCrop>
  <Company/>
  <LinksUpToDate>false</LinksUpToDate>
  <CharactersWithSpaces>308334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5</cp:revision>
  <dcterms:created xsi:type="dcterms:W3CDTF">2024-03-19T09:28:00Z</dcterms:created>
  <dcterms:modified xsi:type="dcterms:W3CDTF">2024-03-19T09:48:00Z</dcterms:modified>
</cp:coreProperties>
</file>