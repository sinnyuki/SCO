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ommentsExtensible.xml" ContentType="application/vnd.openxmlformats-officedocument.wordprocessingml.commentsExtensib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F02F1" w14:textId="437C9315" w:rsidR="00937E62" w:rsidRDefault="00937E62" w:rsidP="00937E62">
      <w:pPr>
        <w:rPr>
          <w:rFonts w:ascii="宋体"/>
          <w:sz w:val="28"/>
          <w:szCs w:val="28"/>
        </w:rPr>
      </w:pPr>
      <w:r>
        <w:rPr>
          <w:rFonts w:ascii="宋体" w:hint="eastAsia"/>
          <w:sz w:val="28"/>
          <w:szCs w:val="28"/>
        </w:rPr>
        <w:t>索取号：</w:t>
      </w:r>
      <w:r>
        <w:rPr>
          <w:rFonts w:ascii="宋体" w:hint="eastAsia"/>
          <w:sz w:val="28"/>
          <w:szCs w:val="28"/>
          <w:u w:val="single"/>
        </w:rPr>
        <w:t xml:space="preserve">                </w:t>
      </w:r>
      <w:r>
        <w:rPr>
          <w:rFonts w:ascii="宋体" w:hint="eastAsia"/>
          <w:sz w:val="28"/>
          <w:szCs w:val="28"/>
        </w:rPr>
        <w:t xml:space="preserve">   </w:t>
      </w:r>
    </w:p>
    <w:p w14:paraId="4F50C026" w14:textId="77777777" w:rsidR="00937E62" w:rsidRDefault="00937E62" w:rsidP="00937E62">
      <w:pPr>
        <w:tabs>
          <w:tab w:val="left" w:pos="4140"/>
          <w:tab w:val="left" w:pos="5400"/>
        </w:tabs>
        <w:rPr>
          <w:sz w:val="28"/>
          <w:szCs w:val="28"/>
        </w:rPr>
      </w:pPr>
    </w:p>
    <w:p w14:paraId="67E86185" w14:textId="1D2354CA" w:rsidR="00937E62" w:rsidRDefault="00937E62" w:rsidP="00937E62">
      <w:pPr>
        <w:tabs>
          <w:tab w:val="left" w:pos="0"/>
          <w:tab w:val="left" w:pos="5400"/>
        </w:tabs>
        <w:ind w:left="2"/>
        <w:jc w:val="center"/>
        <w:rPr>
          <w:rFonts w:ascii="宋体"/>
        </w:rPr>
      </w:pPr>
      <w:r>
        <w:rPr>
          <w:noProof/>
          <w:lang w:eastAsia="zh-CN"/>
        </w:rPr>
        <w:drawing>
          <wp:inline distT="0" distB="0" distL="0" distR="0" wp14:anchorId="1BD08074" wp14:editId="6F7879C9">
            <wp:extent cx="3160395" cy="658495"/>
            <wp:effectExtent l="0" t="0" r="1905" b="8255"/>
            <wp:docPr id="1760898534" name="图片 1"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98534" name="图片 1" descr="卡通人物&#10;&#10;低可信度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395" cy="658495"/>
                    </a:xfrm>
                    <a:prstGeom prst="rect">
                      <a:avLst/>
                    </a:prstGeom>
                    <a:noFill/>
                    <a:ln>
                      <a:noFill/>
                    </a:ln>
                  </pic:spPr>
                </pic:pic>
              </a:graphicData>
            </a:graphic>
          </wp:inline>
        </w:drawing>
      </w:r>
    </w:p>
    <w:p w14:paraId="58F224D9" w14:textId="77777777" w:rsidR="00937E62" w:rsidRDefault="00937E62" w:rsidP="00937E62">
      <w:pPr>
        <w:tabs>
          <w:tab w:val="left" w:pos="4140"/>
          <w:tab w:val="left" w:pos="5400"/>
        </w:tabs>
        <w:ind w:left="1"/>
        <w:jc w:val="center"/>
        <w:rPr>
          <w:rFonts w:ascii="黑体" w:eastAsia="黑体"/>
          <w:b/>
          <w:sz w:val="48"/>
          <w:szCs w:val="72"/>
          <w:lang w:eastAsia="zh-CN"/>
        </w:rPr>
      </w:pPr>
      <w:r>
        <w:rPr>
          <w:rFonts w:ascii="黑体" w:eastAsia="黑体" w:hint="eastAsia"/>
          <w:b/>
          <w:sz w:val="48"/>
          <w:szCs w:val="72"/>
          <w:lang w:eastAsia="zh-CN"/>
        </w:rPr>
        <w:t>硕 士 学 位 论 文</w:t>
      </w:r>
    </w:p>
    <w:p w14:paraId="5C7C8A7F" w14:textId="4E13984E" w:rsidR="00937E62" w:rsidRDefault="00937E62" w:rsidP="00937E62">
      <w:pPr>
        <w:tabs>
          <w:tab w:val="left" w:pos="4140"/>
          <w:tab w:val="left" w:pos="5400"/>
        </w:tabs>
        <w:ind w:left="1"/>
        <w:rPr>
          <w:rFonts w:ascii="宋体"/>
          <w:sz w:val="28"/>
          <w:szCs w:val="28"/>
          <w:lang w:eastAsia="zh-CN"/>
        </w:rPr>
      </w:pPr>
      <w:r>
        <w:rPr>
          <w:rFonts w:ascii="宋体"/>
          <w:noProof/>
          <w:sz w:val="28"/>
          <w:szCs w:val="28"/>
          <w:lang w:eastAsia="zh-CN"/>
        </w:rPr>
        <w:drawing>
          <wp:anchor distT="0" distB="0" distL="114300" distR="114300" simplePos="0" relativeHeight="251659264" behindDoc="0" locked="0" layoutInCell="1" allowOverlap="1" wp14:anchorId="5B003066" wp14:editId="71D6875B">
            <wp:simplePos x="0" y="0"/>
            <wp:positionH relativeFrom="column">
              <wp:posOffset>2171700</wp:posOffset>
            </wp:positionH>
            <wp:positionV relativeFrom="paragraph">
              <wp:posOffset>297180</wp:posOffset>
            </wp:positionV>
            <wp:extent cx="1028700" cy="900430"/>
            <wp:effectExtent l="0" t="0" r="0" b="0"/>
            <wp:wrapSquare wrapText="left"/>
            <wp:docPr id="1021454904" name="图片 5"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4904" name="图片 5" descr="徽标&#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900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DA1908" w14:textId="77777777" w:rsidR="00937E62" w:rsidRDefault="00937E62" w:rsidP="00937E62">
      <w:pPr>
        <w:tabs>
          <w:tab w:val="left" w:pos="0"/>
          <w:tab w:val="left" w:pos="5400"/>
        </w:tabs>
        <w:ind w:left="2"/>
        <w:rPr>
          <w:rFonts w:ascii="宋体"/>
          <w:sz w:val="28"/>
          <w:szCs w:val="28"/>
          <w:lang w:eastAsia="zh-CN"/>
        </w:rPr>
      </w:pPr>
    </w:p>
    <w:p w14:paraId="39FF1B27" w14:textId="7BE4FAE5" w:rsidR="00937E62" w:rsidRDefault="00937E62" w:rsidP="00937E62">
      <w:pPr>
        <w:rPr>
          <w:rFonts w:ascii="黑体" w:eastAsia="黑体"/>
          <w:b/>
          <w:bCs/>
          <w:sz w:val="28"/>
          <w:szCs w:val="28"/>
          <w:lang w:eastAsia="zh-CN"/>
        </w:rPr>
      </w:pPr>
    </w:p>
    <w:p w14:paraId="0AC17971" w14:textId="77777777" w:rsidR="00937E62" w:rsidRDefault="00937E62" w:rsidP="00937E62">
      <w:pPr>
        <w:rPr>
          <w:rFonts w:ascii="黑体" w:eastAsia="黑体"/>
          <w:b/>
          <w:bCs/>
          <w:sz w:val="28"/>
          <w:szCs w:val="28"/>
          <w:lang w:eastAsia="zh-CN"/>
        </w:rPr>
      </w:pPr>
    </w:p>
    <w:p w14:paraId="3B5CA876" w14:textId="00A98CA1" w:rsidR="00937E62" w:rsidRDefault="00937E62" w:rsidP="00937E62">
      <w:pPr>
        <w:jc w:val="center"/>
        <w:rPr>
          <w:rFonts w:ascii="黑体" w:eastAsia="黑体"/>
          <w:b/>
          <w:bCs/>
          <w:sz w:val="52"/>
          <w:szCs w:val="52"/>
          <w:lang w:eastAsia="zh-CN"/>
        </w:rPr>
      </w:pPr>
      <w:r>
        <w:rPr>
          <w:rFonts w:ascii="黑体" w:eastAsia="黑体" w:hint="eastAsia"/>
          <w:b/>
          <w:bCs/>
          <w:sz w:val="48"/>
          <w:szCs w:val="48"/>
          <w:lang w:eastAsia="zh-CN"/>
        </w:rPr>
        <w:t>社交网络上社会比较影响生活满意度的作用机制</w:t>
      </w:r>
    </w:p>
    <w:p w14:paraId="5848AC29" w14:textId="4E02D381" w:rsidR="00937E62" w:rsidRDefault="00937E62" w:rsidP="00937E62">
      <w:pPr>
        <w:rPr>
          <w:rFonts w:ascii="宋体"/>
          <w:sz w:val="28"/>
          <w:szCs w:val="28"/>
          <w:lang w:eastAsia="zh-CN"/>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361"/>
        <w:gridCol w:w="3030"/>
      </w:tblGrid>
      <w:tr w:rsidR="00937E62" w14:paraId="6EAADBE1" w14:textId="77777777" w:rsidTr="00F33855">
        <w:trPr>
          <w:jc w:val="center"/>
        </w:trPr>
        <w:tc>
          <w:tcPr>
            <w:tcW w:w="2361" w:type="dxa"/>
          </w:tcPr>
          <w:p w14:paraId="77017722" w14:textId="77777777" w:rsidR="00937E62" w:rsidRDefault="00937E62" w:rsidP="00F33855">
            <w:pPr>
              <w:jc w:val="distribute"/>
              <w:rPr>
                <w:rFonts w:ascii="宋体" w:hAnsi="宋体"/>
                <w:b/>
                <w:sz w:val="28"/>
                <w:szCs w:val="28"/>
              </w:rPr>
            </w:pPr>
            <w:r>
              <w:rPr>
                <w:rFonts w:ascii="宋体" w:hAnsi="宋体" w:hint="eastAsia"/>
                <w:b/>
                <w:sz w:val="28"/>
                <w:szCs w:val="28"/>
              </w:rPr>
              <w:t>研 究 生：</w:t>
            </w:r>
          </w:p>
        </w:tc>
        <w:tc>
          <w:tcPr>
            <w:tcW w:w="3030" w:type="dxa"/>
            <w:vAlign w:val="center"/>
          </w:tcPr>
          <w:p w14:paraId="0E44562E" w14:textId="0339D80D" w:rsidR="00937E62" w:rsidRDefault="00937E62" w:rsidP="00F33855">
            <w:pPr>
              <w:ind w:leftChars="-170" w:left="-408" w:firstLineChars="111" w:firstLine="312"/>
              <w:rPr>
                <w:rFonts w:ascii="宋体" w:hAnsi="宋体"/>
                <w:b/>
                <w:sz w:val="28"/>
                <w:szCs w:val="28"/>
                <w:u w:val="single"/>
              </w:rPr>
            </w:pPr>
            <w:r>
              <w:rPr>
                <w:rFonts w:ascii="宋体" w:hAnsi="宋体" w:hint="eastAsia"/>
                <w:b/>
                <w:sz w:val="28"/>
                <w:szCs w:val="28"/>
                <w:u w:val="single"/>
              </w:rPr>
              <w:t xml:space="preserve">        胡孟真</w:t>
            </w:r>
            <w:r w:rsidR="004D366E">
              <w:rPr>
                <w:rFonts w:ascii="宋体" w:hAnsi="宋体" w:hint="eastAsia"/>
                <w:b/>
                <w:sz w:val="28"/>
                <w:szCs w:val="28"/>
                <w:u w:val="single"/>
              </w:rPr>
              <w:t xml:space="preserve">   </w:t>
            </w:r>
            <w:r w:rsidR="004D366E">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3B1679B1" w14:textId="77777777" w:rsidTr="00F33855">
        <w:trPr>
          <w:jc w:val="center"/>
        </w:trPr>
        <w:tc>
          <w:tcPr>
            <w:tcW w:w="2361" w:type="dxa"/>
          </w:tcPr>
          <w:p w14:paraId="2BC23748" w14:textId="77777777" w:rsidR="00937E62" w:rsidRDefault="00937E62" w:rsidP="00F33855">
            <w:pPr>
              <w:jc w:val="distribute"/>
              <w:rPr>
                <w:rFonts w:ascii="宋体" w:hAnsi="宋体"/>
                <w:b/>
                <w:sz w:val="28"/>
                <w:szCs w:val="28"/>
              </w:rPr>
            </w:pPr>
            <w:r>
              <w:rPr>
                <w:rFonts w:ascii="宋体" w:hAnsi="宋体" w:hint="eastAsia"/>
                <w:b/>
                <w:sz w:val="28"/>
                <w:szCs w:val="28"/>
              </w:rPr>
              <w:t>指导教师：</w:t>
            </w:r>
          </w:p>
        </w:tc>
        <w:tc>
          <w:tcPr>
            <w:tcW w:w="3030" w:type="dxa"/>
            <w:vAlign w:val="center"/>
          </w:tcPr>
          <w:p w14:paraId="54CF9867" w14:textId="23E04310" w:rsidR="00937E62" w:rsidRDefault="00937E62" w:rsidP="00F33855">
            <w:pPr>
              <w:rPr>
                <w:rFonts w:ascii="宋体" w:hAnsi="宋体"/>
                <w:b/>
                <w:sz w:val="28"/>
                <w:szCs w:val="28"/>
                <w:u w:val="single"/>
              </w:rPr>
            </w:pPr>
            <w:r>
              <w:rPr>
                <w:rFonts w:ascii="宋体" w:hAnsi="宋体" w:hint="eastAsia"/>
                <w:b/>
                <w:sz w:val="28"/>
                <w:szCs w:val="28"/>
                <w:u w:val="single"/>
              </w:rPr>
              <w:t xml:space="preserve">    刘长江</w:t>
            </w:r>
            <w:r>
              <w:rPr>
                <w:rFonts w:ascii="宋体" w:hAnsi="宋体" w:hint="eastAsia"/>
                <w:b/>
                <w:sz w:val="28"/>
                <w:szCs w:val="28"/>
                <w:u w:val="single"/>
                <w:lang w:eastAsia="zh-CN"/>
              </w:rPr>
              <w:t>（教授）</w:t>
            </w:r>
            <w:r>
              <w:rPr>
                <w:rFonts w:ascii="宋体" w:hAnsi="宋体" w:hint="eastAsia"/>
                <w:b/>
                <w:sz w:val="28"/>
                <w:szCs w:val="28"/>
                <w:u w:val="single"/>
              </w:rPr>
              <w:t xml:space="preserve">       </w:t>
            </w:r>
          </w:p>
        </w:tc>
      </w:tr>
      <w:tr w:rsidR="00937E62" w14:paraId="66E3AD68" w14:textId="77777777" w:rsidTr="00F33855">
        <w:trPr>
          <w:jc w:val="center"/>
        </w:trPr>
        <w:tc>
          <w:tcPr>
            <w:tcW w:w="2361" w:type="dxa"/>
          </w:tcPr>
          <w:p w14:paraId="68473FB5" w14:textId="77777777" w:rsidR="00937E62" w:rsidRDefault="00937E62" w:rsidP="00F33855">
            <w:pPr>
              <w:jc w:val="distribute"/>
              <w:rPr>
                <w:rFonts w:ascii="宋体" w:hAnsi="宋体"/>
                <w:b/>
                <w:sz w:val="28"/>
                <w:szCs w:val="28"/>
              </w:rPr>
            </w:pPr>
            <w:r>
              <w:rPr>
                <w:rFonts w:ascii="宋体" w:hAnsi="宋体" w:hint="eastAsia"/>
                <w:b/>
                <w:sz w:val="28"/>
                <w:szCs w:val="28"/>
              </w:rPr>
              <w:t>培养单位：</w:t>
            </w:r>
          </w:p>
        </w:tc>
        <w:tc>
          <w:tcPr>
            <w:tcW w:w="3030" w:type="dxa"/>
            <w:vAlign w:val="center"/>
          </w:tcPr>
          <w:p w14:paraId="1063FCBE" w14:textId="4E7B9976"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心理学院  </w:t>
            </w:r>
            <w:r>
              <w:rPr>
                <w:rFonts w:ascii="宋体" w:hAnsi="宋体"/>
                <w:b/>
                <w:sz w:val="28"/>
                <w:szCs w:val="28"/>
                <w:u w:val="single"/>
              </w:rPr>
              <w:t xml:space="preserve"> </w:t>
            </w:r>
            <w:r>
              <w:rPr>
                <w:rFonts w:ascii="宋体" w:hAnsi="宋体" w:hint="eastAsia"/>
                <w:b/>
                <w:sz w:val="28"/>
                <w:szCs w:val="28"/>
                <w:u w:val="single"/>
              </w:rPr>
              <w:t xml:space="preserve">   </w:t>
            </w:r>
          </w:p>
        </w:tc>
      </w:tr>
      <w:tr w:rsidR="00937E62" w:rsidRPr="004D366E" w14:paraId="6A257817" w14:textId="77777777" w:rsidTr="00F33855">
        <w:trPr>
          <w:jc w:val="center"/>
        </w:trPr>
        <w:tc>
          <w:tcPr>
            <w:tcW w:w="2361" w:type="dxa"/>
          </w:tcPr>
          <w:p w14:paraId="47806B50" w14:textId="77777777" w:rsidR="00937E62" w:rsidRDefault="00937E62" w:rsidP="00F33855">
            <w:pPr>
              <w:jc w:val="distribute"/>
              <w:rPr>
                <w:rFonts w:ascii="宋体" w:hAnsi="宋体"/>
                <w:b/>
                <w:sz w:val="28"/>
                <w:szCs w:val="28"/>
              </w:rPr>
            </w:pPr>
            <w:r>
              <w:rPr>
                <w:rFonts w:ascii="宋体" w:hAnsi="宋体" w:hint="eastAsia"/>
                <w:b/>
                <w:sz w:val="28"/>
                <w:szCs w:val="28"/>
              </w:rPr>
              <w:t>一级学科：</w:t>
            </w:r>
          </w:p>
        </w:tc>
        <w:tc>
          <w:tcPr>
            <w:tcW w:w="3030" w:type="dxa"/>
            <w:vAlign w:val="center"/>
          </w:tcPr>
          <w:p w14:paraId="24A1B18F" w14:textId="5CF7D274" w:rsidR="00937E62" w:rsidRPr="004D366E" w:rsidRDefault="00937E62" w:rsidP="00F33855">
            <w:pPr>
              <w:rPr>
                <w:rFonts w:ascii="宋体" w:hAnsi="宋体"/>
                <w:b/>
                <w:sz w:val="28"/>
                <w:szCs w:val="28"/>
                <w:u w:val="single"/>
              </w:rPr>
            </w:pPr>
            <w:r w:rsidRPr="004D366E">
              <w:rPr>
                <w:rFonts w:ascii="宋体" w:hAnsi="宋体" w:hint="eastAsia"/>
                <w:b/>
                <w:sz w:val="28"/>
                <w:szCs w:val="28"/>
                <w:u w:val="single"/>
              </w:rPr>
              <w:t xml:space="preserve">    </w:t>
            </w:r>
            <w:r w:rsidRPr="004D366E">
              <w:rPr>
                <w:rFonts w:ascii="宋体" w:hAnsi="宋体"/>
                <w:b/>
                <w:sz w:val="28"/>
                <w:szCs w:val="28"/>
                <w:u w:val="single"/>
              </w:rPr>
              <w:t xml:space="preserve">   </w:t>
            </w:r>
            <w:r w:rsidRPr="004D366E">
              <w:rPr>
                <w:rFonts w:ascii="宋体" w:hAnsi="宋体" w:hint="eastAsia"/>
                <w:b/>
                <w:sz w:val="28"/>
                <w:szCs w:val="28"/>
                <w:u w:val="single"/>
              </w:rPr>
              <w:t xml:space="preserve">心理学                </w:t>
            </w:r>
          </w:p>
        </w:tc>
      </w:tr>
      <w:tr w:rsidR="00937E62" w14:paraId="7078F5E2" w14:textId="77777777" w:rsidTr="00F33855">
        <w:trPr>
          <w:jc w:val="center"/>
        </w:trPr>
        <w:tc>
          <w:tcPr>
            <w:tcW w:w="2361" w:type="dxa"/>
          </w:tcPr>
          <w:p w14:paraId="3A7CEC96" w14:textId="77777777" w:rsidR="00937E62" w:rsidRDefault="00937E62" w:rsidP="00F33855">
            <w:pPr>
              <w:jc w:val="distribute"/>
              <w:rPr>
                <w:rFonts w:ascii="宋体" w:hAnsi="宋体"/>
                <w:b/>
                <w:sz w:val="28"/>
                <w:szCs w:val="28"/>
              </w:rPr>
            </w:pPr>
            <w:r>
              <w:rPr>
                <w:rFonts w:ascii="宋体" w:hAnsi="宋体" w:hint="eastAsia"/>
                <w:b/>
                <w:sz w:val="28"/>
                <w:szCs w:val="28"/>
              </w:rPr>
              <w:t>二级学科：</w:t>
            </w:r>
          </w:p>
        </w:tc>
        <w:tc>
          <w:tcPr>
            <w:tcW w:w="3030" w:type="dxa"/>
            <w:vAlign w:val="center"/>
          </w:tcPr>
          <w:p w14:paraId="658D1559" w14:textId="2A518E00"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应用心理学                </w:t>
            </w:r>
          </w:p>
        </w:tc>
      </w:tr>
      <w:tr w:rsidR="00937E62" w14:paraId="334934E4" w14:textId="77777777" w:rsidTr="00F33855">
        <w:trPr>
          <w:jc w:val="center"/>
        </w:trPr>
        <w:tc>
          <w:tcPr>
            <w:tcW w:w="2361" w:type="dxa"/>
          </w:tcPr>
          <w:p w14:paraId="6B7DD749" w14:textId="77777777" w:rsidR="00937E62" w:rsidRDefault="00937E62" w:rsidP="00F33855">
            <w:pPr>
              <w:jc w:val="distribute"/>
              <w:rPr>
                <w:rFonts w:ascii="宋体" w:hAnsi="宋体"/>
                <w:b/>
                <w:sz w:val="28"/>
                <w:szCs w:val="28"/>
              </w:rPr>
            </w:pPr>
            <w:r>
              <w:rPr>
                <w:rFonts w:ascii="宋体" w:hAnsi="宋体" w:hint="eastAsia"/>
                <w:b/>
                <w:sz w:val="28"/>
                <w:szCs w:val="28"/>
              </w:rPr>
              <w:t>完成时间：</w:t>
            </w:r>
          </w:p>
        </w:tc>
        <w:tc>
          <w:tcPr>
            <w:tcW w:w="3030" w:type="dxa"/>
            <w:vAlign w:val="center"/>
          </w:tcPr>
          <w:p w14:paraId="55B8F2D8" w14:textId="16B26DA3"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3</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日</w:t>
            </w:r>
            <w:r>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2673516E" w14:textId="77777777" w:rsidTr="00F33855">
        <w:trPr>
          <w:jc w:val="center"/>
        </w:trPr>
        <w:tc>
          <w:tcPr>
            <w:tcW w:w="2361" w:type="dxa"/>
          </w:tcPr>
          <w:p w14:paraId="1A7EE24D" w14:textId="77777777" w:rsidR="00937E62" w:rsidRDefault="00937E62" w:rsidP="00F33855">
            <w:pPr>
              <w:jc w:val="distribute"/>
              <w:rPr>
                <w:rFonts w:ascii="宋体" w:hAnsi="宋体"/>
                <w:b/>
                <w:sz w:val="28"/>
                <w:szCs w:val="28"/>
              </w:rPr>
            </w:pPr>
            <w:r>
              <w:rPr>
                <w:rFonts w:ascii="宋体" w:hAnsi="宋体" w:hint="eastAsia"/>
                <w:b/>
                <w:sz w:val="28"/>
                <w:szCs w:val="28"/>
              </w:rPr>
              <w:t>答辩时间：</w:t>
            </w:r>
          </w:p>
        </w:tc>
        <w:tc>
          <w:tcPr>
            <w:tcW w:w="3030" w:type="dxa"/>
            <w:vAlign w:val="center"/>
          </w:tcPr>
          <w:p w14:paraId="10BC64CA" w14:textId="44F0CB01"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6</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 xml:space="preserve">日 </w:t>
            </w:r>
            <w:r>
              <w:rPr>
                <w:rFonts w:ascii="宋体" w:hAnsi="宋体"/>
                <w:b/>
                <w:sz w:val="28"/>
                <w:szCs w:val="28"/>
                <w:u w:val="single"/>
              </w:rPr>
              <w:t xml:space="preserve"> </w:t>
            </w:r>
            <w:r>
              <w:rPr>
                <w:rFonts w:ascii="宋体" w:hAnsi="宋体" w:hint="eastAsia"/>
                <w:b/>
                <w:sz w:val="28"/>
                <w:szCs w:val="28"/>
                <w:u w:val="single"/>
              </w:rPr>
              <w:t xml:space="preserve"> </w:t>
            </w:r>
          </w:p>
        </w:tc>
      </w:tr>
    </w:tbl>
    <w:p w14:paraId="4799AC76" w14:textId="77777777" w:rsidR="00E426E6" w:rsidRDefault="00E426E6" w:rsidP="00937E62">
      <w:pPr>
        <w:rPr>
          <w:rFonts w:ascii="宋体" w:hAnsi="宋体"/>
          <w:bCs/>
          <w:spacing w:val="30"/>
          <w:sz w:val="36"/>
          <w:szCs w:val="36"/>
          <w:lang w:eastAsia="zh-CN"/>
        </w:rPr>
        <w:sectPr w:rsidR="00E426E6" w:rsidSect="004C21E6">
          <w:footerReference w:type="default" r:id="rId10"/>
          <w:pgSz w:w="11906" w:h="16838"/>
          <w:pgMar w:top="1440" w:right="1800" w:bottom="1440" w:left="1800" w:header="851" w:footer="992" w:gutter="0"/>
          <w:cols w:space="425"/>
          <w:docGrid w:type="lines" w:linePitch="360"/>
        </w:sectPr>
      </w:pPr>
    </w:p>
    <w:p w14:paraId="479E9E00" w14:textId="02E94044" w:rsidR="00937E62" w:rsidRDefault="00937E62" w:rsidP="00937E62">
      <w:pPr>
        <w:rPr>
          <w:rFonts w:ascii="宋体" w:hAnsi="宋体"/>
          <w:bCs/>
          <w:spacing w:val="30"/>
          <w:sz w:val="36"/>
          <w:szCs w:val="36"/>
          <w:lang w:eastAsia="zh-CN"/>
        </w:rPr>
      </w:pPr>
      <w:r>
        <w:rPr>
          <w:rFonts w:ascii="宋体" w:hAnsi="宋体" w:hint="eastAsia"/>
          <w:bCs/>
          <w:spacing w:val="30"/>
          <w:sz w:val="36"/>
          <w:szCs w:val="36"/>
          <w:lang w:eastAsia="zh-CN"/>
        </w:rPr>
        <w:lastRenderedPageBreak/>
        <w:t>姓名：</w:t>
      </w:r>
      <w:r>
        <w:rPr>
          <w:rFonts w:ascii="宋体" w:hAnsi="宋体" w:hint="eastAsia"/>
          <w:bCs/>
          <w:spacing w:val="30"/>
          <w:sz w:val="36"/>
          <w:szCs w:val="36"/>
          <w:u w:val="single"/>
          <w:lang w:eastAsia="zh-CN"/>
        </w:rPr>
        <w:t xml:space="preserve">  </w:t>
      </w:r>
      <w:r w:rsidR="00B33092">
        <w:rPr>
          <w:rFonts w:ascii="宋体" w:hAnsi="宋体" w:hint="eastAsia"/>
          <w:bCs/>
          <w:spacing w:val="30"/>
          <w:sz w:val="36"/>
          <w:szCs w:val="36"/>
          <w:u w:val="single"/>
          <w:lang w:eastAsia="zh-CN"/>
        </w:rPr>
        <w:t>胡孟真</w:t>
      </w:r>
      <w:r>
        <w:rPr>
          <w:rFonts w:ascii="宋体" w:hAnsi="宋体" w:hint="eastAsia"/>
          <w:bCs/>
          <w:spacing w:val="30"/>
          <w:sz w:val="36"/>
          <w:szCs w:val="36"/>
          <w:u w:val="single"/>
          <w:lang w:eastAsia="zh-CN"/>
        </w:rPr>
        <w:t xml:space="preserve">  </w:t>
      </w:r>
      <w:r>
        <w:rPr>
          <w:rFonts w:ascii="宋体" w:hAnsi="宋体" w:hint="eastAsia"/>
          <w:bCs/>
          <w:spacing w:val="30"/>
          <w:sz w:val="36"/>
          <w:szCs w:val="36"/>
          <w:lang w:eastAsia="zh-CN"/>
        </w:rPr>
        <w:t xml:space="preserve">   学号：</w:t>
      </w:r>
      <w:r w:rsidR="00B33092">
        <w:rPr>
          <w:rFonts w:ascii="宋体" w:hAnsi="宋体"/>
          <w:bCs/>
          <w:spacing w:val="30"/>
          <w:sz w:val="36"/>
          <w:szCs w:val="36"/>
          <w:u w:val="single"/>
          <w:lang w:eastAsia="zh-CN"/>
        </w:rPr>
        <w:t>212302054</w:t>
      </w:r>
    </w:p>
    <w:p w14:paraId="2B204589" w14:textId="77777777" w:rsidR="00937E62" w:rsidRDefault="00937E62" w:rsidP="00937E62">
      <w:pPr>
        <w:jc w:val="center"/>
        <w:rPr>
          <w:rFonts w:ascii="宋体" w:hAnsi="宋体"/>
          <w:b/>
          <w:bCs/>
          <w:spacing w:val="30"/>
          <w:sz w:val="44"/>
          <w:szCs w:val="44"/>
          <w:lang w:eastAsia="zh-CN"/>
        </w:rPr>
      </w:pPr>
    </w:p>
    <w:p w14:paraId="101862F4" w14:textId="77777777" w:rsidR="00937E62" w:rsidRDefault="00937E62" w:rsidP="00937E62">
      <w:pPr>
        <w:jc w:val="center"/>
        <w:rPr>
          <w:rFonts w:ascii="宋体" w:hAnsi="宋体"/>
          <w:b/>
          <w:bCs/>
          <w:spacing w:val="30"/>
          <w:sz w:val="44"/>
          <w:szCs w:val="44"/>
          <w:lang w:eastAsia="zh-CN"/>
        </w:rPr>
      </w:pPr>
      <w:r>
        <w:rPr>
          <w:rFonts w:ascii="宋体" w:hAnsi="宋体" w:hint="eastAsia"/>
          <w:b/>
          <w:bCs/>
          <w:spacing w:val="30"/>
          <w:sz w:val="44"/>
          <w:szCs w:val="44"/>
          <w:lang w:eastAsia="zh-CN"/>
        </w:rPr>
        <w:t>学位论文独创性声明</w:t>
      </w:r>
    </w:p>
    <w:p w14:paraId="1298D760" w14:textId="4554B9C7" w:rsidR="00937E62" w:rsidRDefault="00937E62" w:rsidP="00937E62">
      <w:pPr>
        <w:spacing w:line="560" w:lineRule="exact"/>
        <w:ind w:firstLineChars="200" w:firstLine="560"/>
        <w:rPr>
          <w:sz w:val="28"/>
          <w:szCs w:val="28"/>
          <w:lang w:eastAsia="zh-CN"/>
        </w:rPr>
      </w:pPr>
      <w:r>
        <w:rPr>
          <w:sz w:val="28"/>
          <w:szCs w:val="28"/>
          <w:lang w:eastAsia="zh-CN"/>
        </w:rPr>
        <w:t>本人郑重声明：所提交的学位</w:t>
      </w:r>
      <w:r>
        <w:rPr>
          <w:rFonts w:hint="eastAsia"/>
          <w:sz w:val="28"/>
          <w:szCs w:val="28"/>
          <w:lang w:eastAsia="zh-CN"/>
        </w:rPr>
        <w:t>论文</w:t>
      </w:r>
      <w:r>
        <w:rPr>
          <w:sz w:val="28"/>
          <w:szCs w:val="28"/>
          <w:lang w:eastAsia="zh-CN"/>
        </w:rPr>
        <w:t>是本人在导师指导下进行的研究工作和取得的研究成果。本论文中除引文外，所有</w:t>
      </w:r>
      <w:r w:rsidR="002A789E">
        <w:rPr>
          <w:sz w:val="28"/>
          <w:szCs w:val="28"/>
          <w:lang w:eastAsia="zh-CN"/>
        </w:rPr>
        <w:t>研究</w:t>
      </w:r>
      <w:r>
        <w:rPr>
          <w:sz w:val="28"/>
          <w:szCs w:val="28"/>
          <w:lang w:eastAsia="zh-CN"/>
        </w:rPr>
        <w:t>、数据和有关材料均是真实的。本论文中除引文和致谢的内容外，不包含其他人或其它机构已经发表或撰写过的研究成果。其他同志对本研究所做的贡献均已在论文中作了声明并表示了谢意。</w:t>
      </w:r>
    </w:p>
    <w:p w14:paraId="0C8B4237" w14:textId="56A9DA45" w:rsidR="00937E62" w:rsidRDefault="007E44D9" w:rsidP="00937E62">
      <w:pPr>
        <w:spacing w:line="560" w:lineRule="exact"/>
        <w:ind w:firstLineChars="1500" w:firstLine="3600"/>
        <w:rPr>
          <w:sz w:val="28"/>
          <w:szCs w:val="28"/>
          <w:lang w:eastAsia="zh-CN"/>
        </w:rPr>
      </w:pPr>
      <w:r>
        <w:rPr>
          <w:noProof/>
          <w:lang w:eastAsia="zh-CN"/>
        </w:rPr>
        <w:drawing>
          <wp:anchor distT="0" distB="0" distL="114300" distR="114300" simplePos="0" relativeHeight="251660288" behindDoc="0" locked="0" layoutInCell="1" allowOverlap="1" wp14:anchorId="2E8096CD" wp14:editId="56CFBDA1">
            <wp:simplePos x="0" y="0"/>
            <wp:positionH relativeFrom="column">
              <wp:posOffset>1607406</wp:posOffset>
            </wp:positionH>
            <wp:positionV relativeFrom="paragraph">
              <wp:posOffset>323546</wp:posOffset>
            </wp:positionV>
            <wp:extent cx="691763" cy="407562"/>
            <wp:effectExtent l="0" t="0" r="0" b="0"/>
            <wp:wrapNone/>
            <wp:docPr id="1444041973"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41973" name="图片 1" descr="图片包含 游戏机&#10;&#10;描述已自动生成"/>
                    <pic:cNvPicPr>
                      <a:picLocks noChangeAspect="1" noChangeArrowheads="1"/>
                    </pic:cNvPicPr>
                  </pic:nvPicPr>
                  <pic:blipFill>
                    <a:blip r:embed="rId11" cstate="hqprint">
                      <a:extLst>
                        <a:ext uri="{28A0092B-C50C-407E-A947-70E740481C1C}">
                          <a14:useLocalDpi xmlns:a14="http://schemas.microsoft.com/office/drawing/2010/main"/>
                        </a:ext>
                      </a:extLst>
                    </a:blip>
                    <a:srcRect/>
                    <a:stretch>
                      <a:fillRect/>
                    </a:stretch>
                  </pic:blipFill>
                  <pic:spPr bwMode="auto">
                    <a:xfrm>
                      <a:off x="0" y="0"/>
                      <a:ext cx="691763" cy="4075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6CFEF" w14:textId="06DF880B" w:rsidR="00937E62" w:rsidRDefault="00937E62" w:rsidP="007E44D9">
      <w:pPr>
        <w:spacing w:line="560" w:lineRule="exact"/>
        <w:rPr>
          <w:sz w:val="28"/>
          <w:szCs w:val="28"/>
          <w:lang w:eastAsia="zh-CN"/>
        </w:rPr>
      </w:pPr>
      <w:r>
        <w:rPr>
          <w:rFonts w:hint="eastAsia"/>
          <w:sz w:val="28"/>
          <w:szCs w:val="28"/>
          <w:lang w:eastAsia="zh-CN"/>
        </w:rPr>
        <w:t>学位论文作者签名：</w:t>
      </w:r>
      <w:r>
        <w:rPr>
          <w:rFonts w:hint="eastAsia"/>
          <w:sz w:val="28"/>
          <w:szCs w:val="28"/>
          <w:lang w:eastAsia="zh-CN"/>
        </w:rPr>
        <w:t xml:space="preserve">                 </w:t>
      </w:r>
      <w:r w:rsidR="00F654C8">
        <w:rPr>
          <w:sz w:val="28"/>
          <w:szCs w:val="28"/>
          <w:lang w:eastAsia="zh-CN"/>
        </w:rPr>
        <w:tab/>
      </w:r>
      <w:r w:rsidR="00F654C8">
        <w:rPr>
          <w:sz w:val="28"/>
          <w:szCs w:val="28"/>
          <w:lang w:eastAsia="zh-CN"/>
        </w:rPr>
        <w:tab/>
      </w:r>
      <w:r w:rsidR="00F654C8">
        <w:rPr>
          <w:sz w:val="28"/>
          <w:szCs w:val="28"/>
          <w:lang w:eastAsia="zh-CN"/>
        </w:rPr>
        <w:tab/>
      </w:r>
      <w:r>
        <w:rPr>
          <w:rFonts w:hint="eastAsia"/>
          <w:sz w:val="28"/>
          <w:szCs w:val="28"/>
          <w:lang w:eastAsia="zh-CN"/>
        </w:rPr>
        <w:t>日</w:t>
      </w:r>
      <w:r w:rsidR="00F654C8">
        <w:rPr>
          <w:sz w:val="28"/>
          <w:szCs w:val="28"/>
          <w:lang w:eastAsia="zh-CN"/>
        </w:rPr>
        <w:tab/>
      </w:r>
      <w:r>
        <w:rPr>
          <w:rFonts w:hint="eastAsia"/>
          <w:sz w:val="28"/>
          <w:szCs w:val="28"/>
          <w:lang w:eastAsia="zh-CN"/>
        </w:rPr>
        <w:t>期：</w:t>
      </w:r>
      <w:r w:rsidR="007E44D9">
        <w:rPr>
          <w:rFonts w:hint="eastAsia"/>
          <w:sz w:val="28"/>
          <w:szCs w:val="28"/>
          <w:lang w:eastAsia="zh-CN"/>
        </w:rPr>
        <w:t>2024</w:t>
      </w:r>
      <w:r w:rsidR="007E44D9">
        <w:rPr>
          <w:rFonts w:hint="eastAsia"/>
          <w:sz w:val="28"/>
          <w:szCs w:val="28"/>
          <w:lang w:eastAsia="zh-CN"/>
        </w:rPr>
        <w:t>年</w:t>
      </w:r>
      <w:r w:rsidR="007E44D9">
        <w:rPr>
          <w:rFonts w:hint="eastAsia"/>
          <w:sz w:val="28"/>
          <w:szCs w:val="28"/>
          <w:lang w:eastAsia="zh-CN"/>
        </w:rPr>
        <w:t>6</w:t>
      </w:r>
      <w:r w:rsidR="007E44D9">
        <w:rPr>
          <w:rFonts w:hint="eastAsia"/>
          <w:sz w:val="28"/>
          <w:szCs w:val="28"/>
          <w:lang w:eastAsia="zh-CN"/>
        </w:rPr>
        <w:t>月</w:t>
      </w:r>
      <w:r w:rsidR="007E44D9">
        <w:rPr>
          <w:rFonts w:hint="eastAsia"/>
          <w:sz w:val="28"/>
          <w:szCs w:val="28"/>
          <w:lang w:eastAsia="zh-CN"/>
        </w:rPr>
        <w:t>1</w:t>
      </w:r>
      <w:r w:rsidR="007E44D9">
        <w:rPr>
          <w:rFonts w:hint="eastAsia"/>
          <w:sz w:val="28"/>
          <w:szCs w:val="28"/>
          <w:lang w:eastAsia="zh-CN"/>
        </w:rPr>
        <w:t>日</w:t>
      </w:r>
      <w:r>
        <w:rPr>
          <w:rFonts w:hint="eastAsia"/>
          <w:sz w:val="28"/>
          <w:szCs w:val="28"/>
          <w:lang w:eastAsia="zh-CN"/>
        </w:rPr>
        <w:t xml:space="preserve"> </w:t>
      </w:r>
    </w:p>
    <w:p w14:paraId="1EB3FFFC" w14:textId="77777777" w:rsidR="00937E62" w:rsidRDefault="00937E62" w:rsidP="00937E62">
      <w:pPr>
        <w:widowControl/>
        <w:spacing w:before="100" w:beforeAutospacing="1" w:after="100" w:afterAutospacing="1"/>
        <w:jc w:val="center"/>
        <w:rPr>
          <w:rFonts w:ascii="宋体" w:hAnsi="宋体" w:cs="宋体"/>
          <w:kern w:val="0"/>
          <w:sz w:val="44"/>
          <w:szCs w:val="44"/>
          <w:lang w:eastAsia="zh-CN"/>
        </w:rPr>
      </w:pPr>
      <w:r>
        <w:rPr>
          <w:rFonts w:cs="宋体" w:hint="eastAsia"/>
          <w:b/>
          <w:bCs/>
          <w:kern w:val="0"/>
          <w:sz w:val="44"/>
          <w:szCs w:val="44"/>
          <w:lang w:eastAsia="zh-CN"/>
        </w:rPr>
        <w:t>学位论文使用授权声明</w:t>
      </w:r>
    </w:p>
    <w:p w14:paraId="7A701945" w14:textId="77777777" w:rsidR="00937E62" w:rsidRDefault="00937E62" w:rsidP="00937E62">
      <w:pPr>
        <w:spacing w:line="560" w:lineRule="exact"/>
        <w:ind w:firstLine="420"/>
        <w:rPr>
          <w:lang w:eastAsia="zh-CN"/>
        </w:rPr>
      </w:pPr>
      <w:r>
        <w:rPr>
          <w:rFonts w:hint="eastAsia"/>
          <w:sz w:val="28"/>
          <w:szCs w:val="28"/>
          <w:lang w:eastAsia="zh-CN"/>
        </w:rPr>
        <w:t>研究生在校攻读学位期间论文工作的知识产权单位属南京师范大学。学校</w:t>
      </w:r>
      <w:r>
        <w:rPr>
          <w:sz w:val="28"/>
          <w:szCs w:val="28"/>
          <w:lang w:eastAsia="zh-CN"/>
        </w:rPr>
        <w:t>有权保存本学位论文的电子和纸质文档，可以借阅或上网公布本学位论文的部分或全部内容，</w:t>
      </w:r>
      <w:r>
        <w:rPr>
          <w:rFonts w:hint="eastAsia"/>
          <w:sz w:val="28"/>
          <w:szCs w:val="28"/>
          <w:lang w:eastAsia="zh-CN"/>
        </w:rPr>
        <w:t>可以采用影印、复印等手段保存、汇编本学位论文。学校</w:t>
      </w:r>
      <w:r>
        <w:rPr>
          <w:sz w:val="28"/>
          <w:szCs w:val="28"/>
          <w:lang w:eastAsia="zh-CN"/>
        </w:rPr>
        <w:t>可以向</w:t>
      </w:r>
      <w:r>
        <w:rPr>
          <w:rFonts w:hint="eastAsia"/>
          <w:sz w:val="28"/>
          <w:szCs w:val="28"/>
          <w:lang w:eastAsia="zh-CN"/>
        </w:rPr>
        <w:t>国家有关机关</w:t>
      </w:r>
      <w:r>
        <w:rPr>
          <w:sz w:val="28"/>
          <w:szCs w:val="28"/>
          <w:lang w:eastAsia="zh-CN"/>
        </w:rPr>
        <w:t>或机构送交</w:t>
      </w:r>
      <w:r>
        <w:rPr>
          <w:rFonts w:hint="eastAsia"/>
          <w:sz w:val="28"/>
          <w:szCs w:val="28"/>
          <w:lang w:eastAsia="zh-CN"/>
        </w:rPr>
        <w:t>论文的</w:t>
      </w:r>
      <w:r>
        <w:rPr>
          <w:sz w:val="28"/>
          <w:szCs w:val="28"/>
          <w:lang w:eastAsia="zh-CN"/>
        </w:rPr>
        <w:t>电子和纸质文档</w:t>
      </w:r>
      <w:r>
        <w:rPr>
          <w:rFonts w:hint="eastAsia"/>
          <w:sz w:val="28"/>
          <w:szCs w:val="28"/>
          <w:lang w:eastAsia="zh-CN"/>
        </w:rPr>
        <w:t>，允许论文被查阅和借阅。</w:t>
      </w:r>
    </w:p>
    <w:p w14:paraId="39866B25" w14:textId="77777777" w:rsidR="00937E62" w:rsidRDefault="00937E62" w:rsidP="00937E62">
      <w:pPr>
        <w:tabs>
          <w:tab w:val="left" w:pos="4500"/>
        </w:tabs>
        <w:spacing w:line="560" w:lineRule="exact"/>
        <w:rPr>
          <w:sz w:val="28"/>
          <w:szCs w:val="28"/>
          <w:lang w:eastAsia="zh-CN"/>
        </w:rPr>
      </w:pPr>
    </w:p>
    <w:p w14:paraId="74C946AD" w14:textId="6E7B1533" w:rsidR="00937E62" w:rsidRDefault="007E44D9" w:rsidP="00937E62">
      <w:pPr>
        <w:tabs>
          <w:tab w:val="left" w:pos="4500"/>
        </w:tabs>
        <w:spacing w:line="560" w:lineRule="exact"/>
        <w:rPr>
          <w:sz w:val="28"/>
          <w:szCs w:val="28"/>
          <w:lang w:eastAsia="zh-CN"/>
        </w:rPr>
      </w:pPr>
      <w:r>
        <w:rPr>
          <w:noProof/>
          <w:lang w:eastAsia="zh-CN"/>
        </w:rPr>
        <w:drawing>
          <wp:anchor distT="0" distB="0" distL="114300" distR="114300" simplePos="0" relativeHeight="251662336" behindDoc="0" locked="0" layoutInCell="1" allowOverlap="1" wp14:anchorId="66EB2E15" wp14:editId="15F4438A">
            <wp:simplePos x="0" y="0"/>
            <wp:positionH relativeFrom="column">
              <wp:posOffset>1637941</wp:posOffset>
            </wp:positionH>
            <wp:positionV relativeFrom="paragraph">
              <wp:posOffset>306705</wp:posOffset>
            </wp:positionV>
            <wp:extent cx="691763" cy="407562"/>
            <wp:effectExtent l="0" t="0" r="0" b="0"/>
            <wp:wrapNone/>
            <wp:docPr id="79202050"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41973" name="图片 1" descr="图片包含 游戏机&#10;&#10;描述已自动生成"/>
                    <pic:cNvPicPr>
                      <a:picLocks noChangeAspect="1" noChangeArrowheads="1"/>
                    </pic:cNvPicPr>
                  </pic:nvPicPr>
                  <pic:blipFill>
                    <a:blip r:embed="rId11" cstate="hqprint">
                      <a:extLst>
                        <a:ext uri="{28A0092B-C50C-407E-A947-70E740481C1C}">
                          <a14:useLocalDpi xmlns:a14="http://schemas.microsoft.com/office/drawing/2010/main"/>
                        </a:ext>
                      </a:extLst>
                    </a:blip>
                    <a:srcRect/>
                    <a:stretch>
                      <a:fillRect/>
                    </a:stretch>
                  </pic:blipFill>
                  <pic:spPr bwMode="auto">
                    <a:xfrm>
                      <a:off x="0" y="0"/>
                      <a:ext cx="691763" cy="4075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A94BB0" w14:textId="39A5C341" w:rsidR="00937E62" w:rsidRPr="007E44D9" w:rsidRDefault="00937E62" w:rsidP="00937E62">
      <w:pPr>
        <w:tabs>
          <w:tab w:val="left" w:pos="4500"/>
        </w:tabs>
        <w:spacing w:line="560" w:lineRule="exact"/>
        <w:rPr>
          <w:sz w:val="28"/>
          <w:szCs w:val="28"/>
          <w:lang w:eastAsia="zh-CN"/>
        </w:rPr>
      </w:pPr>
      <w:r>
        <w:rPr>
          <w:rFonts w:hint="eastAsia"/>
          <w:sz w:val="28"/>
          <w:szCs w:val="28"/>
          <w:lang w:eastAsia="zh-CN"/>
        </w:rPr>
        <w:t>学位论文作者签名：</w:t>
      </w:r>
      <w:r>
        <w:rPr>
          <w:sz w:val="28"/>
          <w:szCs w:val="28"/>
          <w:lang w:val="fr-MC" w:eastAsia="zh-CN"/>
        </w:rPr>
        <w:tab/>
      </w:r>
      <w:r>
        <w:rPr>
          <w:rFonts w:hint="eastAsia"/>
          <w:sz w:val="28"/>
          <w:szCs w:val="28"/>
          <w:lang w:eastAsia="zh-CN"/>
        </w:rPr>
        <w:t xml:space="preserve">   </w:t>
      </w:r>
      <w:r>
        <w:rPr>
          <w:rFonts w:hint="eastAsia"/>
          <w:sz w:val="28"/>
          <w:szCs w:val="28"/>
          <w:lang w:val="fr-MC" w:eastAsia="zh-CN"/>
        </w:rPr>
        <w:t>指</w:t>
      </w:r>
      <w:r>
        <w:rPr>
          <w:rFonts w:hint="eastAsia"/>
          <w:sz w:val="28"/>
          <w:szCs w:val="28"/>
          <w:lang w:eastAsia="zh-CN"/>
        </w:rPr>
        <w:t>导教师签名：</w:t>
      </w:r>
    </w:p>
    <w:p w14:paraId="44ED0D04" w14:textId="2770B582" w:rsidR="00937E62" w:rsidRPr="00634FC0" w:rsidRDefault="007E44D9" w:rsidP="00937E62">
      <w:pPr>
        <w:rPr>
          <w:sz w:val="28"/>
          <w:szCs w:val="28"/>
          <w:lang w:val="fr-MC" w:eastAsia="zh-CN"/>
        </w:rPr>
        <w:sectPr w:rsidR="00937E62" w:rsidRPr="00634FC0" w:rsidSect="004C21E6">
          <w:pgSz w:w="11906" w:h="16838"/>
          <w:pgMar w:top="1440" w:right="1800" w:bottom="1440" w:left="1800" w:header="851" w:footer="992" w:gutter="0"/>
          <w:cols w:space="425"/>
          <w:docGrid w:type="lines" w:linePitch="360"/>
        </w:sectPr>
      </w:pP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r w:rsidR="00937E62" w:rsidRPr="00634FC0">
        <w:rPr>
          <w:rFonts w:hint="eastAsia"/>
          <w:sz w:val="28"/>
          <w:szCs w:val="28"/>
          <w:lang w:val="fr-MC" w:eastAsia="zh-CN"/>
        </w:rPr>
        <w:tab/>
        <w:t xml:space="preserve">           </w:t>
      </w:r>
      <w:r w:rsidR="00F654C8">
        <w:rPr>
          <w:sz w:val="28"/>
          <w:szCs w:val="28"/>
          <w:lang w:val="fr-MC" w:eastAsia="zh-CN"/>
        </w:rPr>
        <w:tab/>
      </w:r>
      <w:r w:rsidR="00F654C8">
        <w:rPr>
          <w:sz w:val="28"/>
          <w:szCs w:val="28"/>
          <w:lang w:val="fr-MC" w:eastAsia="zh-CN"/>
        </w:rPr>
        <w:tab/>
      </w: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p>
    <w:p w14:paraId="50101F2D" w14:textId="77777777" w:rsidR="00943A0C" w:rsidRPr="00B33092" w:rsidRDefault="00937E62" w:rsidP="00B33092">
      <w:pPr>
        <w:pStyle w:val="1"/>
        <w:spacing w:before="360" w:after="360"/>
        <w:rPr>
          <w:lang w:eastAsia="zh-CN"/>
        </w:rPr>
      </w:pPr>
      <w:bookmarkStart w:id="0" w:name="_Toc162021881"/>
      <w:commentRangeStart w:id="1"/>
      <w:r w:rsidRPr="00B33092">
        <w:rPr>
          <w:rFonts w:hint="eastAsia"/>
          <w:lang w:eastAsia="zh-CN"/>
        </w:rPr>
        <w:lastRenderedPageBreak/>
        <w:t>摘要</w:t>
      </w:r>
      <w:bookmarkEnd w:id="0"/>
      <w:commentRangeEnd w:id="1"/>
      <w:r w:rsidR="00720C4C">
        <w:rPr>
          <w:rStyle w:val="af9"/>
          <w:rFonts w:ascii="Times New Roman" w:eastAsia="宋体" w:hAnsi="Times New Roman" w:cstheme="minorBidi"/>
          <w:b w:val="0"/>
          <w:bCs w:val="0"/>
          <w:kern w:val="2"/>
        </w:rPr>
        <w:commentReference w:id="1"/>
      </w:r>
    </w:p>
    <w:p w14:paraId="6402DF27" w14:textId="515E7C94" w:rsidR="00681277" w:rsidRDefault="00877179" w:rsidP="00C056B8">
      <w:pPr>
        <w:ind w:firstLine="480"/>
        <w:rPr>
          <w:lang w:eastAsia="zh-CN"/>
        </w:rPr>
      </w:pPr>
      <w:r w:rsidRPr="00877179">
        <w:rPr>
          <w:rFonts w:hint="eastAsia"/>
          <w:lang w:eastAsia="zh-CN"/>
        </w:rPr>
        <w:t>自</w:t>
      </w:r>
      <w:r w:rsidRPr="00877179">
        <w:rPr>
          <w:rFonts w:hint="eastAsia"/>
          <w:lang w:eastAsia="zh-CN"/>
        </w:rPr>
        <w:t>2011</w:t>
      </w:r>
      <w:r w:rsidRPr="00877179">
        <w:rPr>
          <w:rFonts w:hint="eastAsia"/>
          <w:lang w:eastAsia="zh-CN"/>
        </w:rPr>
        <w:t>年微信问世以来，截至</w:t>
      </w:r>
      <w:r w:rsidRPr="00877179">
        <w:rPr>
          <w:rFonts w:hint="eastAsia"/>
          <w:lang w:eastAsia="zh-CN"/>
        </w:rPr>
        <w:t>2022</w:t>
      </w:r>
      <w:r w:rsidRPr="00877179">
        <w:rPr>
          <w:rFonts w:hint="eastAsia"/>
          <w:lang w:eastAsia="zh-CN"/>
        </w:rPr>
        <w:t>年，微信的月活跃用户已经超过了</w:t>
      </w:r>
      <w:r w:rsidRPr="00877179">
        <w:rPr>
          <w:rFonts w:hint="eastAsia"/>
          <w:lang w:eastAsia="zh-CN"/>
        </w:rPr>
        <w:t>10</w:t>
      </w:r>
      <w:r w:rsidRPr="00877179">
        <w:rPr>
          <w:rFonts w:hint="eastAsia"/>
          <w:lang w:eastAsia="zh-CN"/>
        </w:rPr>
        <w:t>亿。随着社交媒体的普及，人们进行社会比较变得更加便捷。在社交媒体上，人们常常有充足的时间为自己的社交形象进行打磨，因此更倾向于展现出</w:t>
      </w:r>
      <w:r>
        <w:rPr>
          <w:rFonts w:hint="eastAsia"/>
          <w:lang w:eastAsia="zh-CN"/>
        </w:rPr>
        <w:t>自己</w:t>
      </w:r>
      <w:r w:rsidRPr="00877179">
        <w:rPr>
          <w:rFonts w:hint="eastAsia"/>
          <w:lang w:eastAsia="zh-CN"/>
        </w:rPr>
        <w:t>最好的一面。这</w:t>
      </w:r>
      <w:r>
        <w:rPr>
          <w:rFonts w:hint="eastAsia"/>
          <w:lang w:eastAsia="zh-CN"/>
        </w:rPr>
        <w:t>意味着</w:t>
      </w:r>
      <w:r w:rsidRPr="00877179">
        <w:rPr>
          <w:rFonts w:hint="eastAsia"/>
          <w:lang w:eastAsia="zh-CN"/>
        </w:rPr>
        <w:t>在社交媒体上</w:t>
      </w:r>
      <w:r>
        <w:rPr>
          <w:rFonts w:hint="eastAsia"/>
          <w:lang w:eastAsia="zh-CN"/>
        </w:rPr>
        <w:t>人们会</w:t>
      </w:r>
      <w:r w:rsidRPr="00877179">
        <w:rPr>
          <w:rFonts w:hint="eastAsia"/>
          <w:lang w:eastAsia="zh-CN"/>
        </w:rPr>
        <w:t>更频繁地进行向上比较而非向下比较。然而，网络中的向上比较往往会带来负面后果，如相对剥夺感。相对剥夺感可能对个体的心理和生理健康产生影响，从而影响其对生活满意度</w:t>
      </w:r>
      <w:r>
        <w:rPr>
          <w:rFonts w:hint="eastAsia"/>
          <w:lang w:eastAsia="zh-CN"/>
        </w:rPr>
        <w:t>的评价</w:t>
      </w:r>
      <w:r w:rsidRPr="00877179">
        <w:rPr>
          <w:rFonts w:hint="eastAsia"/>
          <w:lang w:eastAsia="zh-CN"/>
        </w:rPr>
        <w:t>。</w:t>
      </w:r>
      <w:r>
        <w:rPr>
          <w:rFonts w:hint="eastAsia"/>
          <w:lang w:eastAsia="zh-CN"/>
        </w:rPr>
        <w:t>但是</w:t>
      </w:r>
      <w:r w:rsidRPr="00877179">
        <w:rPr>
          <w:rFonts w:hint="eastAsia"/>
          <w:lang w:eastAsia="zh-CN"/>
        </w:rPr>
        <w:t>，并非所有人都希望进行向上比较。人们也会进行向下比较，因为这种比较往往会带来积极的效果，如优越感。这种优越感又会进一步提升个体对生活满意度</w:t>
      </w:r>
      <w:r>
        <w:rPr>
          <w:rFonts w:hint="eastAsia"/>
          <w:lang w:eastAsia="zh-CN"/>
        </w:rPr>
        <w:t>的评价</w:t>
      </w:r>
      <w:r w:rsidRPr="00877179">
        <w:rPr>
          <w:rFonts w:hint="eastAsia"/>
          <w:lang w:eastAsia="zh-CN"/>
        </w:rPr>
        <w:t>。</w:t>
      </w:r>
      <w:r>
        <w:rPr>
          <w:rFonts w:hint="eastAsia"/>
          <w:lang w:eastAsia="zh-CN"/>
        </w:rPr>
        <w:t>值得注意的是</w:t>
      </w:r>
      <w:r w:rsidRPr="00877179">
        <w:rPr>
          <w:rFonts w:hint="eastAsia"/>
          <w:lang w:eastAsia="zh-CN"/>
        </w:rPr>
        <w:t>，并非所有人都会受到社会比较的影响。</w:t>
      </w:r>
      <w:r w:rsidR="003A192D">
        <w:rPr>
          <w:rFonts w:hint="eastAsia"/>
          <w:lang w:eastAsia="zh-CN"/>
        </w:rPr>
        <w:t>本研究</w:t>
      </w:r>
      <w:r w:rsidRPr="00877179">
        <w:rPr>
          <w:rFonts w:hint="eastAsia"/>
          <w:lang w:eastAsia="zh-CN"/>
        </w:rPr>
        <w:t>认为，只有当个体的社会比较倾向较高时，社会比较才会对其生活满意度产生影响。此外，</w:t>
      </w:r>
      <w:r w:rsidR="003A192D">
        <w:rPr>
          <w:rFonts w:hint="eastAsia"/>
          <w:lang w:eastAsia="zh-CN"/>
        </w:rPr>
        <w:t>本研究</w:t>
      </w:r>
      <w:r w:rsidRPr="00877179">
        <w:rPr>
          <w:rFonts w:hint="eastAsia"/>
          <w:lang w:eastAsia="zh-CN"/>
        </w:rPr>
        <w:t>进一步细分了社会比较的方向。</w:t>
      </w:r>
      <w:r w:rsidR="003A192D">
        <w:rPr>
          <w:rFonts w:hint="eastAsia"/>
          <w:lang w:eastAsia="zh-CN"/>
        </w:rPr>
        <w:t>本研究</w:t>
      </w:r>
      <w:r w:rsidRPr="00877179">
        <w:rPr>
          <w:rFonts w:hint="eastAsia"/>
          <w:lang w:eastAsia="zh-CN"/>
        </w:rPr>
        <w:t>认为，只有在与被比较对象发生对比而不是认同的情况下，社会比较才会影响个体的生活满意度</w:t>
      </w:r>
      <w:r w:rsidR="00557B1D">
        <w:rPr>
          <w:rFonts w:hint="eastAsia"/>
          <w:lang w:eastAsia="zh-CN"/>
        </w:rPr>
        <w:t>。</w:t>
      </w:r>
    </w:p>
    <w:p w14:paraId="483DFDE3" w14:textId="1A4EC9FA" w:rsidR="00557B1D" w:rsidRDefault="00877179" w:rsidP="00C056B8">
      <w:pPr>
        <w:ind w:firstLine="480"/>
        <w:rPr>
          <w:lang w:eastAsia="zh-CN"/>
        </w:rPr>
      </w:pPr>
      <w:r w:rsidRPr="00877179">
        <w:rPr>
          <w:rFonts w:hint="eastAsia"/>
          <w:lang w:eastAsia="zh-CN"/>
        </w:rPr>
        <w:t>本研究的目的是探讨社会比较如何影响个体对生活满意度的评价。</w:t>
      </w:r>
      <w:r w:rsidR="003A192D">
        <w:rPr>
          <w:rFonts w:hint="eastAsia"/>
          <w:lang w:eastAsia="zh-CN"/>
        </w:rPr>
        <w:t>本研究</w:t>
      </w:r>
      <w:r w:rsidRPr="00877179">
        <w:rPr>
          <w:rFonts w:hint="eastAsia"/>
          <w:lang w:eastAsia="zh-CN"/>
        </w:rPr>
        <w:t>采用了问卷星收集资料，并运用</w:t>
      </w:r>
      <w:r w:rsidRPr="00877179">
        <w:rPr>
          <w:rFonts w:hint="eastAsia"/>
          <w:lang w:eastAsia="zh-CN"/>
        </w:rPr>
        <w:t>R 4.2.3</w:t>
      </w:r>
      <w:r w:rsidRPr="00877179">
        <w:rPr>
          <w:rFonts w:hint="eastAsia"/>
          <w:lang w:eastAsia="zh-CN"/>
        </w:rPr>
        <w:t>进行数据分析。首先，</w:t>
      </w:r>
      <w:r w:rsidR="003A192D">
        <w:rPr>
          <w:rFonts w:hint="eastAsia"/>
          <w:lang w:eastAsia="zh-CN"/>
        </w:rPr>
        <w:t>本研究</w:t>
      </w:r>
      <w:r w:rsidRPr="00877179">
        <w:rPr>
          <w:rFonts w:hint="eastAsia"/>
          <w:lang w:eastAsia="zh-CN"/>
        </w:rPr>
        <w:t>进行了预</w:t>
      </w:r>
      <w:r w:rsidR="002A789E">
        <w:rPr>
          <w:rFonts w:hint="eastAsia"/>
          <w:lang w:eastAsia="zh-CN"/>
        </w:rPr>
        <w:t>研究</w:t>
      </w:r>
      <w:r w:rsidRPr="00877179">
        <w:rPr>
          <w:rFonts w:hint="eastAsia"/>
          <w:lang w:eastAsia="zh-CN"/>
        </w:rPr>
        <w:t>1</w:t>
      </w:r>
      <w:r w:rsidRPr="00877179">
        <w:rPr>
          <w:rFonts w:hint="eastAsia"/>
          <w:lang w:eastAsia="zh-CN"/>
        </w:rPr>
        <w:t>和预</w:t>
      </w:r>
      <w:r w:rsidR="002A789E">
        <w:rPr>
          <w:rFonts w:hint="eastAsia"/>
          <w:lang w:eastAsia="zh-CN"/>
        </w:rPr>
        <w:t>研究</w:t>
      </w:r>
      <w:r w:rsidRPr="00877179">
        <w:rPr>
          <w:rFonts w:hint="eastAsia"/>
          <w:lang w:eastAsia="zh-CN"/>
        </w:rPr>
        <w:t>2</w:t>
      </w:r>
      <w:r w:rsidRPr="00877179">
        <w:rPr>
          <w:rFonts w:hint="eastAsia"/>
          <w:lang w:eastAsia="zh-CN"/>
        </w:rPr>
        <w:t>，以检验和修订使用的问卷的信效度。之后，</w:t>
      </w:r>
      <w:r w:rsidR="003A192D">
        <w:rPr>
          <w:rFonts w:hint="eastAsia"/>
          <w:lang w:eastAsia="zh-CN"/>
        </w:rPr>
        <w:t>本研究</w:t>
      </w:r>
      <w:r w:rsidRPr="00877179">
        <w:rPr>
          <w:rFonts w:hint="eastAsia"/>
          <w:lang w:eastAsia="zh-CN"/>
        </w:rPr>
        <w:t>通过预</w:t>
      </w:r>
      <w:r w:rsidR="002A789E">
        <w:rPr>
          <w:rFonts w:hint="eastAsia"/>
          <w:lang w:eastAsia="zh-CN"/>
        </w:rPr>
        <w:t>研究</w:t>
      </w:r>
      <w:r w:rsidRPr="00877179">
        <w:rPr>
          <w:rFonts w:hint="eastAsia"/>
          <w:lang w:eastAsia="zh-CN"/>
        </w:rPr>
        <w:t>3</w:t>
      </w:r>
      <w:r w:rsidRPr="00877179">
        <w:rPr>
          <w:rFonts w:hint="eastAsia"/>
          <w:lang w:eastAsia="zh-CN"/>
        </w:rPr>
        <w:t>对</w:t>
      </w:r>
      <w:r w:rsidR="002A789E">
        <w:rPr>
          <w:rFonts w:hint="eastAsia"/>
          <w:lang w:eastAsia="zh-CN"/>
        </w:rPr>
        <w:t>研究</w:t>
      </w:r>
      <w:r w:rsidRPr="00877179">
        <w:rPr>
          <w:rFonts w:hint="eastAsia"/>
          <w:lang w:eastAsia="zh-CN"/>
        </w:rPr>
        <w:t>材料进行了筛选，以确保</w:t>
      </w:r>
      <w:r w:rsidR="002A789E">
        <w:rPr>
          <w:rFonts w:hint="eastAsia"/>
          <w:lang w:eastAsia="zh-CN"/>
        </w:rPr>
        <w:t>研究</w:t>
      </w:r>
      <w:r w:rsidRPr="00877179">
        <w:rPr>
          <w:rFonts w:hint="eastAsia"/>
          <w:lang w:eastAsia="zh-CN"/>
        </w:rPr>
        <w:t>材料能够诱发个体的向上或向下比较。在正式</w:t>
      </w:r>
      <w:r w:rsidR="002A789E">
        <w:rPr>
          <w:rFonts w:hint="eastAsia"/>
          <w:lang w:eastAsia="zh-CN"/>
        </w:rPr>
        <w:t>研究</w:t>
      </w:r>
      <w:r w:rsidRPr="00877179">
        <w:rPr>
          <w:rFonts w:hint="eastAsia"/>
          <w:lang w:eastAsia="zh-CN"/>
        </w:rPr>
        <w:t>之前，为了佐证社会比较的确存在两条相反的中介路径，</w:t>
      </w:r>
      <w:r w:rsidR="003A192D">
        <w:rPr>
          <w:rFonts w:hint="eastAsia"/>
          <w:lang w:eastAsia="zh-CN"/>
        </w:rPr>
        <w:t>本研究</w:t>
      </w:r>
      <w:r w:rsidRPr="00877179">
        <w:rPr>
          <w:rFonts w:hint="eastAsia"/>
          <w:lang w:eastAsia="zh-CN"/>
        </w:rPr>
        <w:t>对社会比较倾向和生活满意度的相关系数进行了元分析。在</w:t>
      </w:r>
      <w:r w:rsidR="002A789E">
        <w:rPr>
          <w:rFonts w:hint="eastAsia"/>
          <w:lang w:eastAsia="zh-CN"/>
        </w:rPr>
        <w:t>研究</w:t>
      </w:r>
      <w:r w:rsidRPr="00877179">
        <w:rPr>
          <w:rFonts w:hint="eastAsia"/>
          <w:lang w:eastAsia="zh-CN"/>
        </w:rPr>
        <w:t>1</w:t>
      </w:r>
      <w:r w:rsidRPr="00877179">
        <w:rPr>
          <w:rFonts w:hint="eastAsia"/>
          <w:lang w:eastAsia="zh-CN"/>
        </w:rPr>
        <w:t>中，</w:t>
      </w:r>
      <w:r w:rsidR="003A192D">
        <w:rPr>
          <w:rFonts w:hint="eastAsia"/>
          <w:lang w:eastAsia="zh-CN"/>
        </w:rPr>
        <w:t>本研究</w:t>
      </w:r>
      <w:r w:rsidRPr="00877179">
        <w:rPr>
          <w:rFonts w:hint="eastAsia"/>
          <w:lang w:eastAsia="zh-CN"/>
        </w:rPr>
        <w:t>操纵被试的社会比较方向，验证了</w:t>
      </w:r>
      <w:r w:rsidR="003A192D">
        <w:rPr>
          <w:rFonts w:hint="eastAsia"/>
          <w:lang w:eastAsia="zh-CN"/>
        </w:rPr>
        <w:t>本研究</w:t>
      </w:r>
      <w:r w:rsidRPr="00877179">
        <w:rPr>
          <w:rFonts w:hint="eastAsia"/>
          <w:lang w:eastAsia="zh-CN"/>
        </w:rPr>
        <w:t>的中介模型；</w:t>
      </w:r>
      <w:r w:rsidR="002A789E">
        <w:rPr>
          <w:rFonts w:hint="eastAsia"/>
          <w:lang w:eastAsia="zh-CN"/>
        </w:rPr>
        <w:t>研究</w:t>
      </w:r>
      <w:r w:rsidRPr="00877179">
        <w:rPr>
          <w:rFonts w:hint="eastAsia"/>
          <w:lang w:eastAsia="zh-CN"/>
        </w:rPr>
        <w:t>2</w:t>
      </w:r>
      <w:r w:rsidRPr="00877179">
        <w:rPr>
          <w:rFonts w:hint="eastAsia"/>
          <w:lang w:eastAsia="zh-CN"/>
        </w:rPr>
        <w:t>则通过测量被试的社会比较方向，验证了该中介模型是否仅在社会比较倾向较高时才成立</w:t>
      </w:r>
      <w:r w:rsidR="00557B1D">
        <w:rPr>
          <w:rFonts w:hint="eastAsia"/>
          <w:lang w:eastAsia="zh-CN"/>
        </w:rPr>
        <w:t>；</w:t>
      </w:r>
      <w:r w:rsidR="002A789E">
        <w:rPr>
          <w:rFonts w:hint="eastAsia"/>
          <w:lang w:eastAsia="zh-CN"/>
        </w:rPr>
        <w:t>研究</w:t>
      </w:r>
      <w:r w:rsidR="00521203">
        <w:rPr>
          <w:rFonts w:hint="eastAsia"/>
          <w:lang w:eastAsia="zh-CN"/>
        </w:rPr>
        <w:t>3</w:t>
      </w:r>
      <w:r w:rsidR="00557B1D">
        <w:rPr>
          <w:rFonts w:hint="eastAsia"/>
          <w:lang w:eastAsia="zh-CN"/>
        </w:rPr>
        <w:t>细分了社会比较的方向，将其分为</w:t>
      </w:r>
      <w:r w:rsidR="00521203">
        <w:rPr>
          <w:rFonts w:hint="eastAsia"/>
          <w:lang w:eastAsia="zh-CN"/>
        </w:rPr>
        <w:t>四种社会比较策略——</w:t>
      </w:r>
      <w:r w:rsidR="00557B1D">
        <w:rPr>
          <w:rFonts w:hint="eastAsia"/>
          <w:lang w:eastAsia="zh-CN"/>
        </w:rPr>
        <w:t>向上对比，向上认同，向下对比</w:t>
      </w:r>
      <w:r w:rsidR="00521203">
        <w:rPr>
          <w:rFonts w:hint="eastAsia"/>
          <w:lang w:eastAsia="zh-CN"/>
        </w:rPr>
        <w:t>和</w:t>
      </w:r>
      <w:r w:rsidR="00557B1D">
        <w:rPr>
          <w:rFonts w:hint="eastAsia"/>
          <w:lang w:eastAsia="zh-CN"/>
        </w:rPr>
        <w:t>向下对比。</w:t>
      </w:r>
      <w:r w:rsidR="003A192D">
        <w:rPr>
          <w:rFonts w:hint="eastAsia"/>
          <w:lang w:eastAsia="zh-CN"/>
        </w:rPr>
        <w:t>本研究</w:t>
      </w:r>
      <w:r w:rsidRPr="00877179">
        <w:rPr>
          <w:rFonts w:hint="eastAsia"/>
          <w:lang w:eastAsia="zh-CN"/>
        </w:rPr>
        <w:t>认为，只有在与被比较对象发生对比而不是认同的情况下</w:t>
      </w:r>
      <w:r w:rsidR="00557B1D">
        <w:rPr>
          <w:rFonts w:hint="eastAsia"/>
          <w:lang w:eastAsia="zh-CN"/>
        </w:rPr>
        <w:t>，</w:t>
      </w:r>
      <w:r w:rsidR="003A192D">
        <w:rPr>
          <w:rFonts w:hint="eastAsia"/>
          <w:lang w:eastAsia="zh-CN"/>
        </w:rPr>
        <w:t>本研究</w:t>
      </w:r>
      <w:r w:rsidR="00557B1D">
        <w:rPr>
          <w:rFonts w:hint="eastAsia"/>
          <w:lang w:eastAsia="zh-CN"/>
        </w:rPr>
        <w:t>所假设的中介模型才成立。</w:t>
      </w:r>
    </w:p>
    <w:p w14:paraId="03D0419B" w14:textId="3CEC7E6D" w:rsidR="00521203" w:rsidRDefault="00521203" w:rsidP="00C056B8">
      <w:pPr>
        <w:ind w:firstLine="480"/>
        <w:rPr>
          <w:lang w:eastAsia="zh-CN"/>
        </w:rPr>
      </w:pPr>
      <w:r>
        <w:rPr>
          <w:rFonts w:hint="eastAsia"/>
          <w:lang w:eastAsia="zh-CN"/>
        </w:rPr>
        <w:t>预</w:t>
      </w:r>
      <w:r w:rsidR="002A789E">
        <w:rPr>
          <w:rFonts w:hint="eastAsia"/>
          <w:lang w:eastAsia="zh-CN"/>
        </w:rPr>
        <w:t>研究</w:t>
      </w:r>
      <w:r>
        <w:rPr>
          <w:rFonts w:hint="eastAsia"/>
          <w:lang w:eastAsia="zh-CN"/>
        </w:rPr>
        <w:t>1</w:t>
      </w:r>
      <w:r>
        <w:rPr>
          <w:rFonts w:hint="eastAsia"/>
          <w:lang w:eastAsia="zh-CN"/>
        </w:rPr>
        <w:t>对</w:t>
      </w:r>
      <w:r>
        <w:rPr>
          <w:rFonts w:hint="eastAsia"/>
          <w:lang w:eastAsia="zh-CN"/>
        </w:rPr>
        <w:t>218</w:t>
      </w:r>
      <w:r>
        <w:rPr>
          <w:rFonts w:hint="eastAsia"/>
          <w:lang w:eastAsia="zh-CN"/>
        </w:rPr>
        <w:t>名被试施测了</w:t>
      </w:r>
      <w:r w:rsidR="003A192D">
        <w:rPr>
          <w:rFonts w:hint="eastAsia"/>
          <w:lang w:eastAsia="zh-CN"/>
        </w:rPr>
        <w:t>本研究</w:t>
      </w:r>
      <w:r>
        <w:rPr>
          <w:rFonts w:hint="eastAsia"/>
          <w:lang w:eastAsia="zh-CN"/>
        </w:rPr>
        <w:t>之后</w:t>
      </w:r>
      <w:r w:rsidR="002A789E">
        <w:rPr>
          <w:rFonts w:hint="eastAsia"/>
          <w:lang w:eastAsia="zh-CN"/>
        </w:rPr>
        <w:t>研究</w:t>
      </w:r>
      <w:r>
        <w:rPr>
          <w:rFonts w:hint="eastAsia"/>
          <w:lang w:eastAsia="zh-CN"/>
        </w:rPr>
        <w:t>中会用到的所有问卷。</w:t>
      </w:r>
      <w:r w:rsidR="003A192D">
        <w:rPr>
          <w:rFonts w:hint="eastAsia"/>
          <w:lang w:eastAsia="zh-CN"/>
        </w:rPr>
        <w:t>本研究</w:t>
      </w:r>
      <w:r>
        <w:rPr>
          <w:rFonts w:hint="eastAsia"/>
          <w:lang w:eastAsia="zh-CN"/>
        </w:rPr>
        <w:t>通过</w:t>
      </w:r>
      <w:r w:rsidRPr="00521203">
        <w:rPr>
          <w:lang w:eastAsia="zh-CN"/>
        </w:rPr>
        <w:t>Cronbach's alpha</w:t>
      </w:r>
      <w:r>
        <w:rPr>
          <w:rFonts w:hint="eastAsia"/>
          <w:lang w:eastAsia="zh-CN"/>
        </w:rPr>
        <w:t>系数来判断该量表是否具有良好的信度。然后</w:t>
      </w:r>
      <w:r w:rsidR="003A192D">
        <w:rPr>
          <w:rFonts w:hint="eastAsia"/>
          <w:lang w:eastAsia="zh-CN"/>
        </w:rPr>
        <w:t>本研究</w:t>
      </w:r>
      <w:r>
        <w:rPr>
          <w:rFonts w:hint="eastAsia"/>
          <w:lang w:eastAsia="zh-CN"/>
        </w:rPr>
        <w:t>通过检验量表题目的标准化因子载荷（</w:t>
      </w:r>
      <w:r w:rsidRPr="00877179">
        <w:rPr>
          <w:rFonts w:cs="Times New Roman"/>
          <w:lang w:eastAsia="zh-CN"/>
        </w:rPr>
        <w:t>λ</w:t>
      </w:r>
      <w:r>
        <w:rPr>
          <w:rFonts w:hint="eastAsia"/>
          <w:lang w:eastAsia="zh-CN"/>
        </w:rPr>
        <w:t>），组成信度（</w:t>
      </w:r>
      <w:r>
        <w:rPr>
          <w:rFonts w:hint="eastAsia"/>
          <w:lang w:eastAsia="zh-CN"/>
        </w:rPr>
        <w:t>CR</w:t>
      </w:r>
      <w:r>
        <w:rPr>
          <w:rFonts w:hint="eastAsia"/>
          <w:lang w:eastAsia="zh-CN"/>
        </w:rPr>
        <w:t>）和平均方差萃取量（</w:t>
      </w:r>
      <w:r>
        <w:rPr>
          <w:rFonts w:hint="eastAsia"/>
          <w:lang w:eastAsia="zh-CN"/>
        </w:rPr>
        <w:t>AVE</w:t>
      </w:r>
      <w:r>
        <w:rPr>
          <w:rFonts w:hint="eastAsia"/>
          <w:lang w:eastAsia="zh-CN"/>
        </w:rPr>
        <w:t>）来判断该量表是否具有良好的收敛效度。最后</w:t>
      </w:r>
      <w:r w:rsidR="003A192D">
        <w:rPr>
          <w:rFonts w:hint="eastAsia"/>
          <w:lang w:eastAsia="zh-CN"/>
        </w:rPr>
        <w:t>本研究</w:t>
      </w:r>
      <w:r>
        <w:rPr>
          <w:rFonts w:hint="eastAsia"/>
          <w:lang w:eastAsia="zh-CN"/>
        </w:rPr>
        <w:t>通过比较潜变量之间的相关系数与其自身平均方差萃取量（</w:t>
      </w:r>
      <w:r>
        <w:rPr>
          <w:rFonts w:hint="eastAsia"/>
          <w:lang w:eastAsia="zh-CN"/>
        </w:rPr>
        <w:t>AVE</w:t>
      </w:r>
      <w:r>
        <w:rPr>
          <w:rFonts w:hint="eastAsia"/>
          <w:lang w:eastAsia="zh-CN"/>
        </w:rPr>
        <w:t>），来判断该量表是否具有区别效度。对于未通过信效度检验的量表，</w:t>
      </w:r>
      <w:r w:rsidR="003A192D">
        <w:rPr>
          <w:rFonts w:hint="eastAsia"/>
          <w:lang w:eastAsia="zh-CN"/>
        </w:rPr>
        <w:t>本研究</w:t>
      </w:r>
      <w:r>
        <w:rPr>
          <w:rFonts w:hint="eastAsia"/>
          <w:lang w:eastAsia="zh-CN"/>
        </w:rPr>
        <w:t>会对其进行修订。</w:t>
      </w:r>
    </w:p>
    <w:p w14:paraId="687BB729" w14:textId="5CA88A08" w:rsidR="00521203" w:rsidRDefault="00521203" w:rsidP="00C056B8">
      <w:pPr>
        <w:ind w:firstLine="480"/>
        <w:rPr>
          <w:lang w:eastAsia="zh-CN"/>
        </w:rPr>
      </w:pPr>
      <w:r>
        <w:rPr>
          <w:rFonts w:hint="eastAsia"/>
          <w:lang w:eastAsia="zh-CN"/>
        </w:rPr>
        <w:lastRenderedPageBreak/>
        <w:t>预</w:t>
      </w:r>
      <w:r w:rsidR="002A789E">
        <w:rPr>
          <w:rFonts w:hint="eastAsia"/>
          <w:lang w:eastAsia="zh-CN"/>
        </w:rPr>
        <w:t>研究</w:t>
      </w:r>
      <w:r>
        <w:rPr>
          <w:rFonts w:hint="eastAsia"/>
          <w:lang w:eastAsia="zh-CN"/>
        </w:rPr>
        <w:t>2</w:t>
      </w:r>
      <w:r>
        <w:rPr>
          <w:rFonts w:hint="eastAsia"/>
          <w:lang w:eastAsia="zh-CN"/>
        </w:rPr>
        <w:t>中将会重新施测在预</w:t>
      </w:r>
      <w:r w:rsidR="002A789E">
        <w:rPr>
          <w:rFonts w:hint="eastAsia"/>
          <w:lang w:eastAsia="zh-CN"/>
        </w:rPr>
        <w:t>研究</w:t>
      </w:r>
      <w:r>
        <w:rPr>
          <w:rFonts w:hint="eastAsia"/>
          <w:lang w:eastAsia="zh-CN"/>
        </w:rPr>
        <w:t>1</w:t>
      </w:r>
      <w:r>
        <w:rPr>
          <w:rFonts w:hint="eastAsia"/>
          <w:lang w:eastAsia="zh-CN"/>
        </w:rPr>
        <w:t>中未通过信效度检验的量表。以确保修订后的量表，可以通过上述提到的信效度检验。</w:t>
      </w:r>
    </w:p>
    <w:p w14:paraId="7FC61F66" w14:textId="53AF73F8" w:rsidR="00521203" w:rsidRDefault="00521203" w:rsidP="00C056B8">
      <w:pPr>
        <w:ind w:firstLine="480"/>
        <w:rPr>
          <w:lang w:eastAsia="zh-CN"/>
        </w:rPr>
      </w:pPr>
      <w:r>
        <w:rPr>
          <w:rFonts w:hint="eastAsia"/>
          <w:lang w:eastAsia="zh-CN"/>
        </w:rPr>
        <w:t>预</w:t>
      </w:r>
      <w:r w:rsidR="002A789E">
        <w:rPr>
          <w:rFonts w:hint="eastAsia"/>
          <w:lang w:eastAsia="zh-CN"/>
        </w:rPr>
        <w:t>研究</w:t>
      </w:r>
      <w:r>
        <w:rPr>
          <w:rFonts w:hint="eastAsia"/>
          <w:lang w:eastAsia="zh-CN"/>
        </w:rPr>
        <w:t>3</w:t>
      </w:r>
      <w:r>
        <w:rPr>
          <w:rFonts w:hint="eastAsia"/>
          <w:lang w:eastAsia="zh-CN"/>
        </w:rPr>
        <w:t>则负责筛选</w:t>
      </w:r>
      <w:r w:rsidR="002A789E">
        <w:rPr>
          <w:rFonts w:hint="eastAsia"/>
          <w:lang w:eastAsia="zh-CN"/>
        </w:rPr>
        <w:t>研究</w:t>
      </w:r>
      <w:r>
        <w:rPr>
          <w:rFonts w:hint="eastAsia"/>
          <w:lang w:eastAsia="zh-CN"/>
        </w:rPr>
        <w:t>材料。</w:t>
      </w:r>
      <w:r w:rsidR="003A192D">
        <w:rPr>
          <w:rFonts w:hint="eastAsia"/>
          <w:lang w:eastAsia="zh-CN"/>
        </w:rPr>
        <w:t>本研究</w:t>
      </w:r>
      <w:r w:rsidR="00877179">
        <w:rPr>
          <w:rFonts w:hint="eastAsia"/>
          <w:lang w:eastAsia="zh-CN"/>
        </w:rPr>
        <w:t>让被试评价</w:t>
      </w:r>
      <w:r w:rsidR="003A192D">
        <w:rPr>
          <w:rFonts w:hint="eastAsia"/>
          <w:lang w:eastAsia="zh-CN"/>
        </w:rPr>
        <w:t>本研究</w:t>
      </w:r>
      <w:r>
        <w:rPr>
          <w:rFonts w:hint="eastAsia"/>
          <w:lang w:eastAsia="zh-CN"/>
        </w:rPr>
        <w:t>收集到的八份向上比较和八份向下比较材料。以确保该材料可以诱发被试的向上比较或者向下比较。</w:t>
      </w:r>
      <w:r w:rsidR="003A192D">
        <w:rPr>
          <w:rFonts w:hint="eastAsia"/>
          <w:lang w:eastAsia="zh-CN"/>
        </w:rPr>
        <w:t>本研究</w:t>
      </w:r>
      <w:r>
        <w:rPr>
          <w:rFonts w:hint="eastAsia"/>
          <w:lang w:eastAsia="zh-CN"/>
        </w:rPr>
        <w:t>最终通过被试评价的平均值，偏度和频率分布直方图，筛选出了各三份比较材料。这些比较材料将会</w:t>
      </w:r>
      <w:r w:rsidR="00877179">
        <w:rPr>
          <w:rFonts w:hint="eastAsia"/>
          <w:lang w:eastAsia="zh-CN"/>
        </w:rPr>
        <w:t>被</w:t>
      </w:r>
      <w:r>
        <w:rPr>
          <w:rFonts w:hint="eastAsia"/>
          <w:lang w:eastAsia="zh-CN"/>
        </w:rPr>
        <w:t>用于</w:t>
      </w:r>
      <w:r w:rsidR="002A789E">
        <w:rPr>
          <w:rFonts w:hint="eastAsia"/>
          <w:lang w:eastAsia="zh-CN"/>
        </w:rPr>
        <w:t>研究</w:t>
      </w:r>
      <w:r>
        <w:rPr>
          <w:rFonts w:hint="eastAsia"/>
          <w:lang w:eastAsia="zh-CN"/>
        </w:rPr>
        <w:t>1</w:t>
      </w:r>
      <w:r>
        <w:rPr>
          <w:rFonts w:hint="eastAsia"/>
          <w:lang w:eastAsia="zh-CN"/>
        </w:rPr>
        <w:t>中，以诱发被试的向上比较或向下比较。</w:t>
      </w:r>
    </w:p>
    <w:p w14:paraId="6EBC86C7" w14:textId="7A37C5D8" w:rsidR="00521203" w:rsidRDefault="00521203" w:rsidP="00C056B8">
      <w:pPr>
        <w:ind w:firstLine="480"/>
        <w:rPr>
          <w:lang w:eastAsia="zh-CN"/>
        </w:rPr>
      </w:pPr>
      <w:r>
        <w:rPr>
          <w:rFonts w:hint="eastAsia"/>
          <w:lang w:eastAsia="zh-CN"/>
        </w:rPr>
        <w:t>由于</w:t>
      </w:r>
      <w:r w:rsidR="003A192D">
        <w:rPr>
          <w:rFonts w:hint="eastAsia"/>
          <w:lang w:eastAsia="zh-CN"/>
        </w:rPr>
        <w:t>本研究</w:t>
      </w:r>
      <w:r>
        <w:rPr>
          <w:rFonts w:hint="eastAsia"/>
          <w:lang w:eastAsia="zh-CN"/>
        </w:rPr>
        <w:t>推导得到了两条相反的社会比较路径——向上比较和向下比较。因此，</w:t>
      </w:r>
      <w:r w:rsidR="003A192D">
        <w:rPr>
          <w:rFonts w:hint="eastAsia"/>
          <w:lang w:eastAsia="zh-CN"/>
        </w:rPr>
        <w:t>本研究</w:t>
      </w:r>
      <w:r>
        <w:rPr>
          <w:rFonts w:hint="eastAsia"/>
          <w:lang w:eastAsia="zh-CN"/>
        </w:rPr>
        <w:t>预测，如果</w:t>
      </w:r>
      <w:r w:rsidR="003A192D">
        <w:rPr>
          <w:rFonts w:hint="eastAsia"/>
          <w:lang w:eastAsia="zh-CN"/>
        </w:rPr>
        <w:t>本研究</w:t>
      </w:r>
      <w:r>
        <w:rPr>
          <w:rFonts w:hint="eastAsia"/>
          <w:lang w:eastAsia="zh-CN"/>
        </w:rPr>
        <w:t>回顾前人对于社会比较和生活满意度的研究。</w:t>
      </w:r>
      <w:r w:rsidR="00C8708B">
        <w:rPr>
          <w:rFonts w:hint="eastAsia"/>
          <w:lang w:eastAsia="zh-CN"/>
        </w:rPr>
        <w:t>社会比较倾向，这个不涉及比较方向的变量，应该与生活满意度之间存在着几乎为零的相关系数。因此，</w:t>
      </w:r>
      <w:r w:rsidR="003A192D">
        <w:rPr>
          <w:rFonts w:hint="eastAsia"/>
          <w:lang w:eastAsia="zh-CN"/>
        </w:rPr>
        <w:t>本研究</w:t>
      </w:r>
      <w:r w:rsidR="00C8708B">
        <w:rPr>
          <w:rFonts w:hint="eastAsia"/>
          <w:lang w:eastAsia="zh-CN"/>
        </w:rPr>
        <w:t>在</w:t>
      </w:r>
      <w:r w:rsidR="00C8708B">
        <w:rPr>
          <w:rFonts w:hint="eastAsia"/>
          <w:lang w:eastAsia="zh-CN"/>
        </w:rPr>
        <w:t>Google Scholar</w:t>
      </w:r>
      <w:r w:rsidR="00C8708B">
        <w:rPr>
          <w:rFonts w:hint="eastAsia"/>
          <w:lang w:eastAsia="zh-CN"/>
        </w:rPr>
        <w:t>上基于关键词“</w:t>
      </w:r>
      <w:r w:rsidR="00C8708B" w:rsidRPr="004E614C">
        <w:rPr>
          <w:rFonts w:hint="eastAsia"/>
          <w:lang w:eastAsia="zh-CN"/>
        </w:rPr>
        <w:t>social</w:t>
      </w:r>
      <w:r w:rsidR="00C8708B" w:rsidRPr="004E614C">
        <w:rPr>
          <w:lang w:eastAsia="zh-CN"/>
        </w:rPr>
        <w:t xml:space="preserve"> </w:t>
      </w:r>
      <w:r w:rsidR="00C8708B" w:rsidRPr="004E614C">
        <w:rPr>
          <w:rFonts w:hint="eastAsia"/>
          <w:lang w:eastAsia="zh-CN"/>
        </w:rPr>
        <w:t>comparison</w:t>
      </w:r>
      <w:r w:rsidR="00C8708B" w:rsidRPr="004E614C">
        <w:rPr>
          <w:lang w:eastAsia="zh-CN"/>
        </w:rPr>
        <w:t xml:space="preserve"> </w:t>
      </w:r>
      <w:r w:rsidR="00C8708B" w:rsidRPr="004E614C">
        <w:rPr>
          <w:rFonts w:hint="eastAsia"/>
          <w:lang w:eastAsia="zh-CN"/>
        </w:rPr>
        <w:t>orientatio</w:t>
      </w:r>
      <w:r w:rsidR="00C8708B">
        <w:rPr>
          <w:rFonts w:hint="eastAsia"/>
          <w:lang w:eastAsia="zh-CN"/>
        </w:rPr>
        <w:t>n</w:t>
      </w:r>
      <w:r w:rsidR="00C8708B">
        <w:rPr>
          <w:rFonts w:hint="eastAsia"/>
          <w:lang w:eastAsia="zh-CN"/>
        </w:rPr>
        <w:t>”</w:t>
      </w:r>
      <w:r w:rsidR="00C8708B" w:rsidRPr="004E614C">
        <w:rPr>
          <w:rFonts w:hint="eastAsia"/>
          <w:lang w:eastAsia="zh-CN"/>
        </w:rPr>
        <w:t>和“</w:t>
      </w:r>
      <w:r w:rsidR="00C8708B" w:rsidRPr="004E614C">
        <w:rPr>
          <w:rFonts w:hint="eastAsia"/>
          <w:lang w:eastAsia="zh-CN"/>
        </w:rPr>
        <w:t>life</w:t>
      </w:r>
      <w:r w:rsidR="00C8708B" w:rsidRPr="004E614C">
        <w:rPr>
          <w:lang w:eastAsia="zh-CN"/>
        </w:rPr>
        <w:t xml:space="preserve"> </w:t>
      </w:r>
      <w:r w:rsidR="00C8708B" w:rsidRPr="004E614C">
        <w:rPr>
          <w:rFonts w:hint="eastAsia"/>
          <w:lang w:eastAsia="zh-CN"/>
        </w:rPr>
        <w:t>satisfaction</w:t>
      </w:r>
      <w:r w:rsidR="00C8708B" w:rsidRPr="004E614C">
        <w:rPr>
          <w:rFonts w:hint="eastAsia"/>
          <w:lang w:eastAsia="zh-CN"/>
        </w:rPr>
        <w:t>”摘录了前</w:t>
      </w:r>
      <w:r w:rsidR="00C8708B" w:rsidRPr="004E614C">
        <w:rPr>
          <w:rFonts w:hint="eastAsia"/>
          <w:lang w:eastAsia="zh-CN"/>
        </w:rPr>
        <w:t>1</w:t>
      </w:r>
      <w:r w:rsidR="00C8708B" w:rsidRPr="004E614C">
        <w:rPr>
          <w:lang w:eastAsia="zh-CN"/>
        </w:rPr>
        <w:t>50</w:t>
      </w:r>
      <w:r w:rsidR="00C8708B" w:rsidRPr="004E614C">
        <w:rPr>
          <w:rFonts w:hint="eastAsia"/>
          <w:lang w:eastAsia="zh-CN"/>
        </w:rPr>
        <w:t>篇文献。最终，</w:t>
      </w:r>
      <w:r w:rsidR="003A192D">
        <w:rPr>
          <w:rFonts w:hint="eastAsia"/>
          <w:lang w:eastAsia="zh-CN"/>
        </w:rPr>
        <w:t>本研究</w:t>
      </w:r>
      <w:r w:rsidR="00C8708B" w:rsidRPr="004E614C">
        <w:rPr>
          <w:rFonts w:hint="eastAsia"/>
          <w:lang w:eastAsia="zh-CN"/>
        </w:rPr>
        <w:t>筛选出</w:t>
      </w:r>
      <w:r w:rsidR="00C8708B" w:rsidRPr="004E614C">
        <w:rPr>
          <w:rFonts w:hint="eastAsia"/>
          <w:lang w:eastAsia="zh-CN"/>
        </w:rPr>
        <w:t>2</w:t>
      </w:r>
      <w:r w:rsidR="00C8708B" w:rsidRPr="004E614C">
        <w:rPr>
          <w:lang w:eastAsia="zh-CN"/>
        </w:rPr>
        <w:t>2</w:t>
      </w:r>
      <w:r w:rsidR="00C8708B" w:rsidRPr="004E614C">
        <w:rPr>
          <w:rFonts w:hint="eastAsia"/>
          <w:lang w:eastAsia="zh-CN"/>
        </w:rPr>
        <w:t>篇</w:t>
      </w:r>
      <w:r w:rsidR="00C8708B">
        <w:rPr>
          <w:rFonts w:hint="eastAsia"/>
          <w:lang w:eastAsia="zh-CN"/>
        </w:rPr>
        <w:t>同时测量了上述两个变量的</w:t>
      </w:r>
      <w:r w:rsidR="00C8708B" w:rsidRPr="004E614C">
        <w:rPr>
          <w:rFonts w:hint="eastAsia"/>
          <w:lang w:eastAsia="zh-CN"/>
        </w:rPr>
        <w:t>文章</w:t>
      </w:r>
      <w:r w:rsidR="00C8708B">
        <w:rPr>
          <w:rFonts w:hint="eastAsia"/>
          <w:lang w:eastAsia="zh-CN"/>
        </w:rPr>
        <w:t>进行元分析。</w:t>
      </w:r>
    </w:p>
    <w:p w14:paraId="6117B708" w14:textId="0E3EA7F3" w:rsidR="00557B1D" w:rsidRDefault="00D013BC" w:rsidP="00C056B8">
      <w:pPr>
        <w:ind w:firstLine="480"/>
        <w:rPr>
          <w:lang w:eastAsia="zh-CN"/>
        </w:rPr>
      </w:pPr>
      <w:r>
        <w:rPr>
          <w:rFonts w:hint="eastAsia"/>
          <w:lang w:eastAsia="zh-CN"/>
        </w:rPr>
        <w:t>在</w:t>
      </w:r>
      <w:r w:rsidR="002A789E">
        <w:rPr>
          <w:rFonts w:hint="eastAsia"/>
          <w:lang w:eastAsia="zh-CN"/>
        </w:rPr>
        <w:t>研究</w:t>
      </w:r>
      <w:r w:rsidR="00A36E4F">
        <w:rPr>
          <w:rFonts w:hint="eastAsia"/>
          <w:lang w:eastAsia="zh-CN"/>
        </w:rPr>
        <w:t>1</w:t>
      </w:r>
      <w:r>
        <w:rPr>
          <w:rFonts w:hint="eastAsia"/>
          <w:lang w:eastAsia="zh-CN"/>
        </w:rPr>
        <w:t>中，</w:t>
      </w:r>
      <w:r w:rsidR="003A192D">
        <w:rPr>
          <w:rFonts w:hint="eastAsia"/>
          <w:lang w:eastAsia="zh-CN"/>
        </w:rPr>
        <w:t>本研究</w:t>
      </w:r>
      <w:r>
        <w:rPr>
          <w:rFonts w:hint="eastAsia"/>
          <w:lang w:eastAsia="zh-CN"/>
        </w:rPr>
        <w:t>将</w:t>
      </w:r>
      <w:r>
        <w:rPr>
          <w:rFonts w:hint="eastAsia"/>
          <w:lang w:eastAsia="zh-CN"/>
        </w:rPr>
        <w:t>409</w:t>
      </w:r>
      <w:r>
        <w:rPr>
          <w:rFonts w:hint="eastAsia"/>
          <w:lang w:eastAsia="zh-CN"/>
        </w:rPr>
        <w:t>名被试随机分配为向上比较组（</w:t>
      </w:r>
      <w:r>
        <w:rPr>
          <w:rFonts w:hint="eastAsia"/>
          <w:lang w:eastAsia="zh-CN"/>
        </w:rPr>
        <w:t>204</w:t>
      </w:r>
      <w:r>
        <w:rPr>
          <w:rFonts w:hint="eastAsia"/>
          <w:lang w:eastAsia="zh-CN"/>
        </w:rPr>
        <w:t>人）或向下比较组（</w:t>
      </w:r>
      <w:r>
        <w:rPr>
          <w:rFonts w:hint="eastAsia"/>
          <w:lang w:eastAsia="zh-CN"/>
        </w:rPr>
        <w:t>205</w:t>
      </w:r>
      <w:r>
        <w:rPr>
          <w:rFonts w:hint="eastAsia"/>
          <w:lang w:eastAsia="zh-CN"/>
        </w:rPr>
        <w:t>人）。被试将浏览</w:t>
      </w:r>
      <w:r w:rsidR="003A192D">
        <w:rPr>
          <w:rFonts w:hint="eastAsia"/>
          <w:lang w:eastAsia="zh-CN"/>
        </w:rPr>
        <w:t>本研究</w:t>
      </w:r>
      <w:r>
        <w:rPr>
          <w:rFonts w:hint="eastAsia"/>
          <w:lang w:eastAsia="zh-CN"/>
        </w:rPr>
        <w:t>在预</w:t>
      </w:r>
      <w:r w:rsidR="002A789E">
        <w:rPr>
          <w:rFonts w:hint="eastAsia"/>
          <w:lang w:eastAsia="zh-CN"/>
        </w:rPr>
        <w:t>研究</w:t>
      </w:r>
      <w:r>
        <w:rPr>
          <w:rFonts w:hint="eastAsia"/>
          <w:lang w:eastAsia="zh-CN"/>
        </w:rPr>
        <w:t>中筛选得到的微信朋友圈截图，以</w:t>
      </w:r>
      <w:r w:rsidR="00547097">
        <w:rPr>
          <w:rFonts w:hint="eastAsia"/>
          <w:lang w:eastAsia="zh-CN"/>
        </w:rPr>
        <w:t>操纵</w:t>
      </w:r>
      <w:r>
        <w:rPr>
          <w:rFonts w:hint="eastAsia"/>
          <w:lang w:eastAsia="zh-CN"/>
        </w:rPr>
        <w:t>他们的</w:t>
      </w:r>
      <w:r w:rsidR="00547097">
        <w:rPr>
          <w:rFonts w:hint="eastAsia"/>
          <w:lang w:eastAsia="zh-CN"/>
        </w:rPr>
        <w:t>社会比较方向。在这之后，</w:t>
      </w:r>
      <w:r>
        <w:rPr>
          <w:rFonts w:hint="eastAsia"/>
          <w:lang w:eastAsia="zh-CN"/>
        </w:rPr>
        <w:t>被试</w:t>
      </w:r>
      <w:r w:rsidR="00547097">
        <w:rPr>
          <w:rFonts w:hint="eastAsia"/>
          <w:lang w:eastAsia="zh-CN"/>
        </w:rPr>
        <w:t>需要基于此时的感受填写相对剥夺感量表，感知到的优越感量表和生活满意度量表。</w:t>
      </w:r>
      <w:r>
        <w:rPr>
          <w:rFonts w:hint="eastAsia"/>
          <w:lang w:eastAsia="zh-CN"/>
        </w:rPr>
        <w:t>运用</w:t>
      </w:r>
      <w:r>
        <w:rPr>
          <w:rFonts w:hint="eastAsia"/>
          <w:lang w:eastAsia="zh-CN"/>
        </w:rPr>
        <w:t>R 4.2.3</w:t>
      </w:r>
      <w:r>
        <w:rPr>
          <w:rFonts w:hint="eastAsia"/>
          <w:lang w:eastAsia="zh-CN"/>
        </w:rPr>
        <w:t>，</w:t>
      </w:r>
      <w:r w:rsidR="003A192D">
        <w:rPr>
          <w:rFonts w:hint="eastAsia"/>
          <w:lang w:eastAsia="zh-CN"/>
        </w:rPr>
        <w:t>本研究</w:t>
      </w:r>
      <w:r>
        <w:rPr>
          <w:rFonts w:hint="eastAsia"/>
          <w:lang w:eastAsia="zh-CN"/>
        </w:rPr>
        <w:t>首先使用</w:t>
      </w:r>
      <w:r>
        <w:rPr>
          <w:rFonts w:hint="eastAsia"/>
          <w:lang w:eastAsia="zh-CN"/>
        </w:rPr>
        <w:t>psych</w:t>
      </w:r>
      <w:r>
        <w:rPr>
          <w:rFonts w:hint="eastAsia"/>
          <w:lang w:eastAsia="zh-CN"/>
        </w:rPr>
        <w:t>软件包进行了</w:t>
      </w:r>
      <w:r>
        <w:rPr>
          <w:rFonts w:hint="eastAsia"/>
          <w:lang w:eastAsia="zh-CN"/>
        </w:rPr>
        <w:t>Harmon</w:t>
      </w:r>
      <w:r>
        <w:rPr>
          <w:rFonts w:hint="eastAsia"/>
          <w:lang w:eastAsia="zh-CN"/>
        </w:rPr>
        <w:t>单因子法，以检验</w:t>
      </w:r>
      <w:r w:rsidR="003A192D">
        <w:rPr>
          <w:rFonts w:hint="eastAsia"/>
          <w:lang w:eastAsia="zh-CN"/>
        </w:rPr>
        <w:t>本研究</w:t>
      </w:r>
      <w:r>
        <w:rPr>
          <w:rFonts w:hint="eastAsia"/>
          <w:lang w:eastAsia="zh-CN"/>
        </w:rPr>
        <w:t>的研究中是否存在共同方法偏差。然后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软件包进行结构方程模型的分析</w:t>
      </w:r>
      <w:r w:rsidR="00877179">
        <w:rPr>
          <w:rFonts w:hint="eastAsia"/>
          <w:lang w:eastAsia="zh-CN"/>
        </w:rPr>
        <w:t>，以检验</w:t>
      </w:r>
      <w:r w:rsidR="003A192D">
        <w:rPr>
          <w:rFonts w:hint="eastAsia"/>
          <w:lang w:eastAsia="zh-CN"/>
        </w:rPr>
        <w:t>本研究</w:t>
      </w:r>
      <w:r w:rsidR="00877179">
        <w:rPr>
          <w:rFonts w:hint="eastAsia"/>
          <w:lang w:eastAsia="zh-CN"/>
        </w:rPr>
        <w:t>的中介模型</w:t>
      </w:r>
      <w:r>
        <w:rPr>
          <w:rFonts w:hint="eastAsia"/>
          <w:lang w:eastAsia="zh-CN"/>
        </w:rPr>
        <w:t>。</w:t>
      </w:r>
    </w:p>
    <w:p w14:paraId="4BEC9D4C" w14:textId="3DB20A27" w:rsidR="00547097" w:rsidRDefault="00D013BC" w:rsidP="00A36E4F">
      <w:pPr>
        <w:ind w:firstLine="480"/>
        <w:rPr>
          <w:lang w:eastAsia="zh-CN"/>
        </w:rPr>
      </w:pPr>
      <w:r>
        <w:rPr>
          <w:rFonts w:hint="eastAsia"/>
          <w:lang w:eastAsia="zh-CN"/>
        </w:rPr>
        <w:t>在</w:t>
      </w:r>
      <w:r w:rsidR="002A789E">
        <w:rPr>
          <w:rFonts w:hint="eastAsia"/>
          <w:lang w:eastAsia="zh-CN"/>
        </w:rPr>
        <w:t>研究</w:t>
      </w:r>
      <w:r w:rsidR="00A36E4F">
        <w:rPr>
          <w:rFonts w:hint="eastAsia"/>
          <w:lang w:eastAsia="zh-CN"/>
        </w:rPr>
        <w:t>2</w:t>
      </w:r>
      <w:r>
        <w:rPr>
          <w:rFonts w:hint="eastAsia"/>
          <w:lang w:eastAsia="zh-CN"/>
        </w:rPr>
        <w:t>中，</w:t>
      </w:r>
      <w:r w:rsidR="003A192D">
        <w:rPr>
          <w:rFonts w:hint="eastAsia"/>
          <w:lang w:eastAsia="zh-CN"/>
        </w:rPr>
        <w:t>本研究</w:t>
      </w:r>
      <w:r w:rsidR="00547097">
        <w:rPr>
          <w:rFonts w:hint="eastAsia"/>
          <w:lang w:eastAsia="zh-CN"/>
        </w:rPr>
        <w:t>不再操纵被试的社会比较方向</w:t>
      </w:r>
      <w:r w:rsidR="00A36E4F">
        <w:rPr>
          <w:rFonts w:hint="eastAsia"/>
          <w:lang w:eastAsia="zh-CN"/>
        </w:rPr>
        <w:t>，而是测量被试在社交网络中进行向上或向下比较的频率</w:t>
      </w:r>
      <w:r w:rsidR="00547097">
        <w:rPr>
          <w:rFonts w:hint="eastAsia"/>
          <w:lang w:eastAsia="zh-CN"/>
        </w:rPr>
        <w:t>。此外，</w:t>
      </w:r>
      <w:r w:rsidR="003A192D">
        <w:rPr>
          <w:rFonts w:hint="eastAsia"/>
          <w:lang w:eastAsia="zh-CN"/>
        </w:rPr>
        <w:t>本研究</w:t>
      </w:r>
      <w:r w:rsidR="00547097">
        <w:rPr>
          <w:rFonts w:hint="eastAsia"/>
          <w:lang w:eastAsia="zh-CN"/>
        </w:rPr>
        <w:t>还将测量被试的社会比较倾向</w:t>
      </w:r>
      <w:r w:rsidR="00877179">
        <w:rPr>
          <w:rFonts w:hint="eastAsia"/>
          <w:lang w:eastAsia="zh-CN"/>
        </w:rPr>
        <w:t>，</w:t>
      </w:r>
      <w:r w:rsidR="00547097">
        <w:rPr>
          <w:rFonts w:hint="eastAsia"/>
          <w:lang w:eastAsia="zh-CN"/>
        </w:rPr>
        <w:t>以检验</w:t>
      </w:r>
      <w:r w:rsidR="003A192D">
        <w:rPr>
          <w:rFonts w:hint="eastAsia"/>
          <w:lang w:eastAsia="zh-CN"/>
        </w:rPr>
        <w:t>本研究</w:t>
      </w:r>
      <w:r w:rsidR="00547097">
        <w:rPr>
          <w:rFonts w:hint="eastAsia"/>
          <w:lang w:eastAsia="zh-CN"/>
        </w:rPr>
        <w:t>的中介模型是否仅在社会比较倾向较高时才成立。</w:t>
      </w:r>
      <w:r w:rsidR="003A192D">
        <w:rPr>
          <w:rFonts w:hint="eastAsia"/>
          <w:lang w:eastAsia="zh-CN"/>
        </w:rPr>
        <w:t>本研究</w:t>
      </w:r>
      <w:r w:rsidR="00877179">
        <w:rPr>
          <w:rFonts w:hint="eastAsia"/>
          <w:lang w:eastAsia="zh-CN"/>
        </w:rPr>
        <w:t>对</w:t>
      </w:r>
      <w:r w:rsidR="00877179">
        <w:rPr>
          <w:rFonts w:hint="eastAsia"/>
          <w:lang w:eastAsia="zh-CN"/>
        </w:rPr>
        <w:t>303</w:t>
      </w:r>
      <w:r w:rsidR="00877179">
        <w:rPr>
          <w:rFonts w:hint="eastAsia"/>
          <w:lang w:eastAsia="zh-CN"/>
        </w:rPr>
        <w:t>名被试施测了社会比较方向量表，社会比较倾向量表，</w:t>
      </w:r>
      <w:r w:rsidR="00A36E4F">
        <w:rPr>
          <w:rFonts w:hint="eastAsia"/>
          <w:lang w:eastAsia="zh-CN"/>
        </w:rPr>
        <w:t>相对剥夺感量表，感知到的优越感量表和生活满意度量表。在</w:t>
      </w:r>
      <w:r w:rsidR="002A789E">
        <w:rPr>
          <w:rFonts w:hint="eastAsia"/>
          <w:lang w:eastAsia="zh-CN"/>
        </w:rPr>
        <w:t>研究</w:t>
      </w:r>
      <w:r w:rsidR="00A36E4F">
        <w:rPr>
          <w:rFonts w:hint="eastAsia"/>
          <w:lang w:eastAsia="zh-CN"/>
        </w:rPr>
        <w:t>1</w:t>
      </w:r>
      <w:r w:rsidR="00A36E4F">
        <w:rPr>
          <w:rFonts w:hint="eastAsia"/>
          <w:lang w:eastAsia="zh-CN"/>
        </w:rPr>
        <w:t>的基础上，</w:t>
      </w:r>
      <w:r w:rsidR="003A192D">
        <w:rPr>
          <w:rFonts w:hint="eastAsia"/>
          <w:lang w:eastAsia="zh-CN"/>
        </w:rPr>
        <w:t>本研究</w:t>
      </w:r>
      <w:r w:rsidR="00A36E4F">
        <w:rPr>
          <w:rFonts w:hint="eastAsia"/>
          <w:lang w:eastAsia="zh-CN"/>
        </w:rPr>
        <w:t>使用</w:t>
      </w:r>
      <w:r w:rsidR="00404A09">
        <w:rPr>
          <w:rFonts w:hint="eastAsia"/>
          <w:lang w:eastAsia="zh-CN"/>
        </w:rPr>
        <w:t xml:space="preserve"> </w:t>
      </w:r>
      <w:r w:rsidR="00A36E4F">
        <w:rPr>
          <w:rFonts w:hint="eastAsia"/>
          <w:lang w:eastAsia="zh-CN"/>
        </w:rPr>
        <w:t>ULMC</w:t>
      </w:r>
      <w:r w:rsidR="00A36E4F">
        <w:rPr>
          <w:rFonts w:hint="eastAsia"/>
          <w:lang w:eastAsia="zh-CN"/>
        </w:rPr>
        <w:t>法</w:t>
      </w:r>
      <w:r w:rsidR="00404A09">
        <w:rPr>
          <w:rFonts w:hint="eastAsia"/>
          <w:lang w:eastAsia="zh-CN"/>
        </w:rPr>
        <w:t>进行了</w:t>
      </w:r>
      <w:r w:rsidR="00A36E4F">
        <w:rPr>
          <w:rFonts w:hint="eastAsia"/>
          <w:lang w:eastAsia="zh-CN"/>
        </w:rPr>
        <w:t>共同方法偏差检验。</w:t>
      </w:r>
      <w:r w:rsidR="00404A09">
        <w:rPr>
          <w:rFonts w:hint="eastAsia"/>
          <w:lang w:eastAsia="zh-CN"/>
        </w:rPr>
        <w:t>之后，</w:t>
      </w:r>
      <w:r w:rsidR="003A192D">
        <w:rPr>
          <w:rFonts w:hint="eastAsia"/>
          <w:lang w:eastAsia="zh-CN"/>
        </w:rPr>
        <w:t>本研究</w:t>
      </w:r>
      <w:r w:rsidR="00404A09">
        <w:rPr>
          <w:rFonts w:hint="eastAsia"/>
          <w:lang w:eastAsia="zh-CN"/>
        </w:rPr>
        <w:t>继续</w:t>
      </w:r>
      <w:r w:rsidR="00A36E4F">
        <w:rPr>
          <w:rFonts w:hint="eastAsia"/>
          <w:lang w:eastAsia="zh-CN"/>
        </w:rPr>
        <w:t>使用</w:t>
      </w:r>
      <w:r w:rsidR="00A36E4F" w:rsidRPr="00CD281E">
        <w:rPr>
          <w:lang w:eastAsia="zh-CN"/>
        </w:rPr>
        <w:t>MplusAutomation</w:t>
      </w:r>
      <w:r w:rsidR="00A36E4F">
        <w:rPr>
          <w:rFonts w:hint="eastAsia"/>
          <w:lang w:eastAsia="zh-CN"/>
        </w:rPr>
        <w:t>软件包进行结构方程模型的分析</w:t>
      </w:r>
      <w:r w:rsidR="00404A09">
        <w:rPr>
          <w:rFonts w:hint="eastAsia"/>
          <w:lang w:eastAsia="zh-CN"/>
        </w:rPr>
        <w:t>，以检验</w:t>
      </w:r>
      <w:r w:rsidR="003A192D">
        <w:rPr>
          <w:rFonts w:hint="eastAsia"/>
          <w:lang w:eastAsia="zh-CN"/>
        </w:rPr>
        <w:t>本研究</w:t>
      </w:r>
      <w:r w:rsidR="00404A09">
        <w:rPr>
          <w:rFonts w:hint="eastAsia"/>
          <w:lang w:eastAsia="zh-CN"/>
        </w:rPr>
        <w:t>的中介模型是否仅在社会比较倾向较高时才成立</w:t>
      </w:r>
      <w:r w:rsidR="00A36E4F">
        <w:rPr>
          <w:rFonts w:hint="eastAsia"/>
          <w:lang w:eastAsia="zh-CN"/>
        </w:rPr>
        <w:t>。</w:t>
      </w:r>
    </w:p>
    <w:p w14:paraId="4D281A3A" w14:textId="45E39AE2" w:rsidR="00A36E4F" w:rsidRDefault="00A36E4F" w:rsidP="00A36E4F">
      <w:pPr>
        <w:ind w:firstLine="480"/>
        <w:rPr>
          <w:lang w:eastAsia="zh-CN"/>
        </w:rPr>
      </w:pPr>
      <w:r>
        <w:rPr>
          <w:rFonts w:hint="eastAsia"/>
          <w:lang w:eastAsia="zh-CN"/>
        </w:rPr>
        <w:t>在</w:t>
      </w:r>
      <w:r w:rsidR="002A789E">
        <w:rPr>
          <w:rFonts w:hint="eastAsia"/>
          <w:lang w:eastAsia="zh-CN"/>
        </w:rPr>
        <w:t>研究</w:t>
      </w:r>
      <w:r>
        <w:rPr>
          <w:rFonts w:hint="eastAsia"/>
          <w:lang w:eastAsia="zh-CN"/>
        </w:rPr>
        <w:t>3</w:t>
      </w:r>
      <w:r>
        <w:rPr>
          <w:rFonts w:hint="eastAsia"/>
          <w:lang w:eastAsia="zh-CN"/>
        </w:rPr>
        <w:t>中，</w:t>
      </w:r>
      <w:r w:rsidR="003A192D">
        <w:rPr>
          <w:rFonts w:hint="eastAsia"/>
          <w:lang w:eastAsia="zh-CN"/>
        </w:rPr>
        <w:t>本研究</w:t>
      </w:r>
      <w:r>
        <w:rPr>
          <w:rFonts w:hint="eastAsia"/>
          <w:lang w:eastAsia="zh-CN"/>
        </w:rPr>
        <w:t>进一步细分了社会比较的方向，将其分为四种社会比较策略——向上对比，向上认同，向下对比和向下对比。</w:t>
      </w:r>
      <w:r w:rsidR="005B54A0">
        <w:rPr>
          <w:rFonts w:hint="eastAsia"/>
          <w:lang w:eastAsia="zh-CN"/>
        </w:rPr>
        <w:t>此外，由于</w:t>
      </w:r>
      <w:r>
        <w:rPr>
          <w:rFonts w:hint="eastAsia"/>
          <w:lang w:eastAsia="zh-CN"/>
        </w:rPr>
        <w:t>考虑到</w:t>
      </w:r>
      <w:r w:rsidR="003A192D">
        <w:rPr>
          <w:rFonts w:hint="eastAsia"/>
          <w:lang w:eastAsia="zh-CN"/>
        </w:rPr>
        <w:t>本研究</w:t>
      </w:r>
      <w:r>
        <w:rPr>
          <w:rFonts w:hint="eastAsia"/>
          <w:lang w:eastAsia="zh-CN"/>
        </w:rPr>
        <w:t>的研究中存在一定的共同方法偏差，</w:t>
      </w:r>
      <w:r w:rsidR="003A192D">
        <w:rPr>
          <w:rFonts w:hint="eastAsia"/>
          <w:lang w:eastAsia="zh-CN"/>
        </w:rPr>
        <w:t>本研究</w:t>
      </w:r>
      <w:r>
        <w:rPr>
          <w:rFonts w:hint="eastAsia"/>
          <w:lang w:eastAsia="zh-CN"/>
        </w:rPr>
        <w:t>将使用标记变量</w:t>
      </w:r>
      <w:r w:rsidR="00404A09">
        <w:rPr>
          <w:rFonts w:hint="eastAsia"/>
          <w:lang w:eastAsia="zh-CN"/>
        </w:rPr>
        <w:t>（</w:t>
      </w:r>
      <w:r w:rsidR="00404A09">
        <w:rPr>
          <w:rFonts w:hint="eastAsia"/>
          <w:lang w:eastAsia="zh-CN"/>
        </w:rPr>
        <w:t>Marker Variable</w:t>
      </w:r>
      <w:r w:rsidR="00404A09">
        <w:rPr>
          <w:rFonts w:hint="eastAsia"/>
          <w:lang w:eastAsia="zh-CN"/>
        </w:rPr>
        <w:t>）</w:t>
      </w:r>
      <w:r>
        <w:rPr>
          <w:rFonts w:hint="eastAsia"/>
          <w:lang w:eastAsia="zh-CN"/>
        </w:rPr>
        <w:t>的方法来控制共同方法偏差对测量的影响。</w:t>
      </w:r>
      <w:r w:rsidR="003A192D">
        <w:rPr>
          <w:rFonts w:hint="eastAsia"/>
          <w:lang w:eastAsia="zh-CN"/>
        </w:rPr>
        <w:t>本研究</w:t>
      </w:r>
      <w:r w:rsidR="00404A09">
        <w:rPr>
          <w:rFonts w:hint="eastAsia"/>
          <w:lang w:eastAsia="zh-CN"/>
        </w:rPr>
        <w:t>对</w:t>
      </w:r>
      <w:r w:rsidR="00404A09">
        <w:rPr>
          <w:rFonts w:hint="eastAsia"/>
          <w:lang w:eastAsia="zh-CN"/>
        </w:rPr>
        <w:t>506</w:t>
      </w:r>
      <w:r w:rsidR="00404A09">
        <w:rPr>
          <w:rFonts w:hint="eastAsia"/>
          <w:lang w:eastAsia="zh-CN"/>
        </w:rPr>
        <w:t>名被试施测了社会比较方向量表，社会比较倾向量表，社会比较策略量表，相对剥夺感量表，感知到的优越感量表和生活满意度量表</w:t>
      </w:r>
      <w:r w:rsidR="005B54A0">
        <w:rPr>
          <w:rFonts w:hint="eastAsia"/>
          <w:lang w:eastAsia="zh-CN"/>
        </w:rPr>
        <w:t>。</w:t>
      </w:r>
      <w:r w:rsidR="00404A09">
        <w:rPr>
          <w:rFonts w:hint="eastAsia"/>
          <w:lang w:eastAsia="zh-CN"/>
        </w:rPr>
        <w:t>同样的，</w:t>
      </w:r>
      <w:r w:rsidR="003A192D">
        <w:rPr>
          <w:rFonts w:hint="eastAsia"/>
          <w:lang w:eastAsia="zh-CN"/>
        </w:rPr>
        <w:t>本研究</w:t>
      </w:r>
      <w:r w:rsidR="005B54A0">
        <w:rPr>
          <w:rFonts w:hint="eastAsia"/>
          <w:lang w:eastAsia="zh-CN"/>
        </w:rPr>
        <w:t>使用</w:t>
      </w:r>
      <w:r w:rsidR="005B54A0" w:rsidRPr="00CD281E">
        <w:rPr>
          <w:lang w:eastAsia="zh-CN"/>
        </w:rPr>
        <w:t>MplusAutomation</w:t>
      </w:r>
      <w:r w:rsidR="005B54A0">
        <w:rPr>
          <w:rFonts w:hint="eastAsia"/>
          <w:lang w:eastAsia="zh-CN"/>
        </w:rPr>
        <w:t>软件包</w:t>
      </w:r>
      <w:r w:rsidR="00404A09">
        <w:rPr>
          <w:rFonts w:hint="eastAsia"/>
          <w:lang w:eastAsia="zh-CN"/>
        </w:rPr>
        <w:t>对结构方程模型进行了检验</w:t>
      </w:r>
      <w:r w:rsidR="005B54A0">
        <w:rPr>
          <w:rFonts w:hint="eastAsia"/>
          <w:lang w:eastAsia="zh-CN"/>
        </w:rPr>
        <w:t>。</w:t>
      </w:r>
      <w:r w:rsidR="00404A09">
        <w:rPr>
          <w:rFonts w:hint="eastAsia"/>
          <w:lang w:eastAsia="zh-CN"/>
        </w:rPr>
        <w:t>首先，</w:t>
      </w:r>
      <w:r w:rsidR="003A192D">
        <w:rPr>
          <w:rFonts w:hint="eastAsia"/>
          <w:lang w:eastAsia="zh-CN"/>
        </w:rPr>
        <w:t>本研究</w:t>
      </w:r>
      <w:r w:rsidR="00404A09">
        <w:rPr>
          <w:rFonts w:hint="eastAsia"/>
          <w:lang w:eastAsia="zh-CN"/>
        </w:rPr>
        <w:t>重复验证了</w:t>
      </w:r>
      <w:r w:rsidR="002A789E">
        <w:rPr>
          <w:rFonts w:hint="eastAsia"/>
          <w:lang w:eastAsia="zh-CN"/>
        </w:rPr>
        <w:t>研究</w:t>
      </w:r>
      <w:r w:rsidR="00404A09">
        <w:rPr>
          <w:rFonts w:hint="eastAsia"/>
          <w:lang w:eastAsia="zh-CN"/>
        </w:rPr>
        <w:t>2</w:t>
      </w:r>
      <w:r w:rsidR="00404A09">
        <w:rPr>
          <w:rFonts w:hint="eastAsia"/>
          <w:lang w:eastAsia="zh-CN"/>
        </w:rPr>
        <w:t>中的模型在控制了共同方法偏差后是否仍然成立。</w:t>
      </w:r>
      <w:r w:rsidR="005B54A0">
        <w:rPr>
          <w:rFonts w:hint="eastAsia"/>
          <w:lang w:eastAsia="zh-CN"/>
        </w:rPr>
        <w:t>在这之后，</w:t>
      </w:r>
      <w:r w:rsidR="003A192D">
        <w:rPr>
          <w:rFonts w:hint="eastAsia"/>
          <w:lang w:eastAsia="zh-CN"/>
        </w:rPr>
        <w:t>本研究</w:t>
      </w:r>
      <w:r w:rsidR="005B54A0">
        <w:rPr>
          <w:rFonts w:hint="eastAsia"/>
          <w:lang w:eastAsia="zh-CN"/>
        </w:rPr>
        <w:t>检验了社会比较策略的中介模型是否成立。</w:t>
      </w:r>
    </w:p>
    <w:p w14:paraId="0CF11B41" w14:textId="077A2319" w:rsidR="005B54A0" w:rsidRDefault="005B54A0" w:rsidP="00547097">
      <w:pPr>
        <w:ind w:firstLine="480"/>
        <w:rPr>
          <w:lang w:eastAsia="zh-CN"/>
        </w:rPr>
      </w:pPr>
      <w:r>
        <w:rPr>
          <w:rFonts w:hint="eastAsia"/>
          <w:lang w:eastAsia="zh-CN"/>
        </w:rPr>
        <w:t>对三个预</w:t>
      </w:r>
      <w:r w:rsidR="002A789E">
        <w:rPr>
          <w:rFonts w:hint="eastAsia"/>
          <w:lang w:eastAsia="zh-CN"/>
        </w:rPr>
        <w:t>研究</w:t>
      </w:r>
      <w:r>
        <w:rPr>
          <w:rFonts w:hint="eastAsia"/>
          <w:lang w:eastAsia="zh-CN"/>
        </w:rPr>
        <w:t>，三个正式</w:t>
      </w:r>
      <w:r w:rsidR="002A789E">
        <w:rPr>
          <w:rFonts w:hint="eastAsia"/>
          <w:lang w:eastAsia="zh-CN"/>
        </w:rPr>
        <w:t>研究</w:t>
      </w:r>
      <w:r>
        <w:rPr>
          <w:rFonts w:hint="eastAsia"/>
          <w:lang w:eastAsia="zh-CN"/>
        </w:rPr>
        <w:t>和一个元分析进行综合讨论，</w:t>
      </w:r>
      <w:r w:rsidR="003A192D">
        <w:rPr>
          <w:rFonts w:hint="eastAsia"/>
          <w:lang w:eastAsia="zh-CN"/>
        </w:rPr>
        <w:t>本研究</w:t>
      </w:r>
      <w:r>
        <w:rPr>
          <w:rFonts w:hint="eastAsia"/>
          <w:lang w:eastAsia="zh-CN"/>
        </w:rPr>
        <w:t>得出了以下结论。</w:t>
      </w:r>
    </w:p>
    <w:p w14:paraId="0D2C552C" w14:textId="678D2BA2" w:rsidR="005B54A0" w:rsidRDefault="00037440" w:rsidP="005B54A0">
      <w:pPr>
        <w:ind w:firstLine="480"/>
        <w:rPr>
          <w:lang w:eastAsia="zh-CN"/>
        </w:rPr>
      </w:pPr>
      <w:r>
        <w:rPr>
          <w:rFonts w:hint="eastAsia"/>
          <w:lang w:eastAsia="zh-CN"/>
        </w:rPr>
        <w:t>（</w:t>
      </w:r>
      <w:r>
        <w:rPr>
          <w:rFonts w:hint="eastAsia"/>
          <w:lang w:eastAsia="zh-CN"/>
        </w:rPr>
        <w:t>1</w:t>
      </w:r>
      <w:r>
        <w:rPr>
          <w:rFonts w:hint="eastAsia"/>
          <w:lang w:eastAsia="zh-CN"/>
        </w:rPr>
        <w:t>）</w:t>
      </w:r>
      <w:r w:rsidR="005B54A0">
        <w:rPr>
          <w:rFonts w:hint="eastAsia"/>
          <w:lang w:eastAsia="zh-CN"/>
        </w:rPr>
        <w:t>以往社会比较倾向</w:t>
      </w:r>
      <w:r w:rsidR="00404A09">
        <w:rPr>
          <w:rFonts w:hint="eastAsia"/>
          <w:lang w:eastAsia="zh-CN"/>
        </w:rPr>
        <w:t>量表</w:t>
      </w:r>
      <w:r w:rsidR="005B54A0">
        <w:rPr>
          <w:rFonts w:hint="eastAsia"/>
          <w:lang w:eastAsia="zh-CN"/>
        </w:rPr>
        <w:t>和相对剥夺感</w:t>
      </w:r>
      <w:r w:rsidR="00404A09">
        <w:rPr>
          <w:rFonts w:hint="eastAsia"/>
          <w:lang w:eastAsia="zh-CN"/>
        </w:rPr>
        <w:t>量表</w:t>
      </w:r>
      <w:r w:rsidR="005B54A0">
        <w:rPr>
          <w:rFonts w:hint="eastAsia"/>
          <w:lang w:eastAsia="zh-CN"/>
        </w:rPr>
        <w:t>中的反向计分题可能存在一定的问题，需要被修改为正向积分。在经过本研究的修订后，这些量表的信效度均达到了可以接受的水平</w:t>
      </w:r>
      <w:r w:rsidR="00404A09">
        <w:rPr>
          <w:rFonts w:hint="eastAsia"/>
          <w:lang w:eastAsia="zh-CN"/>
        </w:rPr>
        <w:t>。此外，本研究也首次对“感知到的优越感”量表进行了翻译和信效度检验。</w:t>
      </w:r>
    </w:p>
    <w:p w14:paraId="6DB2E156" w14:textId="02FCFEDD" w:rsidR="005B54A0" w:rsidRDefault="00037440" w:rsidP="005B54A0">
      <w:pPr>
        <w:ind w:firstLine="480"/>
        <w:rPr>
          <w:lang w:eastAsia="zh-CN"/>
        </w:rPr>
      </w:pPr>
      <w:r>
        <w:rPr>
          <w:rFonts w:hint="eastAsia"/>
          <w:lang w:eastAsia="zh-CN"/>
        </w:rPr>
        <w:t>（</w:t>
      </w:r>
      <w:r>
        <w:rPr>
          <w:rFonts w:hint="eastAsia"/>
          <w:lang w:eastAsia="zh-CN"/>
        </w:rPr>
        <w:t>2</w:t>
      </w:r>
      <w:r>
        <w:rPr>
          <w:rFonts w:hint="eastAsia"/>
          <w:lang w:eastAsia="zh-CN"/>
        </w:rPr>
        <w:t>）</w:t>
      </w:r>
      <w:r w:rsidR="005B54A0">
        <w:rPr>
          <w:rFonts w:hint="eastAsia"/>
          <w:lang w:eastAsia="zh-CN"/>
        </w:rPr>
        <w:t>元分析的结果解释，社会比较倾向</w:t>
      </w:r>
      <w:r w:rsidR="00404A09">
        <w:rPr>
          <w:rFonts w:hint="eastAsia"/>
          <w:lang w:eastAsia="zh-CN"/>
        </w:rPr>
        <w:t>与</w:t>
      </w:r>
      <w:r w:rsidR="005B54A0">
        <w:rPr>
          <w:rFonts w:hint="eastAsia"/>
          <w:lang w:eastAsia="zh-CN"/>
        </w:rPr>
        <w:t>生活满意度之间仅存在着极低的负相关（</w:t>
      </w:r>
      <w:r w:rsidR="005B54A0">
        <w:rPr>
          <w:lang w:eastAsia="zh-CN"/>
        </w:rPr>
        <w:t>r</w:t>
      </w:r>
      <w:r w:rsidR="005B54A0" w:rsidRPr="004E614C">
        <w:rPr>
          <w:lang w:eastAsia="zh-CN"/>
        </w:rPr>
        <w:t xml:space="preserve"> = -.063, 95% CI [-.111, -.015]</w:t>
      </w:r>
      <w:r w:rsidR="005B54A0">
        <w:rPr>
          <w:rFonts w:hint="eastAsia"/>
          <w:lang w:eastAsia="zh-CN"/>
        </w:rPr>
        <w:t>）。这意味着，社会比较</w:t>
      </w:r>
      <w:r w:rsidR="00404A09">
        <w:rPr>
          <w:rFonts w:hint="eastAsia"/>
          <w:lang w:eastAsia="zh-CN"/>
        </w:rPr>
        <w:t>与</w:t>
      </w:r>
      <w:r w:rsidR="005B54A0">
        <w:rPr>
          <w:rFonts w:hint="eastAsia"/>
          <w:lang w:eastAsia="zh-CN"/>
        </w:rPr>
        <w:t>生活满意度</w:t>
      </w:r>
      <w:r w:rsidR="00404A09">
        <w:rPr>
          <w:rFonts w:hint="eastAsia"/>
          <w:lang w:eastAsia="zh-CN"/>
        </w:rPr>
        <w:t>之间可能确实存在着两条相反的路径——向上和向下</w:t>
      </w:r>
      <w:r w:rsidR="005B54A0">
        <w:rPr>
          <w:rFonts w:hint="eastAsia"/>
          <w:lang w:eastAsia="zh-CN"/>
        </w:rPr>
        <w:t>。</w:t>
      </w:r>
      <w:r w:rsidR="00404A09">
        <w:rPr>
          <w:rFonts w:hint="eastAsia"/>
          <w:lang w:eastAsia="zh-CN"/>
        </w:rPr>
        <w:t>这两路径的效应相反，因此互相抵消，最终</w:t>
      </w:r>
      <w:r w:rsidR="003A192D">
        <w:rPr>
          <w:rFonts w:hint="eastAsia"/>
          <w:lang w:eastAsia="zh-CN"/>
        </w:rPr>
        <w:t>本研究</w:t>
      </w:r>
      <w:r w:rsidR="00404A09">
        <w:rPr>
          <w:rFonts w:hint="eastAsia"/>
          <w:lang w:eastAsia="zh-CN"/>
        </w:rPr>
        <w:t>得以发现社会比较倾向，这个不具有比较方向的变量，与生活满意度之间存在着几乎为零的相关系数。</w:t>
      </w:r>
    </w:p>
    <w:p w14:paraId="7D2C0D68" w14:textId="68C35815" w:rsidR="00547097" w:rsidRDefault="00037440" w:rsidP="00547097">
      <w:pPr>
        <w:ind w:firstLine="480"/>
        <w:rPr>
          <w:lang w:eastAsia="zh-CN"/>
        </w:rPr>
      </w:pPr>
      <w:r>
        <w:rPr>
          <w:rFonts w:hint="eastAsia"/>
          <w:lang w:eastAsia="zh-CN"/>
        </w:rPr>
        <w:t>（</w:t>
      </w:r>
      <w:r>
        <w:rPr>
          <w:rFonts w:hint="eastAsia"/>
          <w:lang w:eastAsia="zh-CN"/>
        </w:rPr>
        <w:t>3</w:t>
      </w:r>
      <w:r>
        <w:rPr>
          <w:rFonts w:hint="eastAsia"/>
          <w:lang w:eastAsia="zh-CN"/>
        </w:rPr>
        <w:t>）</w:t>
      </w:r>
      <w:r w:rsidR="005B54A0">
        <w:rPr>
          <w:rFonts w:hint="eastAsia"/>
          <w:lang w:eastAsia="zh-CN"/>
        </w:rPr>
        <w:t>在</w:t>
      </w:r>
      <w:r w:rsidR="002A789E">
        <w:rPr>
          <w:rFonts w:hint="eastAsia"/>
          <w:lang w:eastAsia="zh-CN"/>
        </w:rPr>
        <w:t>研究</w:t>
      </w:r>
      <w:r w:rsidR="005B54A0">
        <w:rPr>
          <w:rFonts w:hint="eastAsia"/>
          <w:lang w:eastAsia="zh-CN"/>
        </w:rPr>
        <w:t>1</w:t>
      </w:r>
      <w:r w:rsidR="005B54A0">
        <w:rPr>
          <w:rFonts w:hint="eastAsia"/>
          <w:lang w:eastAsia="zh-CN"/>
        </w:rPr>
        <w:t>的操纵下，被试体验到了向上比较或者向下比较。在这种情况下，</w:t>
      </w:r>
      <w:r w:rsidR="003A192D">
        <w:rPr>
          <w:rFonts w:hint="eastAsia"/>
          <w:lang w:eastAsia="zh-CN"/>
        </w:rPr>
        <w:t>本研究</w:t>
      </w:r>
      <w:r w:rsidR="00547097">
        <w:rPr>
          <w:rFonts w:hint="eastAsia"/>
          <w:lang w:eastAsia="zh-CN"/>
        </w:rPr>
        <w:t>验证了</w:t>
      </w:r>
      <w:r w:rsidR="003A192D">
        <w:rPr>
          <w:rFonts w:hint="eastAsia"/>
          <w:lang w:eastAsia="zh-CN"/>
        </w:rPr>
        <w:t>本研究</w:t>
      </w:r>
      <w:r w:rsidR="00547097">
        <w:rPr>
          <w:rFonts w:hint="eastAsia"/>
          <w:lang w:eastAsia="zh-CN"/>
        </w:rPr>
        <w:t>的并列中介模型。被操纵为向上比较的被试体验到更多的相对剥夺感，进而对生活满意度的评价更低；被操纵为向下比较的被试体验到更高的优越感，进而对生活满意度的评价更高。</w:t>
      </w:r>
      <w:r w:rsidR="005B54A0">
        <w:rPr>
          <w:rFonts w:hint="eastAsia"/>
          <w:lang w:eastAsia="zh-CN"/>
        </w:rPr>
        <w:t>然而在</w:t>
      </w:r>
      <w:r w:rsidR="002A789E">
        <w:rPr>
          <w:rFonts w:hint="eastAsia"/>
          <w:lang w:eastAsia="zh-CN"/>
        </w:rPr>
        <w:t>研究</w:t>
      </w:r>
      <w:r w:rsidR="005B54A0">
        <w:rPr>
          <w:rFonts w:hint="eastAsia"/>
          <w:lang w:eastAsia="zh-CN"/>
        </w:rPr>
        <w:t>2</w:t>
      </w:r>
      <w:r>
        <w:rPr>
          <w:rFonts w:hint="eastAsia"/>
          <w:lang w:eastAsia="zh-CN"/>
        </w:rPr>
        <w:t>和</w:t>
      </w:r>
      <w:r w:rsidR="002A789E">
        <w:rPr>
          <w:rFonts w:hint="eastAsia"/>
          <w:lang w:eastAsia="zh-CN"/>
        </w:rPr>
        <w:t>研究</w:t>
      </w:r>
      <w:r>
        <w:rPr>
          <w:rFonts w:hint="eastAsia"/>
          <w:lang w:eastAsia="zh-CN"/>
        </w:rPr>
        <w:t>3</w:t>
      </w:r>
      <w:r>
        <w:rPr>
          <w:rFonts w:hint="eastAsia"/>
          <w:lang w:eastAsia="zh-CN"/>
        </w:rPr>
        <w:t>中，这种并列中介的模型则并不稳定。说明社会比较的并列中介模型必须需要社会比较倾向这个调节变量的参与。换言之，仅当社会比较倾向较高时，社会比较对生活满意度的影响才会发生。</w:t>
      </w:r>
    </w:p>
    <w:p w14:paraId="15FDB43C" w14:textId="403FD388" w:rsidR="00037440" w:rsidRDefault="00037440" w:rsidP="00547097">
      <w:pPr>
        <w:ind w:firstLine="480"/>
        <w:rPr>
          <w:lang w:eastAsia="zh-CN"/>
        </w:rPr>
      </w:pPr>
      <w:r>
        <w:rPr>
          <w:rFonts w:hint="eastAsia"/>
          <w:lang w:eastAsia="zh-CN"/>
        </w:rPr>
        <w:t>（</w:t>
      </w:r>
      <w:r>
        <w:rPr>
          <w:rFonts w:hint="eastAsia"/>
          <w:lang w:eastAsia="zh-CN"/>
        </w:rPr>
        <w:t>4</w:t>
      </w:r>
      <w:r>
        <w:rPr>
          <w:rFonts w:hint="eastAsia"/>
          <w:lang w:eastAsia="zh-CN"/>
        </w:rPr>
        <w:t>）</w:t>
      </w:r>
      <w:r w:rsidR="00D6049A">
        <w:rPr>
          <w:rFonts w:hint="eastAsia"/>
          <w:lang w:eastAsia="zh-CN"/>
        </w:rPr>
        <w:t>然而，</w:t>
      </w:r>
      <w:r>
        <w:rPr>
          <w:rFonts w:hint="eastAsia"/>
          <w:lang w:eastAsia="zh-CN"/>
        </w:rPr>
        <w:t>与之前研究不一致的是，</w:t>
      </w:r>
      <w:r w:rsidR="003A192D">
        <w:rPr>
          <w:rFonts w:hint="eastAsia"/>
          <w:lang w:eastAsia="zh-CN"/>
        </w:rPr>
        <w:t>本研究</w:t>
      </w:r>
      <w:r>
        <w:rPr>
          <w:rFonts w:hint="eastAsia"/>
          <w:lang w:eastAsia="zh-CN"/>
        </w:rPr>
        <w:t>并没有在向上比较的情况下，发现向上比较频率与社会比较倾向之间的交互作用。反之，</w:t>
      </w:r>
      <w:r w:rsidR="003A192D">
        <w:rPr>
          <w:rFonts w:hint="eastAsia"/>
          <w:lang w:eastAsia="zh-CN"/>
        </w:rPr>
        <w:t>本研究</w:t>
      </w:r>
      <w:r>
        <w:rPr>
          <w:rFonts w:hint="eastAsia"/>
          <w:lang w:eastAsia="zh-CN"/>
        </w:rPr>
        <w:t>在向下比较的情况下，发现向下比较频率与社会比较倾向之间存在显著的交互作用。这意味着，只有当高社会比较倾向时，被试才会在向下比较中体验到较高的优越感，进而提高对生活满意度的评价。</w:t>
      </w:r>
    </w:p>
    <w:p w14:paraId="538E9826" w14:textId="61500DC2" w:rsidR="00037440" w:rsidRDefault="00037440" w:rsidP="00547097">
      <w:pPr>
        <w:ind w:firstLine="480"/>
        <w:rPr>
          <w:lang w:eastAsia="zh-CN"/>
        </w:rPr>
      </w:pPr>
      <w:r>
        <w:rPr>
          <w:rFonts w:hint="eastAsia"/>
          <w:lang w:eastAsia="zh-CN"/>
        </w:rPr>
        <w:t>（</w:t>
      </w:r>
      <w:r>
        <w:rPr>
          <w:rFonts w:hint="eastAsia"/>
          <w:lang w:eastAsia="zh-CN"/>
        </w:rPr>
        <w:t>5</w:t>
      </w:r>
      <w:r>
        <w:rPr>
          <w:rFonts w:hint="eastAsia"/>
          <w:lang w:eastAsia="zh-CN"/>
        </w:rPr>
        <w:t>）最后，</w:t>
      </w:r>
      <w:r w:rsidR="003A192D">
        <w:rPr>
          <w:rFonts w:hint="eastAsia"/>
          <w:lang w:eastAsia="zh-CN"/>
        </w:rPr>
        <w:t>本研究</w:t>
      </w:r>
      <w:r>
        <w:rPr>
          <w:rFonts w:hint="eastAsia"/>
          <w:lang w:eastAsia="zh-CN"/>
        </w:rPr>
        <w:t>对于社会比较策略的假设仅被部分验证。具体而言，仅在向上比较时，是向上对比而不是向上认同，影响了人们体验到的相对剥夺感。而在向下比较时，比较策略的不同，并不会影响人们感知到的优越感。</w:t>
      </w:r>
    </w:p>
    <w:p w14:paraId="00A9DC82" w14:textId="77777777" w:rsidR="00C056B8" w:rsidRPr="00634FC0" w:rsidRDefault="00C056B8" w:rsidP="00D6049A">
      <w:pPr>
        <w:rPr>
          <w:lang w:val="fr-MC" w:eastAsia="zh-CN"/>
        </w:rPr>
      </w:pPr>
    </w:p>
    <w:p w14:paraId="33199E86" w14:textId="5A43B5FE" w:rsidR="00943A0C" w:rsidRDefault="00943A0C" w:rsidP="00943A0C">
      <w:pPr>
        <w:rPr>
          <w:lang w:eastAsia="zh-CN"/>
        </w:rPr>
        <w:sectPr w:rsidR="00943A0C" w:rsidSect="004C21E6">
          <w:headerReference w:type="default" r:id="rId15"/>
          <w:footerReference w:type="default" r:id="rId16"/>
          <w:pgSz w:w="11906" w:h="16838"/>
          <w:pgMar w:top="1440" w:right="1800" w:bottom="1440" w:left="1800" w:header="851" w:footer="992" w:gutter="0"/>
          <w:pgNumType w:fmt="upperRoman" w:start="1"/>
          <w:cols w:space="425"/>
          <w:docGrid w:type="lines" w:linePitch="360"/>
        </w:sectPr>
      </w:pPr>
      <w:r w:rsidRPr="00943A0C">
        <w:rPr>
          <w:rFonts w:hint="eastAsia"/>
          <w:b/>
          <w:bCs/>
          <w:lang w:eastAsia="zh-CN"/>
        </w:rPr>
        <w:t>关键词</w:t>
      </w:r>
      <w:r>
        <w:rPr>
          <w:rFonts w:hint="eastAsia"/>
          <w:lang w:eastAsia="zh-CN"/>
        </w:rPr>
        <w:t>：社会比较</w:t>
      </w:r>
      <w:r w:rsidR="00037440">
        <w:rPr>
          <w:rFonts w:hint="eastAsia"/>
          <w:lang w:eastAsia="zh-CN"/>
        </w:rPr>
        <w:t>方向，社会比较倾向，社会比较策略</w:t>
      </w:r>
      <w:r>
        <w:rPr>
          <w:rFonts w:hint="eastAsia"/>
          <w:lang w:eastAsia="zh-CN"/>
        </w:rPr>
        <w:t>，相对剥夺感，感知到的优越感，生活满意度</w:t>
      </w:r>
    </w:p>
    <w:p w14:paraId="1770EE85" w14:textId="77777777" w:rsidR="00943A0C" w:rsidRPr="00F33CEC" w:rsidRDefault="00943A0C" w:rsidP="00F33CEC">
      <w:pPr>
        <w:pStyle w:val="1"/>
        <w:spacing w:before="360" w:after="360"/>
        <w:rPr>
          <w:rFonts w:ascii="Times New Roman" w:hAnsi="Times New Roman" w:cs="Times New Roman"/>
          <w:lang w:eastAsia="zh-CN"/>
        </w:rPr>
      </w:pPr>
      <w:bookmarkStart w:id="2" w:name="_Toc162021882"/>
      <w:r w:rsidRPr="00F33CEC">
        <w:rPr>
          <w:rFonts w:ascii="Times New Roman" w:hAnsi="Times New Roman" w:cs="Times New Roman"/>
          <w:lang w:eastAsia="zh-CN"/>
        </w:rPr>
        <w:t>Abstract</w:t>
      </w:r>
      <w:bookmarkEnd w:id="2"/>
    </w:p>
    <w:p w14:paraId="47A724A8" w14:textId="01B6AA23" w:rsidR="00475CD9" w:rsidRPr="00475CD9" w:rsidRDefault="00475CD9" w:rsidP="00475CD9">
      <w:pPr>
        <w:ind w:firstLine="480"/>
        <w:rPr>
          <w:rFonts w:cs="Times New Roman"/>
          <w:szCs w:val="24"/>
          <w:lang w:eastAsia="zh-CN"/>
        </w:rPr>
      </w:pPr>
      <w:r w:rsidRPr="00475CD9">
        <w:rPr>
          <w:rFonts w:cs="Times New Roman"/>
          <w:szCs w:val="24"/>
          <w:lang w:eastAsia="zh-CN"/>
        </w:rPr>
        <w:t>Since the advent of WeChat in 2011, as of 2022, the monthly active users of WeChat have exceeded 1 billion. With the prevalence of social media, social comparison has become more convenient. On social media, people often have sufficient time to polish their social image, thus tending to present their best selves. This means that on social media, people are more likely to engage in upward comparisons rather than downward ones. However, upward comparisons on the internet often lead to negative consequences, such as feelings of relative deprivation. Relative deprivation may have an impact on individuals' psychological and physical health, thereby affecting their assessment of life satisfaction. However, not everyone desires to engage in upward comparisons. People also engage in downward comparisons because such comparisons often have positive effects, such as feelings of superiority. This sense of superiority further enhances individuals' assessment of life satisfaction. It is worth noting that not everyone is affected by social comparison. We believe that social comparison only influences life satisfaction when an individual's social comparison orientation is high. Furthermore, we further subdivided the direction of social comparison. We believe that social comparison only affects individuals' life satisfaction when they engage in comparison rather than identification with the reference group.</w:t>
      </w:r>
    </w:p>
    <w:p w14:paraId="23C26B61" w14:textId="712952EF" w:rsidR="00475CD9" w:rsidRPr="00475CD9" w:rsidRDefault="00475CD9" w:rsidP="00475CD9">
      <w:pPr>
        <w:ind w:firstLine="480"/>
        <w:rPr>
          <w:rFonts w:cs="Times New Roman"/>
          <w:szCs w:val="24"/>
          <w:lang w:eastAsia="zh-CN"/>
        </w:rPr>
      </w:pPr>
      <w:r w:rsidRPr="00475CD9">
        <w:rPr>
          <w:rFonts w:cs="Times New Roman"/>
          <w:szCs w:val="24"/>
          <w:lang w:eastAsia="zh-CN"/>
        </w:rPr>
        <w:t>The purpose of this study is to explore how social comparison influences individuals' assessment of life satisfaction. We collected data using Questionnaire Star and conducted data analysis using R 4.2.3. Firstly, we conducted pre-experiments 1 and 2 to test and revise the reliability and validity of the questionnaires used in our study. Subsequently, we screened the experimental materials through pre-experiment 3 to ensure that the experimental materials could induce individuals' upward or downward comparisons. Before the formal experiments, to corroborate the existence of two opposing mediating paths in social comparison, we conducted a meta-analysis of the correlation coefficients between social comparison orientation and life satisfaction. In Experiment 1, we manipulated the participants' social comparison direction to validate our mediating model. In Experiment 2, we measured the participants' social comparison direction to verify whether the mediating model only holds when social comparison orientation is high. Experiment 3 further subdivided the direction of social comparison into four social comparison strategies—upward contrast, upward identification, downward contrast, and downward identification. We believe that our hypothesized mediating model holds only when individuals engage in comparison rather than identification with the reference group.</w:t>
      </w:r>
    </w:p>
    <w:p w14:paraId="746B612E" w14:textId="4DF8EA1F" w:rsidR="00475CD9" w:rsidRPr="00475CD9" w:rsidRDefault="00475CD9" w:rsidP="00475CD9">
      <w:pPr>
        <w:ind w:firstLine="480"/>
        <w:rPr>
          <w:rFonts w:cs="Times New Roman"/>
          <w:szCs w:val="24"/>
          <w:lang w:eastAsia="zh-CN"/>
        </w:rPr>
      </w:pPr>
      <w:r w:rsidRPr="00475CD9">
        <w:rPr>
          <w:rFonts w:cs="Times New Roman"/>
          <w:szCs w:val="24"/>
          <w:lang w:eastAsia="zh-CN"/>
        </w:rPr>
        <w:t>Pre-experiment 1 tested all questionnaires to be used in subsequent experiments on 218 participants. We used Cronbach's alpha coefficient to assess the reliability of the scales. Then, we evaluated the convergent validity of the scales by examining the standardized factor loadings (λ), composite reliability (CR), and average variance extracted (AVE). Finally, we assessed the discriminant validity of the scales by comparing the correlations between latent variables and their AVEs. For scales that did not pass the reliability and validity tests, we revised them.</w:t>
      </w:r>
      <w:r>
        <w:rPr>
          <w:rFonts w:cs="Times New Roman"/>
          <w:szCs w:val="24"/>
          <w:lang w:eastAsia="zh-CN"/>
        </w:rPr>
        <w:tab/>
      </w:r>
    </w:p>
    <w:p w14:paraId="702002EE" w14:textId="1575D563" w:rsidR="00475CD9" w:rsidRPr="00475CD9" w:rsidRDefault="00475CD9" w:rsidP="00475CD9">
      <w:pPr>
        <w:rPr>
          <w:rFonts w:cs="Times New Roman"/>
          <w:szCs w:val="24"/>
          <w:lang w:eastAsia="zh-CN"/>
        </w:rPr>
      </w:pPr>
      <w:r w:rsidRPr="00475CD9">
        <w:rPr>
          <w:rFonts w:cs="Times New Roman"/>
          <w:szCs w:val="24"/>
          <w:lang w:eastAsia="zh-CN"/>
        </w:rPr>
        <w:t>Pre-experiment 2 retested the scales that did not pass the reliability and validity tests in pre-experiment 1 to ensure that the revised scales could pass the reliability and validity tests mentioned above.</w:t>
      </w:r>
    </w:p>
    <w:p w14:paraId="5A27E80F" w14:textId="090B66DD" w:rsidR="00475CD9" w:rsidRPr="00475CD9" w:rsidRDefault="00475CD9" w:rsidP="00475CD9">
      <w:pPr>
        <w:ind w:firstLine="480"/>
        <w:rPr>
          <w:rFonts w:cs="Times New Roman"/>
          <w:szCs w:val="24"/>
          <w:lang w:eastAsia="zh-CN"/>
        </w:rPr>
      </w:pPr>
      <w:r w:rsidRPr="00475CD9">
        <w:rPr>
          <w:rFonts w:cs="Times New Roman"/>
          <w:szCs w:val="24"/>
          <w:lang w:eastAsia="zh-CN"/>
        </w:rPr>
        <w:t>Pre-experiment 3 was responsible for screening the experimental materials. We asked participants to evaluate eight upward and eight downward comparison materials we collected to ensure that the materials could induce participants' upward or downward comparisons. Finally, based on the participants' evaluations of the materials' means, skewness, and frequency distribution histograms, we selected three sets of comparison materials each. These comparison materials were used in Experiment 1 to induce participants' upward or downward comparisons.</w:t>
      </w:r>
    </w:p>
    <w:p w14:paraId="04C1C73D" w14:textId="076A0340" w:rsidR="00475CD9" w:rsidRPr="00475CD9" w:rsidRDefault="00475CD9" w:rsidP="00475CD9">
      <w:pPr>
        <w:ind w:firstLine="480"/>
        <w:rPr>
          <w:rFonts w:cs="Times New Roman"/>
          <w:szCs w:val="24"/>
          <w:lang w:eastAsia="zh-CN"/>
        </w:rPr>
      </w:pPr>
      <w:r w:rsidRPr="00475CD9">
        <w:rPr>
          <w:rFonts w:cs="Times New Roman"/>
          <w:szCs w:val="24"/>
          <w:lang w:eastAsia="zh-CN"/>
        </w:rPr>
        <w:t>Since we deduced two opposing social comparison paths—upward comparison and downward comparison—we predicted that if we reviewed previous studies on social comparison and life satisfaction, the correlation between social comparison orientation, a variable not involving comparison direction, and life satisfaction would be close to zero. Therefore, we retrieved 150 articles from Google Scholar based on the keywords "social comparison orientation" and "life satisfaction." Eventually, we selected 22 articles that simultaneously measured the two variables for meta-analysis.</w:t>
      </w:r>
    </w:p>
    <w:p w14:paraId="7744DF68" w14:textId="1FE3F63B" w:rsidR="00475CD9" w:rsidRPr="00475CD9" w:rsidRDefault="00475CD9" w:rsidP="00475CD9">
      <w:pPr>
        <w:ind w:firstLine="480"/>
        <w:rPr>
          <w:rFonts w:cs="Times New Roman"/>
          <w:szCs w:val="24"/>
          <w:lang w:eastAsia="zh-CN"/>
        </w:rPr>
      </w:pPr>
      <w:r w:rsidRPr="00475CD9">
        <w:rPr>
          <w:rFonts w:cs="Times New Roman"/>
          <w:szCs w:val="24"/>
          <w:lang w:eastAsia="zh-CN"/>
        </w:rPr>
        <w:t>In Experiment 1, we randomly assigned 409 participants to either the upward comparison group (204 participants) or the downward comparison group (205 participants). Participants browsed the WeChat Moments screenshots we selected in pre-experiments to manipulate their social comparison direction. Subsequently, participants were required to fill out the relative deprivation scale, perceived superiority scale, and life satisfaction scale based on their current feelings. Using R 4.2.3, we first conducted the Harmon single-factor method with the psych package to test whether there was common method bias in our study. Then, we used the MplusAutomation package to analyze the structural equation model.</w:t>
      </w:r>
    </w:p>
    <w:p w14:paraId="1068F8E2" w14:textId="0CAE9056" w:rsidR="00475CD9" w:rsidRPr="00475CD9" w:rsidRDefault="00475CD9" w:rsidP="00475CD9">
      <w:pPr>
        <w:ind w:firstLine="480"/>
        <w:rPr>
          <w:rFonts w:cs="Times New Roman"/>
          <w:szCs w:val="24"/>
          <w:lang w:eastAsia="zh-CN"/>
        </w:rPr>
      </w:pPr>
      <w:r w:rsidRPr="00475CD9">
        <w:rPr>
          <w:rFonts w:cs="Times New Roman"/>
          <w:szCs w:val="24"/>
          <w:lang w:eastAsia="zh-CN"/>
        </w:rPr>
        <w:t>In Experiment 2, instead of manipulating the participants' social comparison direction, we measured the frequency of participants' upward or downward comparisons on social networks. Additionally, we measured the participants' social comparison orientation to test whether the mediating model only holds when social comparison orientation is high. We administered social comparison direction scale, social comparison orientation scale, relative deprivation scale, perceived superiority scale, and life satisfaction scale to 303 participants. Building on Experiment 1, we conducted a common method bias test using the ULMC method. Then, we continued to analyze the structural equation model using the MplusAutomation package to test whether the mediating model only holds when social comparison orientation is high.</w:t>
      </w:r>
    </w:p>
    <w:p w14:paraId="4D950A42" w14:textId="00D1D394" w:rsidR="00475CD9" w:rsidRPr="00475CD9" w:rsidRDefault="00475CD9" w:rsidP="00475CD9">
      <w:pPr>
        <w:ind w:firstLine="480"/>
        <w:rPr>
          <w:rFonts w:cs="Times New Roman"/>
          <w:szCs w:val="24"/>
          <w:lang w:eastAsia="zh-CN"/>
        </w:rPr>
      </w:pPr>
      <w:r w:rsidRPr="00475CD9">
        <w:rPr>
          <w:rFonts w:cs="Times New Roman"/>
          <w:szCs w:val="24"/>
          <w:lang w:eastAsia="zh-CN"/>
        </w:rPr>
        <w:t>In Experiment 3, we further subdivided the direction of social comparison into four social comparison strategies—upward contrast, upward identification, downward contrast, and downward identification. Additionally, considering the existence of common method bias in our study, we used the marker variable method to control for the influence of common method bias on measurements. We administered the social comparison direction scale, social comparison orientation scale, social comparison strategy scale, relative deprivation scale, perceived superiority scale, and life satisfaction scale to 506 participants. Similarly, we used the MplusAutomation package to test the structural equation model. Firstly, we replicated the model in Experiment 2 to see if it still holds after controlling for common method bias. Then, we tested whether the mediating model of social comparison strategy holds.</w:t>
      </w:r>
    </w:p>
    <w:p w14:paraId="39DE125E" w14:textId="31E3877F" w:rsidR="00475CD9" w:rsidRPr="00475CD9" w:rsidRDefault="00475CD9" w:rsidP="00475CD9">
      <w:pPr>
        <w:ind w:firstLine="480"/>
        <w:rPr>
          <w:rFonts w:cs="Times New Roman"/>
          <w:szCs w:val="24"/>
          <w:lang w:eastAsia="zh-CN"/>
        </w:rPr>
      </w:pPr>
      <w:r w:rsidRPr="00475CD9">
        <w:rPr>
          <w:rFonts w:cs="Times New Roman"/>
          <w:szCs w:val="24"/>
          <w:lang w:eastAsia="zh-CN"/>
        </w:rPr>
        <w:t>Through comprehensive discussions of three pre-experiments, three formal experiments, and one meta-analysis, we arrived at the following conclusions:</w:t>
      </w:r>
    </w:p>
    <w:p w14:paraId="177370ED" w14:textId="77777777" w:rsidR="00475CD9" w:rsidRPr="00475CD9" w:rsidRDefault="00475CD9" w:rsidP="00475CD9">
      <w:pPr>
        <w:ind w:firstLine="480"/>
        <w:rPr>
          <w:rFonts w:cs="Times New Roman"/>
          <w:szCs w:val="24"/>
          <w:lang w:eastAsia="zh-CN"/>
        </w:rPr>
      </w:pPr>
      <w:r w:rsidRPr="00475CD9">
        <w:rPr>
          <w:rFonts w:cs="Times New Roman"/>
          <w:szCs w:val="24"/>
          <w:lang w:eastAsia="zh-CN"/>
        </w:rPr>
        <w:t>(1) Reverse scoring questions in the social comparison orientation scale and the relative deprivation scale may have some problems and need to be revised to positive scoring. After revision in this study, the reliability and validity of these scales reached an acceptable level. Additionally, this study translated and assessed the reliability and validity of the "perceived superiority" scale for the first time.</w:t>
      </w:r>
    </w:p>
    <w:p w14:paraId="42BFE03B" w14:textId="77777777" w:rsidR="00475CD9" w:rsidRPr="00475CD9" w:rsidRDefault="00475CD9" w:rsidP="00475CD9">
      <w:pPr>
        <w:rPr>
          <w:rFonts w:cs="Times New Roman"/>
          <w:szCs w:val="24"/>
          <w:lang w:eastAsia="zh-CN"/>
        </w:rPr>
      </w:pPr>
    </w:p>
    <w:p w14:paraId="0FC9E59A" w14:textId="57B75C2B" w:rsidR="00475CD9" w:rsidRDefault="00475CD9" w:rsidP="00475CD9">
      <w:pPr>
        <w:ind w:firstLine="480"/>
        <w:rPr>
          <w:rFonts w:cs="Times New Roman"/>
          <w:szCs w:val="24"/>
          <w:lang w:eastAsia="zh-CN"/>
        </w:rPr>
      </w:pPr>
      <w:r w:rsidRPr="00475CD9">
        <w:rPr>
          <w:rFonts w:cs="Times New Roman"/>
          <w:szCs w:val="24"/>
          <w:lang w:eastAsia="zh-CN"/>
        </w:rPr>
        <w:t>(2) The interpretation of the meta-analysis results showed that there is only a very low negative correlation between social comparison orientation and life satisfaction (r = -.063, 95% CI [-.111, -.015]). This suggests that there may indeed be two opposing paths—upward and downward—in social comparison and life satisfaction. Since the effects of these two paths oppose each other, they cancel each other out, allowing us to find that there is almost zero correlation between social comparison orientation, a variable that does not involve comparison direction, and life satisfaction.</w:t>
      </w:r>
    </w:p>
    <w:p w14:paraId="1741E2AB" w14:textId="3057C313" w:rsidR="00475CD9" w:rsidRPr="00475CD9" w:rsidRDefault="00475CD9" w:rsidP="00475CD9">
      <w:pPr>
        <w:ind w:firstLine="480"/>
        <w:rPr>
          <w:rFonts w:cs="Times New Roman"/>
          <w:szCs w:val="24"/>
          <w:lang w:eastAsia="zh-CN"/>
        </w:rPr>
      </w:pPr>
      <w:r w:rsidRPr="00475CD9">
        <w:rPr>
          <w:rFonts w:cs="Times New Roman"/>
          <w:szCs w:val="24"/>
          <w:lang w:eastAsia="zh-CN"/>
        </w:rPr>
        <w:t>(3) Under the manipulation of Experiment 1, participants experienced upward or downward comparisons. In this case, we validated our parallel mediating model. Participants manipulated to engage in upward comparisons experienced more relative deprivation, resulting in lower life satisfaction ratings, while those manipulated to engage in downward comparisons experienced higher feelings of superiority, leading to higher life satisfaction ratings. However, this parallel mediating model was unstable in Experiments 2 and 3. This indicates that the parallel mediating model of social comparison requires the involvement of the moderating variable of social comparison orientation. In other words, social comparison only affects life satisfaction when social comparison orientation is high.</w:t>
      </w:r>
    </w:p>
    <w:p w14:paraId="55A1692D" w14:textId="77777777" w:rsidR="00475CD9" w:rsidRPr="00475CD9" w:rsidRDefault="00475CD9" w:rsidP="00475CD9">
      <w:pPr>
        <w:ind w:firstLine="480"/>
        <w:rPr>
          <w:rFonts w:cs="Times New Roman"/>
          <w:szCs w:val="24"/>
          <w:lang w:eastAsia="zh-CN"/>
        </w:rPr>
      </w:pPr>
      <w:r w:rsidRPr="00475CD9">
        <w:rPr>
          <w:rFonts w:cs="Times New Roman"/>
          <w:szCs w:val="24"/>
          <w:lang w:eastAsia="zh-CN"/>
        </w:rPr>
        <w:t>(4) However, contrary to previous studies, we did not find a significant interaction between the frequency of upward comparisons and social comparison orientation in the case of upward comparisons. Instead, we found a significant interaction between the frequency of downward comparisons and social comparison orientation in the case of downward comparisons. This means that only when social comparison orientation is high, participants experience higher feelings of superiority in downward comparisons, thereby increasing their assessment of life satisfaction.</w:t>
      </w:r>
    </w:p>
    <w:p w14:paraId="18D9AF44" w14:textId="176A2775" w:rsidR="00475CD9" w:rsidRDefault="00475CD9" w:rsidP="00475CD9">
      <w:pPr>
        <w:ind w:firstLine="480"/>
        <w:rPr>
          <w:rFonts w:cs="Times New Roman"/>
          <w:szCs w:val="24"/>
          <w:lang w:eastAsia="zh-CN"/>
        </w:rPr>
      </w:pPr>
      <w:r w:rsidRPr="00475CD9">
        <w:rPr>
          <w:rFonts w:cs="Times New Roman"/>
          <w:szCs w:val="24"/>
          <w:lang w:eastAsia="zh-CN"/>
        </w:rPr>
        <w:t>(5) Finally, our hypothesis regarding social comparison strategies was only partially validated. Specifically, only in upward comparisons, upward contrast rather than upward identification influenced participants' perceived relative deprivation. In downward comparisons, different comparison strategies did not affect participants' perceived superiority.</w:t>
      </w:r>
    </w:p>
    <w:p w14:paraId="4CC5B4D6" w14:textId="77777777" w:rsidR="00475CD9" w:rsidRDefault="00475CD9" w:rsidP="00475CD9">
      <w:pPr>
        <w:rPr>
          <w:rFonts w:cs="Times New Roman"/>
          <w:szCs w:val="24"/>
          <w:lang w:eastAsia="zh-CN"/>
        </w:rPr>
      </w:pPr>
    </w:p>
    <w:p w14:paraId="0DC1FA2D" w14:textId="1B32047A" w:rsidR="00943A0C" w:rsidRPr="00943A0C" w:rsidRDefault="00943A0C" w:rsidP="00943A0C">
      <w:pPr>
        <w:rPr>
          <w:rFonts w:eastAsiaTheme="minorEastAsia" w:cs="Times New Roman"/>
          <w:szCs w:val="24"/>
          <w:lang w:eastAsia="zh-CN"/>
        </w:rPr>
        <w:sectPr w:rsidR="00943A0C" w:rsidRPr="00943A0C" w:rsidSect="004C21E6">
          <w:headerReference w:type="default" r:id="rId17"/>
          <w:pgSz w:w="11906" w:h="16838"/>
          <w:pgMar w:top="1440" w:right="1800" w:bottom="1440" w:left="1800" w:header="851" w:footer="992" w:gutter="0"/>
          <w:pgNumType w:fmt="upperRoman"/>
          <w:cols w:space="425"/>
          <w:docGrid w:type="lines" w:linePitch="360"/>
        </w:sectPr>
      </w:pPr>
      <w:r w:rsidRPr="00943A0C">
        <w:rPr>
          <w:rFonts w:cs="Times New Roman"/>
          <w:b/>
          <w:bCs/>
          <w:szCs w:val="24"/>
          <w:lang w:eastAsia="zh-CN"/>
        </w:rPr>
        <w:t>K</w:t>
      </w:r>
      <w:r w:rsidRPr="00943A0C">
        <w:rPr>
          <w:rFonts w:cs="Times New Roman" w:hint="eastAsia"/>
          <w:b/>
          <w:bCs/>
          <w:szCs w:val="24"/>
          <w:lang w:eastAsia="zh-CN"/>
        </w:rPr>
        <w:t>ey</w:t>
      </w:r>
      <w:r w:rsidRPr="00943A0C">
        <w:rPr>
          <w:rFonts w:cs="Times New Roman"/>
          <w:b/>
          <w:bCs/>
          <w:szCs w:val="24"/>
          <w:lang w:eastAsia="zh-CN"/>
        </w:rPr>
        <w:t xml:space="preserve"> </w:t>
      </w:r>
      <w:r w:rsidRPr="00943A0C">
        <w:rPr>
          <w:rFonts w:cs="Times New Roman" w:hint="eastAsia"/>
          <w:b/>
          <w:bCs/>
          <w:szCs w:val="24"/>
          <w:lang w:eastAsia="zh-CN"/>
        </w:rPr>
        <w:t>words</w:t>
      </w:r>
      <w:r w:rsidRPr="00943A0C">
        <w:rPr>
          <w:rFonts w:cs="Times New Roman"/>
          <w:szCs w:val="24"/>
          <w:lang w:eastAsia="zh-CN"/>
        </w:rPr>
        <w:t>: social comparison</w:t>
      </w:r>
      <w:r w:rsidR="00475CD9">
        <w:rPr>
          <w:rFonts w:cs="Times New Roman" w:hint="eastAsia"/>
          <w:szCs w:val="24"/>
          <w:lang w:eastAsia="zh-CN"/>
        </w:rPr>
        <w:t xml:space="preserve"> direction</w:t>
      </w:r>
      <w:r w:rsidRPr="00943A0C">
        <w:rPr>
          <w:rFonts w:cs="Times New Roman" w:hint="eastAsia"/>
          <w:szCs w:val="24"/>
          <w:lang w:eastAsia="zh-CN"/>
        </w:rPr>
        <w:t>,</w:t>
      </w:r>
      <w:r w:rsidR="00475CD9" w:rsidRPr="00475CD9">
        <w:rPr>
          <w:rFonts w:cs="Times New Roman"/>
          <w:szCs w:val="24"/>
          <w:lang w:eastAsia="zh-CN"/>
        </w:rPr>
        <w:t xml:space="preserve"> </w:t>
      </w:r>
      <w:r w:rsidR="00475CD9" w:rsidRPr="00943A0C">
        <w:rPr>
          <w:rFonts w:cs="Times New Roman"/>
          <w:szCs w:val="24"/>
          <w:lang w:eastAsia="zh-CN"/>
        </w:rPr>
        <w:t>social comparison</w:t>
      </w:r>
      <w:r w:rsidR="00475CD9">
        <w:rPr>
          <w:rFonts w:cs="Times New Roman" w:hint="eastAsia"/>
          <w:szCs w:val="24"/>
          <w:lang w:eastAsia="zh-CN"/>
        </w:rPr>
        <w:t xml:space="preserve"> </w:t>
      </w:r>
      <w:r w:rsidR="00475CD9" w:rsidRPr="00475CD9">
        <w:rPr>
          <w:rFonts w:cs="Times New Roman"/>
          <w:szCs w:val="24"/>
          <w:lang w:eastAsia="zh-CN"/>
        </w:rPr>
        <w:t>orientation</w:t>
      </w:r>
      <w:r w:rsidR="00475CD9" w:rsidRPr="00943A0C">
        <w:rPr>
          <w:rFonts w:cs="Times New Roman" w:hint="eastAsia"/>
          <w:szCs w:val="24"/>
          <w:lang w:eastAsia="zh-CN"/>
        </w:rPr>
        <w:t>,</w:t>
      </w:r>
      <w:r w:rsidR="00475CD9" w:rsidRPr="00475CD9">
        <w:rPr>
          <w:rFonts w:cs="Times New Roman"/>
          <w:szCs w:val="24"/>
          <w:lang w:eastAsia="zh-CN"/>
        </w:rPr>
        <w:t xml:space="preserve"> </w:t>
      </w:r>
      <w:r w:rsidR="00475CD9" w:rsidRPr="00943A0C">
        <w:rPr>
          <w:rFonts w:cs="Times New Roman"/>
          <w:szCs w:val="24"/>
          <w:lang w:eastAsia="zh-CN"/>
        </w:rPr>
        <w:t>social comparison</w:t>
      </w:r>
      <w:r w:rsidR="00475CD9">
        <w:rPr>
          <w:rFonts w:cs="Times New Roman" w:hint="eastAsia"/>
          <w:szCs w:val="24"/>
          <w:lang w:eastAsia="zh-CN"/>
        </w:rPr>
        <w:t xml:space="preserve"> </w:t>
      </w:r>
      <w:r w:rsidR="00475CD9" w:rsidRPr="00475CD9">
        <w:rPr>
          <w:rFonts w:cs="Times New Roman"/>
          <w:szCs w:val="24"/>
          <w:lang w:eastAsia="zh-CN"/>
        </w:rPr>
        <w:t>strategy</w:t>
      </w:r>
      <w:r w:rsidR="00475CD9" w:rsidRPr="00943A0C">
        <w:rPr>
          <w:rFonts w:cs="Times New Roman" w:hint="eastAsia"/>
          <w:szCs w:val="24"/>
          <w:lang w:eastAsia="zh-CN"/>
        </w:rPr>
        <w:t>,</w:t>
      </w:r>
      <w:r w:rsidRPr="00943A0C">
        <w:rPr>
          <w:rFonts w:cs="Times New Roman"/>
          <w:szCs w:val="24"/>
          <w:lang w:eastAsia="zh-CN"/>
        </w:rPr>
        <w:t xml:space="preserve"> relative deprivation, perceptions of superiority, life satisfaction </w:t>
      </w:r>
    </w:p>
    <w:sdt>
      <w:sdtPr>
        <w:rPr>
          <w:rFonts w:asciiTheme="minorHAnsi" w:eastAsia="宋体" w:hAnsiTheme="minorHAnsi" w:cstheme="minorBidi"/>
          <w:color w:val="auto"/>
          <w:kern w:val="2"/>
          <w:sz w:val="24"/>
          <w:szCs w:val="24"/>
          <w:lang w:val="zh-CN" w:eastAsia="zh-CN"/>
        </w:rPr>
        <w:id w:val="1112249766"/>
        <w:docPartObj>
          <w:docPartGallery w:val="Table of Contents"/>
          <w:docPartUnique/>
        </w:docPartObj>
      </w:sdtPr>
      <w:sdtEndPr>
        <w:rPr>
          <w:rFonts w:ascii="Times New Roman" w:hAnsi="Times New Roman"/>
          <w:b/>
          <w:bCs/>
          <w:szCs w:val="22"/>
        </w:rPr>
      </w:sdtEndPr>
      <w:sdtContent>
        <w:p w14:paraId="0BD0D9AB" w14:textId="2419E96C" w:rsidR="00A3755D" w:rsidRPr="00F33CEC" w:rsidRDefault="00A3755D" w:rsidP="00F33CEC">
          <w:pPr>
            <w:pStyle w:val="TOC"/>
            <w:spacing w:beforeLines="0" w:before="0" w:afterLines="0" w:after="0" w:line="720" w:lineRule="auto"/>
            <w:rPr>
              <w:rFonts w:eastAsia="宋体"/>
              <w:b/>
              <w:bCs/>
              <w:color w:val="auto"/>
              <w:sz w:val="32"/>
            </w:rPr>
          </w:pPr>
          <w:r w:rsidRPr="00F33CEC">
            <w:rPr>
              <w:rFonts w:eastAsia="宋体"/>
              <w:b/>
              <w:bCs/>
              <w:color w:val="auto"/>
              <w:sz w:val="32"/>
              <w:lang w:val="zh-CN" w:eastAsia="zh-CN"/>
            </w:rPr>
            <w:t>目</w:t>
          </w:r>
          <w:r w:rsidR="00F33CEC" w:rsidRPr="00C056B8">
            <w:rPr>
              <w:rFonts w:eastAsia="宋体" w:hint="eastAsia"/>
              <w:b/>
              <w:bCs/>
              <w:color w:val="auto"/>
              <w:sz w:val="32"/>
              <w:lang w:eastAsia="zh-CN"/>
            </w:rPr>
            <w:t xml:space="preserve"> </w:t>
          </w:r>
          <w:r w:rsidRPr="00F33CEC">
            <w:rPr>
              <w:rFonts w:eastAsia="宋体"/>
              <w:b/>
              <w:bCs/>
              <w:color w:val="auto"/>
              <w:sz w:val="32"/>
              <w:lang w:val="zh-CN" w:eastAsia="zh-CN"/>
            </w:rPr>
            <w:t>录</w:t>
          </w:r>
        </w:p>
        <w:p w14:paraId="6BFA0551" w14:textId="16E2DC79" w:rsidR="007B1020" w:rsidRDefault="00A3755D">
          <w:pPr>
            <w:pStyle w:val="TOC1"/>
            <w:tabs>
              <w:tab w:val="right" w:leader="dot" w:pos="8296"/>
            </w:tabs>
            <w:rPr>
              <w:rFonts w:asciiTheme="minorHAnsi" w:eastAsiaTheme="minorEastAsia" w:hAnsiTheme="minorHAnsi"/>
              <w:noProof/>
              <w:sz w:val="22"/>
              <w:szCs w:val="24"/>
              <w:lang w:eastAsia="zh-CN"/>
              <w14:ligatures w14:val="standardContextual"/>
            </w:rPr>
          </w:pPr>
          <w:r w:rsidRPr="00943A0C">
            <w:rPr>
              <w:rFonts w:ascii="宋体" w:hAnsi="宋体"/>
              <w:szCs w:val="24"/>
            </w:rPr>
            <w:fldChar w:fldCharType="begin"/>
          </w:r>
          <w:r w:rsidRPr="00943A0C">
            <w:rPr>
              <w:rFonts w:ascii="宋体" w:hAnsi="宋体"/>
              <w:szCs w:val="24"/>
            </w:rPr>
            <w:instrText xml:space="preserve"> TOC \o "1-3" \h \z \u </w:instrText>
          </w:r>
          <w:r w:rsidRPr="00943A0C">
            <w:rPr>
              <w:rFonts w:ascii="宋体" w:hAnsi="宋体"/>
              <w:szCs w:val="24"/>
            </w:rPr>
            <w:fldChar w:fldCharType="separate"/>
          </w:r>
          <w:hyperlink w:anchor="_Toc162021881" w:history="1">
            <w:r w:rsidR="007B1020" w:rsidRPr="00607F6E">
              <w:rPr>
                <w:rStyle w:val="a6"/>
                <w:noProof/>
                <w:lang w:eastAsia="zh-CN"/>
              </w:rPr>
              <w:t>摘要</w:t>
            </w:r>
            <w:r w:rsidR="007B1020">
              <w:rPr>
                <w:noProof/>
                <w:webHidden/>
              </w:rPr>
              <w:tab/>
            </w:r>
            <w:r w:rsidR="007B1020">
              <w:rPr>
                <w:noProof/>
                <w:webHidden/>
              </w:rPr>
              <w:fldChar w:fldCharType="begin"/>
            </w:r>
            <w:r w:rsidR="007B1020">
              <w:rPr>
                <w:noProof/>
                <w:webHidden/>
              </w:rPr>
              <w:instrText xml:space="preserve"> PAGEREF _Toc162021881 \h </w:instrText>
            </w:r>
            <w:r w:rsidR="007B1020">
              <w:rPr>
                <w:noProof/>
                <w:webHidden/>
              </w:rPr>
            </w:r>
            <w:r w:rsidR="007B1020">
              <w:rPr>
                <w:noProof/>
                <w:webHidden/>
              </w:rPr>
              <w:fldChar w:fldCharType="separate"/>
            </w:r>
            <w:r w:rsidR="007B1020">
              <w:rPr>
                <w:noProof/>
                <w:webHidden/>
              </w:rPr>
              <w:t>I</w:t>
            </w:r>
            <w:r w:rsidR="007B1020">
              <w:rPr>
                <w:noProof/>
                <w:webHidden/>
              </w:rPr>
              <w:fldChar w:fldCharType="end"/>
            </w:r>
          </w:hyperlink>
        </w:p>
        <w:p w14:paraId="71AADF7F" w14:textId="27FEF741"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882" w:history="1">
            <w:r w:rsidR="007B1020" w:rsidRPr="00607F6E">
              <w:rPr>
                <w:rStyle w:val="a6"/>
                <w:rFonts w:cs="Times New Roman"/>
                <w:noProof/>
                <w:lang w:eastAsia="zh-CN"/>
              </w:rPr>
              <w:t>Abstract</w:t>
            </w:r>
            <w:r w:rsidR="007B1020">
              <w:rPr>
                <w:noProof/>
                <w:webHidden/>
              </w:rPr>
              <w:tab/>
            </w:r>
            <w:r w:rsidR="007B1020">
              <w:rPr>
                <w:noProof/>
                <w:webHidden/>
              </w:rPr>
              <w:fldChar w:fldCharType="begin"/>
            </w:r>
            <w:r w:rsidR="007B1020">
              <w:rPr>
                <w:noProof/>
                <w:webHidden/>
              </w:rPr>
              <w:instrText xml:space="preserve"> PAGEREF _Toc162021882 \h </w:instrText>
            </w:r>
            <w:r w:rsidR="007B1020">
              <w:rPr>
                <w:noProof/>
                <w:webHidden/>
              </w:rPr>
            </w:r>
            <w:r w:rsidR="007B1020">
              <w:rPr>
                <w:noProof/>
                <w:webHidden/>
              </w:rPr>
              <w:fldChar w:fldCharType="separate"/>
            </w:r>
            <w:r w:rsidR="007B1020">
              <w:rPr>
                <w:noProof/>
                <w:webHidden/>
              </w:rPr>
              <w:t>IV</w:t>
            </w:r>
            <w:r w:rsidR="007B1020">
              <w:rPr>
                <w:noProof/>
                <w:webHidden/>
              </w:rPr>
              <w:fldChar w:fldCharType="end"/>
            </w:r>
          </w:hyperlink>
        </w:p>
        <w:p w14:paraId="434CFAB4" w14:textId="74E43510"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883" w:history="1">
            <w:r w:rsidR="007B1020" w:rsidRPr="00607F6E">
              <w:rPr>
                <w:rStyle w:val="a6"/>
                <w:noProof/>
                <w:lang w:eastAsia="zh-CN"/>
              </w:rPr>
              <w:t>第一章</w:t>
            </w:r>
            <w:r w:rsidR="007B1020" w:rsidRPr="00607F6E">
              <w:rPr>
                <w:rStyle w:val="a6"/>
                <w:noProof/>
                <w:lang w:eastAsia="zh-CN"/>
              </w:rPr>
              <w:t xml:space="preserve"> </w:t>
            </w:r>
            <w:r w:rsidR="007B1020" w:rsidRPr="00607F6E">
              <w:rPr>
                <w:rStyle w:val="a6"/>
                <w:noProof/>
                <w:lang w:eastAsia="zh-CN"/>
              </w:rPr>
              <w:t>引言</w:t>
            </w:r>
            <w:r w:rsidR="007B1020">
              <w:rPr>
                <w:noProof/>
                <w:webHidden/>
              </w:rPr>
              <w:tab/>
            </w:r>
            <w:r w:rsidR="007B1020">
              <w:rPr>
                <w:noProof/>
                <w:webHidden/>
              </w:rPr>
              <w:fldChar w:fldCharType="begin"/>
            </w:r>
            <w:r w:rsidR="007B1020">
              <w:rPr>
                <w:noProof/>
                <w:webHidden/>
              </w:rPr>
              <w:instrText xml:space="preserve"> PAGEREF _Toc162021883 \h </w:instrText>
            </w:r>
            <w:r w:rsidR="007B1020">
              <w:rPr>
                <w:noProof/>
                <w:webHidden/>
              </w:rPr>
            </w:r>
            <w:r w:rsidR="007B1020">
              <w:rPr>
                <w:noProof/>
                <w:webHidden/>
              </w:rPr>
              <w:fldChar w:fldCharType="separate"/>
            </w:r>
            <w:r w:rsidR="007B1020">
              <w:rPr>
                <w:noProof/>
                <w:webHidden/>
              </w:rPr>
              <w:t>4</w:t>
            </w:r>
            <w:r w:rsidR="007B1020">
              <w:rPr>
                <w:noProof/>
                <w:webHidden/>
              </w:rPr>
              <w:fldChar w:fldCharType="end"/>
            </w:r>
          </w:hyperlink>
        </w:p>
        <w:p w14:paraId="7B3AB70F" w14:textId="10BFF11A"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884" w:history="1">
            <w:r w:rsidR="007B1020" w:rsidRPr="00607F6E">
              <w:rPr>
                <w:rStyle w:val="a6"/>
                <w:noProof/>
                <w:lang w:val="en" w:eastAsia="zh-CN"/>
              </w:rPr>
              <w:t xml:space="preserve">1.1 </w:t>
            </w:r>
            <w:r w:rsidR="007B1020" w:rsidRPr="00607F6E">
              <w:rPr>
                <w:rStyle w:val="a6"/>
                <w:noProof/>
                <w:lang w:val="en" w:eastAsia="zh-CN"/>
              </w:rPr>
              <w:t>研究背景</w:t>
            </w:r>
            <w:r w:rsidR="007B1020">
              <w:rPr>
                <w:noProof/>
                <w:webHidden/>
              </w:rPr>
              <w:tab/>
            </w:r>
            <w:r w:rsidR="007B1020">
              <w:rPr>
                <w:noProof/>
                <w:webHidden/>
              </w:rPr>
              <w:fldChar w:fldCharType="begin"/>
            </w:r>
            <w:r w:rsidR="007B1020">
              <w:rPr>
                <w:noProof/>
                <w:webHidden/>
              </w:rPr>
              <w:instrText xml:space="preserve"> PAGEREF _Toc162021884 \h </w:instrText>
            </w:r>
            <w:r w:rsidR="007B1020">
              <w:rPr>
                <w:noProof/>
                <w:webHidden/>
              </w:rPr>
            </w:r>
            <w:r w:rsidR="007B1020">
              <w:rPr>
                <w:noProof/>
                <w:webHidden/>
              </w:rPr>
              <w:fldChar w:fldCharType="separate"/>
            </w:r>
            <w:r w:rsidR="007B1020">
              <w:rPr>
                <w:noProof/>
                <w:webHidden/>
              </w:rPr>
              <w:t>4</w:t>
            </w:r>
            <w:r w:rsidR="007B1020">
              <w:rPr>
                <w:noProof/>
                <w:webHidden/>
              </w:rPr>
              <w:fldChar w:fldCharType="end"/>
            </w:r>
          </w:hyperlink>
        </w:p>
        <w:p w14:paraId="168DBB54" w14:textId="34CC0008"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885" w:history="1">
            <w:r w:rsidR="007B1020" w:rsidRPr="00607F6E">
              <w:rPr>
                <w:rStyle w:val="a6"/>
                <w:noProof/>
                <w:lang w:val="en" w:eastAsia="zh-CN"/>
              </w:rPr>
              <w:t xml:space="preserve">1.2 </w:t>
            </w:r>
            <w:r w:rsidR="007B1020" w:rsidRPr="00607F6E">
              <w:rPr>
                <w:rStyle w:val="a6"/>
                <w:noProof/>
                <w:lang w:val="en" w:eastAsia="zh-CN"/>
              </w:rPr>
              <w:t>研究目的</w:t>
            </w:r>
            <w:r w:rsidR="007B1020">
              <w:rPr>
                <w:noProof/>
                <w:webHidden/>
              </w:rPr>
              <w:tab/>
            </w:r>
            <w:r w:rsidR="007B1020">
              <w:rPr>
                <w:noProof/>
                <w:webHidden/>
              </w:rPr>
              <w:fldChar w:fldCharType="begin"/>
            </w:r>
            <w:r w:rsidR="007B1020">
              <w:rPr>
                <w:noProof/>
                <w:webHidden/>
              </w:rPr>
              <w:instrText xml:space="preserve"> PAGEREF _Toc162021885 \h </w:instrText>
            </w:r>
            <w:r w:rsidR="007B1020">
              <w:rPr>
                <w:noProof/>
                <w:webHidden/>
              </w:rPr>
            </w:r>
            <w:r w:rsidR="007B1020">
              <w:rPr>
                <w:noProof/>
                <w:webHidden/>
              </w:rPr>
              <w:fldChar w:fldCharType="separate"/>
            </w:r>
            <w:r w:rsidR="007B1020">
              <w:rPr>
                <w:noProof/>
                <w:webHidden/>
              </w:rPr>
              <w:t>5</w:t>
            </w:r>
            <w:r w:rsidR="007B1020">
              <w:rPr>
                <w:noProof/>
                <w:webHidden/>
              </w:rPr>
              <w:fldChar w:fldCharType="end"/>
            </w:r>
          </w:hyperlink>
        </w:p>
        <w:p w14:paraId="5658492D" w14:textId="0EC3A918"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886" w:history="1">
            <w:r w:rsidR="007B1020" w:rsidRPr="00607F6E">
              <w:rPr>
                <w:rStyle w:val="a6"/>
                <w:noProof/>
                <w:lang w:eastAsia="zh-CN"/>
              </w:rPr>
              <w:t>第二章</w:t>
            </w:r>
            <w:r w:rsidR="007B1020" w:rsidRPr="00607F6E">
              <w:rPr>
                <w:rStyle w:val="a6"/>
                <w:noProof/>
                <w:lang w:eastAsia="zh-CN"/>
              </w:rPr>
              <w:t xml:space="preserve"> </w:t>
            </w:r>
            <w:r w:rsidR="007B1020" w:rsidRPr="00607F6E">
              <w:rPr>
                <w:rStyle w:val="a6"/>
                <w:noProof/>
                <w:lang w:eastAsia="zh-CN"/>
              </w:rPr>
              <w:t>文献综述与问题提出</w:t>
            </w:r>
            <w:r w:rsidR="007B1020">
              <w:rPr>
                <w:noProof/>
                <w:webHidden/>
              </w:rPr>
              <w:tab/>
            </w:r>
            <w:r w:rsidR="007B1020">
              <w:rPr>
                <w:noProof/>
                <w:webHidden/>
              </w:rPr>
              <w:fldChar w:fldCharType="begin"/>
            </w:r>
            <w:r w:rsidR="007B1020">
              <w:rPr>
                <w:noProof/>
                <w:webHidden/>
              </w:rPr>
              <w:instrText xml:space="preserve"> PAGEREF _Toc162021886 \h </w:instrText>
            </w:r>
            <w:r w:rsidR="007B1020">
              <w:rPr>
                <w:noProof/>
                <w:webHidden/>
              </w:rPr>
            </w:r>
            <w:r w:rsidR="007B1020">
              <w:rPr>
                <w:noProof/>
                <w:webHidden/>
              </w:rPr>
              <w:fldChar w:fldCharType="separate"/>
            </w:r>
            <w:r w:rsidR="007B1020">
              <w:rPr>
                <w:noProof/>
                <w:webHidden/>
              </w:rPr>
              <w:t>6</w:t>
            </w:r>
            <w:r w:rsidR="007B1020">
              <w:rPr>
                <w:noProof/>
                <w:webHidden/>
              </w:rPr>
              <w:fldChar w:fldCharType="end"/>
            </w:r>
          </w:hyperlink>
        </w:p>
        <w:p w14:paraId="13FC1E04" w14:textId="6B6CEE58"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887" w:history="1">
            <w:r w:rsidR="007B1020" w:rsidRPr="00607F6E">
              <w:rPr>
                <w:rStyle w:val="a6"/>
                <w:noProof/>
                <w:lang w:eastAsia="zh-CN"/>
              </w:rPr>
              <w:t xml:space="preserve">2.1 </w:t>
            </w:r>
            <w:r w:rsidR="007B1020" w:rsidRPr="00607F6E">
              <w:rPr>
                <w:rStyle w:val="a6"/>
                <w:noProof/>
                <w:lang w:eastAsia="zh-CN"/>
              </w:rPr>
              <w:t>文献综述</w:t>
            </w:r>
            <w:r w:rsidR="007B1020">
              <w:rPr>
                <w:noProof/>
                <w:webHidden/>
              </w:rPr>
              <w:tab/>
            </w:r>
            <w:r w:rsidR="007B1020">
              <w:rPr>
                <w:noProof/>
                <w:webHidden/>
              </w:rPr>
              <w:fldChar w:fldCharType="begin"/>
            </w:r>
            <w:r w:rsidR="007B1020">
              <w:rPr>
                <w:noProof/>
                <w:webHidden/>
              </w:rPr>
              <w:instrText xml:space="preserve"> PAGEREF _Toc162021887 \h </w:instrText>
            </w:r>
            <w:r w:rsidR="007B1020">
              <w:rPr>
                <w:noProof/>
                <w:webHidden/>
              </w:rPr>
            </w:r>
            <w:r w:rsidR="007B1020">
              <w:rPr>
                <w:noProof/>
                <w:webHidden/>
              </w:rPr>
              <w:fldChar w:fldCharType="separate"/>
            </w:r>
            <w:r w:rsidR="007B1020">
              <w:rPr>
                <w:noProof/>
                <w:webHidden/>
              </w:rPr>
              <w:t>6</w:t>
            </w:r>
            <w:r w:rsidR="007B1020">
              <w:rPr>
                <w:noProof/>
                <w:webHidden/>
              </w:rPr>
              <w:fldChar w:fldCharType="end"/>
            </w:r>
          </w:hyperlink>
        </w:p>
        <w:p w14:paraId="4A182AB0" w14:textId="1683DFDF"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88" w:history="1">
            <w:r w:rsidR="007B1020" w:rsidRPr="00607F6E">
              <w:rPr>
                <w:rStyle w:val="a6"/>
                <w:noProof/>
                <w:lang w:eastAsia="zh-CN"/>
              </w:rPr>
              <w:t xml:space="preserve">2.1.1 </w:t>
            </w:r>
            <w:r w:rsidR="007B1020" w:rsidRPr="00607F6E">
              <w:rPr>
                <w:rStyle w:val="a6"/>
                <w:noProof/>
                <w:lang w:eastAsia="zh-CN"/>
              </w:rPr>
              <w:t>社交网络上的社会比较</w:t>
            </w:r>
            <w:r w:rsidR="007B1020">
              <w:rPr>
                <w:noProof/>
                <w:webHidden/>
              </w:rPr>
              <w:tab/>
            </w:r>
            <w:r w:rsidR="007B1020">
              <w:rPr>
                <w:noProof/>
                <w:webHidden/>
              </w:rPr>
              <w:fldChar w:fldCharType="begin"/>
            </w:r>
            <w:r w:rsidR="007B1020">
              <w:rPr>
                <w:noProof/>
                <w:webHidden/>
              </w:rPr>
              <w:instrText xml:space="preserve"> PAGEREF _Toc162021888 \h </w:instrText>
            </w:r>
            <w:r w:rsidR="007B1020">
              <w:rPr>
                <w:noProof/>
                <w:webHidden/>
              </w:rPr>
            </w:r>
            <w:r w:rsidR="007B1020">
              <w:rPr>
                <w:noProof/>
                <w:webHidden/>
              </w:rPr>
              <w:fldChar w:fldCharType="separate"/>
            </w:r>
            <w:r w:rsidR="007B1020">
              <w:rPr>
                <w:noProof/>
                <w:webHidden/>
              </w:rPr>
              <w:t>6</w:t>
            </w:r>
            <w:r w:rsidR="007B1020">
              <w:rPr>
                <w:noProof/>
                <w:webHidden/>
              </w:rPr>
              <w:fldChar w:fldCharType="end"/>
            </w:r>
          </w:hyperlink>
        </w:p>
        <w:p w14:paraId="1C2A745C" w14:textId="721E20F6"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89" w:history="1">
            <w:r w:rsidR="007B1020" w:rsidRPr="00607F6E">
              <w:rPr>
                <w:rStyle w:val="a6"/>
                <w:noProof/>
                <w:lang w:eastAsia="zh-CN"/>
              </w:rPr>
              <w:t xml:space="preserve">2.1.2 </w:t>
            </w:r>
            <w:r w:rsidR="007B1020" w:rsidRPr="00607F6E">
              <w:rPr>
                <w:rStyle w:val="a6"/>
                <w:noProof/>
                <w:lang w:eastAsia="zh-CN"/>
              </w:rPr>
              <w:t>社会比较的概念界定</w:t>
            </w:r>
            <w:r w:rsidR="007B1020">
              <w:rPr>
                <w:noProof/>
                <w:webHidden/>
              </w:rPr>
              <w:tab/>
            </w:r>
            <w:r w:rsidR="007B1020">
              <w:rPr>
                <w:noProof/>
                <w:webHidden/>
              </w:rPr>
              <w:fldChar w:fldCharType="begin"/>
            </w:r>
            <w:r w:rsidR="007B1020">
              <w:rPr>
                <w:noProof/>
                <w:webHidden/>
              </w:rPr>
              <w:instrText xml:space="preserve"> PAGEREF _Toc162021889 \h </w:instrText>
            </w:r>
            <w:r w:rsidR="007B1020">
              <w:rPr>
                <w:noProof/>
                <w:webHidden/>
              </w:rPr>
            </w:r>
            <w:r w:rsidR="007B1020">
              <w:rPr>
                <w:noProof/>
                <w:webHidden/>
              </w:rPr>
              <w:fldChar w:fldCharType="separate"/>
            </w:r>
            <w:r w:rsidR="007B1020">
              <w:rPr>
                <w:noProof/>
                <w:webHidden/>
              </w:rPr>
              <w:t>6</w:t>
            </w:r>
            <w:r w:rsidR="007B1020">
              <w:rPr>
                <w:noProof/>
                <w:webHidden/>
              </w:rPr>
              <w:fldChar w:fldCharType="end"/>
            </w:r>
          </w:hyperlink>
        </w:p>
        <w:p w14:paraId="23BEBFC5" w14:textId="465A4125"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0" w:history="1">
            <w:r w:rsidR="007B1020" w:rsidRPr="00607F6E">
              <w:rPr>
                <w:rStyle w:val="a6"/>
                <w:noProof/>
                <w:lang w:eastAsia="zh-CN"/>
              </w:rPr>
              <w:t xml:space="preserve">2.1.3 </w:t>
            </w:r>
            <w:r w:rsidR="007B1020" w:rsidRPr="00607F6E">
              <w:rPr>
                <w:rStyle w:val="a6"/>
                <w:noProof/>
                <w:lang w:eastAsia="zh-CN"/>
              </w:rPr>
              <w:t>社会比较倾向的概念界定</w:t>
            </w:r>
            <w:r w:rsidR="007B1020">
              <w:rPr>
                <w:noProof/>
                <w:webHidden/>
              </w:rPr>
              <w:tab/>
            </w:r>
            <w:r w:rsidR="007B1020">
              <w:rPr>
                <w:noProof/>
                <w:webHidden/>
              </w:rPr>
              <w:fldChar w:fldCharType="begin"/>
            </w:r>
            <w:r w:rsidR="007B1020">
              <w:rPr>
                <w:noProof/>
                <w:webHidden/>
              </w:rPr>
              <w:instrText xml:space="preserve"> PAGEREF _Toc162021890 \h </w:instrText>
            </w:r>
            <w:r w:rsidR="007B1020">
              <w:rPr>
                <w:noProof/>
                <w:webHidden/>
              </w:rPr>
            </w:r>
            <w:r w:rsidR="007B1020">
              <w:rPr>
                <w:noProof/>
                <w:webHidden/>
              </w:rPr>
              <w:fldChar w:fldCharType="separate"/>
            </w:r>
            <w:r w:rsidR="007B1020">
              <w:rPr>
                <w:noProof/>
                <w:webHidden/>
              </w:rPr>
              <w:t>7</w:t>
            </w:r>
            <w:r w:rsidR="007B1020">
              <w:rPr>
                <w:noProof/>
                <w:webHidden/>
              </w:rPr>
              <w:fldChar w:fldCharType="end"/>
            </w:r>
          </w:hyperlink>
        </w:p>
        <w:p w14:paraId="67CFB3F1" w14:textId="3BDBC78F"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1" w:history="1">
            <w:r w:rsidR="007B1020" w:rsidRPr="00607F6E">
              <w:rPr>
                <w:rStyle w:val="a6"/>
                <w:noProof/>
                <w:lang w:eastAsia="zh-CN"/>
              </w:rPr>
              <w:t xml:space="preserve">2.1.4 </w:t>
            </w:r>
            <w:r w:rsidR="007B1020" w:rsidRPr="00607F6E">
              <w:rPr>
                <w:rStyle w:val="a6"/>
                <w:noProof/>
                <w:lang w:eastAsia="zh-CN"/>
              </w:rPr>
              <w:t>社会比较策略的概念界定</w:t>
            </w:r>
            <w:r w:rsidR="007B1020">
              <w:rPr>
                <w:noProof/>
                <w:webHidden/>
              </w:rPr>
              <w:tab/>
            </w:r>
            <w:r w:rsidR="007B1020">
              <w:rPr>
                <w:noProof/>
                <w:webHidden/>
              </w:rPr>
              <w:fldChar w:fldCharType="begin"/>
            </w:r>
            <w:r w:rsidR="007B1020">
              <w:rPr>
                <w:noProof/>
                <w:webHidden/>
              </w:rPr>
              <w:instrText xml:space="preserve"> PAGEREF _Toc162021891 \h </w:instrText>
            </w:r>
            <w:r w:rsidR="007B1020">
              <w:rPr>
                <w:noProof/>
                <w:webHidden/>
              </w:rPr>
            </w:r>
            <w:r w:rsidR="007B1020">
              <w:rPr>
                <w:noProof/>
                <w:webHidden/>
              </w:rPr>
              <w:fldChar w:fldCharType="separate"/>
            </w:r>
            <w:r w:rsidR="007B1020">
              <w:rPr>
                <w:noProof/>
                <w:webHidden/>
              </w:rPr>
              <w:t>7</w:t>
            </w:r>
            <w:r w:rsidR="007B1020">
              <w:rPr>
                <w:noProof/>
                <w:webHidden/>
              </w:rPr>
              <w:fldChar w:fldCharType="end"/>
            </w:r>
          </w:hyperlink>
        </w:p>
        <w:p w14:paraId="26371A6A" w14:textId="4827034A"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2" w:history="1">
            <w:r w:rsidR="007B1020" w:rsidRPr="00607F6E">
              <w:rPr>
                <w:rStyle w:val="a6"/>
                <w:noProof/>
                <w:lang w:eastAsia="zh-CN"/>
              </w:rPr>
              <w:t xml:space="preserve">2.1.5 </w:t>
            </w:r>
            <w:r w:rsidR="007B1020" w:rsidRPr="00607F6E">
              <w:rPr>
                <w:rStyle w:val="a6"/>
                <w:noProof/>
                <w:lang w:eastAsia="zh-CN"/>
              </w:rPr>
              <w:t>相对剥夺感的概念界定</w:t>
            </w:r>
            <w:r w:rsidR="007B1020">
              <w:rPr>
                <w:noProof/>
                <w:webHidden/>
              </w:rPr>
              <w:tab/>
            </w:r>
            <w:r w:rsidR="007B1020">
              <w:rPr>
                <w:noProof/>
                <w:webHidden/>
              </w:rPr>
              <w:fldChar w:fldCharType="begin"/>
            </w:r>
            <w:r w:rsidR="007B1020">
              <w:rPr>
                <w:noProof/>
                <w:webHidden/>
              </w:rPr>
              <w:instrText xml:space="preserve"> PAGEREF _Toc162021892 \h </w:instrText>
            </w:r>
            <w:r w:rsidR="007B1020">
              <w:rPr>
                <w:noProof/>
                <w:webHidden/>
              </w:rPr>
            </w:r>
            <w:r w:rsidR="007B1020">
              <w:rPr>
                <w:noProof/>
                <w:webHidden/>
              </w:rPr>
              <w:fldChar w:fldCharType="separate"/>
            </w:r>
            <w:r w:rsidR="007B1020">
              <w:rPr>
                <w:noProof/>
                <w:webHidden/>
              </w:rPr>
              <w:t>8</w:t>
            </w:r>
            <w:r w:rsidR="007B1020">
              <w:rPr>
                <w:noProof/>
                <w:webHidden/>
              </w:rPr>
              <w:fldChar w:fldCharType="end"/>
            </w:r>
          </w:hyperlink>
        </w:p>
        <w:p w14:paraId="2AFD23A2" w14:textId="49452797"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3" w:history="1">
            <w:r w:rsidR="007B1020" w:rsidRPr="00607F6E">
              <w:rPr>
                <w:rStyle w:val="a6"/>
                <w:noProof/>
                <w:lang w:eastAsia="zh-CN"/>
              </w:rPr>
              <w:t xml:space="preserve">2.1.6 </w:t>
            </w:r>
            <w:r w:rsidR="007B1020" w:rsidRPr="00607F6E">
              <w:rPr>
                <w:rStyle w:val="a6"/>
                <w:noProof/>
                <w:lang w:eastAsia="zh-CN"/>
              </w:rPr>
              <w:t>感知到的优越感的概念界定</w:t>
            </w:r>
            <w:r w:rsidR="007B1020">
              <w:rPr>
                <w:noProof/>
                <w:webHidden/>
              </w:rPr>
              <w:tab/>
            </w:r>
            <w:r w:rsidR="007B1020">
              <w:rPr>
                <w:noProof/>
                <w:webHidden/>
              </w:rPr>
              <w:fldChar w:fldCharType="begin"/>
            </w:r>
            <w:r w:rsidR="007B1020">
              <w:rPr>
                <w:noProof/>
                <w:webHidden/>
              </w:rPr>
              <w:instrText xml:space="preserve"> PAGEREF _Toc162021893 \h </w:instrText>
            </w:r>
            <w:r w:rsidR="007B1020">
              <w:rPr>
                <w:noProof/>
                <w:webHidden/>
              </w:rPr>
            </w:r>
            <w:r w:rsidR="007B1020">
              <w:rPr>
                <w:noProof/>
                <w:webHidden/>
              </w:rPr>
              <w:fldChar w:fldCharType="separate"/>
            </w:r>
            <w:r w:rsidR="007B1020">
              <w:rPr>
                <w:noProof/>
                <w:webHidden/>
              </w:rPr>
              <w:t>8</w:t>
            </w:r>
            <w:r w:rsidR="007B1020">
              <w:rPr>
                <w:noProof/>
                <w:webHidden/>
              </w:rPr>
              <w:fldChar w:fldCharType="end"/>
            </w:r>
          </w:hyperlink>
        </w:p>
        <w:p w14:paraId="4C4CD07F" w14:textId="3B8D2DDB"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4" w:history="1">
            <w:r w:rsidR="007B1020" w:rsidRPr="00607F6E">
              <w:rPr>
                <w:rStyle w:val="a6"/>
                <w:noProof/>
                <w:lang w:eastAsia="zh-CN"/>
              </w:rPr>
              <w:t xml:space="preserve">2.1.7 </w:t>
            </w:r>
            <w:r w:rsidR="007B1020" w:rsidRPr="00607F6E">
              <w:rPr>
                <w:rStyle w:val="a6"/>
                <w:noProof/>
                <w:lang w:eastAsia="zh-CN"/>
              </w:rPr>
              <w:t>生活满意度的概念界定</w:t>
            </w:r>
            <w:r w:rsidR="007B1020">
              <w:rPr>
                <w:noProof/>
                <w:webHidden/>
              </w:rPr>
              <w:tab/>
            </w:r>
            <w:r w:rsidR="007B1020">
              <w:rPr>
                <w:noProof/>
                <w:webHidden/>
              </w:rPr>
              <w:fldChar w:fldCharType="begin"/>
            </w:r>
            <w:r w:rsidR="007B1020">
              <w:rPr>
                <w:noProof/>
                <w:webHidden/>
              </w:rPr>
              <w:instrText xml:space="preserve"> PAGEREF _Toc162021894 \h </w:instrText>
            </w:r>
            <w:r w:rsidR="007B1020">
              <w:rPr>
                <w:noProof/>
                <w:webHidden/>
              </w:rPr>
            </w:r>
            <w:r w:rsidR="007B1020">
              <w:rPr>
                <w:noProof/>
                <w:webHidden/>
              </w:rPr>
              <w:fldChar w:fldCharType="separate"/>
            </w:r>
            <w:r w:rsidR="007B1020">
              <w:rPr>
                <w:noProof/>
                <w:webHidden/>
              </w:rPr>
              <w:t>9</w:t>
            </w:r>
            <w:r w:rsidR="007B1020">
              <w:rPr>
                <w:noProof/>
                <w:webHidden/>
              </w:rPr>
              <w:fldChar w:fldCharType="end"/>
            </w:r>
          </w:hyperlink>
        </w:p>
        <w:p w14:paraId="39E77F63" w14:textId="5F110101"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5" w:history="1">
            <w:r w:rsidR="007B1020" w:rsidRPr="00607F6E">
              <w:rPr>
                <w:rStyle w:val="a6"/>
                <w:noProof/>
                <w:lang w:eastAsia="zh-CN"/>
              </w:rPr>
              <w:t xml:space="preserve">2.1.8 </w:t>
            </w:r>
            <w:r w:rsidR="007B1020" w:rsidRPr="00607F6E">
              <w:rPr>
                <w:rStyle w:val="a6"/>
                <w:noProof/>
                <w:lang w:eastAsia="zh-CN"/>
              </w:rPr>
              <w:t>相关研究</w:t>
            </w:r>
            <w:r w:rsidR="007B1020">
              <w:rPr>
                <w:noProof/>
                <w:webHidden/>
              </w:rPr>
              <w:tab/>
            </w:r>
            <w:r w:rsidR="007B1020">
              <w:rPr>
                <w:noProof/>
                <w:webHidden/>
              </w:rPr>
              <w:fldChar w:fldCharType="begin"/>
            </w:r>
            <w:r w:rsidR="007B1020">
              <w:rPr>
                <w:noProof/>
                <w:webHidden/>
              </w:rPr>
              <w:instrText xml:space="preserve"> PAGEREF _Toc162021895 \h </w:instrText>
            </w:r>
            <w:r w:rsidR="007B1020">
              <w:rPr>
                <w:noProof/>
                <w:webHidden/>
              </w:rPr>
            </w:r>
            <w:r w:rsidR="007B1020">
              <w:rPr>
                <w:noProof/>
                <w:webHidden/>
              </w:rPr>
              <w:fldChar w:fldCharType="separate"/>
            </w:r>
            <w:r w:rsidR="007B1020">
              <w:rPr>
                <w:noProof/>
                <w:webHidden/>
              </w:rPr>
              <w:t>9</w:t>
            </w:r>
            <w:r w:rsidR="007B1020">
              <w:rPr>
                <w:noProof/>
                <w:webHidden/>
              </w:rPr>
              <w:fldChar w:fldCharType="end"/>
            </w:r>
          </w:hyperlink>
        </w:p>
        <w:p w14:paraId="010EDE59" w14:textId="656843E5"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896" w:history="1">
            <w:r w:rsidR="007B1020" w:rsidRPr="00607F6E">
              <w:rPr>
                <w:rStyle w:val="a6"/>
                <w:noProof/>
                <w:lang w:eastAsia="zh-CN"/>
              </w:rPr>
              <w:t>2.2</w:t>
            </w:r>
            <w:r w:rsidR="007B1020" w:rsidRPr="00607F6E">
              <w:rPr>
                <w:rStyle w:val="a6"/>
                <w:noProof/>
                <w:lang w:eastAsia="zh-CN"/>
              </w:rPr>
              <w:t>问题提出</w:t>
            </w:r>
            <w:r w:rsidR="007B1020">
              <w:rPr>
                <w:noProof/>
                <w:webHidden/>
              </w:rPr>
              <w:tab/>
            </w:r>
            <w:r w:rsidR="007B1020">
              <w:rPr>
                <w:noProof/>
                <w:webHidden/>
              </w:rPr>
              <w:fldChar w:fldCharType="begin"/>
            </w:r>
            <w:r w:rsidR="007B1020">
              <w:rPr>
                <w:noProof/>
                <w:webHidden/>
              </w:rPr>
              <w:instrText xml:space="preserve"> PAGEREF _Toc162021896 \h </w:instrText>
            </w:r>
            <w:r w:rsidR="007B1020">
              <w:rPr>
                <w:noProof/>
                <w:webHidden/>
              </w:rPr>
            </w:r>
            <w:r w:rsidR="007B1020">
              <w:rPr>
                <w:noProof/>
                <w:webHidden/>
              </w:rPr>
              <w:fldChar w:fldCharType="separate"/>
            </w:r>
            <w:r w:rsidR="007B1020">
              <w:rPr>
                <w:noProof/>
                <w:webHidden/>
              </w:rPr>
              <w:t>10</w:t>
            </w:r>
            <w:r w:rsidR="007B1020">
              <w:rPr>
                <w:noProof/>
                <w:webHidden/>
              </w:rPr>
              <w:fldChar w:fldCharType="end"/>
            </w:r>
          </w:hyperlink>
        </w:p>
        <w:p w14:paraId="3274A698" w14:textId="0F116222"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7" w:history="1">
            <w:r w:rsidR="007B1020" w:rsidRPr="00607F6E">
              <w:rPr>
                <w:rStyle w:val="a6"/>
                <w:noProof/>
                <w:lang w:eastAsia="zh-CN"/>
              </w:rPr>
              <w:t xml:space="preserve">2.2.1 </w:t>
            </w:r>
            <w:r w:rsidR="007B1020" w:rsidRPr="00607F6E">
              <w:rPr>
                <w:rStyle w:val="a6"/>
                <w:noProof/>
                <w:lang w:eastAsia="zh-CN"/>
              </w:rPr>
              <w:t>向上比较产生相对剥夺感</w:t>
            </w:r>
            <w:r w:rsidR="007B1020">
              <w:rPr>
                <w:noProof/>
                <w:webHidden/>
              </w:rPr>
              <w:tab/>
            </w:r>
            <w:r w:rsidR="007B1020">
              <w:rPr>
                <w:noProof/>
                <w:webHidden/>
              </w:rPr>
              <w:fldChar w:fldCharType="begin"/>
            </w:r>
            <w:r w:rsidR="007B1020">
              <w:rPr>
                <w:noProof/>
                <w:webHidden/>
              </w:rPr>
              <w:instrText xml:space="preserve"> PAGEREF _Toc162021897 \h </w:instrText>
            </w:r>
            <w:r w:rsidR="007B1020">
              <w:rPr>
                <w:noProof/>
                <w:webHidden/>
              </w:rPr>
            </w:r>
            <w:r w:rsidR="007B1020">
              <w:rPr>
                <w:noProof/>
                <w:webHidden/>
              </w:rPr>
              <w:fldChar w:fldCharType="separate"/>
            </w:r>
            <w:r w:rsidR="007B1020">
              <w:rPr>
                <w:noProof/>
                <w:webHidden/>
              </w:rPr>
              <w:t>10</w:t>
            </w:r>
            <w:r w:rsidR="007B1020">
              <w:rPr>
                <w:noProof/>
                <w:webHidden/>
              </w:rPr>
              <w:fldChar w:fldCharType="end"/>
            </w:r>
          </w:hyperlink>
        </w:p>
        <w:p w14:paraId="4027D9C8" w14:textId="7813F78E"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8" w:history="1">
            <w:r w:rsidR="007B1020" w:rsidRPr="00607F6E">
              <w:rPr>
                <w:rStyle w:val="a6"/>
                <w:noProof/>
                <w:lang w:eastAsia="zh-CN"/>
              </w:rPr>
              <w:t xml:space="preserve">2.2.2 </w:t>
            </w:r>
            <w:r w:rsidR="007B1020" w:rsidRPr="00607F6E">
              <w:rPr>
                <w:rStyle w:val="a6"/>
                <w:noProof/>
                <w:lang w:eastAsia="zh-CN"/>
              </w:rPr>
              <w:t>相对剥夺感降低对生活满意度的评价</w:t>
            </w:r>
            <w:r w:rsidR="007B1020">
              <w:rPr>
                <w:noProof/>
                <w:webHidden/>
              </w:rPr>
              <w:tab/>
            </w:r>
            <w:r w:rsidR="007B1020">
              <w:rPr>
                <w:noProof/>
                <w:webHidden/>
              </w:rPr>
              <w:fldChar w:fldCharType="begin"/>
            </w:r>
            <w:r w:rsidR="007B1020">
              <w:rPr>
                <w:noProof/>
                <w:webHidden/>
              </w:rPr>
              <w:instrText xml:space="preserve"> PAGEREF _Toc162021898 \h </w:instrText>
            </w:r>
            <w:r w:rsidR="007B1020">
              <w:rPr>
                <w:noProof/>
                <w:webHidden/>
              </w:rPr>
            </w:r>
            <w:r w:rsidR="007B1020">
              <w:rPr>
                <w:noProof/>
                <w:webHidden/>
              </w:rPr>
              <w:fldChar w:fldCharType="separate"/>
            </w:r>
            <w:r w:rsidR="007B1020">
              <w:rPr>
                <w:noProof/>
                <w:webHidden/>
              </w:rPr>
              <w:t>11</w:t>
            </w:r>
            <w:r w:rsidR="007B1020">
              <w:rPr>
                <w:noProof/>
                <w:webHidden/>
              </w:rPr>
              <w:fldChar w:fldCharType="end"/>
            </w:r>
          </w:hyperlink>
        </w:p>
        <w:p w14:paraId="53DA945A" w14:textId="269D2A77"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9" w:history="1">
            <w:r w:rsidR="007B1020" w:rsidRPr="00607F6E">
              <w:rPr>
                <w:rStyle w:val="a6"/>
                <w:noProof/>
                <w:lang w:eastAsia="zh-CN"/>
              </w:rPr>
              <w:t xml:space="preserve">2.2.3 </w:t>
            </w:r>
            <w:r w:rsidR="007B1020" w:rsidRPr="00607F6E">
              <w:rPr>
                <w:rStyle w:val="a6"/>
                <w:noProof/>
                <w:lang w:eastAsia="zh-CN"/>
              </w:rPr>
              <w:t>向下比较产生优越感</w:t>
            </w:r>
            <w:r w:rsidR="007B1020">
              <w:rPr>
                <w:noProof/>
                <w:webHidden/>
              </w:rPr>
              <w:tab/>
            </w:r>
            <w:r w:rsidR="007B1020">
              <w:rPr>
                <w:noProof/>
                <w:webHidden/>
              </w:rPr>
              <w:fldChar w:fldCharType="begin"/>
            </w:r>
            <w:r w:rsidR="007B1020">
              <w:rPr>
                <w:noProof/>
                <w:webHidden/>
              </w:rPr>
              <w:instrText xml:space="preserve"> PAGEREF _Toc162021899 \h </w:instrText>
            </w:r>
            <w:r w:rsidR="007B1020">
              <w:rPr>
                <w:noProof/>
                <w:webHidden/>
              </w:rPr>
            </w:r>
            <w:r w:rsidR="007B1020">
              <w:rPr>
                <w:noProof/>
                <w:webHidden/>
              </w:rPr>
              <w:fldChar w:fldCharType="separate"/>
            </w:r>
            <w:r w:rsidR="007B1020">
              <w:rPr>
                <w:noProof/>
                <w:webHidden/>
              </w:rPr>
              <w:t>12</w:t>
            </w:r>
            <w:r w:rsidR="007B1020">
              <w:rPr>
                <w:noProof/>
                <w:webHidden/>
              </w:rPr>
              <w:fldChar w:fldCharType="end"/>
            </w:r>
          </w:hyperlink>
        </w:p>
        <w:p w14:paraId="037A15D1" w14:textId="674FE895"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00" w:history="1">
            <w:r w:rsidR="007B1020" w:rsidRPr="00607F6E">
              <w:rPr>
                <w:rStyle w:val="a6"/>
                <w:noProof/>
                <w:lang w:eastAsia="zh-CN"/>
              </w:rPr>
              <w:t xml:space="preserve">2.2.4 </w:t>
            </w:r>
            <w:r w:rsidR="007B1020" w:rsidRPr="00607F6E">
              <w:rPr>
                <w:rStyle w:val="a6"/>
                <w:noProof/>
                <w:lang w:eastAsia="zh-CN"/>
              </w:rPr>
              <w:t>感知到的优越感提升对生活满意度的评价</w:t>
            </w:r>
            <w:r w:rsidR="007B1020">
              <w:rPr>
                <w:noProof/>
                <w:webHidden/>
              </w:rPr>
              <w:tab/>
            </w:r>
            <w:r w:rsidR="007B1020">
              <w:rPr>
                <w:noProof/>
                <w:webHidden/>
              </w:rPr>
              <w:fldChar w:fldCharType="begin"/>
            </w:r>
            <w:r w:rsidR="007B1020">
              <w:rPr>
                <w:noProof/>
                <w:webHidden/>
              </w:rPr>
              <w:instrText xml:space="preserve"> PAGEREF _Toc162021900 \h </w:instrText>
            </w:r>
            <w:r w:rsidR="007B1020">
              <w:rPr>
                <w:noProof/>
                <w:webHidden/>
              </w:rPr>
            </w:r>
            <w:r w:rsidR="007B1020">
              <w:rPr>
                <w:noProof/>
                <w:webHidden/>
              </w:rPr>
              <w:fldChar w:fldCharType="separate"/>
            </w:r>
            <w:r w:rsidR="007B1020">
              <w:rPr>
                <w:noProof/>
                <w:webHidden/>
              </w:rPr>
              <w:t>13</w:t>
            </w:r>
            <w:r w:rsidR="007B1020">
              <w:rPr>
                <w:noProof/>
                <w:webHidden/>
              </w:rPr>
              <w:fldChar w:fldCharType="end"/>
            </w:r>
          </w:hyperlink>
        </w:p>
        <w:p w14:paraId="7DA3B396" w14:textId="60DF0499"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01" w:history="1">
            <w:r w:rsidR="007B1020" w:rsidRPr="00607F6E">
              <w:rPr>
                <w:rStyle w:val="a6"/>
                <w:noProof/>
                <w:lang w:eastAsia="zh-CN"/>
              </w:rPr>
              <w:t xml:space="preserve">2.2.5 </w:t>
            </w:r>
            <w:r w:rsidR="007B1020" w:rsidRPr="00607F6E">
              <w:rPr>
                <w:rStyle w:val="a6"/>
                <w:noProof/>
                <w:lang w:eastAsia="zh-CN"/>
              </w:rPr>
              <w:t>社会比较倾向的调节作用</w:t>
            </w:r>
            <w:r w:rsidR="007B1020">
              <w:rPr>
                <w:noProof/>
                <w:webHidden/>
              </w:rPr>
              <w:tab/>
            </w:r>
            <w:r w:rsidR="007B1020">
              <w:rPr>
                <w:noProof/>
                <w:webHidden/>
              </w:rPr>
              <w:fldChar w:fldCharType="begin"/>
            </w:r>
            <w:r w:rsidR="007B1020">
              <w:rPr>
                <w:noProof/>
                <w:webHidden/>
              </w:rPr>
              <w:instrText xml:space="preserve"> PAGEREF _Toc162021901 \h </w:instrText>
            </w:r>
            <w:r w:rsidR="007B1020">
              <w:rPr>
                <w:noProof/>
                <w:webHidden/>
              </w:rPr>
            </w:r>
            <w:r w:rsidR="007B1020">
              <w:rPr>
                <w:noProof/>
                <w:webHidden/>
              </w:rPr>
              <w:fldChar w:fldCharType="separate"/>
            </w:r>
            <w:r w:rsidR="007B1020">
              <w:rPr>
                <w:noProof/>
                <w:webHidden/>
              </w:rPr>
              <w:t>13</w:t>
            </w:r>
            <w:r w:rsidR="007B1020">
              <w:rPr>
                <w:noProof/>
                <w:webHidden/>
              </w:rPr>
              <w:fldChar w:fldCharType="end"/>
            </w:r>
          </w:hyperlink>
        </w:p>
        <w:p w14:paraId="0C2D7855" w14:textId="5DB37B12"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02" w:history="1">
            <w:r w:rsidR="007B1020" w:rsidRPr="00607F6E">
              <w:rPr>
                <w:rStyle w:val="a6"/>
                <w:noProof/>
                <w:lang w:eastAsia="zh-CN"/>
              </w:rPr>
              <w:t xml:space="preserve">2.2.6 </w:t>
            </w:r>
            <w:r w:rsidR="007B1020" w:rsidRPr="00607F6E">
              <w:rPr>
                <w:rStyle w:val="a6"/>
                <w:noProof/>
                <w:lang w:eastAsia="zh-CN"/>
              </w:rPr>
              <w:t>社会比较策略概念的引入</w:t>
            </w:r>
            <w:r w:rsidR="007B1020">
              <w:rPr>
                <w:noProof/>
                <w:webHidden/>
              </w:rPr>
              <w:tab/>
            </w:r>
            <w:r w:rsidR="007B1020">
              <w:rPr>
                <w:noProof/>
                <w:webHidden/>
              </w:rPr>
              <w:fldChar w:fldCharType="begin"/>
            </w:r>
            <w:r w:rsidR="007B1020">
              <w:rPr>
                <w:noProof/>
                <w:webHidden/>
              </w:rPr>
              <w:instrText xml:space="preserve"> PAGEREF _Toc162021902 \h </w:instrText>
            </w:r>
            <w:r w:rsidR="007B1020">
              <w:rPr>
                <w:noProof/>
                <w:webHidden/>
              </w:rPr>
            </w:r>
            <w:r w:rsidR="007B1020">
              <w:rPr>
                <w:noProof/>
                <w:webHidden/>
              </w:rPr>
              <w:fldChar w:fldCharType="separate"/>
            </w:r>
            <w:r w:rsidR="007B1020">
              <w:rPr>
                <w:noProof/>
                <w:webHidden/>
              </w:rPr>
              <w:t>14</w:t>
            </w:r>
            <w:r w:rsidR="007B1020">
              <w:rPr>
                <w:noProof/>
                <w:webHidden/>
              </w:rPr>
              <w:fldChar w:fldCharType="end"/>
            </w:r>
          </w:hyperlink>
        </w:p>
        <w:p w14:paraId="476E0BA7" w14:textId="105CA3BC"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03" w:history="1">
            <w:r w:rsidR="007B1020" w:rsidRPr="00607F6E">
              <w:rPr>
                <w:rStyle w:val="a6"/>
                <w:noProof/>
                <w:lang w:val="en" w:eastAsia="zh-CN"/>
              </w:rPr>
              <w:t>2.3</w:t>
            </w:r>
            <w:r w:rsidR="007B1020" w:rsidRPr="00607F6E">
              <w:rPr>
                <w:rStyle w:val="a6"/>
                <w:noProof/>
                <w:lang w:val="en" w:eastAsia="zh-CN"/>
              </w:rPr>
              <w:t>研究框架</w:t>
            </w:r>
            <w:r w:rsidR="007B1020">
              <w:rPr>
                <w:noProof/>
                <w:webHidden/>
              </w:rPr>
              <w:tab/>
            </w:r>
            <w:r w:rsidR="007B1020">
              <w:rPr>
                <w:noProof/>
                <w:webHidden/>
              </w:rPr>
              <w:fldChar w:fldCharType="begin"/>
            </w:r>
            <w:r w:rsidR="007B1020">
              <w:rPr>
                <w:noProof/>
                <w:webHidden/>
              </w:rPr>
              <w:instrText xml:space="preserve"> PAGEREF _Toc162021903 \h </w:instrText>
            </w:r>
            <w:r w:rsidR="007B1020">
              <w:rPr>
                <w:noProof/>
                <w:webHidden/>
              </w:rPr>
            </w:r>
            <w:r w:rsidR="007B1020">
              <w:rPr>
                <w:noProof/>
                <w:webHidden/>
              </w:rPr>
              <w:fldChar w:fldCharType="separate"/>
            </w:r>
            <w:r w:rsidR="007B1020">
              <w:rPr>
                <w:noProof/>
                <w:webHidden/>
              </w:rPr>
              <w:t>14</w:t>
            </w:r>
            <w:r w:rsidR="007B1020">
              <w:rPr>
                <w:noProof/>
                <w:webHidden/>
              </w:rPr>
              <w:fldChar w:fldCharType="end"/>
            </w:r>
          </w:hyperlink>
        </w:p>
        <w:p w14:paraId="63C1D70A" w14:textId="0D4B34BC"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04" w:history="1">
            <w:r w:rsidR="007B1020" w:rsidRPr="00607F6E">
              <w:rPr>
                <w:rStyle w:val="a6"/>
                <w:noProof/>
                <w:lang w:val="en" w:eastAsia="zh-CN"/>
              </w:rPr>
              <w:t xml:space="preserve">2.3.1 </w:t>
            </w:r>
            <w:r w:rsidR="007B1020" w:rsidRPr="00607F6E">
              <w:rPr>
                <w:rStyle w:val="a6"/>
                <w:noProof/>
                <w:lang w:val="en" w:eastAsia="zh-CN"/>
              </w:rPr>
              <w:t>研究目的</w:t>
            </w:r>
            <w:r w:rsidR="007B1020">
              <w:rPr>
                <w:noProof/>
                <w:webHidden/>
              </w:rPr>
              <w:tab/>
            </w:r>
            <w:r w:rsidR="007B1020">
              <w:rPr>
                <w:noProof/>
                <w:webHidden/>
              </w:rPr>
              <w:fldChar w:fldCharType="begin"/>
            </w:r>
            <w:r w:rsidR="007B1020">
              <w:rPr>
                <w:noProof/>
                <w:webHidden/>
              </w:rPr>
              <w:instrText xml:space="preserve"> PAGEREF _Toc162021904 \h </w:instrText>
            </w:r>
            <w:r w:rsidR="007B1020">
              <w:rPr>
                <w:noProof/>
                <w:webHidden/>
              </w:rPr>
            </w:r>
            <w:r w:rsidR="007B1020">
              <w:rPr>
                <w:noProof/>
                <w:webHidden/>
              </w:rPr>
              <w:fldChar w:fldCharType="separate"/>
            </w:r>
            <w:r w:rsidR="007B1020">
              <w:rPr>
                <w:noProof/>
                <w:webHidden/>
              </w:rPr>
              <w:t>14</w:t>
            </w:r>
            <w:r w:rsidR="007B1020">
              <w:rPr>
                <w:noProof/>
                <w:webHidden/>
              </w:rPr>
              <w:fldChar w:fldCharType="end"/>
            </w:r>
          </w:hyperlink>
        </w:p>
        <w:p w14:paraId="1E637E84" w14:textId="79E8863E"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05" w:history="1">
            <w:r w:rsidR="007B1020" w:rsidRPr="00607F6E">
              <w:rPr>
                <w:rStyle w:val="a6"/>
                <w:noProof/>
                <w:lang w:val="en" w:eastAsia="zh-CN"/>
              </w:rPr>
              <w:t xml:space="preserve">2.3.2 </w:t>
            </w:r>
            <w:r w:rsidR="007B1020" w:rsidRPr="00607F6E">
              <w:rPr>
                <w:rStyle w:val="a6"/>
                <w:noProof/>
                <w:lang w:val="en" w:eastAsia="zh-CN"/>
              </w:rPr>
              <w:t>研究假设</w:t>
            </w:r>
            <w:r w:rsidR="007B1020">
              <w:rPr>
                <w:noProof/>
                <w:webHidden/>
              </w:rPr>
              <w:tab/>
            </w:r>
            <w:r w:rsidR="007B1020">
              <w:rPr>
                <w:noProof/>
                <w:webHidden/>
              </w:rPr>
              <w:fldChar w:fldCharType="begin"/>
            </w:r>
            <w:r w:rsidR="007B1020">
              <w:rPr>
                <w:noProof/>
                <w:webHidden/>
              </w:rPr>
              <w:instrText xml:space="preserve"> PAGEREF _Toc162021905 \h </w:instrText>
            </w:r>
            <w:r w:rsidR="007B1020">
              <w:rPr>
                <w:noProof/>
                <w:webHidden/>
              </w:rPr>
            </w:r>
            <w:r w:rsidR="007B1020">
              <w:rPr>
                <w:noProof/>
                <w:webHidden/>
              </w:rPr>
              <w:fldChar w:fldCharType="separate"/>
            </w:r>
            <w:r w:rsidR="007B1020">
              <w:rPr>
                <w:noProof/>
                <w:webHidden/>
              </w:rPr>
              <w:t>15</w:t>
            </w:r>
            <w:r w:rsidR="007B1020">
              <w:rPr>
                <w:noProof/>
                <w:webHidden/>
              </w:rPr>
              <w:fldChar w:fldCharType="end"/>
            </w:r>
          </w:hyperlink>
        </w:p>
        <w:p w14:paraId="69F9464C" w14:textId="56DA6C23"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06" w:history="1">
            <w:r w:rsidR="007B1020" w:rsidRPr="00607F6E">
              <w:rPr>
                <w:rStyle w:val="a6"/>
                <w:noProof/>
                <w:lang w:val="en" w:eastAsia="zh-CN"/>
              </w:rPr>
              <w:t xml:space="preserve">2.3.3 </w:t>
            </w:r>
            <w:r w:rsidR="007B1020" w:rsidRPr="00607F6E">
              <w:rPr>
                <w:rStyle w:val="a6"/>
                <w:noProof/>
                <w:lang w:val="en" w:eastAsia="zh-CN"/>
              </w:rPr>
              <w:t>总体研究设计</w:t>
            </w:r>
            <w:r w:rsidR="007B1020">
              <w:rPr>
                <w:noProof/>
                <w:webHidden/>
              </w:rPr>
              <w:tab/>
            </w:r>
            <w:r w:rsidR="007B1020">
              <w:rPr>
                <w:noProof/>
                <w:webHidden/>
              </w:rPr>
              <w:fldChar w:fldCharType="begin"/>
            </w:r>
            <w:r w:rsidR="007B1020">
              <w:rPr>
                <w:noProof/>
                <w:webHidden/>
              </w:rPr>
              <w:instrText xml:space="preserve"> PAGEREF _Toc162021906 \h </w:instrText>
            </w:r>
            <w:r w:rsidR="007B1020">
              <w:rPr>
                <w:noProof/>
                <w:webHidden/>
              </w:rPr>
            </w:r>
            <w:r w:rsidR="007B1020">
              <w:rPr>
                <w:noProof/>
                <w:webHidden/>
              </w:rPr>
              <w:fldChar w:fldCharType="separate"/>
            </w:r>
            <w:r w:rsidR="007B1020">
              <w:rPr>
                <w:noProof/>
                <w:webHidden/>
              </w:rPr>
              <w:t>17</w:t>
            </w:r>
            <w:r w:rsidR="007B1020">
              <w:rPr>
                <w:noProof/>
                <w:webHidden/>
              </w:rPr>
              <w:fldChar w:fldCharType="end"/>
            </w:r>
          </w:hyperlink>
        </w:p>
        <w:p w14:paraId="1B0AC23B" w14:textId="555282C9"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07" w:history="1">
            <w:r w:rsidR="007B1020" w:rsidRPr="00607F6E">
              <w:rPr>
                <w:rStyle w:val="a6"/>
                <w:noProof/>
              </w:rPr>
              <w:t xml:space="preserve">2.3.4 </w:t>
            </w:r>
            <w:r w:rsidR="007B1020" w:rsidRPr="00607F6E">
              <w:rPr>
                <w:rStyle w:val="a6"/>
                <w:noProof/>
              </w:rPr>
              <w:t>技术路线</w:t>
            </w:r>
            <w:r w:rsidR="007B1020">
              <w:rPr>
                <w:noProof/>
                <w:webHidden/>
              </w:rPr>
              <w:tab/>
            </w:r>
            <w:r w:rsidR="007B1020">
              <w:rPr>
                <w:noProof/>
                <w:webHidden/>
              </w:rPr>
              <w:fldChar w:fldCharType="begin"/>
            </w:r>
            <w:r w:rsidR="007B1020">
              <w:rPr>
                <w:noProof/>
                <w:webHidden/>
              </w:rPr>
              <w:instrText xml:space="preserve"> PAGEREF _Toc162021907 \h </w:instrText>
            </w:r>
            <w:r w:rsidR="007B1020">
              <w:rPr>
                <w:noProof/>
                <w:webHidden/>
              </w:rPr>
            </w:r>
            <w:r w:rsidR="007B1020">
              <w:rPr>
                <w:noProof/>
                <w:webHidden/>
              </w:rPr>
              <w:fldChar w:fldCharType="separate"/>
            </w:r>
            <w:r w:rsidR="007B1020">
              <w:rPr>
                <w:noProof/>
                <w:webHidden/>
              </w:rPr>
              <w:t>19</w:t>
            </w:r>
            <w:r w:rsidR="007B1020">
              <w:rPr>
                <w:noProof/>
                <w:webHidden/>
              </w:rPr>
              <w:fldChar w:fldCharType="end"/>
            </w:r>
          </w:hyperlink>
        </w:p>
        <w:p w14:paraId="06CA0523" w14:textId="65582098"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08" w:history="1">
            <w:r w:rsidR="007B1020" w:rsidRPr="00607F6E">
              <w:rPr>
                <w:rStyle w:val="a6"/>
                <w:noProof/>
                <w:lang w:eastAsia="zh-CN"/>
              </w:rPr>
              <w:t>第三章</w:t>
            </w:r>
            <w:r w:rsidR="007B1020" w:rsidRPr="00607F6E">
              <w:rPr>
                <w:rStyle w:val="a6"/>
                <w:noProof/>
                <w:lang w:eastAsia="zh-CN"/>
              </w:rPr>
              <w:t xml:space="preserve"> </w:t>
            </w:r>
            <w:r w:rsidR="007B1020" w:rsidRPr="00607F6E">
              <w:rPr>
                <w:rStyle w:val="a6"/>
                <w:noProof/>
                <w:lang w:eastAsia="zh-CN"/>
              </w:rPr>
              <w:t>研究一：问卷的修订及信效度检验</w:t>
            </w:r>
            <w:r w:rsidR="007B1020">
              <w:rPr>
                <w:noProof/>
                <w:webHidden/>
              </w:rPr>
              <w:tab/>
            </w:r>
            <w:r w:rsidR="007B1020">
              <w:rPr>
                <w:noProof/>
                <w:webHidden/>
              </w:rPr>
              <w:fldChar w:fldCharType="begin"/>
            </w:r>
            <w:r w:rsidR="007B1020">
              <w:rPr>
                <w:noProof/>
                <w:webHidden/>
              </w:rPr>
              <w:instrText xml:space="preserve"> PAGEREF _Toc162021908 \h </w:instrText>
            </w:r>
            <w:r w:rsidR="007B1020">
              <w:rPr>
                <w:noProof/>
                <w:webHidden/>
              </w:rPr>
            </w:r>
            <w:r w:rsidR="007B1020">
              <w:rPr>
                <w:noProof/>
                <w:webHidden/>
              </w:rPr>
              <w:fldChar w:fldCharType="separate"/>
            </w:r>
            <w:r w:rsidR="007B1020">
              <w:rPr>
                <w:noProof/>
                <w:webHidden/>
              </w:rPr>
              <w:t>21</w:t>
            </w:r>
            <w:r w:rsidR="007B1020">
              <w:rPr>
                <w:noProof/>
                <w:webHidden/>
              </w:rPr>
              <w:fldChar w:fldCharType="end"/>
            </w:r>
          </w:hyperlink>
        </w:p>
        <w:p w14:paraId="0F33CFEF" w14:textId="24A5B48C"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09" w:history="1">
            <w:r w:rsidR="007B1020" w:rsidRPr="00607F6E">
              <w:rPr>
                <w:rStyle w:val="a6"/>
                <w:noProof/>
                <w:lang w:eastAsia="zh-CN"/>
              </w:rPr>
              <w:t xml:space="preserve">3.1 </w:t>
            </w:r>
            <w:r w:rsidR="007B1020" w:rsidRPr="00607F6E">
              <w:rPr>
                <w:rStyle w:val="a6"/>
                <w:noProof/>
                <w:lang w:eastAsia="zh-CN"/>
              </w:rPr>
              <w:t>研究目的</w:t>
            </w:r>
            <w:r w:rsidR="007B1020">
              <w:rPr>
                <w:noProof/>
                <w:webHidden/>
              </w:rPr>
              <w:tab/>
            </w:r>
            <w:r w:rsidR="007B1020">
              <w:rPr>
                <w:noProof/>
                <w:webHidden/>
              </w:rPr>
              <w:fldChar w:fldCharType="begin"/>
            </w:r>
            <w:r w:rsidR="007B1020">
              <w:rPr>
                <w:noProof/>
                <w:webHidden/>
              </w:rPr>
              <w:instrText xml:space="preserve"> PAGEREF _Toc162021909 \h </w:instrText>
            </w:r>
            <w:r w:rsidR="007B1020">
              <w:rPr>
                <w:noProof/>
                <w:webHidden/>
              </w:rPr>
            </w:r>
            <w:r w:rsidR="007B1020">
              <w:rPr>
                <w:noProof/>
                <w:webHidden/>
              </w:rPr>
              <w:fldChar w:fldCharType="separate"/>
            </w:r>
            <w:r w:rsidR="007B1020">
              <w:rPr>
                <w:noProof/>
                <w:webHidden/>
              </w:rPr>
              <w:t>21</w:t>
            </w:r>
            <w:r w:rsidR="007B1020">
              <w:rPr>
                <w:noProof/>
                <w:webHidden/>
              </w:rPr>
              <w:fldChar w:fldCharType="end"/>
            </w:r>
          </w:hyperlink>
        </w:p>
        <w:p w14:paraId="51BCAA7D" w14:textId="66447BFF"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10" w:history="1">
            <w:r w:rsidR="007B1020" w:rsidRPr="00607F6E">
              <w:rPr>
                <w:rStyle w:val="a6"/>
                <w:noProof/>
                <w:lang w:eastAsia="zh-CN"/>
              </w:rPr>
              <w:t xml:space="preserve">3.2 </w:t>
            </w:r>
            <w:r w:rsidR="007B1020" w:rsidRPr="00607F6E">
              <w:rPr>
                <w:rStyle w:val="a6"/>
                <w:noProof/>
                <w:lang w:eastAsia="zh-CN"/>
              </w:rPr>
              <w:t>研究方法</w:t>
            </w:r>
            <w:r w:rsidR="007B1020">
              <w:rPr>
                <w:noProof/>
                <w:webHidden/>
              </w:rPr>
              <w:tab/>
            </w:r>
            <w:r w:rsidR="007B1020">
              <w:rPr>
                <w:noProof/>
                <w:webHidden/>
              </w:rPr>
              <w:fldChar w:fldCharType="begin"/>
            </w:r>
            <w:r w:rsidR="007B1020">
              <w:rPr>
                <w:noProof/>
                <w:webHidden/>
              </w:rPr>
              <w:instrText xml:space="preserve"> PAGEREF _Toc162021910 \h </w:instrText>
            </w:r>
            <w:r w:rsidR="007B1020">
              <w:rPr>
                <w:noProof/>
                <w:webHidden/>
              </w:rPr>
            </w:r>
            <w:r w:rsidR="007B1020">
              <w:rPr>
                <w:noProof/>
                <w:webHidden/>
              </w:rPr>
              <w:fldChar w:fldCharType="separate"/>
            </w:r>
            <w:r w:rsidR="007B1020">
              <w:rPr>
                <w:noProof/>
                <w:webHidden/>
              </w:rPr>
              <w:t>21</w:t>
            </w:r>
            <w:r w:rsidR="007B1020">
              <w:rPr>
                <w:noProof/>
                <w:webHidden/>
              </w:rPr>
              <w:fldChar w:fldCharType="end"/>
            </w:r>
          </w:hyperlink>
        </w:p>
        <w:p w14:paraId="4DE54CC2" w14:textId="325F4AAA"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11" w:history="1">
            <w:r w:rsidR="007B1020" w:rsidRPr="00607F6E">
              <w:rPr>
                <w:rStyle w:val="a6"/>
                <w:noProof/>
                <w:lang w:eastAsia="zh-CN"/>
              </w:rPr>
              <w:t xml:space="preserve">3.2.1 </w:t>
            </w:r>
            <w:r w:rsidR="007B1020" w:rsidRPr="00607F6E">
              <w:rPr>
                <w:rStyle w:val="a6"/>
                <w:noProof/>
                <w:lang w:eastAsia="zh-CN"/>
              </w:rPr>
              <w:t>被试</w:t>
            </w:r>
            <w:r w:rsidR="007B1020">
              <w:rPr>
                <w:noProof/>
                <w:webHidden/>
              </w:rPr>
              <w:tab/>
            </w:r>
            <w:r w:rsidR="007B1020">
              <w:rPr>
                <w:noProof/>
                <w:webHidden/>
              </w:rPr>
              <w:fldChar w:fldCharType="begin"/>
            </w:r>
            <w:r w:rsidR="007B1020">
              <w:rPr>
                <w:noProof/>
                <w:webHidden/>
              </w:rPr>
              <w:instrText xml:space="preserve"> PAGEREF _Toc162021911 \h </w:instrText>
            </w:r>
            <w:r w:rsidR="007B1020">
              <w:rPr>
                <w:noProof/>
                <w:webHidden/>
              </w:rPr>
            </w:r>
            <w:r w:rsidR="007B1020">
              <w:rPr>
                <w:noProof/>
                <w:webHidden/>
              </w:rPr>
              <w:fldChar w:fldCharType="separate"/>
            </w:r>
            <w:r w:rsidR="007B1020">
              <w:rPr>
                <w:noProof/>
                <w:webHidden/>
              </w:rPr>
              <w:t>21</w:t>
            </w:r>
            <w:r w:rsidR="007B1020">
              <w:rPr>
                <w:noProof/>
                <w:webHidden/>
              </w:rPr>
              <w:fldChar w:fldCharType="end"/>
            </w:r>
          </w:hyperlink>
        </w:p>
        <w:p w14:paraId="70BE9606" w14:textId="3CBBD263"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12" w:history="1">
            <w:r w:rsidR="007B1020" w:rsidRPr="00607F6E">
              <w:rPr>
                <w:rStyle w:val="a6"/>
                <w:noProof/>
                <w:lang w:eastAsia="zh-CN"/>
              </w:rPr>
              <w:t xml:space="preserve">3.2.2 </w:t>
            </w:r>
            <w:r w:rsidR="007B1020" w:rsidRPr="00607F6E">
              <w:rPr>
                <w:rStyle w:val="a6"/>
                <w:noProof/>
                <w:lang w:eastAsia="zh-CN"/>
              </w:rPr>
              <w:t>研究设计</w:t>
            </w:r>
            <w:r w:rsidR="007B1020">
              <w:rPr>
                <w:noProof/>
                <w:webHidden/>
              </w:rPr>
              <w:tab/>
            </w:r>
            <w:r w:rsidR="007B1020">
              <w:rPr>
                <w:noProof/>
                <w:webHidden/>
              </w:rPr>
              <w:fldChar w:fldCharType="begin"/>
            </w:r>
            <w:r w:rsidR="007B1020">
              <w:rPr>
                <w:noProof/>
                <w:webHidden/>
              </w:rPr>
              <w:instrText xml:space="preserve"> PAGEREF _Toc162021912 \h </w:instrText>
            </w:r>
            <w:r w:rsidR="007B1020">
              <w:rPr>
                <w:noProof/>
                <w:webHidden/>
              </w:rPr>
            </w:r>
            <w:r w:rsidR="007B1020">
              <w:rPr>
                <w:noProof/>
                <w:webHidden/>
              </w:rPr>
              <w:fldChar w:fldCharType="separate"/>
            </w:r>
            <w:r w:rsidR="007B1020">
              <w:rPr>
                <w:noProof/>
                <w:webHidden/>
              </w:rPr>
              <w:t>21</w:t>
            </w:r>
            <w:r w:rsidR="007B1020">
              <w:rPr>
                <w:noProof/>
                <w:webHidden/>
              </w:rPr>
              <w:fldChar w:fldCharType="end"/>
            </w:r>
          </w:hyperlink>
        </w:p>
        <w:p w14:paraId="5A8E656E" w14:textId="22246187"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13" w:history="1">
            <w:r w:rsidR="007B1020" w:rsidRPr="00607F6E">
              <w:rPr>
                <w:rStyle w:val="a6"/>
                <w:noProof/>
                <w:lang w:eastAsia="zh-CN"/>
              </w:rPr>
              <w:t xml:space="preserve">3.2.3 </w:t>
            </w:r>
            <w:r w:rsidR="007B1020" w:rsidRPr="00607F6E">
              <w:rPr>
                <w:rStyle w:val="a6"/>
                <w:noProof/>
                <w:lang w:eastAsia="zh-CN"/>
              </w:rPr>
              <w:t>研究工具</w:t>
            </w:r>
            <w:r w:rsidR="007B1020">
              <w:rPr>
                <w:noProof/>
                <w:webHidden/>
              </w:rPr>
              <w:tab/>
            </w:r>
            <w:r w:rsidR="007B1020">
              <w:rPr>
                <w:noProof/>
                <w:webHidden/>
              </w:rPr>
              <w:fldChar w:fldCharType="begin"/>
            </w:r>
            <w:r w:rsidR="007B1020">
              <w:rPr>
                <w:noProof/>
                <w:webHidden/>
              </w:rPr>
              <w:instrText xml:space="preserve"> PAGEREF _Toc162021913 \h </w:instrText>
            </w:r>
            <w:r w:rsidR="007B1020">
              <w:rPr>
                <w:noProof/>
                <w:webHidden/>
              </w:rPr>
            </w:r>
            <w:r w:rsidR="007B1020">
              <w:rPr>
                <w:noProof/>
                <w:webHidden/>
              </w:rPr>
              <w:fldChar w:fldCharType="separate"/>
            </w:r>
            <w:r w:rsidR="007B1020">
              <w:rPr>
                <w:noProof/>
                <w:webHidden/>
              </w:rPr>
              <w:t>22</w:t>
            </w:r>
            <w:r w:rsidR="007B1020">
              <w:rPr>
                <w:noProof/>
                <w:webHidden/>
              </w:rPr>
              <w:fldChar w:fldCharType="end"/>
            </w:r>
          </w:hyperlink>
        </w:p>
        <w:p w14:paraId="23D6138A" w14:textId="27A3D7CB"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14" w:history="1">
            <w:r w:rsidR="007B1020" w:rsidRPr="00607F6E">
              <w:rPr>
                <w:rStyle w:val="a6"/>
                <w:noProof/>
              </w:rPr>
              <w:t>3.</w:t>
            </w:r>
            <w:r w:rsidR="007B1020" w:rsidRPr="00607F6E">
              <w:rPr>
                <w:rStyle w:val="a6"/>
                <w:noProof/>
                <w:lang w:eastAsia="zh-CN"/>
              </w:rPr>
              <w:t>2</w:t>
            </w:r>
            <w:r w:rsidR="007B1020" w:rsidRPr="00607F6E">
              <w:rPr>
                <w:rStyle w:val="a6"/>
                <w:noProof/>
              </w:rPr>
              <w:t xml:space="preserve">.4 </w:t>
            </w:r>
            <w:r w:rsidR="007B1020" w:rsidRPr="00607F6E">
              <w:rPr>
                <w:rStyle w:val="a6"/>
                <w:noProof/>
              </w:rPr>
              <w:t>数据分析</w:t>
            </w:r>
            <w:r w:rsidR="007B1020">
              <w:rPr>
                <w:noProof/>
                <w:webHidden/>
              </w:rPr>
              <w:tab/>
            </w:r>
            <w:r w:rsidR="007B1020">
              <w:rPr>
                <w:noProof/>
                <w:webHidden/>
              </w:rPr>
              <w:fldChar w:fldCharType="begin"/>
            </w:r>
            <w:r w:rsidR="007B1020">
              <w:rPr>
                <w:noProof/>
                <w:webHidden/>
              </w:rPr>
              <w:instrText xml:space="preserve"> PAGEREF _Toc162021914 \h </w:instrText>
            </w:r>
            <w:r w:rsidR="007B1020">
              <w:rPr>
                <w:noProof/>
                <w:webHidden/>
              </w:rPr>
            </w:r>
            <w:r w:rsidR="007B1020">
              <w:rPr>
                <w:noProof/>
                <w:webHidden/>
              </w:rPr>
              <w:fldChar w:fldCharType="separate"/>
            </w:r>
            <w:r w:rsidR="007B1020">
              <w:rPr>
                <w:noProof/>
                <w:webHidden/>
              </w:rPr>
              <w:t>23</w:t>
            </w:r>
            <w:r w:rsidR="007B1020">
              <w:rPr>
                <w:noProof/>
                <w:webHidden/>
              </w:rPr>
              <w:fldChar w:fldCharType="end"/>
            </w:r>
          </w:hyperlink>
        </w:p>
        <w:p w14:paraId="66B86228" w14:textId="24A81C05"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15" w:history="1">
            <w:r w:rsidR="007B1020" w:rsidRPr="00607F6E">
              <w:rPr>
                <w:rStyle w:val="a6"/>
                <w:noProof/>
                <w:lang w:eastAsia="zh-CN"/>
              </w:rPr>
              <w:t xml:space="preserve">3.3 </w:t>
            </w:r>
            <w:r w:rsidR="007B1020" w:rsidRPr="00607F6E">
              <w:rPr>
                <w:rStyle w:val="a6"/>
                <w:noProof/>
                <w:lang w:eastAsia="zh-CN"/>
              </w:rPr>
              <w:t>结果</w:t>
            </w:r>
            <w:r w:rsidR="007B1020">
              <w:rPr>
                <w:noProof/>
                <w:webHidden/>
              </w:rPr>
              <w:tab/>
            </w:r>
            <w:r w:rsidR="007B1020">
              <w:rPr>
                <w:noProof/>
                <w:webHidden/>
              </w:rPr>
              <w:fldChar w:fldCharType="begin"/>
            </w:r>
            <w:r w:rsidR="007B1020">
              <w:rPr>
                <w:noProof/>
                <w:webHidden/>
              </w:rPr>
              <w:instrText xml:space="preserve"> PAGEREF _Toc162021915 \h </w:instrText>
            </w:r>
            <w:r w:rsidR="007B1020">
              <w:rPr>
                <w:noProof/>
                <w:webHidden/>
              </w:rPr>
            </w:r>
            <w:r w:rsidR="007B1020">
              <w:rPr>
                <w:noProof/>
                <w:webHidden/>
              </w:rPr>
              <w:fldChar w:fldCharType="separate"/>
            </w:r>
            <w:r w:rsidR="007B1020">
              <w:rPr>
                <w:noProof/>
                <w:webHidden/>
              </w:rPr>
              <w:t>23</w:t>
            </w:r>
            <w:r w:rsidR="007B1020">
              <w:rPr>
                <w:noProof/>
                <w:webHidden/>
              </w:rPr>
              <w:fldChar w:fldCharType="end"/>
            </w:r>
          </w:hyperlink>
        </w:p>
        <w:p w14:paraId="4A9A8E3E" w14:textId="749E5999"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16" w:history="1">
            <w:r w:rsidR="007B1020" w:rsidRPr="00607F6E">
              <w:rPr>
                <w:rStyle w:val="a6"/>
                <w:noProof/>
                <w:lang w:eastAsia="zh-CN"/>
              </w:rPr>
              <w:t xml:space="preserve">3.3.1 </w:t>
            </w:r>
            <w:r w:rsidR="007B1020" w:rsidRPr="00607F6E">
              <w:rPr>
                <w:rStyle w:val="a6"/>
                <w:noProof/>
                <w:lang w:eastAsia="zh-CN"/>
              </w:rPr>
              <w:t>问卷信效度（初测）</w:t>
            </w:r>
            <w:r w:rsidR="007B1020">
              <w:rPr>
                <w:noProof/>
                <w:webHidden/>
              </w:rPr>
              <w:tab/>
            </w:r>
            <w:r w:rsidR="007B1020">
              <w:rPr>
                <w:noProof/>
                <w:webHidden/>
              </w:rPr>
              <w:fldChar w:fldCharType="begin"/>
            </w:r>
            <w:r w:rsidR="007B1020">
              <w:rPr>
                <w:noProof/>
                <w:webHidden/>
              </w:rPr>
              <w:instrText xml:space="preserve"> PAGEREF _Toc162021916 \h </w:instrText>
            </w:r>
            <w:r w:rsidR="007B1020">
              <w:rPr>
                <w:noProof/>
                <w:webHidden/>
              </w:rPr>
            </w:r>
            <w:r w:rsidR="007B1020">
              <w:rPr>
                <w:noProof/>
                <w:webHidden/>
              </w:rPr>
              <w:fldChar w:fldCharType="separate"/>
            </w:r>
            <w:r w:rsidR="007B1020">
              <w:rPr>
                <w:noProof/>
                <w:webHidden/>
              </w:rPr>
              <w:t>23</w:t>
            </w:r>
            <w:r w:rsidR="007B1020">
              <w:rPr>
                <w:noProof/>
                <w:webHidden/>
              </w:rPr>
              <w:fldChar w:fldCharType="end"/>
            </w:r>
          </w:hyperlink>
        </w:p>
        <w:p w14:paraId="264FC814" w14:textId="1C0B97BC"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17" w:history="1">
            <w:r w:rsidR="007B1020" w:rsidRPr="00607F6E">
              <w:rPr>
                <w:rStyle w:val="a6"/>
                <w:noProof/>
                <w:lang w:eastAsia="zh-CN"/>
              </w:rPr>
              <w:t xml:space="preserve">3.3.2 </w:t>
            </w:r>
            <w:r w:rsidR="007B1020" w:rsidRPr="00607F6E">
              <w:rPr>
                <w:rStyle w:val="a6"/>
                <w:noProof/>
                <w:lang w:eastAsia="zh-CN"/>
              </w:rPr>
              <w:t>问卷信效度（复测）</w:t>
            </w:r>
            <w:r w:rsidR="007B1020">
              <w:rPr>
                <w:noProof/>
                <w:webHidden/>
              </w:rPr>
              <w:tab/>
            </w:r>
            <w:r w:rsidR="007B1020">
              <w:rPr>
                <w:noProof/>
                <w:webHidden/>
              </w:rPr>
              <w:fldChar w:fldCharType="begin"/>
            </w:r>
            <w:r w:rsidR="007B1020">
              <w:rPr>
                <w:noProof/>
                <w:webHidden/>
              </w:rPr>
              <w:instrText xml:space="preserve"> PAGEREF _Toc162021917 \h </w:instrText>
            </w:r>
            <w:r w:rsidR="007B1020">
              <w:rPr>
                <w:noProof/>
                <w:webHidden/>
              </w:rPr>
            </w:r>
            <w:r w:rsidR="007B1020">
              <w:rPr>
                <w:noProof/>
                <w:webHidden/>
              </w:rPr>
              <w:fldChar w:fldCharType="separate"/>
            </w:r>
            <w:r w:rsidR="007B1020">
              <w:rPr>
                <w:noProof/>
                <w:webHidden/>
              </w:rPr>
              <w:t>27</w:t>
            </w:r>
            <w:r w:rsidR="007B1020">
              <w:rPr>
                <w:noProof/>
                <w:webHidden/>
              </w:rPr>
              <w:fldChar w:fldCharType="end"/>
            </w:r>
          </w:hyperlink>
        </w:p>
        <w:p w14:paraId="5DBB5BCA" w14:textId="2022A99C"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18" w:history="1">
            <w:r w:rsidR="007B1020" w:rsidRPr="00607F6E">
              <w:rPr>
                <w:rStyle w:val="a6"/>
                <w:noProof/>
              </w:rPr>
              <w:t>3.</w:t>
            </w:r>
            <w:r w:rsidR="007B1020" w:rsidRPr="00607F6E">
              <w:rPr>
                <w:rStyle w:val="a6"/>
                <w:noProof/>
                <w:lang w:eastAsia="zh-CN"/>
              </w:rPr>
              <w:t>4</w:t>
            </w:r>
            <w:r w:rsidR="007B1020" w:rsidRPr="00607F6E">
              <w:rPr>
                <w:rStyle w:val="a6"/>
                <w:noProof/>
              </w:rPr>
              <w:t xml:space="preserve"> </w:t>
            </w:r>
            <w:r w:rsidR="007B1020" w:rsidRPr="00607F6E">
              <w:rPr>
                <w:rStyle w:val="a6"/>
                <w:noProof/>
              </w:rPr>
              <w:t>讨论</w:t>
            </w:r>
            <w:r w:rsidR="007B1020">
              <w:rPr>
                <w:noProof/>
                <w:webHidden/>
              </w:rPr>
              <w:tab/>
            </w:r>
            <w:r w:rsidR="007B1020">
              <w:rPr>
                <w:noProof/>
                <w:webHidden/>
              </w:rPr>
              <w:fldChar w:fldCharType="begin"/>
            </w:r>
            <w:r w:rsidR="007B1020">
              <w:rPr>
                <w:noProof/>
                <w:webHidden/>
              </w:rPr>
              <w:instrText xml:space="preserve"> PAGEREF _Toc162021918 \h </w:instrText>
            </w:r>
            <w:r w:rsidR="007B1020">
              <w:rPr>
                <w:noProof/>
                <w:webHidden/>
              </w:rPr>
            </w:r>
            <w:r w:rsidR="007B1020">
              <w:rPr>
                <w:noProof/>
                <w:webHidden/>
              </w:rPr>
              <w:fldChar w:fldCharType="separate"/>
            </w:r>
            <w:r w:rsidR="007B1020">
              <w:rPr>
                <w:noProof/>
                <w:webHidden/>
              </w:rPr>
              <w:t>29</w:t>
            </w:r>
            <w:r w:rsidR="007B1020">
              <w:rPr>
                <w:noProof/>
                <w:webHidden/>
              </w:rPr>
              <w:fldChar w:fldCharType="end"/>
            </w:r>
          </w:hyperlink>
        </w:p>
        <w:p w14:paraId="77BD3AE2" w14:textId="450C42FF"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19" w:history="1">
            <w:r w:rsidR="007B1020" w:rsidRPr="00607F6E">
              <w:rPr>
                <w:rStyle w:val="a6"/>
                <w:noProof/>
                <w:lang w:eastAsia="zh-CN"/>
              </w:rPr>
              <w:t>第四章</w:t>
            </w:r>
            <w:r w:rsidR="007B1020" w:rsidRPr="00607F6E">
              <w:rPr>
                <w:rStyle w:val="a6"/>
                <w:noProof/>
                <w:lang w:eastAsia="zh-CN"/>
              </w:rPr>
              <w:t xml:space="preserve"> </w:t>
            </w:r>
            <w:r w:rsidR="007B1020" w:rsidRPr="00607F6E">
              <w:rPr>
                <w:rStyle w:val="a6"/>
                <w:noProof/>
                <w:lang w:eastAsia="zh-CN"/>
              </w:rPr>
              <w:t>研究二：社会比较倾向与生活满意度的元分析</w:t>
            </w:r>
            <w:r w:rsidR="007B1020">
              <w:rPr>
                <w:noProof/>
                <w:webHidden/>
              </w:rPr>
              <w:tab/>
            </w:r>
            <w:r w:rsidR="007B1020">
              <w:rPr>
                <w:noProof/>
                <w:webHidden/>
              </w:rPr>
              <w:fldChar w:fldCharType="begin"/>
            </w:r>
            <w:r w:rsidR="007B1020">
              <w:rPr>
                <w:noProof/>
                <w:webHidden/>
              </w:rPr>
              <w:instrText xml:space="preserve"> PAGEREF _Toc162021919 \h </w:instrText>
            </w:r>
            <w:r w:rsidR="007B1020">
              <w:rPr>
                <w:noProof/>
                <w:webHidden/>
              </w:rPr>
            </w:r>
            <w:r w:rsidR="007B1020">
              <w:rPr>
                <w:noProof/>
                <w:webHidden/>
              </w:rPr>
              <w:fldChar w:fldCharType="separate"/>
            </w:r>
            <w:r w:rsidR="007B1020">
              <w:rPr>
                <w:noProof/>
                <w:webHidden/>
              </w:rPr>
              <w:t>30</w:t>
            </w:r>
            <w:r w:rsidR="007B1020">
              <w:rPr>
                <w:noProof/>
                <w:webHidden/>
              </w:rPr>
              <w:fldChar w:fldCharType="end"/>
            </w:r>
          </w:hyperlink>
        </w:p>
        <w:p w14:paraId="3188DC86" w14:textId="253AA205"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20" w:history="1">
            <w:r w:rsidR="007B1020" w:rsidRPr="00607F6E">
              <w:rPr>
                <w:rStyle w:val="a6"/>
                <w:noProof/>
                <w:lang w:eastAsia="zh-CN"/>
              </w:rPr>
              <w:t xml:space="preserve">4.1 </w:t>
            </w:r>
            <w:r w:rsidR="007B1020" w:rsidRPr="00607F6E">
              <w:rPr>
                <w:rStyle w:val="a6"/>
                <w:noProof/>
                <w:lang w:eastAsia="zh-CN"/>
              </w:rPr>
              <w:t>研究目的</w:t>
            </w:r>
            <w:r w:rsidR="007B1020">
              <w:rPr>
                <w:noProof/>
                <w:webHidden/>
              </w:rPr>
              <w:tab/>
            </w:r>
            <w:r w:rsidR="007B1020">
              <w:rPr>
                <w:noProof/>
                <w:webHidden/>
              </w:rPr>
              <w:fldChar w:fldCharType="begin"/>
            </w:r>
            <w:r w:rsidR="007B1020">
              <w:rPr>
                <w:noProof/>
                <w:webHidden/>
              </w:rPr>
              <w:instrText xml:space="preserve"> PAGEREF _Toc162021920 \h </w:instrText>
            </w:r>
            <w:r w:rsidR="007B1020">
              <w:rPr>
                <w:noProof/>
                <w:webHidden/>
              </w:rPr>
            </w:r>
            <w:r w:rsidR="007B1020">
              <w:rPr>
                <w:noProof/>
                <w:webHidden/>
              </w:rPr>
              <w:fldChar w:fldCharType="separate"/>
            </w:r>
            <w:r w:rsidR="007B1020">
              <w:rPr>
                <w:noProof/>
                <w:webHidden/>
              </w:rPr>
              <w:t>30</w:t>
            </w:r>
            <w:r w:rsidR="007B1020">
              <w:rPr>
                <w:noProof/>
                <w:webHidden/>
              </w:rPr>
              <w:fldChar w:fldCharType="end"/>
            </w:r>
          </w:hyperlink>
        </w:p>
        <w:p w14:paraId="6A80D439" w14:textId="6636F9F1"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21" w:history="1">
            <w:r w:rsidR="007B1020" w:rsidRPr="00607F6E">
              <w:rPr>
                <w:rStyle w:val="a6"/>
                <w:noProof/>
                <w:lang w:eastAsia="zh-CN"/>
              </w:rPr>
              <w:t xml:space="preserve">4.2 </w:t>
            </w:r>
            <w:r w:rsidR="007B1020" w:rsidRPr="00607F6E">
              <w:rPr>
                <w:rStyle w:val="a6"/>
                <w:noProof/>
                <w:lang w:eastAsia="zh-CN"/>
              </w:rPr>
              <w:t>方法</w:t>
            </w:r>
            <w:r w:rsidR="007B1020">
              <w:rPr>
                <w:noProof/>
                <w:webHidden/>
              </w:rPr>
              <w:tab/>
            </w:r>
            <w:r w:rsidR="007B1020">
              <w:rPr>
                <w:noProof/>
                <w:webHidden/>
              </w:rPr>
              <w:fldChar w:fldCharType="begin"/>
            </w:r>
            <w:r w:rsidR="007B1020">
              <w:rPr>
                <w:noProof/>
                <w:webHidden/>
              </w:rPr>
              <w:instrText xml:space="preserve"> PAGEREF _Toc162021921 \h </w:instrText>
            </w:r>
            <w:r w:rsidR="007B1020">
              <w:rPr>
                <w:noProof/>
                <w:webHidden/>
              </w:rPr>
            </w:r>
            <w:r w:rsidR="007B1020">
              <w:rPr>
                <w:noProof/>
                <w:webHidden/>
              </w:rPr>
              <w:fldChar w:fldCharType="separate"/>
            </w:r>
            <w:r w:rsidR="007B1020">
              <w:rPr>
                <w:noProof/>
                <w:webHidden/>
              </w:rPr>
              <w:t>30</w:t>
            </w:r>
            <w:r w:rsidR="007B1020">
              <w:rPr>
                <w:noProof/>
                <w:webHidden/>
              </w:rPr>
              <w:fldChar w:fldCharType="end"/>
            </w:r>
          </w:hyperlink>
        </w:p>
        <w:p w14:paraId="6B5A7CD9" w14:textId="6E0CA536"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22" w:history="1">
            <w:r w:rsidR="007B1020" w:rsidRPr="00607F6E">
              <w:rPr>
                <w:rStyle w:val="a6"/>
                <w:noProof/>
                <w:lang w:eastAsia="zh-CN"/>
              </w:rPr>
              <w:t xml:space="preserve">4.2.1 </w:t>
            </w:r>
            <w:r w:rsidR="007B1020" w:rsidRPr="00607F6E">
              <w:rPr>
                <w:rStyle w:val="a6"/>
                <w:noProof/>
                <w:lang w:eastAsia="zh-CN"/>
              </w:rPr>
              <w:t>文献搜索</w:t>
            </w:r>
            <w:r w:rsidR="007B1020">
              <w:rPr>
                <w:noProof/>
                <w:webHidden/>
              </w:rPr>
              <w:tab/>
            </w:r>
            <w:r w:rsidR="007B1020">
              <w:rPr>
                <w:noProof/>
                <w:webHidden/>
              </w:rPr>
              <w:fldChar w:fldCharType="begin"/>
            </w:r>
            <w:r w:rsidR="007B1020">
              <w:rPr>
                <w:noProof/>
                <w:webHidden/>
              </w:rPr>
              <w:instrText xml:space="preserve"> PAGEREF _Toc162021922 \h </w:instrText>
            </w:r>
            <w:r w:rsidR="007B1020">
              <w:rPr>
                <w:noProof/>
                <w:webHidden/>
              </w:rPr>
            </w:r>
            <w:r w:rsidR="007B1020">
              <w:rPr>
                <w:noProof/>
                <w:webHidden/>
              </w:rPr>
              <w:fldChar w:fldCharType="separate"/>
            </w:r>
            <w:r w:rsidR="007B1020">
              <w:rPr>
                <w:noProof/>
                <w:webHidden/>
              </w:rPr>
              <w:t>30</w:t>
            </w:r>
            <w:r w:rsidR="007B1020">
              <w:rPr>
                <w:noProof/>
                <w:webHidden/>
              </w:rPr>
              <w:fldChar w:fldCharType="end"/>
            </w:r>
          </w:hyperlink>
        </w:p>
        <w:p w14:paraId="0974917D" w14:textId="1A44DFD7"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23" w:history="1">
            <w:r w:rsidR="007B1020" w:rsidRPr="00607F6E">
              <w:rPr>
                <w:rStyle w:val="a6"/>
                <w:noProof/>
                <w:lang w:eastAsia="zh-CN"/>
              </w:rPr>
              <w:t xml:space="preserve">4.2.1 </w:t>
            </w:r>
            <w:r w:rsidR="007B1020" w:rsidRPr="00607F6E">
              <w:rPr>
                <w:rStyle w:val="a6"/>
                <w:noProof/>
                <w:lang w:eastAsia="zh-CN"/>
              </w:rPr>
              <w:t>研究工具</w:t>
            </w:r>
            <w:r w:rsidR="007B1020">
              <w:rPr>
                <w:noProof/>
                <w:webHidden/>
              </w:rPr>
              <w:tab/>
            </w:r>
            <w:r w:rsidR="007B1020">
              <w:rPr>
                <w:noProof/>
                <w:webHidden/>
              </w:rPr>
              <w:fldChar w:fldCharType="begin"/>
            </w:r>
            <w:r w:rsidR="007B1020">
              <w:rPr>
                <w:noProof/>
                <w:webHidden/>
              </w:rPr>
              <w:instrText xml:space="preserve"> PAGEREF _Toc162021923 \h </w:instrText>
            </w:r>
            <w:r w:rsidR="007B1020">
              <w:rPr>
                <w:noProof/>
                <w:webHidden/>
              </w:rPr>
            </w:r>
            <w:r w:rsidR="007B1020">
              <w:rPr>
                <w:noProof/>
                <w:webHidden/>
              </w:rPr>
              <w:fldChar w:fldCharType="separate"/>
            </w:r>
            <w:r w:rsidR="007B1020">
              <w:rPr>
                <w:noProof/>
                <w:webHidden/>
              </w:rPr>
              <w:t>31</w:t>
            </w:r>
            <w:r w:rsidR="007B1020">
              <w:rPr>
                <w:noProof/>
                <w:webHidden/>
              </w:rPr>
              <w:fldChar w:fldCharType="end"/>
            </w:r>
          </w:hyperlink>
        </w:p>
        <w:p w14:paraId="57FE173D" w14:textId="3D7A5FB8"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24" w:history="1">
            <w:r w:rsidR="007B1020" w:rsidRPr="00607F6E">
              <w:rPr>
                <w:rStyle w:val="a6"/>
                <w:noProof/>
                <w:lang w:eastAsia="zh-CN"/>
              </w:rPr>
              <w:t xml:space="preserve">4.2.2 </w:t>
            </w:r>
            <w:r w:rsidR="007B1020" w:rsidRPr="00607F6E">
              <w:rPr>
                <w:rStyle w:val="a6"/>
                <w:noProof/>
                <w:lang w:eastAsia="zh-CN"/>
              </w:rPr>
              <w:t>数据分析</w:t>
            </w:r>
            <w:r w:rsidR="007B1020">
              <w:rPr>
                <w:noProof/>
                <w:webHidden/>
              </w:rPr>
              <w:tab/>
            </w:r>
            <w:r w:rsidR="007B1020">
              <w:rPr>
                <w:noProof/>
                <w:webHidden/>
              </w:rPr>
              <w:fldChar w:fldCharType="begin"/>
            </w:r>
            <w:r w:rsidR="007B1020">
              <w:rPr>
                <w:noProof/>
                <w:webHidden/>
              </w:rPr>
              <w:instrText xml:space="preserve"> PAGEREF _Toc162021924 \h </w:instrText>
            </w:r>
            <w:r w:rsidR="007B1020">
              <w:rPr>
                <w:noProof/>
                <w:webHidden/>
              </w:rPr>
            </w:r>
            <w:r w:rsidR="007B1020">
              <w:rPr>
                <w:noProof/>
                <w:webHidden/>
              </w:rPr>
              <w:fldChar w:fldCharType="separate"/>
            </w:r>
            <w:r w:rsidR="007B1020">
              <w:rPr>
                <w:noProof/>
                <w:webHidden/>
              </w:rPr>
              <w:t>31</w:t>
            </w:r>
            <w:r w:rsidR="007B1020">
              <w:rPr>
                <w:noProof/>
                <w:webHidden/>
              </w:rPr>
              <w:fldChar w:fldCharType="end"/>
            </w:r>
          </w:hyperlink>
        </w:p>
        <w:p w14:paraId="49CE6D28" w14:textId="6FC81586"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25" w:history="1">
            <w:r w:rsidR="007B1020" w:rsidRPr="00607F6E">
              <w:rPr>
                <w:rStyle w:val="a6"/>
                <w:noProof/>
                <w:lang w:eastAsia="zh-CN"/>
              </w:rPr>
              <w:t xml:space="preserve">4.3 </w:t>
            </w:r>
            <w:r w:rsidR="007B1020" w:rsidRPr="00607F6E">
              <w:rPr>
                <w:rStyle w:val="a6"/>
                <w:noProof/>
                <w:lang w:eastAsia="zh-CN"/>
              </w:rPr>
              <w:t>结果</w:t>
            </w:r>
            <w:r w:rsidR="007B1020">
              <w:rPr>
                <w:noProof/>
                <w:webHidden/>
              </w:rPr>
              <w:tab/>
            </w:r>
            <w:r w:rsidR="007B1020">
              <w:rPr>
                <w:noProof/>
                <w:webHidden/>
              </w:rPr>
              <w:fldChar w:fldCharType="begin"/>
            </w:r>
            <w:r w:rsidR="007B1020">
              <w:rPr>
                <w:noProof/>
                <w:webHidden/>
              </w:rPr>
              <w:instrText xml:space="preserve"> PAGEREF _Toc162021925 \h </w:instrText>
            </w:r>
            <w:r w:rsidR="007B1020">
              <w:rPr>
                <w:noProof/>
                <w:webHidden/>
              </w:rPr>
            </w:r>
            <w:r w:rsidR="007B1020">
              <w:rPr>
                <w:noProof/>
                <w:webHidden/>
              </w:rPr>
              <w:fldChar w:fldCharType="separate"/>
            </w:r>
            <w:r w:rsidR="007B1020">
              <w:rPr>
                <w:noProof/>
                <w:webHidden/>
              </w:rPr>
              <w:t>32</w:t>
            </w:r>
            <w:r w:rsidR="007B1020">
              <w:rPr>
                <w:noProof/>
                <w:webHidden/>
              </w:rPr>
              <w:fldChar w:fldCharType="end"/>
            </w:r>
          </w:hyperlink>
        </w:p>
        <w:p w14:paraId="0F3E63E3" w14:textId="23CB1C45"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26" w:history="1">
            <w:r w:rsidR="007B1020" w:rsidRPr="00607F6E">
              <w:rPr>
                <w:rStyle w:val="a6"/>
                <w:noProof/>
                <w:lang w:eastAsia="zh-CN"/>
              </w:rPr>
              <w:t xml:space="preserve">4.3.1 </w:t>
            </w:r>
            <w:r w:rsidR="007B1020" w:rsidRPr="00607F6E">
              <w:rPr>
                <w:rStyle w:val="a6"/>
                <w:noProof/>
                <w:lang w:eastAsia="zh-CN"/>
              </w:rPr>
              <w:t>总体效应</w:t>
            </w:r>
            <w:r w:rsidR="007B1020">
              <w:rPr>
                <w:noProof/>
                <w:webHidden/>
              </w:rPr>
              <w:tab/>
            </w:r>
            <w:r w:rsidR="007B1020">
              <w:rPr>
                <w:noProof/>
                <w:webHidden/>
              </w:rPr>
              <w:fldChar w:fldCharType="begin"/>
            </w:r>
            <w:r w:rsidR="007B1020">
              <w:rPr>
                <w:noProof/>
                <w:webHidden/>
              </w:rPr>
              <w:instrText xml:space="preserve"> PAGEREF _Toc162021926 \h </w:instrText>
            </w:r>
            <w:r w:rsidR="007B1020">
              <w:rPr>
                <w:noProof/>
                <w:webHidden/>
              </w:rPr>
            </w:r>
            <w:r w:rsidR="007B1020">
              <w:rPr>
                <w:noProof/>
                <w:webHidden/>
              </w:rPr>
              <w:fldChar w:fldCharType="separate"/>
            </w:r>
            <w:r w:rsidR="007B1020">
              <w:rPr>
                <w:noProof/>
                <w:webHidden/>
              </w:rPr>
              <w:t>32</w:t>
            </w:r>
            <w:r w:rsidR="007B1020">
              <w:rPr>
                <w:noProof/>
                <w:webHidden/>
              </w:rPr>
              <w:fldChar w:fldCharType="end"/>
            </w:r>
          </w:hyperlink>
        </w:p>
        <w:p w14:paraId="678AB276" w14:textId="597F6993"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27" w:history="1">
            <w:r w:rsidR="007B1020" w:rsidRPr="00607F6E">
              <w:rPr>
                <w:rStyle w:val="a6"/>
                <w:noProof/>
                <w:lang w:eastAsia="zh-CN"/>
              </w:rPr>
              <w:t xml:space="preserve">4.3.2 </w:t>
            </w:r>
            <w:r w:rsidR="007B1020" w:rsidRPr="00607F6E">
              <w:rPr>
                <w:rStyle w:val="a6"/>
                <w:noProof/>
                <w:lang w:eastAsia="zh-CN"/>
              </w:rPr>
              <w:t>敏感度分析</w:t>
            </w:r>
            <w:r w:rsidR="007B1020">
              <w:rPr>
                <w:noProof/>
                <w:webHidden/>
              </w:rPr>
              <w:tab/>
            </w:r>
            <w:r w:rsidR="007B1020">
              <w:rPr>
                <w:noProof/>
                <w:webHidden/>
              </w:rPr>
              <w:fldChar w:fldCharType="begin"/>
            </w:r>
            <w:r w:rsidR="007B1020">
              <w:rPr>
                <w:noProof/>
                <w:webHidden/>
              </w:rPr>
              <w:instrText xml:space="preserve"> PAGEREF _Toc162021927 \h </w:instrText>
            </w:r>
            <w:r w:rsidR="007B1020">
              <w:rPr>
                <w:noProof/>
                <w:webHidden/>
              </w:rPr>
            </w:r>
            <w:r w:rsidR="007B1020">
              <w:rPr>
                <w:noProof/>
                <w:webHidden/>
              </w:rPr>
              <w:fldChar w:fldCharType="separate"/>
            </w:r>
            <w:r w:rsidR="007B1020">
              <w:rPr>
                <w:noProof/>
                <w:webHidden/>
              </w:rPr>
              <w:t>32</w:t>
            </w:r>
            <w:r w:rsidR="007B1020">
              <w:rPr>
                <w:noProof/>
                <w:webHidden/>
              </w:rPr>
              <w:fldChar w:fldCharType="end"/>
            </w:r>
          </w:hyperlink>
        </w:p>
        <w:p w14:paraId="4EED3F25" w14:textId="1414D32E"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28" w:history="1">
            <w:r w:rsidR="007B1020" w:rsidRPr="00607F6E">
              <w:rPr>
                <w:rStyle w:val="a6"/>
                <w:noProof/>
                <w:lang w:eastAsia="zh-CN"/>
              </w:rPr>
              <w:t xml:space="preserve">4.3.3 </w:t>
            </w:r>
            <w:r w:rsidR="007B1020" w:rsidRPr="00607F6E">
              <w:rPr>
                <w:rStyle w:val="a6"/>
                <w:noProof/>
                <w:lang w:eastAsia="zh-CN"/>
              </w:rPr>
              <w:t>发表偏倚</w:t>
            </w:r>
            <w:r w:rsidR="007B1020">
              <w:rPr>
                <w:noProof/>
                <w:webHidden/>
              </w:rPr>
              <w:tab/>
            </w:r>
            <w:r w:rsidR="007B1020">
              <w:rPr>
                <w:noProof/>
                <w:webHidden/>
              </w:rPr>
              <w:fldChar w:fldCharType="begin"/>
            </w:r>
            <w:r w:rsidR="007B1020">
              <w:rPr>
                <w:noProof/>
                <w:webHidden/>
              </w:rPr>
              <w:instrText xml:space="preserve"> PAGEREF _Toc162021928 \h </w:instrText>
            </w:r>
            <w:r w:rsidR="007B1020">
              <w:rPr>
                <w:noProof/>
                <w:webHidden/>
              </w:rPr>
            </w:r>
            <w:r w:rsidR="007B1020">
              <w:rPr>
                <w:noProof/>
                <w:webHidden/>
              </w:rPr>
              <w:fldChar w:fldCharType="separate"/>
            </w:r>
            <w:r w:rsidR="007B1020">
              <w:rPr>
                <w:noProof/>
                <w:webHidden/>
              </w:rPr>
              <w:t>33</w:t>
            </w:r>
            <w:r w:rsidR="007B1020">
              <w:rPr>
                <w:noProof/>
                <w:webHidden/>
              </w:rPr>
              <w:fldChar w:fldCharType="end"/>
            </w:r>
          </w:hyperlink>
        </w:p>
        <w:p w14:paraId="7E9C45F4" w14:textId="5CCE44B6"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29" w:history="1">
            <w:r w:rsidR="007B1020" w:rsidRPr="00607F6E">
              <w:rPr>
                <w:rStyle w:val="a6"/>
                <w:noProof/>
                <w:lang w:eastAsia="zh-CN"/>
              </w:rPr>
              <w:t xml:space="preserve">4.4 </w:t>
            </w:r>
            <w:r w:rsidR="007B1020" w:rsidRPr="00607F6E">
              <w:rPr>
                <w:rStyle w:val="a6"/>
                <w:noProof/>
                <w:lang w:eastAsia="zh-CN"/>
              </w:rPr>
              <w:t>讨论</w:t>
            </w:r>
            <w:r w:rsidR="007B1020">
              <w:rPr>
                <w:noProof/>
                <w:webHidden/>
              </w:rPr>
              <w:tab/>
            </w:r>
            <w:r w:rsidR="007B1020">
              <w:rPr>
                <w:noProof/>
                <w:webHidden/>
              </w:rPr>
              <w:fldChar w:fldCharType="begin"/>
            </w:r>
            <w:r w:rsidR="007B1020">
              <w:rPr>
                <w:noProof/>
                <w:webHidden/>
              </w:rPr>
              <w:instrText xml:space="preserve"> PAGEREF _Toc162021929 \h </w:instrText>
            </w:r>
            <w:r w:rsidR="007B1020">
              <w:rPr>
                <w:noProof/>
                <w:webHidden/>
              </w:rPr>
            </w:r>
            <w:r w:rsidR="007B1020">
              <w:rPr>
                <w:noProof/>
                <w:webHidden/>
              </w:rPr>
              <w:fldChar w:fldCharType="separate"/>
            </w:r>
            <w:r w:rsidR="007B1020">
              <w:rPr>
                <w:noProof/>
                <w:webHidden/>
              </w:rPr>
              <w:t>35</w:t>
            </w:r>
            <w:r w:rsidR="007B1020">
              <w:rPr>
                <w:noProof/>
                <w:webHidden/>
              </w:rPr>
              <w:fldChar w:fldCharType="end"/>
            </w:r>
          </w:hyperlink>
        </w:p>
        <w:p w14:paraId="4C34A7D6" w14:textId="7D80537B"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30" w:history="1">
            <w:r w:rsidR="007B1020" w:rsidRPr="00607F6E">
              <w:rPr>
                <w:rStyle w:val="a6"/>
                <w:noProof/>
                <w:lang w:eastAsia="zh-CN"/>
              </w:rPr>
              <w:t>第五章</w:t>
            </w:r>
            <w:r w:rsidR="007B1020" w:rsidRPr="00607F6E">
              <w:rPr>
                <w:rStyle w:val="a6"/>
                <w:noProof/>
                <w:lang w:eastAsia="zh-CN"/>
              </w:rPr>
              <w:t xml:space="preserve"> </w:t>
            </w:r>
            <w:r w:rsidR="007B1020" w:rsidRPr="00607F6E">
              <w:rPr>
                <w:rStyle w:val="a6"/>
                <w:noProof/>
                <w:lang w:eastAsia="zh-CN"/>
              </w:rPr>
              <w:t>研究三：社会比较与生活满意度的并列中介模型</w:t>
            </w:r>
            <w:r w:rsidR="007B1020">
              <w:rPr>
                <w:noProof/>
                <w:webHidden/>
              </w:rPr>
              <w:tab/>
            </w:r>
            <w:r w:rsidR="007B1020">
              <w:rPr>
                <w:noProof/>
                <w:webHidden/>
              </w:rPr>
              <w:fldChar w:fldCharType="begin"/>
            </w:r>
            <w:r w:rsidR="007B1020">
              <w:rPr>
                <w:noProof/>
                <w:webHidden/>
              </w:rPr>
              <w:instrText xml:space="preserve"> PAGEREF _Toc162021930 \h </w:instrText>
            </w:r>
            <w:r w:rsidR="007B1020">
              <w:rPr>
                <w:noProof/>
                <w:webHidden/>
              </w:rPr>
            </w:r>
            <w:r w:rsidR="007B1020">
              <w:rPr>
                <w:noProof/>
                <w:webHidden/>
              </w:rPr>
              <w:fldChar w:fldCharType="separate"/>
            </w:r>
            <w:r w:rsidR="007B1020">
              <w:rPr>
                <w:noProof/>
                <w:webHidden/>
              </w:rPr>
              <w:t>37</w:t>
            </w:r>
            <w:r w:rsidR="007B1020">
              <w:rPr>
                <w:noProof/>
                <w:webHidden/>
              </w:rPr>
              <w:fldChar w:fldCharType="end"/>
            </w:r>
          </w:hyperlink>
        </w:p>
        <w:p w14:paraId="1B17A2DF" w14:textId="4B2B90C0"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31" w:history="1">
            <w:r w:rsidR="007B1020" w:rsidRPr="00607F6E">
              <w:rPr>
                <w:rStyle w:val="a6"/>
                <w:noProof/>
                <w:lang w:eastAsia="zh-CN"/>
              </w:rPr>
              <w:t xml:space="preserve">5.1 </w:t>
            </w:r>
            <w:r w:rsidR="007B1020" w:rsidRPr="00607F6E">
              <w:rPr>
                <w:rStyle w:val="a6"/>
                <w:noProof/>
                <w:lang w:eastAsia="zh-CN"/>
              </w:rPr>
              <w:t>研究目的</w:t>
            </w:r>
            <w:r w:rsidR="007B1020">
              <w:rPr>
                <w:noProof/>
                <w:webHidden/>
              </w:rPr>
              <w:tab/>
            </w:r>
            <w:r w:rsidR="007B1020">
              <w:rPr>
                <w:noProof/>
                <w:webHidden/>
              </w:rPr>
              <w:fldChar w:fldCharType="begin"/>
            </w:r>
            <w:r w:rsidR="007B1020">
              <w:rPr>
                <w:noProof/>
                <w:webHidden/>
              </w:rPr>
              <w:instrText xml:space="preserve"> PAGEREF _Toc162021931 \h </w:instrText>
            </w:r>
            <w:r w:rsidR="007B1020">
              <w:rPr>
                <w:noProof/>
                <w:webHidden/>
              </w:rPr>
            </w:r>
            <w:r w:rsidR="007B1020">
              <w:rPr>
                <w:noProof/>
                <w:webHidden/>
              </w:rPr>
              <w:fldChar w:fldCharType="separate"/>
            </w:r>
            <w:r w:rsidR="007B1020">
              <w:rPr>
                <w:noProof/>
                <w:webHidden/>
              </w:rPr>
              <w:t>37</w:t>
            </w:r>
            <w:r w:rsidR="007B1020">
              <w:rPr>
                <w:noProof/>
                <w:webHidden/>
              </w:rPr>
              <w:fldChar w:fldCharType="end"/>
            </w:r>
          </w:hyperlink>
        </w:p>
        <w:p w14:paraId="74D00E97" w14:textId="2949F496"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32" w:history="1">
            <w:r w:rsidR="007B1020" w:rsidRPr="00607F6E">
              <w:rPr>
                <w:rStyle w:val="a6"/>
                <w:noProof/>
                <w:lang w:eastAsia="zh-CN"/>
              </w:rPr>
              <w:t xml:space="preserve">5.2 </w:t>
            </w:r>
            <w:r w:rsidR="007B1020" w:rsidRPr="00607F6E">
              <w:rPr>
                <w:rStyle w:val="a6"/>
                <w:noProof/>
                <w:lang w:eastAsia="zh-CN"/>
              </w:rPr>
              <w:t>方法</w:t>
            </w:r>
            <w:r w:rsidR="007B1020">
              <w:rPr>
                <w:noProof/>
                <w:webHidden/>
              </w:rPr>
              <w:tab/>
            </w:r>
            <w:r w:rsidR="007B1020">
              <w:rPr>
                <w:noProof/>
                <w:webHidden/>
              </w:rPr>
              <w:fldChar w:fldCharType="begin"/>
            </w:r>
            <w:r w:rsidR="007B1020">
              <w:rPr>
                <w:noProof/>
                <w:webHidden/>
              </w:rPr>
              <w:instrText xml:space="preserve"> PAGEREF _Toc162021932 \h </w:instrText>
            </w:r>
            <w:r w:rsidR="007B1020">
              <w:rPr>
                <w:noProof/>
                <w:webHidden/>
              </w:rPr>
            </w:r>
            <w:r w:rsidR="007B1020">
              <w:rPr>
                <w:noProof/>
                <w:webHidden/>
              </w:rPr>
              <w:fldChar w:fldCharType="separate"/>
            </w:r>
            <w:r w:rsidR="007B1020">
              <w:rPr>
                <w:noProof/>
                <w:webHidden/>
              </w:rPr>
              <w:t>37</w:t>
            </w:r>
            <w:r w:rsidR="007B1020">
              <w:rPr>
                <w:noProof/>
                <w:webHidden/>
              </w:rPr>
              <w:fldChar w:fldCharType="end"/>
            </w:r>
          </w:hyperlink>
        </w:p>
        <w:p w14:paraId="6CCC9EEE" w14:textId="173BFF58"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33" w:history="1">
            <w:r w:rsidR="007B1020" w:rsidRPr="00607F6E">
              <w:rPr>
                <w:rStyle w:val="a6"/>
                <w:noProof/>
                <w:lang w:eastAsia="zh-CN"/>
              </w:rPr>
              <w:t xml:space="preserve">5.2.1 </w:t>
            </w:r>
            <w:r w:rsidR="007B1020" w:rsidRPr="00607F6E">
              <w:rPr>
                <w:rStyle w:val="a6"/>
                <w:noProof/>
                <w:lang w:eastAsia="zh-CN"/>
              </w:rPr>
              <w:t>被试</w:t>
            </w:r>
            <w:r w:rsidR="007B1020">
              <w:rPr>
                <w:noProof/>
                <w:webHidden/>
              </w:rPr>
              <w:tab/>
            </w:r>
            <w:r w:rsidR="007B1020">
              <w:rPr>
                <w:noProof/>
                <w:webHidden/>
              </w:rPr>
              <w:fldChar w:fldCharType="begin"/>
            </w:r>
            <w:r w:rsidR="007B1020">
              <w:rPr>
                <w:noProof/>
                <w:webHidden/>
              </w:rPr>
              <w:instrText xml:space="preserve"> PAGEREF _Toc162021933 \h </w:instrText>
            </w:r>
            <w:r w:rsidR="007B1020">
              <w:rPr>
                <w:noProof/>
                <w:webHidden/>
              </w:rPr>
            </w:r>
            <w:r w:rsidR="007B1020">
              <w:rPr>
                <w:noProof/>
                <w:webHidden/>
              </w:rPr>
              <w:fldChar w:fldCharType="separate"/>
            </w:r>
            <w:r w:rsidR="007B1020">
              <w:rPr>
                <w:noProof/>
                <w:webHidden/>
              </w:rPr>
              <w:t>37</w:t>
            </w:r>
            <w:r w:rsidR="007B1020">
              <w:rPr>
                <w:noProof/>
                <w:webHidden/>
              </w:rPr>
              <w:fldChar w:fldCharType="end"/>
            </w:r>
          </w:hyperlink>
        </w:p>
        <w:p w14:paraId="00F9F5D8" w14:textId="73204B28"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34" w:history="1">
            <w:r w:rsidR="007B1020" w:rsidRPr="00607F6E">
              <w:rPr>
                <w:rStyle w:val="a6"/>
                <w:noProof/>
                <w:lang w:eastAsia="zh-CN"/>
              </w:rPr>
              <w:t xml:space="preserve">5.2.2 </w:t>
            </w:r>
            <w:r w:rsidR="007B1020" w:rsidRPr="00607F6E">
              <w:rPr>
                <w:rStyle w:val="a6"/>
                <w:noProof/>
                <w:lang w:eastAsia="zh-CN"/>
              </w:rPr>
              <w:t>研究设计</w:t>
            </w:r>
            <w:r w:rsidR="007B1020">
              <w:rPr>
                <w:noProof/>
                <w:webHidden/>
              </w:rPr>
              <w:tab/>
            </w:r>
            <w:r w:rsidR="007B1020">
              <w:rPr>
                <w:noProof/>
                <w:webHidden/>
              </w:rPr>
              <w:fldChar w:fldCharType="begin"/>
            </w:r>
            <w:r w:rsidR="007B1020">
              <w:rPr>
                <w:noProof/>
                <w:webHidden/>
              </w:rPr>
              <w:instrText xml:space="preserve"> PAGEREF _Toc162021934 \h </w:instrText>
            </w:r>
            <w:r w:rsidR="007B1020">
              <w:rPr>
                <w:noProof/>
                <w:webHidden/>
              </w:rPr>
            </w:r>
            <w:r w:rsidR="007B1020">
              <w:rPr>
                <w:noProof/>
                <w:webHidden/>
              </w:rPr>
              <w:fldChar w:fldCharType="separate"/>
            </w:r>
            <w:r w:rsidR="007B1020">
              <w:rPr>
                <w:noProof/>
                <w:webHidden/>
              </w:rPr>
              <w:t>37</w:t>
            </w:r>
            <w:r w:rsidR="007B1020">
              <w:rPr>
                <w:noProof/>
                <w:webHidden/>
              </w:rPr>
              <w:fldChar w:fldCharType="end"/>
            </w:r>
          </w:hyperlink>
        </w:p>
        <w:p w14:paraId="105909CE" w14:textId="700CB2F5"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35" w:history="1">
            <w:r w:rsidR="007B1020" w:rsidRPr="00607F6E">
              <w:rPr>
                <w:rStyle w:val="a6"/>
                <w:noProof/>
                <w:lang w:eastAsia="zh-CN"/>
              </w:rPr>
              <w:t xml:space="preserve">5.2.3 </w:t>
            </w:r>
            <w:r w:rsidR="007B1020" w:rsidRPr="00607F6E">
              <w:rPr>
                <w:rStyle w:val="a6"/>
                <w:noProof/>
                <w:lang w:eastAsia="zh-CN"/>
              </w:rPr>
              <w:t>研究工具</w:t>
            </w:r>
            <w:r w:rsidR="007B1020">
              <w:rPr>
                <w:noProof/>
                <w:webHidden/>
              </w:rPr>
              <w:tab/>
            </w:r>
            <w:r w:rsidR="007B1020">
              <w:rPr>
                <w:noProof/>
                <w:webHidden/>
              </w:rPr>
              <w:fldChar w:fldCharType="begin"/>
            </w:r>
            <w:r w:rsidR="007B1020">
              <w:rPr>
                <w:noProof/>
                <w:webHidden/>
              </w:rPr>
              <w:instrText xml:space="preserve"> PAGEREF _Toc162021935 \h </w:instrText>
            </w:r>
            <w:r w:rsidR="007B1020">
              <w:rPr>
                <w:noProof/>
                <w:webHidden/>
              </w:rPr>
            </w:r>
            <w:r w:rsidR="007B1020">
              <w:rPr>
                <w:noProof/>
                <w:webHidden/>
              </w:rPr>
              <w:fldChar w:fldCharType="separate"/>
            </w:r>
            <w:r w:rsidR="007B1020">
              <w:rPr>
                <w:noProof/>
                <w:webHidden/>
              </w:rPr>
              <w:t>37</w:t>
            </w:r>
            <w:r w:rsidR="007B1020">
              <w:rPr>
                <w:noProof/>
                <w:webHidden/>
              </w:rPr>
              <w:fldChar w:fldCharType="end"/>
            </w:r>
          </w:hyperlink>
        </w:p>
        <w:p w14:paraId="42D9EF5D" w14:textId="2448BFCB"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36" w:history="1">
            <w:r w:rsidR="007B1020" w:rsidRPr="00607F6E">
              <w:rPr>
                <w:rStyle w:val="a6"/>
                <w:noProof/>
                <w:lang w:eastAsia="zh-CN"/>
              </w:rPr>
              <w:t>5</w:t>
            </w:r>
            <w:r w:rsidR="007B1020" w:rsidRPr="00607F6E">
              <w:rPr>
                <w:rStyle w:val="a6"/>
                <w:noProof/>
              </w:rPr>
              <w:t>.</w:t>
            </w:r>
            <w:r w:rsidR="007B1020" w:rsidRPr="00607F6E">
              <w:rPr>
                <w:rStyle w:val="a6"/>
                <w:noProof/>
                <w:lang w:eastAsia="zh-CN"/>
              </w:rPr>
              <w:t>2</w:t>
            </w:r>
            <w:r w:rsidR="007B1020" w:rsidRPr="00607F6E">
              <w:rPr>
                <w:rStyle w:val="a6"/>
                <w:noProof/>
              </w:rPr>
              <w:t xml:space="preserve">.4 </w:t>
            </w:r>
            <w:r w:rsidR="007B1020" w:rsidRPr="00607F6E">
              <w:rPr>
                <w:rStyle w:val="a6"/>
                <w:noProof/>
              </w:rPr>
              <w:t>数据分析</w:t>
            </w:r>
            <w:r w:rsidR="007B1020">
              <w:rPr>
                <w:noProof/>
                <w:webHidden/>
              </w:rPr>
              <w:tab/>
            </w:r>
            <w:r w:rsidR="007B1020">
              <w:rPr>
                <w:noProof/>
                <w:webHidden/>
              </w:rPr>
              <w:fldChar w:fldCharType="begin"/>
            </w:r>
            <w:r w:rsidR="007B1020">
              <w:rPr>
                <w:noProof/>
                <w:webHidden/>
              </w:rPr>
              <w:instrText xml:space="preserve"> PAGEREF _Toc162021936 \h </w:instrText>
            </w:r>
            <w:r w:rsidR="007B1020">
              <w:rPr>
                <w:noProof/>
                <w:webHidden/>
              </w:rPr>
            </w:r>
            <w:r w:rsidR="007B1020">
              <w:rPr>
                <w:noProof/>
                <w:webHidden/>
              </w:rPr>
              <w:fldChar w:fldCharType="separate"/>
            </w:r>
            <w:r w:rsidR="007B1020">
              <w:rPr>
                <w:noProof/>
                <w:webHidden/>
              </w:rPr>
              <w:t>38</w:t>
            </w:r>
            <w:r w:rsidR="007B1020">
              <w:rPr>
                <w:noProof/>
                <w:webHidden/>
              </w:rPr>
              <w:fldChar w:fldCharType="end"/>
            </w:r>
          </w:hyperlink>
        </w:p>
        <w:p w14:paraId="3DC0ABB9" w14:textId="0F47F0CE"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37" w:history="1">
            <w:r w:rsidR="007B1020" w:rsidRPr="00607F6E">
              <w:rPr>
                <w:rStyle w:val="a6"/>
                <w:noProof/>
                <w:lang w:eastAsia="zh-CN"/>
              </w:rPr>
              <w:t xml:space="preserve">5.3 </w:t>
            </w:r>
            <w:r w:rsidR="007B1020" w:rsidRPr="00607F6E">
              <w:rPr>
                <w:rStyle w:val="a6"/>
                <w:noProof/>
                <w:lang w:eastAsia="zh-CN"/>
              </w:rPr>
              <w:t>结果</w:t>
            </w:r>
            <w:r w:rsidR="007B1020">
              <w:rPr>
                <w:noProof/>
                <w:webHidden/>
              </w:rPr>
              <w:tab/>
            </w:r>
            <w:r w:rsidR="007B1020">
              <w:rPr>
                <w:noProof/>
                <w:webHidden/>
              </w:rPr>
              <w:fldChar w:fldCharType="begin"/>
            </w:r>
            <w:r w:rsidR="007B1020">
              <w:rPr>
                <w:noProof/>
                <w:webHidden/>
              </w:rPr>
              <w:instrText xml:space="preserve"> PAGEREF _Toc162021937 \h </w:instrText>
            </w:r>
            <w:r w:rsidR="007B1020">
              <w:rPr>
                <w:noProof/>
                <w:webHidden/>
              </w:rPr>
            </w:r>
            <w:r w:rsidR="007B1020">
              <w:rPr>
                <w:noProof/>
                <w:webHidden/>
              </w:rPr>
              <w:fldChar w:fldCharType="separate"/>
            </w:r>
            <w:r w:rsidR="007B1020">
              <w:rPr>
                <w:noProof/>
                <w:webHidden/>
              </w:rPr>
              <w:t>39</w:t>
            </w:r>
            <w:r w:rsidR="007B1020">
              <w:rPr>
                <w:noProof/>
                <w:webHidden/>
              </w:rPr>
              <w:fldChar w:fldCharType="end"/>
            </w:r>
          </w:hyperlink>
        </w:p>
        <w:p w14:paraId="2388ADC7" w14:textId="4F96416D"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38" w:history="1">
            <w:r w:rsidR="007B1020" w:rsidRPr="00607F6E">
              <w:rPr>
                <w:rStyle w:val="a6"/>
                <w:noProof/>
                <w:lang w:eastAsia="zh-CN"/>
              </w:rPr>
              <w:t xml:space="preserve">5.3.1 </w:t>
            </w:r>
            <w:r w:rsidR="007B1020" w:rsidRPr="00607F6E">
              <w:rPr>
                <w:rStyle w:val="a6"/>
                <w:noProof/>
                <w:lang w:eastAsia="zh-CN"/>
              </w:rPr>
              <w:t>操作检查</w:t>
            </w:r>
            <w:r w:rsidR="007B1020">
              <w:rPr>
                <w:noProof/>
                <w:webHidden/>
              </w:rPr>
              <w:tab/>
            </w:r>
            <w:r w:rsidR="007B1020">
              <w:rPr>
                <w:noProof/>
                <w:webHidden/>
              </w:rPr>
              <w:fldChar w:fldCharType="begin"/>
            </w:r>
            <w:r w:rsidR="007B1020">
              <w:rPr>
                <w:noProof/>
                <w:webHidden/>
              </w:rPr>
              <w:instrText xml:space="preserve"> PAGEREF _Toc162021938 \h </w:instrText>
            </w:r>
            <w:r w:rsidR="007B1020">
              <w:rPr>
                <w:noProof/>
                <w:webHidden/>
              </w:rPr>
            </w:r>
            <w:r w:rsidR="007B1020">
              <w:rPr>
                <w:noProof/>
                <w:webHidden/>
              </w:rPr>
              <w:fldChar w:fldCharType="separate"/>
            </w:r>
            <w:r w:rsidR="007B1020">
              <w:rPr>
                <w:noProof/>
                <w:webHidden/>
              </w:rPr>
              <w:t>39</w:t>
            </w:r>
            <w:r w:rsidR="007B1020">
              <w:rPr>
                <w:noProof/>
                <w:webHidden/>
              </w:rPr>
              <w:fldChar w:fldCharType="end"/>
            </w:r>
          </w:hyperlink>
        </w:p>
        <w:p w14:paraId="4D7F6F67" w14:textId="22413E72"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39" w:history="1">
            <w:r w:rsidR="007B1020" w:rsidRPr="00607F6E">
              <w:rPr>
                <w:rStyle w:val="a6"/>
                <w:noProof/>
                <w:lang w:eastAsia="zh-CN"/>
              </w:rPr>
              <w:t xml:space="preserve">5.3.2 </w:t>
            </w:r>
            <w:r w:rsidR="007B1020" w:rsidRPr="00607F6E">
              <w:rPr>
                <w:rStyle w:val="a6"/>
                <w:noProof/>
                <w:lang w:eastAsia="zh-CN"/>
              </w:rPr>
              <w:t>描述统计</w:t>
            </w:r>
            <w:r w:rsidR="007B1020">
              <w:rPr>
                <w:noProof/>
                <w:webHidden/>
              </w:rPr>
              <w:tab/>
            </w:r>
            <w:r w:rsidR="007B1020">
              <w:rPr>
                <w:noProof/>
                <w:webHidden/>
              </w:rPr>
              <w:fldChar w:fldCharType="begin"/>
            </w:r>
            <w:r w:rsidR="007B1020">
              <w:rPr>
                <w:noProof/>
                <w:webHidden/>
              </w:rPr>
              <w:instrText xml:space="preserve"> PAGEREF _Toc162021939 \h </w:instrText>
            </w:r>
            <w:r w:rsidR="007B1020">
              <w:rPr>
                <w:noProof/>
                <w:webHidden/>
              </w:rPr>
            </w:r>
            <w:r w:rsidR="007B1020">
              <w:rPr>
                <w:noProof/>
                <w:webHidden/>
              </w:rPr>
              <w:fldChar w:fldCharType="separate"/>
            </w:r>
            <w:r w:rsidR="007B1020">
              <w:rPr>
                <w:noProof/>
                <w:webHidden/>
              </w:rPr>
              <w:t>39</w:t>
            </w:r>
            <w:r w:rsidR="007B1020">
              <w:rPr>
                <w:noProof/>
                <w:webHidden/>
              </w:rPr>
              <w:fldChar w:fldCharType="end"/>
            </w:r>
          </w:hyperlink>
        </w:p>
        <w:p w14:paraId="2CE1A088" w14:textId="36EF60FA"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40" w:history="1">
            <w:r w:rsidR="007B1020" w:rsidRPr="00607F6E">
              <w:rPr>
                <w:rStyle w:val="a6"/>
                <w:noProof/>
                <w:lang w:eastAsia="zh-CN"/>
              </w:rPr>
              <w:t xml:space="preserve">5.3.3 </w:t>
            </w:r>
            <w:r w:rsidR="007B1020" w:rsidRPr="00607F6E">
              <w:rPr>
                <w:rStyle w:val="a6"/>
                <w:noProof/>
                <w:lang w:eastAsia="zh-CN"/>
              </w:rPr>
              <w:t>相关分析</w:t>
            </w:r>
            <w:r w:rsidR="007B1020">
              <w:rPr>
                <w:noProof/>
                <w:webHidden/>
              </w:rPr>
              <w:tab/>
            </w:r>
            <w:r w:rsidR="007B1020">
              <w:rPr>
                <w:noProof/>
                <w:webHidden/>
              </w:rPr>
              <w:fldChar w:fldCharType="begin"/>
            </w:r>
            <w:r w:rsidR="007B1020">
              <w:rPr>
                <w:noProof/>
                <w:webHidden/>
              </w:rPr>
              <w:instrText xml:space="preserve"> PAGEREF _Toc162021940 \h </w:instrText>
            </w:r>
            <w:r w:rsidR="007B1020">
              <w:rPr>
                <w:noProof/>
                <w:webHidden/>
              </w:rPr>
            </w:r>
            <w:r w:rsidR="007B1020">
              <w:rPr>
                <w:noProof/>
                <w:webHidden/>
              </w:rPr>
              <w:fldChar w:fldCharType="separate"/>
            </w:r>
            <w:r w:rsidR="007B1020">
              <w:rPr>
                <w:noProof/>
                <w:webHidden/>
              </w:rPr>
              <w:t>40</w:t>
            </w:r>
            <w:r w:rsidR="007B1020">
              <w:rPr>
                <w:noProof/>
                <w:webHidden/>
              </w:rPr>
              <w:fldChar w:fldCharType="end"/>
            </w:r>
          </w:hyperlink>
        </w:p>
        <w:p w14:paraId="66D83A46" w14:textId="4448A4E6"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41" w:history="1">
            <w:r w:rsidR="007B1020" w:rsidRPr="00607F6E">
              <w:rPr>
                <w:rStyle w:val="a6"/>
                <w:noProof/>
                <w:lang w:eastAsia="zh-CN"/>
              </w:rPr>
              <w:t xml:space="preserve">5.3.4 </w:t>
            </w:r>
            <w:r w:rsidR="007B1020" w:rsidRPr="00607F6E">
              <w:rPr>
                <w:rStyle w:val="a6"/>
                <w:noProof/>
                <w:lang w:eastAsia="zh-CN"/>
              </w:rPr>
              <w:t>共同方法偏差</w:t>
            </w:r>
            <w:r w:rsidR="007B1020">
              <w:rPr>
                <w:noProof/>
                <w:webHidden/>
              </w:rPr>
              <w:tab/>
            </w:r>
            <w:r w:rsidR="007B1020">
              <w:rPr>
                <w:noProof/>
                <w:webHidden/>
              </w:rPr>
              <w:fldChar w:fldCharType="begin"/>
            </w:r>
            <w:r w:rsidR="007B1020">
              <w:rPr>
                <w:noProof/>
                <w:webHidden/>
              </w:rPr>
              <w:instrText xml:space="preserve"> PAGEREF _Toc162021941 \h </w:instrText>
            </w:r>
            <w:r w:rsidR="007B1020">
              <w:rPr>
                <w:noProof/>
                <w:webHidden/>
              </w:rPr>
            </w:r>
            <w:r w:rsidR="007B1020">
              <w:rPr>
                <w:noProof/>
                <w:webHidden/>
              </w:rPr>
              <w:fldChar w:fldCharType="separate"/>
            </w:r>
            <w:r w:rsidR="007B1020">
              <w:rPr>
                <w:noProof/>
                <w:webHidden/>
              </w:rPr>
              <w:t>40</w:t>
            </w:r>
            <w:r w:rsidR="007B1020">
              <w:rPr>
                <w:noProof/>
                <w:webHidden/>
              </w:rPr>
              <w:fldChar w:fldCharType="end"/>
            </w:r>
          </w:hyperlink>
        </w:p>
        <w:p w14:paraId="10408A77" w14:textId="164376BC"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42" w:history="1">
            <w:r w:rsidR="007B1020" w:rsidRPr="00607F6E">
              <w:rPr>
                <w:rStyle w:val="a6"/>
                <w:noProof/>
                <w:lang w:eastAsia="zh-CN"/>
              </w:rPr>
              <w:t xml:space="preserve">5.3.5 </w:t>
            </w:r>
            <w:r w:rsidR="007B1020" w:rsidRPr="00607F6E">
              <w:rPr>
                <w:rStyle w:val="a6"/>
                <w:noProof/>
                <w:lang w:eastAsia="zh-CN"/>
              </w:rPr>
              <w:t>结构方程模型</w:t>
            </w:r>
            <w:r w:rsidR="007B1020">
              <w:rPr>
                <w:noProof/>
                <w:webHidden/>
              </w:rPr>
              <w:tab/>
            </w:r>
            <w:r w:rsidR="007B1020">
              <w:rPr>
                <w:noProof/>
                <w:webHidden/>
              </w:rPr>
              <w:fldChar w:fldCharType="begin"/>
            </w:r>
            <w:r w:rsidR="007B1020">
              <w:rPr>
                <w:noProof/>
                <w:webHidden/>
              </w:rPr>
              <w:instrText xml:space="preserve"> PAGEREF _Toc162021942 \h </w:instrText>
            </w:r>
            <w:r w:rsidR="007B1020">
              <w:rPr>
                <w:noProof/>
                <w:webHidden/>
              </w:rPr>
            </w:r>
            <w:r w:rsidR="007B1020">
              <w:rPr>
                <w:noProof/>
                <w:webHidden/>
              </w:rPr>
              <w:fldChar w:fldCharType="separate"/>
            </w:r>
            <w:r w:rsidR="007B1020">
              <w:rPr>
                <w:noProof/>
                <w:webHidden/>
              </w:rPr>
              <w:t>41</w:t>
            </w:r>
            <w:r w:rsidR="007B1020">
              <w:rPr>
                <w:noProof/>
                <w:webHidden/>
              </w:rPr>
              <w:fldChar w:fldCharType="end"/>
            </w:r>
          </w:hyperlink>
        </w:p>
        <w:p w14:paraId="170CB473" w14:textId="78D55D18"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43" w:history="1">
            <w:r w:rsidR="007B1020" w:rsidRPr="00607F6E">
              <w:rPr>
                <w:rStyle w:val="a6"/>
                <w:noProof/>
                <w:lang w:eastAsia="zh-CN"/>
              </w:rPr>
              <w:t xml:space="preserve">5.4 </w:t>
            </w:r>
            <w:r w:rsidR="007B1020" w:rsidRPr="00607F6E">
              <w:rPr>
                <w:rStyle w:val="a6"/>
                <w:noProof/>
                <w:lang w:eastAsia="zh-CN"/>
              </w:rPr>
              <w:t>讨论</w:t>
            </w:r>
            <w:r w:rsidR="007B1020">
              <w:rPr>
                <w:noProof/>
                <w:webHidden/>
              </w:rPr>
              <w:tab/>
            </w:r>
            <w:r w:rsidR="007B1020">
              <w:rPr>
                <w:noProof/>
                <w:webHidden/>
              </w:rPr>
              <w:fldChar w:fldCharType="begin"/>
            </w:r>
            <w:r w:rsidR="007B1020">
              <w:rPr>
                <w:noProof/>
                <w:webHidden/>
              </w:rPr>
              <w:instrText xml:space="preserve"> PAGEREF _Toc162021943 \h </w:instrText>
            </w:r>
            <w:r w:rsidR="007B1020">
              <w:rPr>
                <w:noProof/>
                <w:webHidden/>
              </w:rPr>
            </w:r>
            <w:r w:rsidR="007B1020">
              <w:rPr>
                <w:noProof/>
                <w:webHidden/>
              </w:rPr>
              <w:fldChar w:fldCharType="separate"/>
            </w:r>
            <w:r w:rsidR="007B1020">
              <w:rPr>
                <w:noProof/>
                <w:webHidden/>
              </w:rPr>
              <w:t>42</w:t>
            </w:r>
            <w:r w:rsidR="007B1020">
              <w:rPr>
                <w:noProof/>
                <w:webHidden/>
              </w:rPr>
              <w:fldChar w:fldCharType="end"/>
            </w:r>
          </w:hyperlink>
        </w:p>
        <w:p w14:paraId="5D73629D" w14:textId="1B395ED3"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44" w:history="1">
            <w:r w:rsidR="007B1020" w:rsidRPr="00607F6E">
              <w:rPr>
                <w:rStyle w:val="a6"/>
                <w:noProof/>
                <w:lang w:eastAsia="zh-CN"/>
              </w:rPr>
              <w:t>第六章</w:t>
            </w:r>
            <w:r w:rsidR="007B1020" w:rsidRPr="00607F6E">
              <w:rPr>
                <w:rStyle w:val="a6"/>
                <w:noProof/>
                <w:lang w:eastAsia="zh-CN"/>
              </w:rPr>
              <w:t xml:space="preserve"> </w:t>
            </w:r>
            <w:r w:rsidR="007B1020" w:rsidRPr="00607F6E">
              <w:rPr>
                <w:rStyle w:val="a6"/>
                <w:noProof/>
                <w:lang w:eastAsia="zh-CN"/>
              </w:rPr>
              <w:t>研究四：社会比较倾向的调节效应</w:t>
            </w:r>
            <w:r w:rsidR="007B1020">
              <w:rPr>
                <w:noProof/>
                <w:webHidden/>
              </w:rPr>
              <w:tab/>
            </w:r>
            <w:r w:rsidR="007B1020">
              <w:rPr>
                <w:noProof/>
                <w:webHidden/>
              </w:rPr>
              <w:fldChar w:fldCharType="begin"/>
            </w:r>
            <w:r w:rsidR="007B1020">
              <w:rPr>
                <w:noProof/>
                <w:webHidden/>
              </w:rPr>
              <w:instrText xml:space="preserve"> PAGEREF _Toc162021944 \h </w:instrText>
            </w:r>
            <w:r w:rsidR="007B1020">
              <w:rPr>
                <w:noProof/>
                <w:webHidden/>
              </w:rPr>
            </w:r>
            <w:r w:rsidR="007B1020">
              <w:rPr>
                <w:noProof/>
                <w:webHidden/>
              </w:rPr>
              <w:fldChar w:fldCharType="separate"/>
            </w:r>
            <w:r w:rsidR="007B1020">
              <w:rPr>
                <w:noProof/>
                <w:webHidden/>
              </w:rPr>
              <w:t>44</w:t>
            </w:r>
            <w:r w:rsidR="007B1020">
              <w:rPr>
                <w:noProof/>
                <w:webHidden/>
              </w:rPr>
              <w:fldChar w:fldCharType="end"/>
            </w:r>
          </w:hyperlink>
        </w:p>
        <w:p w14:paraId="2E9AFBC6" w14:textId="094249AD"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45" w:history="1">
            <w:r w:rsidR="007B1020" w:rsidRPr="00607F6E">
              <w:rPr>
                <w:rStyle w:val="a6"/>
                <w:noProof/>
                <w:lang w:eastAsia="zh-CN"/>
              </w:rPr>
              <w:t xml:space="preserve">6.1 </w:t>
            </w:r>
            <w:r w:rsidR="007B1020" w:rsidRPr="00607F6E">
              <w:rPr>
                <w:rStyle w:val="a6"/>
                <w:noProof/>
                <w:lang w:eastAsia="zh-CN"/>
              </w:rPr>
              <w:t>研究目的</w:t>
            </w:r>
            <w:r w:rsidR="007B1020">
              <w:rPr>
                <w:noProof/>
                <w:webHidden/>
              </w:rPr>
              <w:tab/>
            </w:r>
            <w:r w:rsidR="007B1020">
              <w:rPr>
                <w:noProof/>
                <w:webHidden/>
              </w:rPr>
              <w:fldChar w:fldCharType="begin"/>
            </w:r>
            <w:r w:rsidR="007B1020">
              <w:rPr>
                <w:noProof/>
                <w:webHidden/>
              </w:rPr>
              <w:instrText xml:space="preserve"> PAGEREF _Toc162021945 \h </w:instrText>
            </w:r>
            <w:r w:rsidR="007B1020">
              <w:rPr>
                <w:noProof/>
                <w:webHidden/>
              </w:rPr>
            </w:r>
            <w:r w:rsidR="007B1020">
              <w:rPr>
                <w:noProof/>
                <w:webHidden/>
              </w:rPr>
              <w:fldChar w:fldCharType="separate"/>
            </w:r>
            <w:r w:rsidR="007B1020">
              <w:rPr>
                <w:noProof/>
                <w:webHidden/>
              </w:rPr>
              <w:t>44</w:t>
            </w:r>
            <w:r w:rsidR="007B1020">
              <w:rPr>
                <w:noProof/>
                <w:webHidden/>
              </w:rPr>
              <w:fldChar w:fldCharType="end"/>
            </w:r>
          </w:hyperlink>
        </w:p>
        <w:p w14:paraId="0AB9B380" w14:textId="5B2EEECC"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46" w:history="1">
            <w:r w:rsidR="007B1020" w:rsidRPr="00607F6E">
              <w:rPr>
                <w:rStyle w:val="a6"/>
                <w:noProof/>
                <w:lang w:eastAsia="zh-CN"/>
              </w:rPr>
              <w:t xml:space="preserve">6.2 </w:t>
            </w:r>
            <w:r w:rsidR="007B1020" w:rsidRPr="00607F6E">
              <w:rPr>
                <w:rStyle w:val="a6"/>
                <w:noProof/>
                <w:lang w:eastAsia="zh-CN"/>
              </w:rPr>
              <w:t>方法</w:t>
            </w:r>
            <w:r w:rsidR="007B1020">
              <w:rPr>
                <w:noProof/>
                <w:webHidden/>
              </w:rPr>
              <w:tab/>
            </w:r>
            <w:r w:rsidR="007B1020">
              <w:rPr>
                <w:noProof/>
                <w:webHidden/>
              </w:rPr>
              <w:fldChar w:fldCharType="begin"/>
            </w:r>
            <w:r w:rsidR="007B1020">
              <w:rPr>
                <w:noProof/>
                <w:webHidden/>
              </w:rPr>
              <w:instrText xml:space="preserve"> PAGEREF _Toc162021946 \h </w:instrText>
            </w:r>
            <w:r w:rsidR="007B1020">
              <w:rPr>
                <w:noProof/>
                <w:webHidden/>
              </w:rPr>
            </w:r>
            <w:r w:rsidR="007B1020">
              <w:rPr>
                <w:noProof/>
                <w:webHidden/>
              </w:rPr>
              <w:fldChar w:fldCharType="separate"/>
            </w:r>
            <w:r w:rsidR="007B1020">
              <w:rPr>
                <w:noProof/>
                <w:webHidden/>
              </w:rPr>
              <w:t>44</w:t>
            </w:r>
            <w:r w:rsidR="007B1020">
              <w:rPr>
                <w:noProof/>
                <w:webHidden/>
              </w:rPr>
              <w:fldChar w:fldCharType="end"/>
            </w:r>
          </w:hyperlink>
        </w:p>
        <w:p w14:paraId="1127DD71" w14:textId="5F5C7660"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47" w:history="1">
            <w:r w:rsidR="007B1020" w:rsidRPr="00607F6E">
              <w:rPr>
                <w:rStyle w:val="a6"/>
                <w:noProof/>
                <w:lang w:eastAsia="zh-CN"/>
              </w:rPr>
              <w:t xml:space="preserve">6.2.1 </w:t>
            </w:r>
            <w:r w:rsidR="007B1020" w:rsidRPr="00607F6E">
              <w:rPr>
                <w:rStyle w:val="a6"/>
                <w:noProof/>
                <w:lang w:eastAsia="zh-CN"/>
              </w:rPr>
              <w:t>被试</w:t>
            </w:r>
            <w:r w:rsidR="007B1020">
              <w:rPr>
                <w:noProof/>
                <w:webHidden/>
              </w:rPr>
              <w:tab/>
            </w:r>
            <w:r w:rsidR="007B1020">
              <w:rPr>
                <w:noProof/>
                <w:webHidden/>
              </w:rPr>
              <w:fldChar w:fldCharType="begin"/>
            </w:r>
            <w:r w:rsidR="007B1020">
              <w:rPr>
                <w:noProof/>
                <w:webHidden/>
              </w:rPr>
              <w:instrText xml:space="preserve"> PAGEREF _Toc162021947 \h </w:instrText>
            </w:r>
            <w:r w:rsidR="007B1020">
              <w:rPr>
                <w:noProof/>
                <w:webHidden/>
              </w:rPr>
            </w:r>
            <w:r w:rsidR="007B1020">
              <w:rPr>
                <w:noProof/>
                <w:webHidden/>
              </w:rPr>
              <w:fldChar w:fldCharType="separate"/>
            </w:r>
            <w:r w:rsidR="007B1020">
              <w:rPr>
                <w:noProof/>
                <w:webHidden/>
              </w:rPr>
              <w:t>44</w:t>
            </w:r>
            <w:r w:rsidR="007B1020">
              <w:rPr>
                <w:noProof/>
                <w:webHidden/>
              </w:rPr>
              <w:fldChar w:fldCharType="end"/>
            </w:r>
          </w:hyperlink>
        </w:p>
        <w:p w14:paraId="4166E469" w14:textId="660A420A"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48" w:history="1">
            <w:r w:rsidR="007B1020" w:rsidRPr="00607F6E">
              <w:rPr>
                <w:rStyle w:val="a6"/>
                <w:noProof/>
                <w:lang w:eastAsia="zh-CN"/>
              </w:rPr>
              <w:t xml:space="preserve">6.2.2 </w:t>
            </w:r>
            <w:r w:rsidR="007B1020" w:rsidRPr="00607F6E">
              <w:rPr>
                <w:rStyle w:val="a6"/>
                <w:noProof/>
                <w:lang w:eastAsia="zh-CN"/>
              </w:rPr>
              <w:t>研究设计</w:t>
            </w:r>
            <w:r w:rsidR="007B1020">
              <w:rPr>
                <w:noProof/>
                <w:webHidden/>
              </w:rPr>
              <w:tab/>
            </w:r>
            <w:r w:rsidR="007B1020">
              <w:rPr>
                <w:noProof/>
                <w:webHidden/>
              </w:rPr>
              <w:fldChar w:fldCharType="begin"/>
            </w:r>
            <w:r w:rsidR="007B1020">
              <w:rPr>
                <w:noProof/>
                <w:webHidden/>
              </w:rPr>
              <w:instrText xml:space="preserve"> PAGEREF _Toc162021948 \h </w:instrText>
            </w:r>
            <w:r w:rsidR="007B1020">
              <w:rPr>
                <w:noProof/>
                <w:webHidden/>
              </w:rPr>
            </w:r>
            <w:r w:rsidR="007B1020">
              <w:rPr>
                <w:noProof/>
                <w:webHidden/>
              </w:rPr>
              <w:fldChar w:fldCharType="separate"/>
            </w:r>
            <w:r w:rsidR="007B1020">
              <w:rPr>
                <w:noProof/>
                <w:webHidden/>
              </w:rPr>
              <w:t>44</w:t>
            </w:r>
            <w:r w:rsidR="007B1020">
              <w:rPr>
                <w:noProof/>
                <w:webHidden/>
              </w:rPr>
              <w:fldChar w:fldCharType="end"/>
            </w:r>
          </w:hyperlink>
        </w:p>
        <w:p w14:paraId="23555801" w14:textId="7E6F192F"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49" w:history="1">
            <w:r w:rsidR="007B1020" w:rsidRPr="00607F6E">
              <w:rPr>
                <w:rStyle w:val="a6"/>
                <w:noProof/>
                <w:lang w:eastAsia="zh-CN"/>
              </w:rPr>
              <w:t xml:space="preserve">6.2.3 </w:t>
            </w:r>
            <w:r w:rsidR="007B1020" w:rsidRPr="00607F6E">
              <w:rPr>
                <w:rStyle w:val="a6"/>
                <w:noProof/>
                <w:lang w:eastAsia="zh-CN"/>
              </w:rPr>
              <w:t>研究工具</w:t>
            </w:r>
            <w:r w:rsidR="007B1020">
              <w:rPr>
                <w:noProof/>
                <w:webHidden/>
              </w:rPr>
              <w:tab/>
            </w:r>
            <w:r w:rsidR="007B1020">
              <w:rPr>
                <w:noProof/>
                <w:webHidden/>
              </w:rPr>
              <w:fldChar w:fldCharType="begin"/>
            </w:r>
            <w:r w:rsidR="007B1020">
              <w:rPr>
                <w:noProof/>
                <w:webHidden/>
              </w:rPr>
              <w:instrText xml:space="preserve"> PAGEREF _Toc162021949 \h </w:instrText>
            </w:r>
            <w:r w:rsidR="007B1020">
              <w:rPr>
                <w:noProof/>
                <w:webHidden/>
              </w:rPr>
            </w:r>
            <w:r w:rsidR="007B1020">
              <w:rPr>
                <w:noProof/>
                <w:webHidden/>
              </w:rPr>
              <w:fldChar w:fldCharType="separate"/>
            </w:r>
            <w:r w:rsidR="007B1020">
              <w:rPr>
                <w:noProof/>
                <w:webHidden/>
              </w:rPr>
              <w:t>44</w:t>
            </w:r>
            <w:r w:rsidR="007B1020">
              <w:rPr>
                <w:noProof/>
                <w:webHidden/>
              </w:rPr>
              <w:fldChar w:fldCharType="end"/>
            </w:r>
          </w:hyperlink>
        </w:p>
        <w:p w14:paraId="1C1DD942" w14:textId="261AB559"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50" w:history="1">
            <w:r w:rsidR="007B1020" w:rsidRPr="00607F6E">
              <w:rPr>
                <w:rStyle w:val="a6"/>
                <w:noProof/>
                <w:lang w:eastAsia="zh-CN"/>
              </w:rPr>
              <w:t>6</w:t>
            </w:r>
            <w:r w:rsidR="007B1020" w:rsidRPr="00607F6E">
              <w:rPr>
                <w:rStyle w:val="a6"/>
                <w:noProof/>
              </w:rPr>
              <w:t>.</w:t>
            </w:r>
            <w:r w:rsidR="007B1020" w:rsidRPr="00607F6E">
              <w:rPr>
                <w:rStyle w:val="a6"/>
                <w:noProof/>
                <w:lang w:eastAsia="zh-CN"/>
              </w:rPr>
              <w:t>2</w:t>
            </w:r>
            <w:r w:rsidR="007B1020" w:rsidRPr="00607F6E">
              <w:rPr>
                <w:rStyle w:val="a6"/>
                <w:noProof/>
              </w:rPr>
              <w:t xml:space="preserve">.4 </w:t>
            </w:r>
            <w:r w:rsidR="007B1020" w:rsidRPr="00607F6E">
              <w:rPr>
                <w:rStyle w:val="a6"/>
                <w:noProof/>
              </w:rPr>
              <w:t>数据分析</w:t>
            </w:r>
            <w:r w:rsidR="007B1020">
              <w:rPr>
                <w:noProof/>
                <w:webHidden/>
              </w:rPr>
              <w:tab/>
            </w:r>
            <w:r w:rsidR="007B1020">
              <w:rPr>
                <w:noProof/>
                <w:webHidden/>
              </w:rPr>
              <w:fldChar w:fldCharType="begin"/>
            </w:r>
            <w:r w:rsidR="007B1020">
              <w:rPr>
                <w:noProof/>
                <w:webHidden/>
              </w:rPr>
              <w:instrText xml:space="preserve"> PAGEREF _Toc162021950 \h </w:instrText>
            </w:r>
            <w:r w:rsidR="007B1020">
              <w:rPr>
                <w:noProof/>
                <w:webHidden/>
              </w:rPr>
            </w:r>
            <w:r w:rsidR="007B1020">
              <w:rPr>
                <w:noProof/>
                <w:webHidden/>
              </w:rPr>
              <w:fldChar w:fldCharType="separate"/>
            </w:r>
            <w:r w:rsidR="007B1020">
              <w:rPr>
                <w:noProof/>
                <w:webHidden/>
              </w:rPr>
              <w:t>45</w:t>
            </w:r>
            <w:r w:rsidR="007B1020">
              <w:rPr>
                <w:noProof/>
                <w:webHidden/>
              </w:rPr>
              <w:fldChar w:fldCharType="end"/>
            </w:r>
          </w:hyperlink>
        </w:p>
        <w:p w14:paraId="402489F9" w14:textId="7735075A"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51" w:history="1">
            <w:r w:rsidR="007B1020" w:rsidRPr="00607F6E">
              <w:rPr>
                <w:rStyle w:val="a6"/>
                <w:noProof/>
                <w:lang w:eastAsia="zh-CN"/>
              </w:rPr>
              <w:t xml:space="preserve">6.3 </w:t>
            </w:r>
            <w:r w:rsidR="007B1020" w:rsidRPr="00607F6E">
              <w:rPr>
                <w:rStyle w:val="a6"/>
                <w:noProof/>
                <w:lang w:eastAsia="zh-CN"/>
              </w:rPr>
              <w:t>结果</w:t>
            </w:r>
            <w:r w:rsidR="007B1020">
              <w:rPr>
                <w:noProof/>
                <w:webHidden/>
              </w:rPr>
              <w:tab/>
            </w:r>
            <w:r w:rsidR="007B1020">
              <w:rPr>
                <w:noProof/>
                <w:webHidden/>
              </w:rPr>
              <w:fldChar w:fldCharType="begin"/>
            </w:r>
            <w:r w:rsidR="007B1020">
              <w:rPr>
                <w:noProof/>
                <w:webHidden/>
              </w:rPr>
              <w:instrText xml:space="preserve"> PAGEREF _Toc162021951 \h </w:instrText>
            </w:r>
            <w:r w:rsidR="007B1020">
              <w:rPr>
                <w:noProof/>
                <w:webHidden/>
              </w:rPr>
            </w:r>
            <w:r w:rsidR="007B1020">
              <w:rPr>
                <w:noProof/>
                <w:webHidden/>
              </w:rPr>
              <w:fldChar w:fldCharType="separate"/>
            </w:r>
            <w:r w:rsidR="007B1020">
              <w:rPr>
                <w:noProof/>
                <w:webHidden/>
              </w:rPr>
              <w:t>46</w:t>
            </w:r>
            <w:r w:rsidR="007B1020">
              <w:rPr>
                <w:noProof/>
                <w:webHidden/>
              </w:rPr>
              <w:fldChar w:fldCharType="end"/>
            </w:r>
          </w:hyperlink>
        </w:p>
        <w:p w14:paraId="54CDFCDB" w14:textId="4A11C043"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52" w:history="1">
            <w:r w:rsidR="007B1020" w:rsidRPr="00607F6E">
              <w:rPr>
                <w:rStyle w:val="a6"/>
                <w:noProof/>
                <w:lang w:eastAsia="zh-CN"/>
              </w:rPr>
              <w:t xml:space="preserve">6.3.1 </w:t>
            </w:r>
            <w:r w:rsidR="007B1020" w:rsidRPr="00607F6E">
              <w:rPr>
                <w:rStyle w:val="a6"/>
                <w:noProof/>
                <w:lang w:eastAsia="zh-CN"/>
              </w:rPr>
              <w:t>描述统计</w:t>
            </w:r>
            <w:r w:rsidR="007B1020">
              <w:rPr>
                <w:noProof/>
                <w:webHidden/>
              </w:rPr>
              <w:tab/>
            </w:r>
            <w:r w:rsidR="007B1020">
              <w:rPr>
                <w:noProof/>
                <w:webHidden/>
              </w:rPr>
              <w:fldChar w:fldCharType="begin"/>
            </w:r>
            <w:r w:rsidR="007B1020">
              <w:rPr>
                <w:noProof/>
                <w:webHidden/>
              </w:rPr>
              <w:instrText xml:space="preserve"> PAGEREF _Toc162021952 \h </w:instrText>
            </w:r>
            <w:r w:rsidR="007B1020">
              <w:rPr>
                <w:noProof/>
                <w:webHidden/>
              </w:rPr>
            </w:r>
            <w:r w:rsidR="007B1020">
              <w:rPr>
                <w:noProof/>
                <w:webHidden/>
              </w:rPr>
              <w:fldChar w:fldCharType="separate"/>
            </w:r>
            <w:r w:rsidR="007B1020">
              <w:rPr>
                <w:noProof/>
                <w:webHidden/>
              </w:rPr>
              <w:t>46</w:t>
            </w:r>
            <w:r w:rsidR="007B1020">
              <w:rPr>
                <w:noProof/>
                <w:webHidden/>
              </w:rPr>
              <w:fldChar w:fldCharType="end"/>
            </w:r>
          </w:hyperlink>
        </w:p>
        <w:p w14:paraId="7D6A50DF" w14:textId="182FEAF7"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53" w:history="1">
            <w:r w:rsidR="007B1020" w:rsidRPr="00607F6E">
              <w:rPr>
                <w:rStyle w:val="a6"/>
                <w:noProof/>
                <w:lang w:eastAsia="zh-CN"/>
              </w:rPr>
              <w:t xml:space="preserve">6.3.2 </w:t>
            </w:r>
            <w:r w:rsidR="007B1020" w:rsidRPr="00607F6E">
              <w:rPr>
                <w:rStyle w:val="a6"/>
                <w:noProof/>
                <w:lang w:eastAsia="zh-CN"/>
              </w:rPr>
              <w:t>相关分析</w:t>
            </w:r>
            <w:r w:rsidR="007B1020">
              <w:rPr>
                <w:noProof/>
                <w:webHidden/>
              </w:rPr>
              <w:tab/>
            </w:r>
            <w:r w:rsidR="007B1020">
              <w:rPr>
                <w:noProof/>
                <w:webHidden/>
              </w:rPr>
              <w:fldChar w:fldCharType="begin"/>
            </w:r>
            <w:r w:rsidR="007B1020">
              <w:rPr>
                <w:noProof/>
                <w:webHidden/>
              </w:rPr>
              <w:instrText xml:space="preserve"> PAGEREF _Toc162021953 \h </w:instrText>
            </w:r>
            <w:r w:rsidR="007B1020">
              <w:rPr>
                <w:noProof/>
                <w:webHidden/>
              </w:rPr>
            </w:r>
            <w:r w:rsidR="007B1020">
              <w:rPr>
                <w:noProof/>
                <w:webHidden/>
              </w:rPr>
              <w:fldChar w:fldCharType="separate"/>
            </w:r>
            <w:r w:rsidR="007B1020">
              <w:rPr>
                <w:noProof/>
                <w:webHidden/>
              </w:rPr>
              <w:t>47</w:t>
            </w:r>
            <w:r w:rsidR="007B1020">
              <w:rPr>
                <w:noProof/>
                <w:webHidden/>
              </w:rPr>
              <w:fldChar w:fldCharType="end"/>
            </w:r>
          </w:hyperlink>
        </w:p>
        <w:p w14:paraId="72AD69C1" w14:textId="0A0F7B4E"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54" w:history="1">
            <w:r w:rsidR="007B1020" w:rsidRPr="00607F6E">
              <w:rPr>
                <w:rStyle w:val="a6"/>
                <w:noProof/>
                <w:lang w:eastAsia="zh-CN"/>
              </w:rPr>
              <w:t xml:space="preserve">6.3.3 </w:t>
            </w:r>
            <w:r w:rsidR="007B1020" w:rsidRPr="00607F6E">
              <w:rPr>
                <w:rStyle w:val="a6"/>
                <w:noProof/>
                <w:lang w:eastAsia="zh-CN"/>
              </w:rPr>
              <w:t>共同方法偏差</w:t>
            </w:r>
            <w:r w:rsidR="007B1020">
              <w:rPr>
                <w:noProof/>
                <w:webHidden/>
              </w:rPr>
              <w:tab/>
            </w:r>
            <w:r w:rsidR="007B1020">
              <w:rPr>
                <w:noProof/>
                <w:webHidden/>
              </w:rPr>
              <w:fldChar w:fldCharType="begin"/>
            </w:r>
            <w:r w:rsidR="007B1020">
              <w:rPr>
                <w:noProof/>
                <w:webHidden/>
              </w:rPr>
              <w:instrText xml:space="preserve"> PAGEREF _Toc162021954 \h </w:instrText>
            </w:r>
            <w:r w:rsidR="007B1020">
              <w:rPr>
                <w:noProof/>
                <w:webHidden/>
              </w:rPr>
            </w:r>
            <w:r w:rsidR="007B1020">
              <w:rPr>
                <w:noProof/>
                <w:webHidden/>
              </w:rPr>
              <w:fldChar w:fldCharType="separate"/>
            </w:r>
            <w:r w:rsidR="007B1020">
              <w:rPr>
                <w:noProof/>
                <w:webHidden/>
              </w:rPr>
              <w:t>48</w:t>
            </w:r>
            <w:r w:rsidR="007B1020">
              <w:rPr>
                <w:noProof/>
                <w:webHidden/>
              </w:rPr>
              <w:fldChar w:fldCharType="end"/>
            </w:r>
          </w:hyperlink>
        </w:p>
        <w:p w14:paraId="01BEFCF0" w14:textId="029FDC64"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55" w:history="1">
            <w:r w:rsidR="007B1020" w:rsidRPr="00607F6E">
              <w:rPr>
                <w:rStyle w:val="a6"/>
                <w:noProof/>
                <w:lang w:eastAsia="zh-CN"/>
              </w:rPr>
              <w:t xml:space="preserve">6.3.4 </w:t>
            </w:r>
            <w:r w:rsidR="007B1020" w:rsidRPr="00607F6E">
              <w:rPr>
                <w:rStyle w:val="a6"/>
                <w:noProof/>
                <w:lang w:eastAsia="zh-CN"/>
              </w:rPr>
              <w:t>结构方程模型</w:t>
            </w:r>
            <w:r w:rsidR="007B1020">
              <w:rPr>
                <w:noProof/>
                <w:webHidden/>
              </w:rPr>
              <w:tab/>
            </w:r>
            <w:r w:rsidR="007B1020">
              <w:rPr>
                <w:noProof/>
                <w:webHidden/>
              </w:rPr>
              <w:fldChar w:fldCharType="begin"/>
            </w:r>
            <w:r w:rsidR="007B1020">
              <w:rPr>
                <w:noProof/>
                <w:webHidden/>
              </w:rPr>
              <w:instrText xml:space="preserve"> PAGEREF _Toc162021955 \h </w:instrText>
            </w:r>
            <w:r w:rsidR="007B1020">
              <w:rPr>
                <w:noProof/>
                <w:webHidden/>
              </w:rPr>
            </w:r>
            <w:r w:rsidR="007B1020">
              <w:rPr>
                <w:noProof/>
                <w:webHidden/>
              </w:rPr>
              <w:fldChar w:fldCharType="separate"/>
            </w:r>
            <w:r w:rsidR="007B1020">
              <w:rPr>
                <w:noProof/>
                <w:webHidden/>
              </w:rPr>
              <w:t>50</w:t>
            </w:r>
            <w:r w:rsidR="007B1020">
              <w:rPr>
                <w:noProof/>
                <w:webHidden/>
              </w:rPr>
              <w:fldChar w:fldCharType="end"/>
            </w:r>
          </w:hyperlink>
        </w:p>
        <w:p w14:paraId="16FA455A" w14:textId="441A9C96"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56" w:history="1">
            <w:r w:rsidR="007B1020" w:rsidRPr="00607F6E">
              <w:rPr>
                <w:rStyle w:val="a6"/>
                <w:noProof/>
                <w:lang w:eastAsia="zh-CN"/>
              </w:rPr>
              <w:t xml:space="preserve">6.4 </w:t>
            </w:r>
            <w:r w:rsidR="007B1020" w:rsidRPr="00607F6E">
              <w:rPr>
                <w:rStyle w:val="a6"/>
                <w:noProof/>
                <w:lang w:eastAsia="zh-CN"/>
              </w:rPr>
              <w:t>讨论</w:t>
            </w:r>
            <w:r w:rsidR="007B1020">
              <w:rPr>
                <w:noProof/>
                <w:webHidden/>
              </w:rPr>
              <w:tab/>
            </w:r>
            <w:r w:rsidR="007B1020">
              <w:rPr>
                <w:noProof/>
                <w:webHidden/>
              </w:rPr>
              <w:fldChar w:fldCharType="begin"/>
            </w:r>
            <w:r w:rsidR="007B1020">
              <w:rPr>
                <w:noProof/>
                <w:webHidden/>
              </w:rPr>
              <w:instrText xml:space="preserve"> PAGEREF _Toc162021956 \h </w:instrText>
            </w:r>
            <w:r w:rsidR="007B1020">
              <w:rPr>
                <w:noProof/>
                <w:webHidden/>
              </w:rPr>
            </w:r>
            <w:r w:rsidR="007B1020">
              <w:rPr>
                <w:noProof/>
                <w:webHidden/>
              </w:rPr>
              <w:fldChar w:fldCharType="separate"/>
            </w:r>
            <w:r w:rsidR="007B1020">
              <w:rPr>
                <w:noProof/>
                <w:webHidden/>
              </w:rPr>
              <w:t>54</w:t>
            </w:r>
            <w:r w:rsidR="007B1020">
              <w:rPr>
                <w:noProof/>
                <w:webHidden/>
              </w:rPr>
              <w:fldChar w:fldCharType="end"/>
            </w:r>
          </w:hyperlink>
        </w:p>
        <w:p w14:paraId="1A435016" w14:textId="64CCF4A6"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57" w:history="1">
            <w:r w:rsidR="007B1020" w:rsidRPr="00607F6E">
              <w:rPr>
                <w:rStyle w:val="a6"/>
                <w:noProof/>
                <w:lang w:eastAsia="zh-CN"/>
              </w:rPr>
              <w:t>第七章</w:t>
            </w:r>
            <w:r w:rsidR="007B1020" w:rsidRPr="00607F6E">
              <w:rPr>
                <w:rStyle w:val="a6"/>
                <w:noProof/>
                <w:lang w:eastAsia="zh-CN"/>
              </w:rPr>
              <w:t xml:space="preserve"> </w:t>
            </w:r>
            <w:r w:rsidR="007B1020" w:rsidRPr="00607F6E">
              <w:rPr>
                <w:rStyle w:val="a6"/>
                <w:noProof/>
                <w:lang w:eastAsia="zh-CN"/>
              </w:rPr>
              <w:t>研究五：社会比较策略的引入</w:t>
            </w:r>
            <w:r w:rsidR="007B1020">
              <w:rPr>
                <w:noProof/>
                <w:webHidden/>
              </w:rPr>
              <w:tab/>
            </w:r>
            <w:r w:rsidR="007B1020">
              <w:rPr>
                <w:noProof/>
                <w:webHidden/>
              </w:rPr>
              <w:fldChar w:fldCharType="begin"/>
            </w:r>
            <w:r w:rsidR="007B1020">
              <w:rPr>
                <w:noProof/>
                <w:webHidden/>
              </w:rPr>
              <w:instrText xml:space="preserve"> PAGEREF _Toc162021957 \h </w:instrText>
            </w:r>
            <w:r w:rsidR="007B1020">
              <w:rPr>
                <w:noProof/>
                <w:webHidden/>
              </w:rPr>
            </w:r>
            <w:r w:rsidR="007B1020">
              <w:rPr>
                <w:noProof/>
                <w:webHidden/>
              </w:rPr>
              <w:fldChar w:fldCharType="separate"/>
            </w:r>
            <w:r w:rsidR="007B1020">
              <w:rPr>
                <w:noProof/>
                <w:webHidden/>
              </w:rPr>
              <w:t>56</w:t>
            </w:r>
            <w:r w:rsidR="007B1020">
              <w:rPr>
                <w:noProof/>
                <w:webHidden/>
              </w:rPr>
              <w:fldChar w:fldCharType="end"/>
            </w:r>
          </w:hyperlink>
        </w:p>
        <w:p w14:paraId="236423ED" w14:textId="7170D809"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58" w:history="1">
            <w:r w:rsidR="007B1020" w:rsidRPr="00607F6E">
              <w:rPr>
                <w:rStyle w:val="a6"/>
                <w:noProof/>
                <w:lang w:eastAsia="zh-CN"/>
              </w:rPr>
              <w:t xml:space="preserve">7.1 </w:t>
            </w:r>
            <w:r w:rsidR="007B1020" w:rsidRPr="00607F6E">
              <w:rPr>
                <w:rStyle w:val="a6"/>
                <w:noProof/>
                <w:lang w:eastAsia="zh-CN"/>
              </w:rPr>
              <w:t>研究目的</w:t>
            </w:r>
            <w:r w:rsidR="007B1020">
              <w:rPr>
                <w:noProof/>
                <w:webHidden/>
              </w:rPr>
              <w:tab/>
            </w:r>
            <w:r w:rsidR="007B1020">
              <w:rPr>
                <w:noProof/>
                <w:webHidden/>
              </w:rPr>
              <w:fldChar w:fldCharType="begin"/>
            </w:r>
            <w:r w:rsidR="007B1020">
              <w:rPr>
                <w:noProof/>
                <w:webHidden/>
              </w:rPr>
              <w:instrText xml:space="preserve"> PAGEREF _Toc162021958 \h </w:instrText>
            </w:r>
            <w:r w:rsidR="007B1020">
              <w:rPr>
                <w:noProof/>
                <w:webHidden/>
              </w:rPr>
            </w:r>
            <w:r w:rsidR="007B1020">
              <w:rPr>
                <w:noProof/>
                <w:webHidden/>
              </w:rPr>
              <w:fldChar w:fldCharType="separate"/>
            </w:r>
            <w:r w:rsidR="007B1020">
              <w:rPr>
                <w:noProof/>
                <w:webHidden/>
              </w:rPr>
              <w:t>56</w:t>
            </w:r>
            <w:r w:rsidR="007B1020">
              <w:rPr>
                <w:noProof/>
                <w:webHidden/>
              </w:rPr>
              <w:fldChar w:fldCharType="end"/>
            </w:r>
          </w:hyperlink>
        </w:p>
        <w:p w14:paraId="53C2FCF5" w14:textId="1193A03D"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59" w:history="1">
            <w:r w:rsidR="007B1020" w:rsidRPr="00607F6E">
              <w:rPr>
                <w:rStyle w:val="a6"/>
                <w:noProof/>
                <w:lang w:eastAsia="zh-CN"/>
              </w:rPr>
              <w:t xml:space="preserve">7.2 </w:t>
            </w:r>
            <w:r w:rsidR="007B1020" w:rsidRPr="00607F6E">
              <w:rPr>
                <w:rStyle w:val="a6"/>
                <w:noProof/>
                <w:lang w:eastAsia="zh-CN"/>
              </w:rPr>
              <w:t>方法</w:t>
            </w:r>
            <w:r w:rsidR="007B1020">
              <w:rPr>
                <w:noProof/>
                <w:webHidden/>
              </w:rPr>
              <w:tab/>
            </w:r>
            <w:r w:rsidR="007B1020">
              <w:rPr>
                <w:noProof/>
                <w:webHidden/>
              </w:rPr>
              <w:fldChar w:fldCharType="begin"/>
            </w:r>
            <w:r w:rsidR="007B1020">
              <w:rPr>
                <w:noProof/>
                <w:webHidden/>
              </w:rPr>
              <w:instrText xml:space="preserve"> PAGEREF _Toc162021959 \h </w:instrText>
            </w:r>
            <w:r w:rsidR="007B1020">
              <w:rPr>
                <w:noProof/>
                <w:webHidden/>
              </w:rPr>
            </w:r>
            <w:r w:rsidR="007B1020">
              <w:rPr>
                <w:noProof/>
                <w:webHidden/>
              </w:rPr>
              <w:fldChar w:fldCharType="separate"/>
            </w:r>
            <w:r w:rsidR="007B1020">
              <w:rPr>
                <w:noProof/>
                <w:webHidden/>
              </w:rPr>
              <w:t>56</w:t>
            </w:r>
            <w:r w:rsidR="007B1020">
              <w:rPr>
                <w:noProof/>
                <w:webHidden/>
              </w:rPr>
              <w:fldChar w:fldCharType="end"/>
            </w:r>
          </w:hyperlink>
        </w:p>
        <w:p w14:paraId="7A6F363E" w14:textId="72219653"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0" w:history="1">
            <w:r w:rsidR="007B1020" w:rsidRPr="00607F6E">
              <w:rPr>
                <w:rStyle w:val="a6"/>
                <w:noProof/>
                <w:lang w:eastAsia="zh-CN"/>
              </w:rPr>
              <w:t xml:space="preserve">7.2.2 </w:t>
            </w:r>
            <w:r w:rsidR="007B1020" w:rsidRPr="00607F6E">
              <w:rPr>
                <w:rStyle w:val="a6"/>
                <w:noProof/>
                <w:lang w:eastAsia="zh-CN"/>
              </w:rPr>
              <w:t>被试</w:t>
            </w:r>
            <w:r w:rsidR="007B1020">
              <w:rPr>
                <w:noProof/>
                <w:webHidden/>
              </w:rPr>
              <w:tab/>
            </w:r>
            <w:r w:rsidR="007B1020">
              <w:rPr>
                <w:noProof/>
                <w:webHidden/>
              </w:rPr>
              <w:fldChar w:fldCharType="begin"/>
            </w:r>
            <w:r w:rsidR="007B1020">
              <w:rPr>
                <w:noProof/>
                <w:webHidden/>
              </w:rPr>
              <w:instrText xml:space="preserve"> PAGEREF _Toc162021960 \h </w:instrText>
            </w:r>
            <w:r w:rsidR="007B1020">
              <w:rPr>
                <w:noProof/>
                <w:webHidden/>
              </w:rPr>
            </w:r>
            <w:r w:rsidR="007B1020">
              <w:rPr>
                <w:noProof/>
                <w:webHidden/>
              </w:rPr>
              <w:fldChar w:fldCharType="separate"/>
            </w:r>
            <w:r w:rsidR="007B1020">
              <w:rPr>
                <w:noProof/>
                <w:webHidden/>
              </w:rPr>
              <w:t>56</w:t>
            </w:r>
            <w:r w:rsidR="007B1020">
              <w:rPr>
                <w:noProof/>
                <w:webHidden/>
              </w:rPr>
              <w:fldChar w:fldCharType="end"/>
            </w:r>
          </w:hyperlink>
        </w:p>
        <w:p w14:paraId="1780D04D" w14:textId="47530D5A"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1" w:history="1">
            <w:r w:rsidR="007B1020" w:rsidRPr="00607F6E">
              <w:rPr>
                <w:rStyle w:val="a6"/>
                <w:noProof/>
                <w:lang w:eastAsia="zh-CN"/>
              </w:rPr>
              <w:t xml:space="preserve">7.2.2 </w:t>
            </w:r>
            <w:r w:rsidR="007B1020" w:rsidRPr="00607F6E">
              <w:rPr>
                <w:rStyle w:val="a6"/>
                <w:noProof/>
                <w:lang w:eastAsia="zh-CN"/>
              </w:rPr>
              <w:t>研究设计</w:t>
            </w:r>
            <w:r w:rsidR="007B1020">
              <w:rPr>
                <w:noProof/>
                <w:webHidden/>
              </w:rPr>
              <w:tab/>
            </w:r>
            <w:r w:rsidR="007B1020">
              <w:rPr>
                <w:noProof/>
                <w:webHidden/>
              </w:rPr>
              <w:fldChar w:fldCharType="begin"/>
            </w:r>
            <w:r w:rsidR="007B1020">
              <w:rPr>
                <w:noProof/>
                <w:webHidden/>
              </w:rPr>
              <w:instrText xml:space="preserve"> PAGEREF _Toc162021961 \h </w:instrText>
            </w:r>
            <w:r w:rsidR="007B1020">
              <w:rPr>
                <w:noProof/>
                <w:webHidden/>
              </w:rPr>
            </w:r>
            <w:r w:rsidR="007B1020">
              <w:rPr>
                <w:noProof/>
                <w:webHidden/>
              </w:rPr>
              <w:fldChar w:fldCharType="separate"/>
            </w:r>
            <w:r w:rsidR="007B1020">
              <w:rPr>
                <w:noProof/>
                <w:webHidden/>
              </w:rPr>
              <w:t>56</w:t>
            </w:r>
            <w:r w:rsidR="007B1020">
              <w:rPr>
                <w:noProof/>
                <w:webHidden/>
              </w:rPr>
              <w:fldChar w:fldCharType="end"/>
            </w:r>
          </w:hyperlink>
        </w:p>
        <w:p w14:paraId="43C3E37A" w14:textId="2F08BCE8"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2" w:history="1">
            <w:r w:rsidR="007B1020" w:rsidRPr="00607F6E">
              <w:rPr>
                <w:rStyle w:val="a6"/>
                <w:noProof/>
                <w:lang w:eastAsia="zh-CN"/>
              </w:rPr>
              <w:t xml:space="preserve">7.2.3 </w:t>
            </w:r>
            <w:r w:rsidR="007B1020" w:rsidRPr="00607F6E">
              <w:rPr>
                <w:rStyle w:val="a6"/>
                <w:noProof/>
                <w:lang w:eastAsia="zh-CN"/>
              </w:rPr>
              <w:t>研究工具</w:t>
            </w:r>
            <w:r w:rsidR="007B1020">
              <w:rPr>
                <w:noProof/>
                <w:webHidden/>
              </w:rPr>
              <w:tab/>
            </w:r>
            <w:r w:rsidR="007B1020">
              <w:rPr>
                <w:noProof/>
                <w:webHidden/>
              </w:rPr>
              <w:fldChar w:fldCharType="begin"/>
            </w:r>
            <w:r w:rsidR="007B1020">
              <w:rPr>
                <w:noProof/>
                <w:webHidden/>
              </w:rPr>
              <w:instrText xml:space="preserve"> PAGEREF _Toc162021962 \h </w:instrText>
            </w:r>
            <w:r w:rsidR="007B1020">
              <w:rPr>
                <w:noProof/>
                <w:webHidden/>
              </w:rPr>
            </w:r>
            <w:r w:rsidR="007B1020">
              <w:rPr>
                <w:noProof/>
                <w:webHidden/>
              </w:rPr>
              <w:fldChar w:fldCharType="separate"/>
            </w:r>
            <w:r w:rsidR="007B1020">
              <w:rPr>
                <w:noProof/>
                <w:webHidden/>
              </w:rPr>
              <w:t>57</w:t>
            </w:r>
            <w:r w:rsidR="007B1020">
              <w:rPr>
                <w:noProof/>
                <w:webHidden/>
              </w:rPr>
              <w:fldChar w:fldCharType="end"/>
            </w:r>
          </w:hyperlink>
        </w:p>
        <w:p w14:paraId="4CFAA06D" w14:textId="5B8B2793"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3" w:history="1">
            <w:r w:rsidR="007B1020" w:rsidRPr="00607F6E">
              <w:rPr>
                <w:rStyle w:val="a6"/>
                <w:noProof/>
                <w:lang w:eastAsia="zh-CN"/>
              </w:rPr>
              <w:t>7</w:t>
            </w:r>
            <w:r w:rsidR="007B1020" w:rsidRPr="00607F6E">
              <w:rPr>
                <w:rStyle w:val="a6"/>
                <w:noProof/>
              </w:rPr>
              <w:t>.</w:t>
            </w:r>
            <w:r w:rsidR="007B1020" w:rsidRPr="00607F6E">
              <w:rPr>
                <w:rStyle w:val="a6"/>
                <w:noProof/>
                <w:lang w:eastAsia="zh-CN"/>
              </w:rPr>
              <w:t>2</w:t>
            </w:r>
            <w:r w:rsidR="007B1020" w:rsidRPr="00607F6E">
              <w:rPr>
                <w:rStyle w:val="a6"/>
                <w:noProof/>
              </w:rPr>
              <w:t xml:space="preserve">.4 </w:t>
            </w:r>
            <w:r w:rsidR="007B1020" w:rsidRPr="00607F6E">
              <w:rPr>
                <w:rStyle w:val="a6"/>
                <w:noProof/>
              </w:rPr>
              <w:t>数据分析</w:t>
            </w:r>
            <w:r w:rsidR="007B1020">
              <w:rPr>
                <w:noProof/>
                <w:webHidden/>
              </w:rPr>
              <w:tab/>
            </w:r>
            <w:r w:rsidR="007B1020">
              <w:rPr>
                <w:noProof/>
                <w:webHidden/>
              </w:rPr>
              <w:fldChar w:fldCharType="begin"/>
            </w:r>
            <w:r w:rsidR="007B1020">
              <w:rPr>
                <w:noProof/>
                <w:webHidden/>
              </w:rPr>
              <w:instrText xml:space="preserve"> PAGEREF _Toc162021963 \h </w:instrText>
            </w:r>
            <w:r w:rsidR="007B1020">
              <w:rPr>
                <w:noProof/>
                <w:webHidden/>
              </w:rPr>
            </w:r>
            <w:r w:rsidR="007B1020">
              <w:rPr>
                <w:noProof/>
                <w:webHidden/>
              </w:rPr>
              <w:fldChar w:fldCharType="separate"/>
            </w:r>
            <w:r w:rsidR="007B1020">
              <w:rPr>
                <w:noProof/>
                <w:webHidden/>
              </w:rPr>
              <w:t>58</w:t>
            </w:r>
            <w:r w:rsidR="007B1020">
              <w:rPr>
                <w:noProof/>
                <w:webHidden/>
              </w:rPr>
              <w:fldChar w:fldCharType="end"/>
            </w:r>
          </w:hyperlink>
        </w:p>
        <w:p w14:paraId="45E95F06" w14:textId="7B731CD5"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64" w:history="1">
            <w:r w:rsidR="007B1020" w:rsidRPr="00607F6E">
              <w:rPr>
                <w:rStyle w:val="a6"/>
                <w:noProof/>
                <w:lang w:eastAsia="zh-CN"/>
              </w:rPr>
              <w:t xml:space="preserve">7.3 </w:t>
            </w:r>
            <w:r w:rsidR="007B1020" w:rsidRPr="00607F6E">
              <w:rPr>
                <w:rStyle w:val="a6"/>
                <w:noProof/>
                <w:lang w:eastAsia="zh-CN"/>
              </w:rPr>
              <w:t>结果</w:t>
            </w:r>
            <w:r w:rsidR="007B1020">
              <w:rPr>
                <w:noProof/>
                <w:webHidden/>
              </w:rPr>
              <w:tab/>
            </w:r>
            <w:r w:rsidR="007B1020">
              <w:rPr>
                <w:noProof/>
                <w:webHidden/>
              </w:rPr>
              <w:fldChar w:fldCharType="begin"/>
            </w:r>
            <w:r w:rsidR="007B1020">
              <w:rPr>
                <w:noProof/>
                <w:webHidden/>
              </w:rPr>
              <w:instrText xml:space="preserve"> PAGEREF _Toc162021964 \h </w:instrText>
            </w:r>
            <w:r w:rsidR="007B1020">
              <w:rPr>
                <w:noProof/>
                <w:webHidden/>
              </w:rPr>
            </w:r>
            <w:r w:rsidR="007B1020">
              <w:rPr>
                <w:noProof/>
                <w:webHidden/>
              </w:rPr>
              <w:fldChar w:fldCharType="separate"/>
            </w:r>
            <w:r w:rsidR="007B1020">
              <w:rPr>
                <w:noProof/>
                <w:webHidden/>
              </w:rPr>
              <w:t>59</w:t>
            </w:r>
            <w:r w:rsidR="007B1020">
              <w:rPr>
                <w:noProof/>
                <w:webHidden/>
              </w:rPr>
              <w:fldChar w:fldCharType="end"/>
            </w:r>
          </w:hyperlink>
        </w:p>
        <w:p w14:paraId="24EF3276" w14:textId="5EDE9702"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5" w:history="1">
            <w:r w:rsidR="007B1020" w:rsidRPr="00607F6E">
              <w:rPr>
                <w:rStyle w:val="a6"/>
                <w:noProof/>
                <w:lang w:eastAsia="zh-CN"/>
              </w:rPr>
              <w:t xml:space="preserve">7.3.1 </w:t>
            </w:r>
            <w:r w:rsidR="007B1020" w:rsidRPr="00607F6E">
              <w:rPr>
                <w:rStyle w:val="a6"/>
                <w:noProof/>
                <w:lang w:eastAsia="zh-CN"/>
              </w:rPr>
              <w:t>描述统计</w:t>
            </w:r>
            <w:r w:rsidR="007B1020">
              <w:rPr>
                <w:noProof/>
                <w:webHidden/>
              </w:rPr>
              <w:tab/>
            </w:r>
            <w:r w:rsidR="007B1020">
              <w:rPr>
                <w:noProof/>
                <w:webHidden/>
              </w:rPr>
              <w:fldChar w:fldCharType="begin"/>
            </w:r>
            <w:r w:rsidR="007B1020">
              <w:rPr>
                <w:noProof/>
                <w:webHidden/>
              </w:rPr>
              <w:instrText xml:space="preserve"> PAGEREF _Toc162021965 \h </w:instrText>
            </w:r>
            <w:r w:rsidR="007B1020">
              <w:rPr>
                <w:noProof/>
                <w:webHidden/>
              </w:rPr>
            </w:r>
            <w:r w:rsidR="007B1020">
              <w:rPr>
                <w:noProof/>
                <w:webHidden/>
              </w:rPr>
              <w:fldChar w:fldCharType="separate"/>
            </w:r>
            <w:r w:rsidR="007B1020">
              <w:rPr>
                <w:noProof/>
                <w:webHidden/>
              </w:rPr>
              <w:t>59</w:t>
            </w:r>
            <w:r w:rsidR="007B1020">
              <w:rPr>
                <w:noProof/>
                <w:webHidden/>
              </w:rPr>
              <w:fldChar w:fldCharType="end"/>
            </w:r>
          </w:hyperlink>
        </w:p>
        <w:p w14:paraId="076FA513" w14:textId="6FBAC218"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6" w:history="1">
            <w:r w:rsidR="007B1020" w:rsidRPr="00607F6E">
              <w:rPr>
                <w:rStyle w:val="a6"/>
                <w:noProof/>
                <w:lang w:eastAsia="zh-CN"/>
              </w:rPr>
              <w:t xml:space="preserve">7.3.2 </w:t>
            </w:r>
            <w:r w:rsidR="007B1020" w:rsidRPr="00607F6E">
              <w:rPr>
                <w:rStyle w:val="a6"/>
                <w:noProof/>
                <w:lang w:eastAsia="zh-CN"/>
              </w:rPr>
              <w:t>相关分析</w:t>
            </w:r>
            <w:r w:rsidR="007B1020">
              <w:rPr>
                <w:noProof/>
                <w:webHidden/>
              </w:rPr>
              <w:tab/>
            </w:r>
            <w:r w:rsidR="007B1020">
              <w:rPr>
                <w:noProof/>
                <w:webHidden/>
              </w:rPr>
              <w:fldChar w:fldCharType="begin"/>
            </w:r>
            <w:r w:rsidR="007B1020">
              <w:rPr>
                <w:noProof/>
                <w:webHidden/>
              </w:rPr>
              <w:instrText xml:space="preserve"> PAGEREF _Toc162021966 \h </w:instrText>
            </w:r>
            <w:r w:rsidR="007B1020">
              <w:rPr>
                <w:noProof/>
                <w:webHidden/>
              </w:rPr>
            </w:r>
            <w:r w:rsidR="007B1020">
              <w:rPr>
                <w:noProof/>
                <w:webHidden/>
              </w:rPr>
              <w:fldChar w:fldCharType="separate"/>
            </w:r>
            <w:r w:rsidR="007B1020">
              <w:rPr>
                <w:noProof/>
                <w:webHidden/>
              </w:rPr>
              <w:t>60</w:t>
            </w:r>
            <w:r w:rsidR="007B1020">
              <w:rPr>
                <w:noProof/>
                <w:webHidden/>
              </w:rPr>
              <w:fldChar w:fldCharType="end"/>
            </w:r>
          </w:hyperlink>
        </w:p>
        <w:p w14:paraId="611C72F6" w14:textId="736C29FF"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7" w:history="1">
            <w:r w:rsidR="007B1020" w:rsidRPr="00607F6E">
              <w:rPr>
                <w:rStyle w:val="a6"/>
                <w:noProof/>
                <w:lang w:eastAsia="zh-CN"/>
              </w:rPr>
              <w:t xml:space="preserve">7.3.3 </w:t>
            </w:r>
            <w:r w:rsidR="007B1020" w:rsidRPr="00607F6E">
              <w:rPr>
                <w:rStyle w:val="a6"/>
                <w:noProof/>
                <w:lang w:eastAsia="zh-CN"/>
              </w:rPr>
              <w:t>共同方法偏差</w:t>
            </w:r>
            <w:r w:rsidR="007B1020">
              <w:rPr>
                <w:noProof/>
                <w:webHidden/>
              </w:rPr>
              <w:tab/>
            </w:r>
            <w:r w:rsidR="007B1020">
              <w:rPr>
                <w:noProof/>
                <w:webHidden/>
              </w:rPr>
              <w:fldChar w:fldCharType="begin"/>
            </w:r>
            <w:r w:rsidR="007B1020">
              <w:rPr>
                <w:noProof/>
                <w:webHidden/>
              </w:rPr>
              <w:instrText xml:space="preserve"> PAGEREF _Toc162021967 \h </w:instrText>
            </w:r>
            <w:r w:rsidR="007B1020">
              <w:rPr>
                <w:noProof/>
                <w:webHidden/>
              </w:rPr>
            </w:r>
            <w:r w:rsidR="007B1020">
              <w:rPr>
                <w:noProof/>
                <w:webHidden/>
              </w:rPr>
              <w:fldChar w:fldCharType="separate"/>
            </w:r>
            <w:r w:rsidR="007B1020">
              <w:rPr>
                <w:noProof/>
                <w:webHidden/>
              </w:rPr>
              <w:t>61</w:t>
            </w:r>
            <w:r w:rsidR="007B1020">
              <w:rPr>
                <w:noProof/>
                <w:webHidden/>
              </w:rPr>
              <w:fldChar w:fldCharType="end"/>
            </w:r>
          </w:hyperlink>
        </w:p>
        <w:p w14:paraId="1B7335E4" w14:textId="035383A3" w:rsidR="007B1020"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8" w:history="1">
            <w:r w:rsidR="007B1020" w:rsidRPr="00607F6E">
              <w:rPr>
                <w:rStyle w:val="a6"/>
                <w:noProof/>
                <w:lang w:eastAsia="zh-CN"/>
              </w:rPr>
              <w:t xml:space="preserve">7.3.4 </w:t>
            </w:r>
            <w:r w:rsidR="007B1020" w:rsidRPr="00607F6E">
              <w:rPr>
                <w:rStyle w:val="a6"/>
                <w:noProof/>
                <w:lang w:eastAsia="zh-CN"/>
              </w:rPr>
              <w:t>结构方程模型</w:t>
            </w:r>
            <w:r w:rsidR="007B1020">
              <w:rPr>
                <w:noProof/>
                <w:webHidden/>
              </w:rPr>
              <w:tab/>
            </w:r>
            <w:r w:rsidR="007B1020">
              <w:rPr>
                <w:noProof/>
                <w:webHidden/>
              </w:rPr>
              <w:fldChar w:fldCharType="begin"/>
            </w:r>
            <w:r w:rsidR="007B1020">
              <w:rPr>
                <w:noProof/>
                <w:webHidden/>
              </w:rPr>
              <w:instrText xml:space="preserve"> PAGEREF _Toc162021968 \h </w:instrText>
            </w:r>
            <w:r w:rsidR="007B1020">
              <w:rPr>
                <w:noProof/>
                <w:webHidden/>
              </w:rPr>
            </w:r>
            <w:r w:rsidR="007B1020">
              <w:rPr>
                <w:noProof/>
                <w:webHidden/>
              </w:rPr>
              <w:fldChar w:fldCharType="separate"/>
            </w:r>
            <w:r w:rsidR="007B1020">
              <w:rPr>
                <w:noProof/>
                <w:webHidden/>
              </w:rPr>
              <w:t>63</w:t>
            </w:r>
            <w:r w:rsidR="007B1020">
              <w:rPr>
                <w:noProof/>
                <w:webHidden/>
              </w:rPr>
              <w:fldChar w:fldCharType="end"/>
            </w:r>
          </w:hyperlink>
        </w:p>
        <w:p w14:paraId="2DE71C3C" w14:textId="2BDC4E4C"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69" w:history="1">
            <w:r w:rsidR="007B1020" w:rsidRPr="00607F6E">
              <w:rPr>
                <w:rStyle w:val="a6"/>
                <w:noProof/>
                <w:lang w:eastAsia="zh-CN"/>
              </w:rPr>
              <w:t xml:space="preserve">7.4 </w:t>
            </w:r>
            <w:r w:rsidR="007B1020" w:rsidRPr="00607F6E">
              <w:rPr>
                <w:rStyle w:val="a6"/>
                <w:noProof/>
                <w:lang w:eastAsia="zh-CN"/>
              </w:rPr>
              <w:t>讨论</w:t>
            </w:r>
            <w:r w:rsidR="007B1020">
              <w:rPr>
                <w:noProof/>
                <w:webHidden/>
              </w:rPr>
              <w:tab/>
            </w:r>
            <w:r w:rsidR="007B1020">
              <w:rPr>
                <w:noProof/>
                <w:webHidden/>
              </w:rPr>
              <w:fldChar w:fldCharType="begin"/>
            </w:r>
            <w:r w:rsidR="007B1020">
              <w:rPr>
                <w:noProof/>
                <w:webHidden/>
              </w:rPr>
              <w:instrText xml:space="preserve"> PAGEREF _Toc162021969 \h </w:instrText>
            </w:r>
            <w:r w:rsidR="007B1020">
              <w:rPr>
                <w:noProof/>
                <w:webHidden/>
              </w:rPr>
            </w:r>
            <w:r w:rsidR="007B1020">
              <w:rPr>
                <w:noProof/>
                <w:webHidden/>
              </w:rPr>
              <w:fldChar w:fldCharType="separate"/>
            </w:r>
            <w:r w:rsidR="007B1020">
              <w:rPr>
                <w:noProof/>
                <w:webHidden/>
              </w:rPr>
              <w:t>70</w:t>
            </w:r>
            <w:r w:rsidR="007B1020">
              <w:rPr>
                <w:noProof/>
                <w:webHidden/>
              </w:rPr>
              <w:fldChar w:fldCharType="end"/>
            </w:r>
          </w:hyperlink>
        </w:p>
        <w:p w14:paraId="1632EA50" w14:textId="48405087"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70" w:history="1">
            <w:r w:rsidR="007B1020" w:rsidRPr="00607F6E">
              <w:rPr>
                <w:rStyle w:val="a6"/>
                <w:noProof/>
                <w:lang w:eastAsia="zh-CN"/>
              </w:rPr>
              <w:t>第八章</w:t>
            </w:r>
            <w:r w:rsidR="007B1020" w:rsidRPr="00607F6E">
              <w:rPr>
                <w:rStyle w:val="a6"/>
                <w:noProof/>
                <w:lang w:eastAsia="zh-CN"/>
              </w:rPr>
              <w:t xml:space="preserve"> </w:t>
            </w:r>
            <w:r w:rsidR="007B1020" w:rsidRPr="00607F6E">
              <w:rPr>
                <w:rStyle w:val="a6"/>
                <w:noProof/>
                <w:lang w:eastAsia="zh-CN"/>
              </w:rPr>
              <w:t>讨论</w:t>
            </w:r>
            <w:r w:rsidR="007B1020">
              <w:rPr>
                <w:noProof/>
                <w:webHidden/>
              </w:rPr>
              <w:tab/>
            </w:r>
            <w:r w:rsidR="007B1020">
              <w:rPr>
                <w:noProof/>
                <w:webHidden/>
              </w:rPr>
              <w:fldChar w:fldCharType="begin"/>
            </w:r>
            <w:r w:rsidR="007B1020">
              <w:rPr>
                <w:noProof/>
                <w:webHidden/>
              </w:rPr>
              <w:instrText xml:space="preserve"> PAGEREF _Toc162021970 \h </w:instrText>
            </w:r>
            <w:r w:rsidR="007B1020">
              <w:rPr>
                <w:noProof/>
                <w:webHidden/>
              </w:rPr>
            </w:r>
            <w:r w:rsidR="007B1020">
              <w:rPr>
                <w:noProof/>
                <w:webHidden/>
              </w:rPr>
              <w:fldChar w:fldCharType="separate"/>
            </w:r>
            <w:r w:rsidR="007B1020">
              <w:rPr>
                <w:noProof/>
                <w:webHidden/>
              </w:rPr>
              <w:t>71</w:t>
            </w:r>
            <w:r w:rsidR="007B1020">
              <w:rPr>
                <w:noProof/>
                <w:webHidden/>
              </w:rPr>
              <w:fldChar w:fldCharType="end"/>
            </w:r>
          </w:hyperlink>
        </w:p>
        <w:p w14:paraId="3A53C199" w14:textId="352CD427"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71" w:history="1">
            <w:r w:rsidR="007B1020" w:rsidRPr="00607F6E">
              <w:rPr>
                <w:rStyle w:val="a6"/>
                <w:noProof/>
                <w:lang w:eastAsia="zh-CN"/>
              </w:rPr>
              <w:t xml:space="preserve">8.1 </w:t>
            </w:r>
            <w:r w:rsidR="007B1020" w:rsidRPr="00607F6E">
              <w:rPr>
                <w:rStyle w:val="a6"/>
                <w:noProof/>
                <w:lang w:eastAsia="zh-CN"/>
              </w:rPr>
              <w:t>理论贡献</w:t>
            </w:r>
            <w:r w:rsidR="007B1020">
              <w:rPr>
                <w:noProof/>
                <w:webHidden/>
              </w:rPr>
              <w:tab/>
            </w:r>
            <w:r w:rsidR="007B1020">
              <w:rPr>
                <w:noProof/>
                <w:webHidden/>
              </w:rPr>
              <w:fldChar w:fldCharType="begin"/>
            </w:r>
            <w:r w:rsidR="007B1020">
              <w:rPr>
                <w:noProof/>
                <w:webHidden/>
              </w:rPr>
              <w:instrText xml:space="preserve"> PAGEREF _Toc162021971 \h </w:instrText>
            </w:r>
            <w:r w:rsidR="007B1020">
              <w:rPr>
                <w:noProof/>
                <w:webHidden/>
              </w:rPr>
            </w:r>
            <w:r w:rsidR="007B1020">
              <w:rPr>
                <w:noProof/>
                <w:webHidden/>
              </w:rPr>
              <w:fldChar w:fldCharType="separate"/>
            </w:r>
            <w:r w:rsidR="007B1020">
              <w:rPr>
                <w:noProof/>
                <w:webHidden/>
              </w:rPr>
              <w:t>71</w:t>
            </w:r>
            <w:r w:rsidR="007B1020">
              <w:rPr>
                <w:noProof/>
                <w:webHidden/>
              </w:rPr>
              <w:fldChar w:fldCharType="end"/>
            </w:r>
          </w:hyperlink>
        </w:p>
        <w:p w14:paraId="3A36EFD0" w14:textId="065C6089"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72" w:history="1">
            <w:r w:rsidR="007B1020" w:rsidRPr="00607F6E">
              <w:rPr>
                <w:rStyle w:val="a6"/>
                <w:noProof/>
                <w:lang w:eastAsia="zh-CN"/>
              </w:rPr>
              <w:t xml:space="preserve">8.2 </w:t>
            </w:r>
            <w:r w:rsidR="007B1020" w:rsidRPr="00607F6E">
              <w:rPr>
                <w:rStyle w:val="a6"/>
                <w:noProof/>
                <w:lang w:eastAsia="zh-CN"/>
              </w:rPr>
              <w:t>局限与未来研究方向</w:t>
            </w:r>
            <w:r w:rsidR="007B1020">
              <w:rPr>
                <w:noProof/>
                <w:webHidden/>
              </w:rPr>
              <w:tab/>
            </w:r>
            <w:r w:rsidR="007B1020">
              <w:rPr>
                <w:noProof/>
                <w:webHidden/>
              </w:rPr>
              <w:fldChar w:fldCharType="begin"/>
            </w:r>
            <w:r w:rsidR="007B1020">
              <w:rPr>
                <w:noProof/>
                <w:webHidden/>
              </w:rPr>
              <w:instrText xml:space="preserve"> PAGEREF _Toc162021972 \h </w:instrText>
            </w:r>
            <w:r w:rsidR="007B1020">
              <w:rPr>
                <w:noProof/>
                <w:webHidden/>
              </w:rPr>
            </w:r>
            <w:r w:rsidR="007B1020">
              <w:rPr>
                <w:noProof/>
                <w:webHidden/>
              </w:rPr>
              <w:fldChar w:fldCharType="separate"/>
            </w:r>
            <w:r w:rsidR="007B1020">
              <w:rPr>
                <w:noProof/>
                <w:webHidden/>
              </w:rPr>
              <w:t>72</w:t>
            </w:r>
            <w:r w:rsidR="007B1020">
              <w:rPr>
                <w:noProof/>
                <w:webHidden/>
              </w:rPr>
              <w:fldChar w:fldCharType="end"/>
            </w:r>
          </w:hyperlink>
        </w:p>
        <w:p w14:paraId="689AC13F" w14:textId="48B021C1" w:rsidR="007B1020"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73" w:history="1">
            <w:r w:rsidR="007B1020" w:rsidRPr="00607F6E">
              <w:rPr>
                <w:rStyle w:val="a6"/>
                <w:noProof/>
                <w:lang w:eastAsia="zh-CN"/>
              </w:rPr>
              <w:t xml:space="preserve">8.3 </w:t>
            </w:r>
            <w:r w:rsidR="007B1020" w:rsidRPr="00607F6E">
              <w:rPr>
                <w:rStyle w:val="a6"/>
                <w:noProof/>
                <w:lang w:eastAsia="zh-CN"/>
              </w:rPr>
              <w:t>实践意义</w:t>
            </w:r>
            <w:r w:rsidR="007B1020">
              <w:rPr>
                <w:noProof/>
                <w:webHidden/>
              </w:rPr>
              <w:tab/>
            </w:r>
            <w:r w:rsidR="007B1020">
              <w:rPr>
                <w:noProof/>
                <w:webHidden/>
              </w:rPr>
              <w:fldChar w:fldCharType="begin"/>
            </w:r>
            <w:r w:rsidR="007B1020">
              <w:rPr>
                <w:noProof/>
                <w:webHidden/>
              </w:rPr>
              <w:instrText xml:space="preserve"> PAGEREF _Toc162021973 \h </w:instrText>
            </w:r>
            <w:r w:rsidR="007B1020">
              <w:rPr>
                <w:noProof/>
                <w:webHidden/>
              </w:rPr>
            </w:r>
            <w:r w:rsidR="007B1020">
              <w:rPr>
                <w:noProof/>
                <w:webHidden/>
              </w:rPr>
              <w:fldChar w:fldCharType="separate"/>
            </w:r>
            <w:r w:rsidR="007B1020">
              <w:rPr>
                <w:noProof/>
                <w:webHidden/>
              </w:rPr>
              <w:t>73</w:t>
            </w:r>
            <w:r w:rsidR="007B1020">
              <w:rPr>
                <w:noProof/>
                <w:webHidden/>
              </w:rPr>
              <w:fldChar w:fldCharType="end"/>
            </w:r>
          </w:hyperlink>
        </w:p>
        <w:p w14:paraId="13F4810E" w14:textId="53269885"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74" w:history="1">
            <w:r w:rsidR="007B1020" w:rsidRPr="00607F6E">
              <w:rPr>
                <w:rStyle w:val="a6"/>
                <w:noProof/>
                <w:lang w:eastAsia="zh-CN"/>
              </w:rPr>
              <w:t>附录</w:t>
            </w:r>
            <w:r w:rsidR="007B1020">
              <w:rPr>
                <w:noProof/>
                <w:webHidden/>
              </w:rPr>
              <w:tab/>
            </w:r>
            <w:r w:rsidR="007B1020">
              <w:rPr>
                <w:noProof/>
                <w:webHidden/>
              </w:rPr>
              <w:fldChar w:fldCharType="begin"/>
            </w:r>
            <w:r w:rsidR="007B1020">
              <w:rPr>
                <w:noProof/>
                <w:webHidden/>
              </w:rPr>
              <w:instrText xml:space="preserve"> PAGEREF _Toc162021974 \h </w:instrText>
            </w:r>
            <w:r w:rsidR="007B1020">
              <w:rPr>
                <w:noProof/>
                <w:webHidden/>
              </w:rPr>
            </w:r>
            <w:r w:rsidR="007B1020">
              <w:rPr>
                <w:noProof/>
                <w:webHidden/>
              </w:rPr>
              <w:fldChar w:fldCharType="separate"/>
            </w:r>
            <w:r w:rsidR="007B1020">
              <w:rPr>
                <w:noProof/>
                <w:webHidden/>
              </w:rPr>
              <w:t>75</w:t>
            </w:r>
            <w:r w:rsidR="007B1020">
              <w:rPr>
                <w:noProof/>
                <w:webHidden/>
              </w:rPr>
              <w:fldChar w:fldCharType="end"/>
            </w:r>
          </w:hyperlink>
        </w:p>
        <w:p w14:paraId="2607B088" w14:textId="6AC57D8D" w:rsidR="007B1020"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75" w:history="1">
            <w:r w:rsidR="007B1020" w:rsidRPr="00607F6E">
              <w:rPr>
                <w:rStyle w:val="a6"/>
                <w:noProof/>
                <w:lang w:eastAsia="zh-CN"/>
              </w:rPr>
              <w:t>参考文献</w:t>
            </w:r>
            <w:r w:rsidR="007B1020">
              <w:rPr>
                <w:noProof/>
                <w:webHidden/>
              </w:rPr>
              <w:tab/>
            </w:r>
            <w:r w:rsidR="007B1020">
              <w:rPr>
                <w:noProof/>
                <w:webHidden/>
              </w:rPr>
              <w:fldChar w:fldCharType="begin"/>
            </w:r>
            <w:r w:rsidR="007B1020">
              <w:rPr>
                <w:noProof/>
                <w:webHidden/>
              </w:rPr>
              <w:instrText xml:space="preserve"> PAGEREF _Toc162021975 \h </w:instrText>
            </w:r>
            <w:r w:rsidR="007B1020">
              <w:rPr>
                <w:noProof/>
                <w:webHidden/>
              </w:rPr>
            </w:r>
            <w:r w:rsidR="007B1020">
              <w:rPr>
                <w:noProof/>
                <w:webHidden/>
              </w:rPr>
              <w:fldChar w:fldCharType="separate"/>
            </w:r>
            <w:r w:rsidR="007B1020">
              <w:rPr>
                <w:noProof/>
                <w:webHidden/>
              </w:rPr>
              <w:t>78</w:t>
            </w:r>
            <w:r w:rsidR="007B1020">
              <w:rPr>
                <w:noProof/>
                <w:webHidden/>
              </w:rPr>
              <w:fldChar w:fldCharType="end"/>
            </w:r>
          </w:hyperlink>
        </w:p>
        <w:p w14:paraId="4A77E18F" w14:textId="100C1EF6" w:rsidR="00D367AD" w:rsidRPr="00D367AD" w:rsidRDefault="00A3755D" w:rsidP="00D367AD">
          <w:pPr>
            <w:sectPr w:rsidR="00D367AD" w:rsidRPr="00D367AD" w:rsidSect="004C21E6">
              <w:headerReference w:type="default" r:id="rId18"/>
              <w:footerReference w:type="default" r:id="rId19"/>
              <w:pgSz w:w="11906" w:h="16838"/>
              <w:pgMar w:top="1440" w:right="1800" w:bottom="1440" w:left="1800" w:header="851" w:footer="992" w:gutter="0"/>
              <w:pgNumType w:start="1"/>
              <w:cols w:space="425"/>
              <w:docGrid w:type="lines" w:linePitch="360"/>
            </w:sectPr>
          </w:pPr>
          <w:r w:rsidRPr="00943A0C">
            <w:rPr>
              <w:rFonts w:ascii="宋体" w:hAnsi="宋体"/>
              <w:b/>
              <w:bCs/>
              <w:szCs w:val="24"/>
              <w:lang w:val="zh-CN" w:eastAsia="zh-CN"/>
            </w:rPr>
            <w:fldChar w:fldCharType="end"/>
          </w:r>
        </w:p>
      </w:sdtContent>
    </w:sdt>
    <w:p w14:paraId="7415157F" w14:textId="708085F3" w:rsidR="0083451C" w:rsidRPr="00D965E3" w:rsidRDefault="0083451C" w:rsidP="00B33092">
      <w:pPr>
        <w:pStyle w:val="1"/>
        <w:spacing w:before="360" w:after="360"/>
        <w:rPr>
          <w:lang w:eastAsia="zh-CN"/>
        </w:rPr>
      </w:pPr>
      <w:bookmarkStart w:id="3" w:name="_Toc162021883"/>
      <w:r>
        <w:rPr>
          <w:rFonts w:hint="eastAsia"/>
          <w:lang w:eastAsia="zh-CN"/>
        </w:rPr>
        <w:t xml:space="preserve">第一章 </w:t>
      </w:r>
      <w:r w:rsidR="0016091D">
        <w:rPr>
          <w:rFonts w:hint="eastAsia"/>
          <w:lang w:eastAsia="zh-CN"/>
        </w:rPr>
        <w:t>引言</w:t>
      </w:r>
      <w:bookmarkEnd w:id="3"/>
    </w:p>
    <w:p w14:paraId="42EE1A9B" w14:textId="750250C8" w:rsidR="0016091D" w:rsidRDefault="0016091D" w:rsidP="0016091D">
      <w:pPr>
        <w:pStyle w:val="2"/>
        <w:spacing w:before="180" w:after="180"/>
        <w:rPr>
          <w:lang w:val="en" w:eastAsia="zh-CN"/>
        </w:rPr>
      </w:pPr>
      <w:bookmarkStart w:id="4" w:name="_Toc162021884"/>
      <w:r>
        <w:rPr>
          <w:rFonts w:hint="eastAsia"/>
          <w:lang w:val="en" w:eastAsia="zh-CN"/>
        </w:rPr>
        <w:t>1</w:t>
      </w:r>
      <w:r>
        <w:rPr>
          <w:lang w:val="en" w:eastAsia="zh-CN"/>
        </w:rPr>
        <w:t xml:space="preserve">.1 </w:t>
      </w:r>
      <w:r w:rsidR="00620CA2">
        <w:rPr>
          <w:rFonts w:hint="eastAsia"/>
          <w:lang w:val="en" w:eastAsia="zh-CN"/>
        </w:rPr>
        <w:t>研究背景</w:t>
      </w:r>
      <w:bookmarkEnd w:id="4"/>
    </w:p>
    <w:p w14:paraId="70FB3F25" w14:textId="3C43B679" w:rsidR="00B02645" w:rsidRPr="004E614C" w:rsidRDefault="00351E53" w:rsidP="00943A0C">
      <w:pPr>
        <w:ind w:firstLineChars="200" w:firstLine="480"/>
        <w:rPr>
          <w:rFonts w:cs="Calibri"/>
          <w:lang w:val="en" w:eastAsia="zh-CN"/>
        </w:rPr>
      </w:pPr>
      <w:r w:rsidRPr="00351E53">
        <w:rPr>
          <w:rFonts w:hint="eastAsia"/>
          <w:lang w:val="en" w:eastAsia="zh-CN"/>
        </w:rPr>
        <w:t>社交媒体如今已经变得非常流行。早在</w:t>
      </w:r>
      <w:r w:rsidRPr="00351E53">
        <w:rPr>
          <w:rFonts w:hint="eastAsia"/>
          <w:lang w:val="en" w:eastAsia="zh-CN"/>
        </w:rPr>
        <w:t>2008</w:t>
      </w:r>
      <w:r w:rsidRPr="00351E53">
        <w:rPr>
          <w:rFonts w:hint="eastAsia"/>
          <w:lang w:val="en" w:eastAsia="zh-CN"/>
        </w:rPr>
        <w:t>年，</w:t>
      </w:r>
      <w:r w:rsidRPr="00351E53">
        <w:rPr>
          <w:rFonts w:hint="eastAsia"/>
          <w:lang w:val="en" w:eastAsia="zh-CN"/>
        </w:rPr>
        <w:t>Facebook</w:t>
      </w:r>
      <w:r w:rsidRPr="00351E53">
        <w:rPr>
          <w:rFonts w:hint="eastAsia"/>
          <w:lang w:val="en" w:eastAsia="zh-CN"/>
        </w:rPr>
        <w:t>成为了最受欢迎的软件之一，几乎</w:t>
      </w:r>
      <w:r w:rsidRPr="00351E53">
        <w:rPr>
          <w:rFonts w:hint="eastAsia"/>
          <w:lang w:val="en" w:eastAsia="zh-CN"/>
        </w:rPr>
        <w:t>90%</w:t>
      </w:r>
      <w:r w:rsidRPr="00351E53">
        <w:rPr>
          <w:rFonts w:hint="eastAsia"/>
          <w:lang w:val="en" w:eastAsia="zh-CN"/>
        </w:rPr>
        <w:t>的大学生都在使用</w:t>
      </w:r>
      <w:r>
        <w:rPr>
          <w:rFonts w:hint="eastAsia"/>
          <w:lang w:val="en" w:eastAsia="zh-CN"/>
        </w:rPr>
        <w:t xml:space="preserve"> </w:t>
      </w:r>
      <w:r w:rsidR="006F26B4" w:rsidRPr="004E614C">
        <w:rPr>
          <w:lang w:eastAsia="zh-CN"/>
        </w:rPr>
        <w:fldChar w:fldCharType="begin"/>
      </w:r>
      <w:r w:rsidR="006F26B4" w:rsidRPr="004E614C">
        <w:rPr>
          <w:lang w:eastAsia="zh-CN"/>
        </w:rPr>
        <w:instrText xml:space="preserve"> ADDIN EN.CITE &lt;EndNote&gt;&lt;Cite&gt;&lt;Author&gt;Steinfield&lt;/Author&gt;&lt;Year&gt;2008&lt;/Year&gt;&lt;RecNum&gt;100&lt;/RecNum&gt;&lt;DisplayText&gt;(Steinfield et al.,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(Steinfield et al., 2008)</w:t>
      </w:r>
      <w:r w:rsidR="006F26B4" w:rsidRPr="004E614C">
        <w:rPr>
          <w:lang w:eastAsia="zh-CN"/>
        </w:rPr>
        <w:fldChar w:fldCharType="end"/>
      </w:r>
      <w:r w:rsidR="00852247">
        <w:rPr>
          <w:rFonts w:hint="eastAsia"/>
          <w:lang w:eastAsia="zh-CN"/>
        </w:rPr>
        <w:t>。</w:t>
      </w:r>
      <w:r w:rsidRPr="00351E53">
        <w:rPr>
          <w:rFonts w:hint="eastAsia"/>
          <w:lang w:eastAsia="zh-CN"/>
        </w:rPr>
        <w:t>近年的研究显示，</w:t>
      </w:r>
      <w:r w:rsidRPr="00351E53">
        <w:rPr>
          <w:rFonts w:hint="eastAsia"/>
          <w:lang w:eastAsia="zh-CN"/>
        </w:rPr>
        <w:t>72%</w:t>
      </w:r>
      <w:r w:rsidRPr="00351E53">
        <w:rPr>
          <w:rFonts w:hint="eastAsia"/>
          <w:lang w:eastAsia="zh-CN"/>
        </w:rPr>
        <w:t>的成年人和</w:t>
      </w:r>
      <w:r w:rsidRPr="00351E53">
        <w:rPr>
          <w:rFonts w:hint="eastAsia"/>
          <w:lang w:eastAsia="zh-CN"/>
        </w:rPr>
        <w:t>82%</w:t>
      </w:r>
      <w:r w:rsidRPr="00351E53">
        <w:rPr>
          <w:rFonts w:hint="eastAsia"/>
          <w:lang w:eastAsia="zh-CN"/>
        </w:rPr>
        <w:t>的年轻人（</w:t>
      </w:r>
      <w:r w:rsidRPr="00351E53">
        <w:rPr>
          <w:rFonts w:hint="eastAsia"/>
          <w:lang w:eastAsia="zh-CN"/>
        </w:rPr>
        <w:t>18-29</w:t>
      </w:r>
      <w:r w:rsidRPr="00351E53">
        <w:rPr>
          <w:rFonts w:hint="eastAsia"/>
          <w:lang w:eastAsia="zh-CN"/>
        </w:rPr>
        <w:t>岁）都在使用</w:t>
      </w:r>
      <w:r w:rsidRPr="00351E53">
        <w:rPr>
          <w:rFonts w:hint="eastAsia"/>
          <w:lang w:eastAsia="zh-CN"/>
        </w:rPr>
        <w:t>Facebook</w:t>
      </w:r>
      <w:r>
        <w:rPr>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name="Journal Article"&gt;17&lt;/ref-type&gt;&lt;contributors&gt;&lt;authors&gt;&lt;author&gt;Duggan, Maeve&lt;/author&gt;&lt;/authors&gt;&lt;/contributors&gt;&lt;titles&gt;&lt;title&gt;Mobile messaging and social media 2015&lt;/title&gt;&lt;/titles&gt;&lt;dates&gt;&lt;year&gt;2015&lt;/year&gt;&lt;/dates&gt;&lt;urls&gt;&lt;/urls&gt;&lt;/record&gt;&lt;/Cite&gt;&lt;/EndNote&gt;</w:instrText>
      </w:r>
      <w:r w:rsidR="007D1122" w:rsidRPr="004E614C">
        <w:rPr>
          <w:lang w:eastAsia="zh-CN"/>
        </w:rPr>
        <w:fldChar w:fldCharType="separate"/>
      </w:r>
      <w:r w:rsidR="007D1122" w:rsidRPr="004E614C">
        <w:rPr>
          <w:noProof/>
          <w:lang w:eastAsia="zh-CN"/>
        </w:rPr>
        <w:t>(Duggan, 2015)</w:t>
      </w:r>
      <w:r w:rsidR="007D1122" w:rsidRPr="004E614C">
        <w:rPr>
          <w:lang w:eastAsia="zh-CN"/>
        </w:rPr>
        <w:fldChar w:fldCharType="end"/>
      </w:r>
      <w:r w:rsidR="00852247">
        <w:rPr>
          <w:rFonts w:hint="eastAsia"/>
          <w:lang w:eastAsia="zh-CN"/>
        </w:rPr>
        <w:t>。</w:t>
      </w:r>
      <w:r w:rsidRPr="00351E53">
        <w:rPr>
          <w:rFonts w:hint="eastAsia"/>
          <w:lang w:eastAsia="zh-CN"/>
        </w:rPr>
        <w:t>在中国，自</w:t>
      </w:r>
      <w:r w:rsidRPr="00351E53">
        <w:rPr>
          <w:rFonts w:hint="eastAsia"/>
          <w:lang w:eastAsia="zh-CN"/>
        </w:rPr>
        <w:t>2011</w:t>
      </w:r>
      <w:r w:rsidRPr="00351E53">
        <w:rPr>
          <w:rFonts w:hint="eastAsia"/>
          <w:lang w:eastAsia="zh-CN"/>
        </w:rPr>
        <w:t>年微信问世以来，截至</w:t>
      </w:r>
      <w:r w:rsidRPr="00351E53">
        <w:rPr>
          <w:rFonts w:hint="eastAsia"/>
          <w:lang w:eastAsia="zh-CN"/>
        </w:rPr>
        <w:t>2022</w:t>
      </w:r>
      <w:r w:rsidRPr="00351E53">
        <w:rPr>
          <w:rFonts w:hint="eastAsia"/>
          <w:lang w:eastAsia="zh-CN"/>
        </w:rPr>
        <w:t>年，微信的月度活跃用户已经超过了</w:t>
      </w:r>
      <w:r w:rsidRPr="00351E53">
        <w:rPr>
          <w:rFonts w:hint="eastAsia"/>
          <w:lang w:eastAsia="zh-CN"/>
        </w:rPr>
        <w:t>10</w:t>
      </w:r>
      <w:r w:rsidRPr="00351E53">
        <w:rPr>
          <w:rFonts w:hint="eastAsia"/>
          <w:lang w:eastAsia="zh-CN"/>
        </w:rPr>
        <w:t>亿。一些学者将这种在社交平台上的互动视为一种超人际交流</w:t>
      </w:r>
      <w:r w:rsidR="0044117E" w:rsidRPr="004E614C">
        <w:rPr>
          <w:rFonts w:hint="eastAsia"/>
          <w:lang w:eastAsia="zh-CN"/>
        </w:rPr>
        <w:t xml:space="preserve"> </w:t>
      </w:r>
      <w:r w:rsidR="006F26B4" w:rsidRPr="004E614C">
        <w:rPr>
          <w:lang w:eastAsia="zh-CN"/>
        </w:rPr>
        <w:fldChar w:fldCharType="begin">
          <w:fldData xml:space="preserve">PEVuZE5vdGU+PENpdGU+PEF1dGhvcj5Hb256YWxlczwvQXV0aG9yPjxZZWFyPjIwMTE8L1llYXI+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</w:fldData>
        </w:fldChar>
      </w:r>
      <w:r w:rsidR="000D7288">
        <w:rPr>
          <w:lang w:eastAsia="zh-CN"/>
        </w:rPr>
        <w:instrText xml:space="preserve"> ADDIN EN.CITE </w:instrText>
      </w:r>
      <w:r w:rsidR="000D7288">
        <w:rPr>
          <w:lang w:eastAsia="zh-CN"/>
        </w:rPr>
        <w:fldChar w:fldCharType="begin">
          <w:fldData xml:space="preserve">PEVuZE5vdGU+PENpdGU+PEF1dGhvcj5Hb256YWxlczwvQXV0aG9yPjxZZWFyPjIwMTE8L1llYXI+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</w:fldData>
        </w:fldChar>
      </w:r>
      <w:r w:rsidR="000D7288">
        <w:rPr>
          <w:lang w:eastAsia="zh-CN"/>
        </w:rPr>
        <w:instrText xml:space="preserve"> ADDIN EN.CITE.DATA </w:instrText>
      </w:r>
      <w:r w:rsidR="000D7288">
        <w:rPr>
          <w:lang w:eastAsia="zh-CN"/>
        </w:rPr>
      </w:r>
      <w:r w:rsidR="000D7288">
        <w:rPr>
          <w:lang w:eastAsia="zh-CN"/>
        </w:rPr>
        <w:fldChar w:fldCharType="end"/>
      </w:r>
      <w:r w:rsidR="006F26B4" w:rsidRPr="004E614C">
        <w:rPr>
          <w:lang w:eastAsia="zh-CN"/>
        </w:rPr>
      </w:r>
      <w:r w:rsidR="006F26B4" w:rsidRPr="004E614C">
        <w:rPr>
          <w:lang w:eastAsia="zh-CN"/>
        </w:rPr>
        <w:fldChar w:fldCharType="separate"/>
      </w:r>
      <w:r w:rsidR="000D7288">
        <w:rPr>
          <w:noProof/>
          <w:lang w:eastAsia="zh-CN"/>
        </w:rPr>
        <w:t>(e.g., Gonzales &amp; Hancock, 2011; Underwood et al., 2011; Wang et al., 2010)</w:t>
      </w:r>
      <w:r w:rsidR="006F26B4" w:rsidRPr="004E614C">
        <w:rPr>
          <w:lang w:eastAsia="zh-CN"/>
        </w:rPr>
        <w:fldChar w:fldCharType="end"/>
      </w:r>
      <w:r w:rsidR="00E426E6">
        <w:rPr>
          <w:rFonts w:hint="eastAsia"/>
          <w:lang w:eastAsia="zh-CN"/>
        </w:rPr>
        <w:t>。</w:t>
      </w:r>
      <w:r w:rsidRPr="00351E53">
        <w:rPr>
          <w:rFonts w:hint="eastAsia"/>
          <w:lang w:eastAsia="zh-CN"/>
        </w:rPr>
        <w:t>微信将</w:t>
      </w:r>
      <w:r w:rsidRPr="00351E53">
        <w:rPr>
          <w:rFonts w:hint="eastAsia"/>
          <w:lang w:eastAsia="zh-CN"/>
        </w:rPr>
        <w:t>QQ</w:t>
      </w:r>
      <w:r w:rsidRPr="00351E53">
        <w:rPr>
          <w:rFonts w:hint="eastAsia"/>
          <w:lang w:eastAsia="zh-CN"/>
        </w:rPr>
        <w:t>好友</w:t>
      </w:r>
      <w:r w:rsidR="00E426E6">
        <w:rPr>
          <w:rFonts w:hint="eastAsia"/>
          <w:lang w:eastAsia="zh-CN"/>
        </w:rPr>
        <w:t>、</w:t>
      </w:r>
      <w:r w:rsidRPr="00351E53">
        <w:rPr>
          <w:rFonts w:hint="eastAsia"/>
          <w:lang w:eastAsia="zh-CN"/>
        </w:rPr>
        <w:t>手机通讯录和附近的人三种渠道整合在一起，使得虚拟社交网络与现实社交圈融为一体</w:t>
      </w:r>
      <w:r w:rsidR="00C06A1C" w:rsidRPr="004E614C">
        <w:rPr>
          <w:rFonts w:hint="eastAsia"/>
          <w:lang w:eastAsia="zh-CN"/>
        </w:rPr>
        <w:t xml:space="preserve"> </w:t>
      </w:r>
      <w:r w:rsidR="00C06A1C" w:rsidRPr="004E614C">
        <w:rPr>
          <w:lang w:eastAsia="zh-CN"/>
        </w:rPr>
        <w:fldChar w:fldCharType="begin"/>
      </w:r>
      <w:r w:rsidR="000F6A33" w:rsidRPr="004E614C">
        <w:rPr>
          <w:lang w:eastAsia="zh-CN"/>
        </w:rPr>
        <w:instrText xml:space="preserve"> ADDIN EN.CITE &lt;EndNote&gt;&lt;Cite&gt;&lt;Author&gt;Nie&lt;/Author&gt;&lt;Year&gt;2013&lt;/Year&gt;&lt;RecNum&gt;148&lt;/RecNum&gt;&lt;DisplayText&gt;(Nie et al., 2013)&lt;/DisplayText&gt;&lt;record&gt;&lt;rec-number&gt;148&lt;/rec-number&gt;&lt;foreign-keys&gt;&lt;key app="EN" db-id="25zwtzd2ipsxxpedr5u5fe2as9wdf5twxw0s" timestamp="1691390226"&gt;148&lt;/key&gt;&lt;/foreign-keys&gt;&lt;ref-type name="Journal Article"&gt;17&lt;/ref-type&gt;&lt;contributors&gt;&lt;authors&gt;&lt;author&gt;Nie, Lei&lt;/author&gt;&lt;author&gt;Fu, Cuixiao&lt;/author&gt;&lt;author&gt;Cheng, Dan&lt;/author&gt;&lt;/authors&gt;&lt;/contributors&gt;&lt;titles&gt;&lt;title&gt;&lt;style face="normal" font="defaul</w:instrText>
      </w:r>
      <w:r w:rsidR="000F6A33" w:rsidRPr="004E614C">
        <w:rPr>
          <w:rFonts w:hint="eastAsia"/>
          <w:lang w:eastAsia="zh-CN"/>
        </w:rPr>
        <w:instrText>t" charset="134" size="100%"&gt;</w:instrText>
      </w:r>
      <w:r w:rsidR="000F6A33" w:rsidRPr="004E614C">
        <w:rPr>
          <w:rFonts w:hint="eastAsia"/>
          <w:lang w:eastAsia="zh-CN"/>
        </w:rPr>
        <w:instrText>微信朋友圈</w:instrText>
      </w:r>
      <w:r w:rsidR="000F6A33" w:rsidRPr="004E614C">
        <w:rPr>
          <w:rFonts w:hint="eastAsia"/>
          <w:lang w:eastAsia="zh-CN"/>
        </w:rPr>
        <w:instrText>&lt;/style&gt;&lt;style face="normal" font="default" size="100%"&gt;:&lt;/style&gt;&lt;style face="normal" font="default" charset="134" size="100%"&gt;</w:instrText>
      </w:r>
      <w:r w:rsidR="000F6A33" w:rsidRPr="004E614C">
        <w:rPr>
          <w:rFonts w:hint="eastAsia"/>
          <w:lang w:eastAsia="zh-CN"/>
        </w:rPr>
        <w:instrText>社会网络视角下的虚拟社区</w:instrText>
      </w:r>
      <w:r w:rsidR="000F6A33" w:rsidRPr="004E614C">
        <w:rPr>
          <w:rFonts w:hint="eastAsia"/>
          <w:lang w:eastAsia="zh-CN"/>
        </w:rPr>
        <w:instrText>&lt;/style&gt;&lt;/title&gt;&lt;secondary-title&gt;&lt;style face="normal" font="default" charset="134" size="100%"&gt;</w:instrText>
      </w:r>
      <w:r w:rsidR="000F6A33" w:rsidRPr="004E614C">
        <w:rPr>
          <w:rFonts w:hint="eastAsia"/>
          <w:lang w:eastAsia="zh-CN"/>
        </w:rPr>
        <w:instrText>新闻记者</w:instrText>
      </w:r>
      <w:r w:rsidR="000F6A33" w:rsidRPr="004E614C">
        <w:rPr>
          <w:rFonts w:hint="eastAsia"/>
          <w:lang w:eastAsia="zh-CN"/>
        </w:rPr>
        <w:instrText>&lt;/style&gt;&lt;/secondary-title&gt;&lt;/titles&gt;&lt;periodical&gt;&lt;full-title&gt;</w:instrText>
      </w:r>
      <w:r w:rsidR="000F6A33" w:rsidRPr="004E614C">
        <w:rPr>
          <w:rFonts w:hint="eastAsia"/>
          <w:lang w:eastAsia="zh-CN"/>
        </w:rPr>
        <w:instrText>新闻记者</w:instrText>
      </w:r>
      <w:r w:rsidR="000F6A33" w:rsidRPr="004E614C">
        <w:rPr>
          <w:rFonts w:hint="eastAsia"/>
          <w:lang w:eastAsia="zh-CN"/>
        </w:rPr>
        <w:instrText>&lt;/full-title&gt;&lt;/periodical&gt;&lt;pages&gt;5&lt;/pages&gt;&lt;number&gt;5&lt;/number&gt;&lt;dates&gt;&lt;year&gt;2013&lt;/year&gt;&lt;/dates&gt;&lt;urls&gt;&lt;/urls&gt;&lt;/record&gt;&lt;/Cite&gt;&lt;/EndNote&gt;</w:instrText>
      </w:r>
      <w:r w:rsidR="00C06A1C" w:rsidRPr="004E614C">
        <w:rPr>
          <w:lang w:eastAsia="zh-CN"/>
        </w:rPr>
        <w:fldChar w:fldCharType="separate"/>
      </w:r>
      <w:r w:rsidR="000F6A33" w:rsidRPr="004E614C">
        <w:rPr>
          <w:noProof/>
          <w:lang w:eastAsia="zh-CN"/>
        </w:rPr>
        <w:t>(Nie et al., 2013)</w:t>
      </w:r>
      <w:r w:rsidR="00C06A1C" w:rsidRPr="004E614C">
        <w:rPr>
          <w:lang w:eastAsia="zh-CN"/>
        </w:rPr>
        <w:fldChar w:fldCharType="end"/>
      </w:r>
      <w:r w:rsidR="00852247">
        <w:rPr>
          <w:rFonts w:hint="eastAsia"/>
          <w:lang w:eastAsia="zh-CN"/>
        </w:rPr>
        <w:t>。</w:t>
      </w:r>
    </w:p>
    <w:p w14:paraId="71B253E4" w14:textId="47D6B93D" w:rsidR="00F03309" w:rsidRDefault="00E426E6" w:rsidP="00943A0C">
      <w:pPr>
        <w:ind w:firstLineChars="200" w:firstLine="480"/>
        <w:rPr>
          <w:lang w:eastAsia="zh-CN"/>
        </w:rPr>
      </w:pPr>
      <w:r w:rsidRPr="00E426E6">
        <w:rPr>
          <w:rFonts w:hint="eastAsia"/>
          <w:lang w:eastAsia="zh-CN"/>
        </w:rPr>
        <w:t>显而易见，社交媒体的兴起使得社会比较变得更加便捷</w:t>
      </w:r>
      <w:r w:rsidR="00351E53" w:rsidRPr="00351E53">
        <w:rPr>
          <w:rFonts w:hint="eastAsia"/>
          <w:lang w:eastAsia="zh-CN"/>
        </w:rPr>
        <w:t>。</w:t>
      </w:r>
      <w:r w:rsidR="00055E5F">
        <w:rPr>
          <w:rFonts w:hint="eastAsia"/>
          <w:lang w:eastAsia="zh-CN"/>
        </w:rPr>
        <w:t>社交网络让人们发布与自己相关的内容变得更加容易</w:t>
      </w:r>
      <w:r w:rsidR="00ED361E" w:rsidRPr="004E614C">
        <w:rPr>
          <w:lang w:eastAsia="zh-CN"/>
        </w:rPr>
        <w:t xml:space="preserve"> </w:t>
      </w:r>
      <w:r w:rsidR="006F26B4" w:rsidRPr="004E614C">
        <w:rPr>
          <w:lang w:eastAsia="zh-CN"/>
        </w:rPr>
        <w:fldChar w:fldCharType="begin"/>
      </w:r>
      <w:r w:rsidR="000D7288">
        <w:rPr>
          <w:lang w:eastAsia="zh-CN"/>
        </w:rPr>
        <w:instrText xml:space="preserve"> ADDIN EN.CITE &lt;EndNote&gt;&lt;Cite&gt;&lt;Author&gt;Haferkamp&lt;/Author&gt;&lt;Year&gt;2011&lt;/Year&gt;&lt;RecNum&gt;49&lt;/RecNum&gt;&lt;Prefix&gt;e.g.`, &lt;/Prefix&gt;&lt;DisplayText&gt;(e.g., 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0D7288">
        <w:rPr>
          <w:noProof/>
          <w:lang w:eastAsia="zh-CN"/>
        </w:rPr>
        <w:t>(e.g., Haferkamp &amp; Krämer, 2011; Vogel et al., 2015)</w:t>
      </w:r>
      <w:r w:rsidR="006F26B4" w:rsidRPr="004E614C">
        <w:rPr>
          <w:lang w:eastAsia="zh-CN"/>
        </w:rPr>
        <w:fldChar w:fldCharType="end"/>
      </w:r>
      <w:r w:rsidR="00852247">
        <w:rPr>
          <w:rFonts w:hint="eastAsia"/>
          <w:lang w:eastAsia="zh-CN"/>
        </w:rPr>
        <w:t>。</w:t>
      </w:r>
      <w:r w:rsidR="00055E5F">
        <w:rPr>
          <w:rFonts w:hint="eastAsia"/>
          <w:lang w:eastAsia="zh-CN"/>
        </w:rPr>
        <w:t>与此同时，社交网络也让人们获得其他人的信息变得更加方便</w:t>
      </w:r>
      <w:r w:rsidR="00351E53">
        <w:rPr>
          <w:rFonts w:hint="eastAsia"/>
          <w:lang w:eastAsia="zh-CN"/>
        </w:rPr>
        <w:t xml:space="preserve"> </w:t>
      </w:r>
      <w:r w:rsidR="006F26B4" w:rsidRPr="004E614C">
        <w:rPr>
          <w:lang w:eastAsia="zh-CN"/>
        </w:rPr>
        <w:fldChar w:fldCharType="begin"/>
      </w:r>
      <w:r w:rsidR="0019217D">
        <w:rPr>
          <w:lang w:eastAsia="zh-CN"/>
        </w:rPr>
        <w:instrText xml:space="preserve"> ADDIN EN.CITE &lt;EndNote&gt;&lt;Cite&gt;&lt;Author&gt;Acar&lt;/Author&gt;&lt;Year&gt;2008&lt;/Year&gt;&lt;RecNum&gt;1&lt;/RecNum&gt;&lt;Prefix&gt;e.g.`, &lt;/Prefix&gt;&lt;DisplayText&gt;(e.g., 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19217D">
        <w:rPr>
          <w:noProof/>
          <w:lang w:eastAsia="zh-CN"/>
        </w:rPr>
        <w:t>(e.g., Acar, 2008; Vogel et al., 2015)</w:t>
      </w:r>
      <w:r w:rsidR="006F26B4" w:rsidRPr="004E614C">
        <w:rPr>
          <w:lang w:eastAsia="zh-CN"/>
        </w:rPr>
        <w:fldChar w:fldCharType="end"/>
      </w:r>
      <w:r w:rsidR="00BE1853">
        <w:rPr>
          <w:rFonts w:hint="eastAsia"/>
          <w:lang w:eastAsia="zh-CN"/>
        </w:rPr>
        <w:t>。</w:t>
      </w:r>
      <w:r w:rsidR="00055E5F">
        <w:rPr>
          <w:rFonts w:hint="eastAsia"/>
          <w:lang w:eastAsia="zh-CN"/>
        </w:rPr>
        <w:t>在社交网络上，你不仅可以随时随地分享自己的状态</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6F26B4" w:rsidRPr="004E614C">
        <w:rPr>
          <w:lang w:eastAsia="zh-CN"/>
        </w:rPr>
        <w:fldChar w:fldCharType="separate"/>
      </w:r>
      <w:r w:rsidR="006F26B4" w:rsidRPr="004E614C">
        <w:rPr>
          <w:noProof/>
          <w:lang w:eastAsia="zh-CN"/>
        </w:rPr>
        <w:t>(Manago et al., 2012)</w:t>
      </w:r>
      <w:r w:rsidR="006F26B4" w:rsidRPr="004E614C">
        <w:rPr>
          <w:lang w:eastAsia="zh-CN"/>
        </w:rPr>
        <w:fldChar w:fldCharType="end"/>
      </w:r>
      <w:r w:rsidR="00351E53" w:rsidRPr="00351E53">
        <w:rPr>
          <w:rFonts w:hint="eastAsia"/>
          <w:lang w:eastAsia="zh-CN"/>
        </w:rPr>
        <w:t xml:space="preserve"> </w:t>
      </w:r>
      <w:r w:rsidR="00055E5F">
        <w:rPr>
          <w:rFonts w:hint="eastAsia"/>
          <w:lang w:eastAsia="zh-CN"/>
        </w:rPr>
        <w:t>，也可以即时接收到来自朋友的反馈</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(Manago et al., 2008)</w:t>
      </w:r>
      <w:r w:rsidR="006F26B4" w:rsidRPr="004E614C">
        <w:rPr>
          <w:lang w:eastAsia="zh-CN"/>
        </w:rPr>
        <w:fldChar w:fldCharType="end"/>
      </w:r>
      <w:r w:rsidR="00BE1853">
        <w:rPr>
          <w:rFonts w:hint="eastAsia"/>
          <w:lang w:eastAsia="zh-CN"/>
        </w:rPr>
        <w:t>。</w:t>
      </w:r>
      <w:r w:rsidR="007D1122" w:rsidRPr="004E614C">
        <w:rPr>
          <w:lang w:eastAsia="zh-CN"/>
        </w:rPr>
        <w:t xml:space="preserve"> </w:t>
      </w:r>
    </w:p>
    <w:p w14:paraId="2D34BE4A" w14:textId="7E1CC901" w:rsidR="00055E5F" w:rsidRDefault="00055E5F" w:rsidP="006E2D1B">
      <w:pPr>
        <w:ind w:firstLineChars="200" w:firstLine="480"/>
        <w:rPr>
          <w:lang w:eastAsia="zh-CN"/>
        </w:rPr>
      </w:pPr>
      <w:r w:rsidRPr="00BF2FF9">
        <w:rPr>
          <w:rFonts w:hint="eastAsia"/>
          <w:lang w:eastAsia="zh-CN"/>
        </w:rPr>
        <w:t>在</w:t>
      </w:r>
      <w:r>
        <w:rPr>
          <w:rFonts w:hint="eastAsia"/>
          <w:lang w:eastAsia="zh-CN"/>
        </w:rPr>
        <w:t>社交</w:t>
      </w:r>
      <w:r w:rsidRPr="00BF2FF9">
        <w:rPr>
          <w:rFonts w:hint="eastAsia"/>
          <w:lang w:eastAsia="zh-CN"/>
        </w:rPr>
        <w:t>网络上的</w:t>
      </w:r>
      <w:r>
        <w:rPr>
          <w:rFonts w:hint="eastAsia"/>
          <w:lang w:eastAsia="zh-CN"/>
        </w:rPr>
        <w:t>社会比较</w:t>
      </w:r>
      <w:r w:rsidRPr="00BF2FF9">
        <w:rPr>
          <w:rFonts w:hint="eastAsia"/>
          <w:lang w:eastAsia="zh-CN"/>
        </w:rPr>
        <w:t>通常会带来消极的后果</w:t>
      </w:r>
      <w:r w:rsidRPr="004E614C">
        <w:rPr>
          <w:rFonts w:hint="eastAsia"/>
          <w:lang w:eastAsia="zh-CN"/>
        </w:rPr>
        <w:t>，比如抑郁</w:t>
      </w:r>
      <w:r w:rsidRPr="004E614C">
        <w:rPr>
          <w:rFonts w:hint="eastAsia"/>
          <w:lang w:eastAsia="zh-CN"/>
        </w:rPr>
        <w:t xml:space="preserve"> </w:t>
      </w:r>
      <w:r w:rsidRPr="004E614C">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dXJscz48L3VybHM+PC9yZWNvcmQ+PC9DaXRlPjxDaXRlPjxBdXRob3I+TGl1PC9BdXRob3I+PFll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</w:fldData>
        </w:fldChar>
      </w:r>
      <w:r>
        <w:rPr>
          <w:lang w:eastAsia="zh-CN"/>
        </w:rPr>
        <w:instrText xml:space="preserve"> ADDIN EN.CITE </w:instrText>
      </w:r>
      <w:r>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dXJscz48L3VybHM+PC9yZWNvcmQ+PC9DaXRlPjxDaXRlPjxBdXRob3I+TGl1PC9BdXRob3I+PFll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</w:fldData>
        </w:fldChar>
      </w:r>
      <w:r>
        <w:rPr>
          <w:lang w:eastAsia="zh-CN"/>
        </w:rPr>
        <w:instrText xml:space="preserve"> ADDIN EN.CITE.DATA </w:instrText>
      </w:r>
      <w:r>
        <w:rPr>
          <w:lang w:eastAsia="zh-CN"/>
        </w:rPr>
      </w:r>
      <w:r>
        <w:rPr>
          <w:lang w:eastAsia="zh-CN"/>
        </w:rPr>
        <w:fldChar w:fldCharType="end"/>
      </w:r>
      <w:r w:rsidRPr="004E614C">
        <w:rPr>
          <w:lang w:eastAsia="zh-CN"/>
        </w:rPr>
      </w:r>
      <w:r w:rsidRPr="004E614C">
        <w:rPr>
          <w:lang w:eastAsia="zh-CN"/>
        </w:rPr>
        <w:fldChar w:fldCharType="separate"/>
      </w:r>
      <w:r>
        <w:rPr>
          <w:noProof/>
          <w:lang w:eastAsia="zh-CN"/>
        </w:rPr>
        <w:t>(e.g., Feinstein et al., 2013; Liu et al., 2017; Wu et al., 2020)</w:t>
      </w:r>
      <w:r w:rsidRPr="004E614C">
        <w:rPr>
          <w:lang w:eastAsia="zh-CN"/>
        </w:rPr>
        <w:fldChar w:fldCharType="end"/>
      </w:r>
      <w:r w:rsidRPr="004E614C">
        <w:rPr>
          <w:lang w:eastAsia="zh-CN"/>
        </w:rPr>
        <w:t>,</w:t>
      </w:r>
      <w:r w:rsidRPr="004E614C">
        <w:rPr>
          <w:rFonts w:hint="eastAsia"/>
          <w:lang w:eastAsia="zh-CN"/>
        </w:rPr>
        <w:t xml:space="preserve"> </w:t>
      </w:r>
      <w:r w:rsidRPr="004E614C">
        <w:rPr>
          <w:rFonts w:hint="eastAsia"/>
          <w:lang w:eastAsia="zh-CN"/>
        </w:rPr>
        <w:t>自尊降低</w:t>
      </w:r>
      <w:r w:rsidRPr="004E614C">
        <w:rPr>
          <w:rFonts w:hint="eastAsia"/>
          <w:lang w:eastAsia="zh-CN"/>
        </w:rPr>
        <w:t xml:space="preserve"> </w:t>
      </w:r>
      <w:r w:rsidRPr="004E614C">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dGUgY29sbGVnZSBzdHVkZW50czwvdGl0bGU+PHNlY29uZGFyeS10aXRsZT5DeWJlclBzeWNob2xv
Z3ksIGJlaGF2aW9yLCBhbmQgc29jaWFsIG5ldHdvcmtpbmc8L3NlY29uZGFyeS10aXRsZT48L3Rp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bHM+PC9yZWNvcmQ+PC9DaXRlPjxDaXRlPjxBdXRob3I+TGl1PC9BdXRob3I+PFllYXI+MjAxNzwv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</w:fldData>
        </w:fldChar>
      </w:r>
      <w:r>
        <w:rPr>
          <w:lang w:eastAsia="zh-CN"/>
        </w:rPr>
        <w:instrText xml:space="preserve"> ADDIN EN.CITE </w:instrText>
      </w:r>
      <w:r>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dGUgY29sbGVnZSBzdHVkZW50czwvdGl0bGU+PHNlY29uZGFyeS10aXRsZT5DeWJlclBzeWNob2xv
Z3ksIGJlaGF2aW9yLCBhbmQgc29jaWFsIG5ldHdvcmtpbmc8L3NlY29uZGFyeS10aXRsZT48L3Rp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bHM+PC9yZWNvcmQ+PC9DaXRlPjxDaXRlPjxBdXRob3I+TGl1PC9BdXRob3I+PFllYXI+MjAxNzwv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</w:fldData>
        </w:fldChar>
      </w:r>
      <w:r>
        <w:rPr>
          <w:lang w:eastAsia="zh-CN"/>
        </w:rPr>
        <w:instrText xml:space="preserve"> ADDIN EN.CITE.DATA </w:instrText>
      </w:r>
      <w:r>
        <w:rPr>
          <w:lang w:eastAsia="zh-CN"/>
        </w:rPr>
      </w:r>
      <w:r>
        <w:rPr>
          <w:lang w:eastAsia="zh-CN"/>
        </w:rPr>
        <w:fldChar w:fldCharType="end"/>
      </w:r>
      <w:r w:rsidRPr="004E614C">
        <w:rPr>
          <w:lang w:eastAsia="zh-CN"/>
        </w:rPr>
      </w:r>
      <w:r w:rsidRPr="004E614C">
        <w:rPr>
          <w:lang w:eastAsia="zh-CN"/>
        </w:rPr>
        <w:fldChar w:fldCharType="separate"/>
      </w:r>
      <w:r>
        <w:rPr>
          <w:noProof/>
          <w:lang w:eastAsia="zh-CN"/>
        </w:rPr>
        <w:t>(e.g., Kalpidou et al., 2011; Lee, 2014; Liu et al., 2017; Vogel et al., 2014)</w:t>
      </w:r>
      <w:r w:rsidRPr="004E614C">
        <w:rPr>
          <w:lang w:eastAsia="zh-CN"/>
        </w:rPr>
        <w:fldChar w:fldCharType="end"/>
      </w:r>
      <w:r w:rsidRPr="004E614C">
        <w:rPr>
          <w:lang w:eastAsia="zh-CN"/>
        </w:rPr>
        <w:t xml:space="preserve">, </w:t>
      </w:r>
      <w:r w:rsidRPr="004E614C">
        <w:rPr>
          <w:rFonts w:hint="eastAsia"/>
          <w:lang w:eastAsia="zh-CN"/>
        </w:rPr>
        <w:t>自我评估降低</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Pr="004E614C">
        <w:rPr>
          <w:lang w:eastAsia="zh-CN"/>
        </w:rPr>
        <w:fldChar w:fldCharType="separate"/>
      </w:r>
      <w:r w:rsidRPr="004E614C">
        <w:rPr>
          <w:noProof/>
          <w:lang w:eastAsia="zh-CN"/>
        </w:rPr>
        <w:t>(Haferkamp &amp; Krämer, 2011)</w:t>
      </w:r>
      <w:r w:rsidRPr="004E614C">
        <w:rPr>
          <w:lang w:eastAsia="zh-CN"/>
        </w:rPr>
        <w:fldChar w:fldCharType="end"/>
      </w:r>
      <w:r w:rsidRPr="004E614C">
        <w:rPr>
          <w:lang w:eastAsia="zh-CN"/>
        </w:rPr>
        <w:t xml:space="preserve"> </w:t>
      </w:r>
      <w:r w:rsidRPr="004E614C">
        <w:rPr>
          <w:rFonts w:hint="eastAsia"/>
          <w:lang w:eastAsia="zh-CN"/>
        </w:rPr>
        <w:t>以及幸福感降低</w:t>
      </w:r>
      <w:r w:rsidRPr="004E614C">
        <w:rPr>
          <w:rFonts w:hint="eastAsia"/>
          <w:lang w:eastAsia="zh-CN"/>
        </w:rPr>
        <w:t xml:space="preserve"> </w:t>
      </w:r>
      <w:r w:rsidRPr="004E614C">
        <w:rPr>
          <w:lang w:eastAsia="zh-CN"/>
        </w:rPr>
        <w:fldChar w:fldCharType="begin"/>
      </w:r>
      <w:r>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Pr="004E614C">
        <w:rPr>
          <w:lang w:eastAsia="zh-CN"/>
        </w:rPr>
        <w:fldChar w:fldCharType="separate"/>
      </w:r>
      <w:r>
        <w:rPr>
          <w:noProof/>
          <w:lang w:eastAsia="zh-CN"/>
        </w:rPr>
        <w:t>(Kross et al., 2013)</w:t>
      </w:r>
      <w:r w:rsidRPr="004E614C">
        <w:rPr>
          <w:lang w:eastAsia="zh-CN"/>
        </w:rPr>
        <w:fldChar w:fldCharType="end"/>
      </w:r>
      <w:r>
        <w:rPr>
          <w:rFonts w:hint="eastAsia"/>
          <w:lang w:eastAsia="zh-CN"/>
        </w:rPr>
        <w:t>。但也有文章指出，在社交网络上的社会比较会带来积极效果，比如激发人们的灵感</w:t>
      </w:r>
      <w:r>
        <w:rPr>
          <w:rFonts w:hint="eastAsia"/>
          <w:lang w:eastAsia="zh-CN"/>
        </w:rPr>
        <w:t xml:space="preserve"> </w:t>
      </w:r>
      <w:r>
        <w:rPr>
          <w:lang w:eastAsia="zh-CN"/>
        </w:rPr>
        <w:fldChar w:fldCharType="begin"/>
      </w:r>
      <w:r>
        <w:rPr>
          <w:lang w:eastAsia="zh-CN"/>
        </w:rPr>
        <w:instrText xml:space="preserve"> ADDIN EN.CITE &lt;EndNote&gt;&lt;Cite&gt;&lt;Author&gt;Meier&lt;/Author&gt;&lt;Year&gt;2018&lt;/Year&gt;&lt;RecNum&gt;200&lt;/RecNum&gt;&lt;DisplayText&gt;(Meier &amp;amp; Schäfer, 2018)&lt;/DisplayText&gt;&lt;record&gt;&lt;rec-number&gt;200&lt;/rec-number&gt;&lt;foreign-keys&gt;&lt;key app="EN" db-id="25zwtzd2ipsxxpedr5u5fe2as9wdf5twxw0s" timestamp="1711011040"&gt;200&lt;/key&gt;&lt;/foreign-keys&gt;&lt;ref-type name="Journal Article"&gt;17&lt;/ref-type&gt;&lt;contributors&gt;&lt;authors&gt;&lt;author&gt;Meier, Adrian&lt;/author&gt;&lt;author&gt;Schäfer, Svenja&lt;/author&gt;&lt;/authors&gt;&lt;/contributors&gt;&lt;titles&gt;&lt;title&gt;The positive side of social comparison on social network sites: How envy can drive inspiration on Instagram&lt;/title&gt;&lt;secondary-title&gt;Cyberpsychology, Behavior, and Social Networking&lt;/secondary-title&gt;&lt;/titles&gt;&lt;periodical&gt;&lt;full-title&gt;Cyberpsychology, behavior, and social networking&lt;/full-title&gt;&lt;/periodical&gt;&lt;pages&gt;411-417&lt;/pages&gt;&lt;volume&gt;21&lt;/volume&gt;&lt;number&gt;7&lt;/number&gt;&lt;dates&gt;&lt;year&gt;2018&lt;/year&gt;&lt;/dates&gt;&lt;isbn&gt;2152-2715&lt;/isbn&gt;&lt;urls&gt;&lt;/urls&gt;&lt;/record&gt;&lt;/Cite&gt;&lt;/EndNote&gt;</w:instrText>
      </w:r>
      <w:r>
        <w:rPr>
          <w:lang w:eastAsia="zh-CN"/>
        </w:rPr>
        <w:fldChar w:fldCharType="separate"/>
      </w:r>
      <w:r>
        <w:rPr>
          <w:noProof/>
          <w:lang w:eastAsia="zh-CN"/>
        </w:rPr>
        <w:t>(Meier &amp; Schäfer, 2018)</w:t>
      </w:r>
      <w:r>
        <w:rPr>
          <w:lang w:eastAsia="zh-CN"/>
        </w:rPr>
        <w:fldChar w:fldCharType="end"/>
      </w:r>
      <w:r w:rsidR="00DF631A">
        <w:rPr>
          <w:rFonts w:hint="eastAsia"/>
          <w:lang w:eastAsia="zh-CN"/>
        </w:rPr>
        <w:t>，增加人们的主观幸福感</w:t>
      </w:r>
      <w:r w:rsidR="00DF631A">
        <w:rPr>
          <w:rFonts w:hint="eastAsia"/>
          <w:lang w:eastAsia="zh-CN"/>
        </w:rPr>
        <w:t xml:space="preserve"> </w:t>
      </w:r>
      <w:r w:rsidR="00DF631A">
        <w:rPr>
          <w:lang w:eastAsia="zh-CN"/>
        </w:rPr>
        <w:fldChar w:fldCharType="begin"/>
      </w:r>
      <w:r w:rsidR="00DF631A">
        <w:rPr>
          <w:lang w:eastAsia="zh-CN"/>
        </w:rPr>
        <w:instrText xml:space="preserve"> ADDIN EN.CITE &lt;EndNote&gt;&lt;Cite&gt;&lt;Author&gt;Verduyn&lt;/Author&gt;&lt;Year&gt;2020&lt;/Year&gt;&lt;RecNum&gt;201&lt;/RecNum&gt;&lt;DisplayText&gt;(Verduyn et al., 2020)&lt;/DisplayText&gt;&lt;record&gt;&lt;rec-number&gt;201&lt;/rec-number&gt;&lt;foreign-keys&gt;&lt;key app="EN" db-id="25zwtzd2ipsxxpedr5u5fe2as9wdf5twxw0s" timestamp="1711011138"&gt;201&lt;/key&gt;&lt;/foreign-keys&gt;&lt;ref-type name="Journal Article"&gt;17&lt;/ref-type&gt;&lt;contributors&gt;&lt;authors&gt;&lt;author&gt;Verduyn, Philippe&lt;/author&gt;&lt;author&gt;Gugushvili, Nino&lt;/author&gt;&lt;author&gt;Massar, Karlijn&lt;/author&gt;&lt;author&gt;Täht, Karin&lt;/author&gt;&lt;author&gt;Kross, Ethan&lt;/author&gt;&lt;/authors&gt;&lt;/contributors&gt;&lt;titles&gt;&lt;title&gt;Social comparison on social networking sites&lt;/title&gt;&lt;secondary-title&gt;Current opinion in psychology&lt;/secondary-title&gt;&lt;/titles&gt;&lt;periodical&gt;&lt;full-title&gt;Current opinion in psychology&lt;/full-title&gt;&lt;/periodical&gt;&lt;pages&gt;32-37&lt;/pages&gt;&lt;volume&gt;36&lt;/volume&gt;&lt;dates&gt;&lt;year&gt;2020&lt;/year&gt;&lt;/dates&gt;&lt;isbn&gt;2352-250X&lt;/isbn&gt;&lt;urls&gt;&lt;/urls&gt;&lt;/record&gt;&lt;/Cite&gt;&lt;/EndNote&gt;</w:instrText>
      </w:r>
      <w:r w:rsidR="00DF631A">
        <w:rPr>
          <w:lang w:eastAsia="zh-CN"/>
        </w:rPr>
        <w:fldChar w:fldCharType="separate"/>
      </w:r>
      <w:r w:rsidR="00DF631A">
        <w:rPr>
          <w:noProof/>
          <w:lang w:eastAsia="zh-CN"/>
        </w:rPr>
        <w:t>(Verduyn et al., 2020)</w:t>
      </w:r>
      <w:r w:rsidR="00DF631A">
        <w:rPr>
          <w:lang w:eastAsia="zh-CN"/>
        </w:rPr>
        <w:fldChar w:fldCharType="end"/>
      </w:r>
      <w:r w:rsidR="006E2D1B">
        <w:rPr>
          <w:rFonts w:hint="eastAsia"/>
          <w:lang w:eastAsia="zh-CN"/>
        </w:rPr>
        <w:t>，增加群体凝聚力</w:t>
      </w:r>
      <w:r w:rsidR="006E2D1B">
        <w:rPr>
          <w:rFonts w:hint="eastAsia"/>
          <w:lang w:eastAsia="zh-CN"/>
        </w:rPr>
        <w:t xml:space="preserve"> </w:t>
      </w:r>
      <w:r w:rsidR="006E2D1B">
        <w:rPr>
          <w:lang w:eastAsia="zh-CN"/>
        </w:rPr>
        <w:fldChar w:fldCharType="begin"/>
      </w:r>
      <w:r w:rsidR="006E2D1B">
        <w:rPr>
          <w:lang w:eastAsia="zh-CN"/>
        </w:rPr>
        <w:instrText xml:space="preserve"> ADDIN EN.CITE &lt;EndNote&gt;&lt;Cite&gt;&lt;Author&gt;Zhang&lt;/Author&gt;&lt;Year&gt;2019&lt;/Year&gt;&lt;RecNum&gt;202&lt;/RecNum&gt;&lt;DisplayText&gt;(Zhang &amp;amp; Centola, 2019)&lt;/DisplayText&gt;&lt;record&gt;&lt;rec-number&gt;202&lt;/rec-number&gt;&lt;foreign-keys&gt;&lt;key app="EN" db-id="25zwtzd2ipsxxpedr5u5fe2as9wdf5twxw0s" timestamp="1711011404"&gt;202&lt;/key&gt;&lt;/foreign-keys&gt;&lt;ref-type name="Journal Article"&gt;17&lt;/ref-type&gt;&lt;contributors&gt;&lt;authors&gt;&lt;author&gt;Zhang, Jingwen&lt;/author&gt;&lt;author&gt;Centola, Damon&lt;/author&gt;&lt;/authors&gt;&lt;/contributors&gt;&lt;titles&gt;&lt;title&gt;Social networks and health: New developments in diffusion, online and offline&lt;/title&gt;&lt;secondary-title&gt;Annual Review of Sociology&lt;/secondary-title&gt;&lt;/titles&gt;&lt;periodical&gt;&lt;full-title&gt;Annual Review of Sociology&lt;/full-title&gt;&lt;/periodical&gt;&lt;pages&gt;91-109&lt;/pages&gt;&lt;volume&gt;45&lt;/volume&gt;&lt;dates&gt;&lt;year&gt;2019&lt;/year&gt;&lt;/dates&gt;&lt;isbn&gt;0360-0572&lt;/isbn&gt;&lt;urls&gt;&lt;/urls&gt;&lt;/record&gt;&lt;/Cite&gt;&lt;/EndNote&gt;</w:instrText>
      </w:r>
      <w:r w:rsidR="006E2D1B">
        <w:rPr>
          <w:lang w:eastAsia="zh-CN"/>
        </w:rPr>
        <w:fldChar w:fldCharType="separate"/>
      </w:r>
      <w:r w:rsidR="006E2D1B">
        <w:rPr>
          <w:noProof/>
          <w:lang w:eastAsia="zh-CN"/>
        </w:rPr>
        <w:t>(Zhang &amp; Centola, 2019)</w:t>
      </w:r>
      <w:r w:rsidR="006E2D1B">
        <w:rPr>
          <w:lang w:eastAsia="zh-CN"/>
        </w:rPr>
        <w:fldChar w:fldCharType="end"/>
      </w:r>
      <w:r w:rsidR="006E2D1B">
        <w:rPr>
          <w:rFonts w:hint="eastAsia"/>
          <w:lang w:eastAsia="zh-CN"/>
        </w:rPr>
        <w:t>。</w:t>
      </w:r>
    </w:p>
    <w:p w14:paraId="3322F481" w14:textId="470801FA" w:rsidR="006E2D1B" w:rsidRPr="00055E5F" w:rsidRDefault="006E2D1B" w:rsidP="006E2D1B">
      <w:pPr>
        <w:ind w:firstLineChars="200" w:firstLine="480"/>
        <w:rPr>
          <w:lang w:eastAsia="zh-CN"/>
        </w:rPr>
      </w:pPr>
      <w:r w:rsidRPr="006E2D1B">
        <w:rPr>
          <w:rFonts w:hint="eastAsia"/>
          <w:lang w:eastAsia="zh-CN"/>
        </w:rPr>
        <w:t>这些研究结果表明，在社交网络上的社会比较过程是复杂的，既有可能引发负面情绪和心理问题，也有可能带来积极的心理影响和社会效果。因此，深入理解社交网络中社会比较的机制和影响对于促进个体的心理健康和社交互动至关重要</w:t>
      </w:r>
      <w:r>
        <w:rPr>
          <w:rFonts w:hint="eastAsia"/>
          <w:lang w:eastAsia="zh-CN"/>
        </w:rPr>
        <w:t>。</w:t>
      </w:r>
    </w:p>
    <w:p w14:paraId="1BFB3CE8" w14:textId="597CA567" w:rsidR="00901641" w:rsidRPr="00901641" w:rsidRDefault="00901641" w:rsidP="00901641">
      <w:pPr>
        <w:pStyle w:val="2"/>
        <w:spacing w:before="180" w:after="180"/>
        <w:rPr>
          <w:lang w:val="en" w:eastAsia="zh-CN"/>
        </w:rPr>
      </w:pPr>
      <w:bookmarkStart w:id="5" w:name="_Toc162021885"/>
      <w:r>
        <w:rPr>
          <w:lang w:val="en" w:eastAsia="zh-CN"/>
        </w:rPr>
        <w:t xml:space="preserve">1.2 </w:t>
      </w:r>
      <w:r>
        <w:rPr>
          <w:rFonts w:hint="eastAsia"/>
          <w:lang w:val="en" w:eastAsia="zh-CN"/>
        </w:rPr>
        <w:t>研究目的</w:t>
      </w:r>
      <w:bookmarkEnd w:id="5"/>
    </w:p>
    <w:p w14:paraId="1022365F" w14:textId="0062A40E" w:rsidR="00AF0FAA" w:rsidRDefault="006E2D1B" w:rsidP="00AF0FAA">
      <w:pPr>
        <w:ind w:firstLine="480"/>
        <w:rPr>
          <w:lang w:eastAsia="zh-CN"/>
        </w:rPr>
      </w:pPr>
      <w:r>
        <w:rPr>
          <w:rFonts w:hint="eastAsia"/>
          <w:lang w:eastAsia="zh-CN"/>
        </w:rPr>
        <w:t>本文旨在建立一个相对完整的</w:t>
      </w:r>
      <w:r w:rsidR="009C171E" w:rsidRPr="009C171E">
        <w:rPr>
          <w:rFonts w:hint="eastAsia"/>
          <w:lang w:eastAsia="zh-CN"/>
        </w:rPr>
        <w:t>社会比较模型</w:t>
      </w:r>
      <w:r>
        <w:rPr>
          <w:rFonts w:hint="eastAsia"/>
          <w:lang w:eastAsia="zh-CN"/>
        </w:rPr>
        <w:t>。具体而言，本文将</w:t>
      </w:r>
      <w:r w:rsidR="009C171E" w:rsidRPr="009C171E">
        <w:rPr>
          <w:rFonts w:hint="eastAsia"/>
          <w:lang w:eastAsia="zh-CN"/>
        </w:rPr>
        <w:t>构建一个包含向上比较和向下比较的</w:t>
      </w:r>
      <w:r>
        <w:rPr>
          <w:rFonts w:hint="eastAsia"/>
          <w:lang w:eastAsia="zh-CN"/>
        </w:rPr>
        <w:t>并列</w:t>
      </w:r>
      <w:r w:rsidR="009C171E" w:rsidRPr="009C171E">
        <w:rPr>
          <w:rFonts w:hint="eastAsia"/>
          <w:lang w:eastAsia="zh-CN"/>
        </w:rPr>
        <w:t>中介模型，以深入理解社会比较在社交网络中的作用机制和对个体生活满意度的影响</w:t>
      </w:r>
      <w:r w:rsidR="00AF0FAA">
        <w:rPr>
          <w:rFonts w:hint="eastAsia"/>
          <w:lang w:eastAsia="zh-CN"/>
        </w:rPr>
        <w:t>。</w:t>
      </w:r>
    </w:p>
    <w:p w14:paraId="1DC34499" w14:textId="4D4B3AF9" w:rsidR="00AF0FAA" w:rsidRDefault="00AF0FAA" w:rsidP="00AF0FAA">
      <w:pPr>
        <w:ind w:firstLine="480"/>
        <w:rPr>
          <w:lang w:eastAsia="zh-CN"/>
        </w:rPr>
      </w:pPr>
      <w:r>
        <w:rPr>
          <w:rFonts w:hint="eastAsia"/>
          <w:lang w:eastAsia="zh-CN"/>
        </w:rPr>
        <w:t>首先，</w:t>
      </w:r>
      <w:r w:rsidR="003A192D">
        <w:rPr>
          <w:rFonts w:hint="eastAsia"/>
          <w:lang w:eastAsia="zh-CN"/>
        </w:rPr>
        <w:t>本研究</w:t>
      </w:r>
      <w:r>
        <w:rPr>
          <w:rFonts w:hint="eastAsia"/>
          <w:lang w:eastAsia="zh-CN"/>
        </w:rPr>
        <w:t>将关注社交网络中的社会比较现象。随着社交网络的普及和使用，人们越来越倾向于在虚拟空间中展示自己的生活、成就和幸福。这种展示往往导致其他用户对自己进行比较，从而引发向上比较和向下比较的心理过程。</w:t>
      </w:r>
      <w:r w:rsidR="003A192D">
        <w:rPr>
          <w:rFonts w:hint="eastAsia"/>
          <w:lang w:eastAsia="zh-CN"/>
        </w:rPr>
        <w:t>本研究</w:t>
      </w:r>
      <w:r>
        <w:rPr>
          <w:rFonts w:hint="eastAsia"/>
          <w:lang w:eastAsia="zh-CN"/>
        </w:rPr>
        <w:t>将探究在何种情境下，社交网络中的社会比较会更加频繁地发生，以及这种比较对个体生活满意度的具体影响。</w:t>
      </w:r>
    </w:p>
    <w:p w14:paraId="07A9ACC0" w14:textId="337FFAA0" w:rsidR="00AF0FAA" w:rsidRDefault="00AF0FAA" w:rsidP="00AF0FAA">
      <w:pPr>
        <w:ind w:firstLine="480"/>
        <w:rPr>
          <w:lang w:eastAsia="zh-CN"/>
        </w:rPr>
      </w:pPr>
      <w:r>
        <w:rPr>
          <w:rFonts w:hint="eastAsia"/>
          <w:lang w:eastAsia="zh-CN"/>
        </w:rPr>
        <w:t>其次，</w:t>
      </w:r>
      <w:r w:rsidR="003A192D">
        <w:rPr>
          <w:rFonts w:hint="eastAsia"/>
          <w:lang w:eastAsia="zh-CN"/>
        </w:rPr>
        <w:t>本研究</w:t>
      </w:r>
      <w:r>
        <w:rPr>
          <w:rFonts w:hint="eastAsia"/>
          <w:lang w:eastAsia="zh-CN"/>
        </w:rPr>
        <w:t>将重点研究社会比较的心理过程和机制。</w:t>
      </w:r>
      <w:r w:rsidR="003A192D">
        <w:rPr>
          <w:rFonts w:hint="eastAsia"/>
          <w:lang w:eastAsia="zh-CN"/>
        </w:rPr>
        <w:t>本研究</w:t>
      </w:r>
      <w:r>
        <w:rPr>
          <w:rFonts w:hint="eastAsia"/>
          <w:lang w:eastAsia="zh-CN"/>
        </w:rPr>
        <w:t>假设在社交网络中经历向上比较时，人们会感受到相对剥夺感，导致生活满意度降低；而经历向下比较时，人们会产生优越感，提升生活满意度。</w:t>
      </w:r>
      <w:r w:rsidR="003A192D">
        <w:rPr>
          <w:rFonts w:hint="eastAsia"/>
          <w:lang w:eastAsia="zh-CN"/>
        </w:rPr>
        <w:t>本研究</w:t>
      </w:r>
      <w:r>
        <w:rPr>
          <w:rFonts w:hint="eastAsia"/>
          <w:lang w:eastAsia="zh-CN"/>
        </w:rPr>
        <w:t>将探讨这种心理过程是否</w:t>
      </w:r>
      <w:r w:rsidR="00092C7B">
        <w:rPr>
          <w:rFonts w:hint="eastAsia"/>
          <w:lang w:eastAsia="zh-CN"/>
        </w:rPr>
        <w:t>存在</w:t>
      </w:r>
      <w:r>
        <w:rPr>
          <w:rFonts w:hint="eastAsia"/>
          <w:lang w:eastAsia="zh-CN"/>
        </w:rPr>
        <w:t>，以及在何种情况下这种心理过程会被激活。</w:t>
      </w:r>
    </w:p>
    <w:p w14:paraId="3CFD277E" w14:textId="3B2F0738" w:rsidR="00AF0FAA" w:rsidRDefault="00AF0FAA" w:rsidP="00AF0FAA">
      <w:pPr>
        <w:ind w:firstLine="480"/>
        <w:rPr>
          <w:lang w:eastAsia="zh-CN"/>
        </w:rPr>
      </w:pPr>
      <w:r>
        <w:rPr>
          <w:rFonts w:hint="eastAsia"/>
          <w:lang w:eastAsia="zh-CN"/>
        </w:rPr>
        <w:t>此外，</w:t>
      </w:r>
      <w:r w:rsidR="003A192D">
        <w:rPr>
          <w:rFonts w:hint="eastAsia"/>
          <w:lang w:eastAsia="zh-CN"/>
        </w:rPr>
        <w:t>本研究</w:t>
      </w:r>
      <w:r>
        <w:rPr>
          <w:rFonts w:hint="eastAsia"/>
          <w:lang w:eastAsia="zh-CN"/>
        </w:rPr>
        <w:t>将考察个体的社会比较倾向对这种心理过程的调节作用。</w:t>
      </w:r>
      <w:r w:rsidR="003A192D">
        <w:rPr>
          <w:rFonts w:hint="eastAsia"/>
          <w:lang w:eastAsia="zh-CN"/>
        </w:rPr>
        <w:t>本研究</w:t>
      </w:r>
      <w:r>
        <w:rPr>
          <w:rFonts w:hint="eastAsia"/>
          <w:lang w:eastAsia="zh-CN"/>
        </w:rPr>
        <w:t>认为，只有当个体的社会比较倾向较高时，才会更容易受到社交网络中的社会比较影响，产生相对剥夺感或优越感，进而影响</w:t>
      </w:r>
      <w:r w:rsidR="00092C7B">
        <w:rPr>
          <w:rFonts w:hint="eastAsia"/>
          <w:lang w:eastAsia="zh-CN"/>
        </w:rPr>
        <w:t>对</w:t>
      </w:r>
      <w:r>
        <w:rPr>
          <w:rFonts w:hint="eastAsia"/>
          <w:lang w:eastAsia="zh-CN"/>
        </w:rPr>
        <w:t>生活满意度的评价。因此，</w:t>
      </w:r>
      <w:r w:rsidR="003A192D">
        <w:rPr>
          <w:rFonts w:hint="eastAsia"/>
          <w:lang w:eastAsia="zh-CN"/>
        </w:rPr>
        <w:t>本研究</w:t>
      </w:r>
      <w:r>
        <w:rPr>
          <w:rFonts w:hint="eastAsia"/>
          <w:lang w:eastAsia="zh-CN"/>
        </w:rPr>
        <w:t>将探索个体社会比较倾向与</w:t>
      </w:r>
      <w:r w:rsidR="00092C7B">
        <w:rPr>
          <w:rFonts w:hint="eastAsia"/>
          <w:lang w:eastAsia="zh-CN"/>
        </w:rPr>
        <w:t>社会比较方向的交互作用，以及这种交互作用是最终如何作用于生活满意度的。</w:t>
      </w:r>
    </w:p>
    <w:p w14:paraId="502ECF07" w14:textId="1970DFF2" w:rsidR="0016091D" w:rsidRDefault="00AF0FAA" w:rsidP="00AF0FAA">
      <w:pPr>
        <w:ind w:firstLine="480"/>
        <w:rPr>
          <w:lang w:eastAsia="zh-CN"/>
        </w:rPr>
      </w:pPr>
      <w:r>
        <w:rPr>
          <w:rFonts w:hint="eastAsia"/>
          <w:lang w:eastAsia="zh-CN"/>
        </w:rPr>
        <w:t>最后，</w:t>
      </w:r>
      <w:r w:rsidR="003A192D">
        <w:rPr>
          <w:rFonts w:hint="eastAsia"/>
          <w:lang w:eastAsia="zh-CN"/>
        </w:rPr>
        <w:t>本研究</w:t>
      </w:r>
      <w:r>
        <w:rPr>
          <w:rFonts w:hint="eastAsia"/>
          <w:lang w:eastAsia="zh-CN"/>
        </w:rPr>
        <w:t>将</w:t>
      </w:r>
      <w:r w:rsidR="00092C7B">
        <w:rPr>
          <w:rFonts w:hint="eastAsia"/>
          <w:lang w:eastAsia="zh-CN"/>
        </w:rPr>
        <w:t>社会比较方向</w:t>
      </w:r>
      <w:r>
        <w:rPr>
          <w:rFonts w:hint="eastAsia"/>
          <w:lang w:eastAsia="zh-CN"/>
        </w:rPr>
        <w:t>细分</w:t>
      </w:r>
      <w:r w:rsidR="00092C7B">
        <w:rPr>
          <w:rFonts w:hint="eastAsia"/>
          <w:lang w:eastAsia="zh-CN"/>
        </w:rPr>
        <w:t>为不同的社会比较</w:t>
      </w:r>
      <w:r>
        <w:rPr>
          <w:rFonts w:hint="eastAsia"/>
          <w:lang w:eastAsia="zh-CN"/>
        </w:rPr>
        <w:t>策略，并分析这些策略对</w:t>
      </w:r>
      <w:r w:rsidR="00092C7B">
        <w:rPr>
          <w:rFonts w:hint="eastAsia"/>
          <w:lang w:eastAsia="zh-CN"/>
        </w:rPr>
        <w:t>上述心理</w:t>
      </w:r>
      <w:r>
        <w:rPr>
          <w:rFonts w:hint="eastAsia"/>
          <w:lang w:eastAsia="zh-CN"/>
        </w:rPr>
        <w:t>过程的影响。</w:t>
      </w:r>
      <w:r w:rsidR="003A192D">
        <w:rPr>
          <w:rFonts w:hint="eastAsia"/>
          <w:lang w:eastAsia="zh-CN"/>
        </w:rPr>
        <w:t>本研究</w:t>
      </w:r>
      <w:r>
        <w:rPr>
          <w:rFonts w:hint="eastAsia"/>
          <w:lang w:eastAsia="zh-CN"/>
        </w:rPr>
        <w:t>认为，</w:t>
      </w:r>
      <w:r w:rsidR="00092C7B">
        <w:rPr>
          <w:rFonts w:hint="eastAsia"/>
          <w:lang w:eastAsia="zh-CN"/>
        </w:rPr>
        <w:t>对比和认同</w:t>
      </w:r>
      <w:r>
        <w:rPr>
          <w:rFonts w:hint="eastAsia"/>
          <w:lang w:eastAsia="zh-CN"/>
        </w:rPr>
        <w:t>是社会比较中最常见的两种策略</w:t>
      </w:r>
      <w:r w:rsidR="00092C7B">
        <w:rPr>
          <w:rFonts w:hint="eastAsia"/>
          <w:lang w:eastAsia="zh-CN"/>
        </w:rPr>
        <w:t>。向上对比和向下对比</w:t>
      </w:r>
      <w:r>
        <w:rPr>
          <w:rFonts w:hint="eastAsia"/>
          <w:lang w:eastAsia="zh-CN"/>
        </w:rPr>
        <w:t>分别会引发相对剥夺感和优越感</w:t>
      </w:r>
      <w:r w:rsidR="00092C7B">
        <w:rPr>
          <w:rFonts w:hint="eastAsia"/>
          <w:lang w:eastAsia="zh-CN"/>
        </w:rPr>
        <w:t>，而向上认同和向下认同则不会</w:t>
      </w:r>
      <w:r>
        <w:rPr>
          <w:rFonts w:hint="eastAsia"/>
          <w:lang w:eastAsia="zh-CN"/>
        </w:rPr>
        <w:t>。</w:t>
      </w:r>
      <w:r w:rsidR="003A192D">
        <w:rPr>
          <w:rFonts w:hint="eastAsia"/>
          <w:lang w:eastAsia="zh-CN"/>
        </w:rPr>
        <w:t>本研究</w:t>
      </w:r>
      <w:r>
        <w:rPr>
          <w:rFonts w:hint="eastAsia"/>
          <w:lang w:eastAsia="zh-CN"/>
        </w:rPr>
        <w:t>将探索这些策略在</w:t>
      </w:r>
      <w:r w:rsidR="00092C7B">
        <w:rPr>
          <w:rFonts w:hint="eastAsia"/>
          <w:lang w:eastAsia="zh-CN"/>
        </w:rPr>
        <w:t>社会比较</w:t>
      </w:r>
      <w:r>
        <w:rPr>
          <w:rFonts w:hint="eastAsia"/>
          <w:lang w:eastAsia="zh-CN"/>
        </w:rPr>
        <w:t>中的表现形式和影响机制，以及它们对个体生活满意度的具体影响。</w:t>
      </w:r>
    </w:p>
    <w:p w14:paraId="3F9F060E" w14:textId="77777777" w:rsidR="0057135E" w:rsidRDefault="0057135E" w:rsidP="0016091D">
      <w:pPr>
        <w:pStyle w:val="1"/>
        <w:spacing w:before="360" w:after="360"/>
        <w:rPr>
          <w:lang w:eastAsia="zh-CN"/>
        </w:rPr>
        <w:sectPr w:rsidR="0057135E" w:rsidSect="004C21E6">
          <w:headerReference w:type="default" r:id="rId20"/>
          <w:pgSz w:w="11906" w:h="16838"/>
          <w:pgMar w:top="1440" w:right="1800" w:bottom="1440" w:left="1800" w:header="851" w:footer="992" w:gutter="0"/>
          <w:cols w:space="425"/>
          <w:docGrid w:type="lines" w:linePitch="360"/>
        </w:sectPr>
      </w:pPr>
    </w:p>
    <w:p w14:paraId="0272FBA6" w14:textId="6545A559" w:rsidR="0016091D" w:rsidRPr="004E614C" w:rsidRDefault="0016091D" w:rsidP="0016091D">
      <w:pPr>
        <w:pStyle w:val="1"/>
        <w:spacing w:before="360" w:after="360"/>
        <w:rPr>
          <w:lang w:eastAsia="zh-CN"/>
        </w:rPr>
      </w:pPr>
      <w:bookmarkStart w:id="6" w:name="_Toc162021886"/>
      <w:r>
        <w:rPr>
          <w:rFonts w:hint="eastAsia"/>
          <w:lang w:eastAsia="zh-CN"/>
        </w:rPr>
        <w:t xml:space="preserve">第二章 </w:t>
      </w:r>
      <w:commentRangeStart w:id="7"/>
      <w:r>
        <w:rPr>
          <w:rFonts w:hint="eastAsia"/>
          <w:lang w:eastAsia="zh-CN"/>
        </w:rPr>
        <w:t>文献综述</w:t>
      </w:r>
      <w:r w:rsidR="00B60429">
        <w:rPr>
          <w:rFonts w:hint="eastAsia"/>
          <w:lang w:eastAsia="zh-CN"/>
        </w:rPr>
        <w:t>与问题提出</w:t>
      </w:r>
      <w:bookmarkEnd w:id="6"/>
      <w:commentRangeEnd w:id="7"/>
      <w:r w:rsidR="005F2050">
        <w:rPr>
          <w:rStyle w:val="af9"/>
          <w:rFonts w:ascii="Times New Roman" w:eastAsia="宋体" w:hAnsi="Times New Roman" w:cstheme="minorBidi"/>
          <w:b w:val="0"/>
          <w:bCs w:val="0"/>
          <w:kern w:val="2"/>
        </w:rPr>
        <w:commentReference w:id="7"/>
      </w:r>
    </w:p>
    <w:p w14:paraId="002B60E5" w14:textId="79B29628" w:rsidR="00B60429" w:rsidRDefault="00B12990" w:rsidP="00B33092">
      <w:pPr>
        <w:pStyle w:val="2"/>
        <w:spacing w:before="180" w:after="180"/>
        <w:rPr>
          <w:lang w:eastAsia="zh-CN"/>
        </w:rPr>
      </w:pPr>
      <w:bookmarkStart w:id="8" w:name="_Toc162021887"/>
      <w:commentRangeStart w:id="9"/>
      <w:r>
        <w:rPr>
          <w:rFonts w:hint="eastAsia"/>
          <w:lang w:eastAsia="zh-CN"/>
        </w:rPr>
        <w:t xml:space="preserve">2.1 </w:t>
      </w:r>
      <w:r w:rsidR="00B60429">
        <w:rPr>
          <w:rFonts w:hint="eastAsia"/>
          <w:lang w:eastAsia="zh-CN"/>
        </w:rPr>
        <w:t>文献综述</w:t>
      </w:r>
      <w:bookmarkEnd w:id="8"/>
      <w:commentRangeEnd w:id="9"/>
      <w:r w:rsidR="00080B03">
        <w:rPr>
          <w:rStyle w:val="af9"/>
          <w:rFonts w:ascii="Times New Roman" w:eastAsia="宋体" w:hAnsi="Times New Roman" w:cstheme="minorBidi"/>
          <w:b w:val="0"/>
          <w:bCs w:val="0"/>
        </w:rPr>
        <w:commentReference w:id="9"/>
      </w:r>
    </w:p>
    <w:p w14:paraId="02BBECD0" w14:textId="768B5731" w:rsidR="007C3DE2" w:rsidRDefault="00B12990" w:rsidP="007C3DE2">
      <w:pPr>
        <w:pStyle w:val="3"/>
        <w:spacing w:before="180" w:after="180"/>
        <w:rPr>
          <w:lang w:eastAsia="zh-CN"/>
        </w:rPr>
      </w:pPr>
      <w:bookmarkStart w:id="10" w:name="_Toc162021888"/>
      <w:r>
        <w:rPr>
          <w:rFonts w:hint="eastAsia"/>
          <w:lang w:eastAsia="zh-CN"/>
        </w:rPr>
        <w:t xml:space="preserve">2.1.1 </w:t>
      </w:r>
      <w:r w:rsidR="007C3DE2">
        <w:rPr>
          <w:rFonts w:hint="eastAsia"/>
          <w:lang w:eastAsia="zh-CN"/>
        </w:rPr>
        <w:t>社交网络上的社会比较</w:t>
      </w:r>
      <w:bookmarkEnd w:id="10"/>
    </w:p>
    <w:p w14:paraId="2036D1A8" w14:textId="1DA6F877" w:rsidR="007C3DE2" w:rsidRPr="004E614C" w:rsidRDefault="00E763D6" w:rsidP="007C3DE2">
      <w:pPr>
        <w:ind w:firstLineChars="200" w:firstLine="480"/>
        <w:rPr>
          <w:lang w:eastAsia="zh-CN"/>
        </w:rPr>
      </w:pPr>
      <w:r w:rsidRPr="00E763D6">
        <w:rPr>
          <w:rFonts w:hint="eastAsia"/>
          <w:lang w:eastAsia="zh-CN"/>
        </w:rPr>
        <w:t>社交网络提供了一个广泛的交流平台，使得个体可以轻松地与他人分享自己的生活、成就和体验</w:t>
      </w:r>
      <w:r w:rsidR="007C3DE2">
        <w:rPr>
          <w:rFonts w:hint="eastAsia"/>
          <w:lang w:eastAsia="zh-CN"/>
        </w:rPr>
        <w:t xml:space="preserve"> </w:t>
      </w:r>
      <w:r w:rsidR="007C3DE2" w:rsidRPr="004E614C">
        <w:rPr>
          <w:lang w:eastAsia="zh-CN"/>
        </w:rPr>
        <w:t xml:space="preserve"> </w:t>
      </w:r>
      <w:r w:rsidR="007C3DE2" w:rsidRPr="004E614C">
        <w:rPr>
          <w:lang w:eastAsia="zh-CN"/>
        </w:rPr>
        <w:fldChar w:fldCharType="begin"/>
      </w:r>
      <w:r w:rsidR="007C3DE2">
        <w:rPr>
          <w:lang w:eastAsia="zh-CN"/>
        </w:rPr>
        <w:instrText xml:space="preserve"> ADDIN EN.CITE &lt;EndNote&gt;&lt;Cite&gt;&lt;Author&gt;Haferkamp&lt;/Author&gt;&lt;Year&gt;2011&lt;/Year&gt;&lt;RecNum&gt;49&lt;/RecNum&gt;&lt;Prefix&gt;e.g.`, &lt;/Prefix&gt;&lt;DisplayText&gt;(e.g., 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7C3DE2" w:rsidRPr="004E614C">
        <w:rPr>
          <w:lang w:eastAsia="zh-CN"/>
        </w:rPr>
        <w:fldChar w:fldCharType="separate"/>
      </w:r>
      <w:r w:rsidR="007C3DE2">
        <w:rPr>
          <w:noProof/>
          <w:lang w:eastAsia="zh-CN"/>
        </w:rPr>
        <w:t>(e.g., Haferkamp &amp; Krämer, 2011; Vogel et al., 2015)</w:t>
      </w:r>
      <w:r w:rsidR="007C3DE2" w:rsidRPr="004E614C">
        <w:rPr>
          <w:lang w:eastAsia="zh-CN"/>
        </w:rPr>
        <w:fldChar w:fldCharType="end"/>
      </w:r>
      <w:r w:rsidR="007C3DE2">
        <w:rPr>
          <w:rFonts w:hint="eastAsia"/>
          <w:lang w:eastAsia="zh-CN"/>
        </w:rPr>
        <w:t>。</w:t>
      </w:r>
      <w:r w:rsidR="00364E46">
        <w:rPr>
          <w:rFonts w:hint="eastAsia"/>
          <w:lang w:eastAsia="zh-CN"/>
        </w:rPr>
        <w:t>与此同时，人们接受他人信息也变得更加简单</w:t>
      </w:r>
      <w:r w:rsidR="007C3DE2">
        <w:rPr>
          <w:rFonts w:hint="eastAsia"/>
          <w:lang w:eastAsia="zh-CN"/>
        </w:rPr>
        <w:t xml:space="preserve"> </w:t>
      </w:r>
      <w:r w:rsidR="007C3DE2" w:rsidRPr="004E614C">
        <w:rPr>
          <w:lang w:eastAsia="zh-CN"/>
        </w:rPr>
        <w:fldChar w:fldCharType="begin"/>
      </w:r>
      <w:r w:rsidR="007C3DE2">
        <w:rPr>
          <w:lang w:eastAsia="zh-CN"/>
        </w:rPr>
        <w:instrText xml:space="preserve"> ADDIN EN.CITE &lt;EndNote&gt;&lt;Cite&gt;&lt;Author&gt;Acar&lt;/Author&gt;&lt;Year&gt;2008&lt;/Year&gt;&lt;RecNum&gt;1&lt;/RecNum&gt;&lt;Prefix&gt;e.g.`, &lt;/Prefix&gt;&lt;DisplayText&gt;(e.g., 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7C3DE2" w:rsidRPr="004E614C">
        <w:rPr>
          <w:lang w:eastAsia="zh-CN"/>
        </w:rPr>
        <w:fldChar w:fldCharType="separate"/>
      </w:r>
      <w:r w:rsidR="007C3DE2">
        <w:rPr>
          <w:noProof/>
          <w:lang w:eastAsia="zh-CN"/>
        </w:rPr>
        <w:t>(e.g., Acar, 2008; Vogel et al., 2015)</w:t>
      </w:r>
      <w:r w:rsidR="007C3DE2" w:rsidRPr="004E614C">
        <w:rPr>
          <w:lang w:eastAsia="zh-CN"/>
        </w:rPr>
        <w:fldChar w:fldCharType="end"/>
      </w:r>
      <w:r w:rsidR="007C3DE2">
        <w:rPr>
          <w:rFonts w:hint="eastAsia"/>
          <w:lang w:eastAsia="zh-CN"/>
        </w:rPr>
        <w:t>。</w:t>
      </w:r>
      <w:r w:rsidR="00364E46">
        <w:rPr>
          <w:rFonts w:hint="eastAsia"/>
          <w:lang w:eastAsia="zh-CN"/>
        </w:rPr>
        <w:t>在社交网络上你可以随时随地的分享自己的现状</w:t>
      </w:r>
      <w:r w:rsidR="007C3DE2" w:rsidRPr="004E614C">
        <w:rPr>
          <w:rFonts w:hint="eastAsia"/>
          <w:lang w:eastAsia="zh-CN"/>
        </w:rPr>
        <w:t xml:space="preserve"> </w:t>
      </w:r>
      <w:r w:rsidR="007C3DE2" w:rsidRPr="004E614C">
        <w:rPr>
          <w:lang w:eastAsia="zh-CN"/>
        </w:rPr>
        <w:fldChar w:fldCharType="begin"/>
      </w:r>
      <w:r w:rsidR="007C3DE2" w:rsidRPr="004E614C">
        <w:rPr>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7C3DE2" w:rsidRPr="004E614C">
        <w:rPr>
          <w:lang w:eastAsia="zh-CN"/>
        </w:rPr>
        <w:fldChar w:fldCharType="separate"/>
      </w:r>
      <w:r w:rsidR="007C3DE2" w:rsidRPr="004E614C">
        <w:rPr>
          <w:noProof/>
          <w:lang w:eastAsia="zh-CN"/>
        </w:rPr>
        <w:t>(Manago et al., 2012)</w:t>
      </w:r>
      <w:r w:rsidR="007C3DE2" w:rsidRPr="004E614C">
        <w:rPr>
          <w:lang w:eastAsia="zh-CN"/>
        </w:rPr>
        <w:fldChar w:fldCharType="end"/>
      </w:r>
      <w:r w:rsidR="007C3DE2" w:rsidRPr="00351E53">
        <w:rPr>
          <w:rFonts w:hint="eastAsia"/>
          <w:lang w:eastAsia="zh-CN"/>
        </w:rPr>
        <w:t xml:space="preserve"> </w:t>
      </w:r>
      <w:r w:rsidR="00364E46">
        <w:rPr>
          <w:rFonts w:hint="eastAsia"/>
          <w:lang w:eastAsia="zh-CN"/>
        </w:rPr>
        <w:t>，并且可以即时收到来自朋友对你发布内容的反馈</w:t>
      </w:r>
      <w:r w:rsidR="007C3DE2" w:rsidRPr="004E614C">
        <w:rPr>
          <w:rFonts w:hint="eastAsia"/>
          <w:lang w:eastAsia="zh-CN"/>
        </w:rPr>
        <w:t xml:space="preserve"> </w:t>
      </w:r>
      <w:r w:rsidR="007C3DE2" w:rsidRPr="004E614C">
        <w:rPr>
          <w:lang w:eastAsia="zh-CN"/>
        </w:rPr>
        <w:fldChar w:fldCharType="begin"/>
      </w:r>
      <w:r w:rsidR="007C3DE2" w:rsidRPr="004E614C">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7C3DE2" w:rsidRPr="004E614C">
        <w:rPr>
          <w:lang w:eastAsia="zh-CN"/>
        </w:rPr>
        <w:fldChar w:fldCharType="separate"/>
      </w:r>
      <w:r w:rsidR="007C3DE2" w:rsidRPr="004E614C">
        <w:rPr>
          <w:noProof/>
          <w:lang w:eastAsia="zh-CN"/>
        </w:rPr>
        <w:t>(Manago et al., 2008)</w:t>
      </w:r>
      <w:r w:rsidR="007C3DE2" w:rsidRPr="004E614C">
        <w:rPr>
          <w:lang w:eastAsia="zh-CN"/>
        </w:rPr>
        <w:fldChar w:fldCharType="end"/>
      </w:r>
      <w:r w:rsidR="007C3DE2">
        <w:rPr>
          <w:rFonts w:hint="eastAsia"/>
          <w:lang w:eastAsia="zh-CN"/>
        </w:rPr>
        <w:t>。</w:t>
      </w:r>
    </w:p>
    <w:p w14:paraId="2802F8F9" w14:textId="28BB243E" w:rsidR="00E763D6" w:rsidRDefault="0026096B" w:rsidP="003B13EB">
      <w:pPr>
        <w:ind w:firstLineChars="200" w:firstLine="480"/>
        <w:rPr>
          <w:lang w:eastAsia="zh-CN"/>
        </w:rPr>
      </w:pPr>
      <w:r>
        <w:rPr>
          <w:rFonts w:hint="eastAsia"/>
          <w:lang w:eastAsia="zh-CN"/>
        </w:rPr>
        <w:t>尽管有研究指出，在社交网络上的社会比较会带来积极效果，比如激发人们的灵感</w:t>
      </w:r>
      <w:r>
        <w:rPr>
          <w:rFonts w:hint="eastAsia"/>
          <w:lang w:eastAsia="zh-CN"/>
        </w:rPr>
        <w:t xml:space="preserve"> </w:t>
      </w:r>
      <w:r>
        <w:rPr>
          <w:lang w:eastAsia="zh-CN"/>
        </w:rPr>
        <w:fldChar w:fldCharType="begin"/>
      </w:r>
      <w:r>
        <w:rPr>
          <w:lang w:eastAsia="zh-CN"/>
        </w:rPr>
        <w:instrText xml:space="preserve"> ADDIN EN.CITE &lt;EndNote&gt;&lt;Cite&gt;&lt;Author&gt;Meier&lt;/Author&gt;&lt;Year&gt;2018&lt;/Year&gt;&lt;RecNum&gt;200&lt;/RecNum&gt;&lt;DisplayText&gt;(Meier &amp;amp; Schäfer, 2018)&lt;/DisplayText&gt;&lt;record&gt;&lt;rec-number&gt;200&lt;/rec-number&gt;&lt;foreign-keys&gt;&lt;key app="EN" db-id="25zwtzd2ipsxxpedr5u5fe2as9wdf5twxw0s" timestamp="1711011040"&gt;200&lt;/key&gt;&lt;/foreign-keys&gt;&lt;ref-type name="Journal Article"&gt;17&lt;/ref-type&gt;&lt;contributors&gt;&lt;authors&gt;&lt;author&gt;Meier, Adrian&lt;/author&gt;&lt;author&gt;Schäfer, Svenja&lt;/author&gt;&lt;/authors&gt;&lt;/contributors&gt;&lt;titles&gt;&lt;title&gt;The positive side of social comparison on social network sites: How envy can drive inspiration on Instagram&lt;/title&gt;&lt;secondary-title&gt;Cyberpsychology, Behavior, and Social Networking&lt;/secondary-title&gt;&lt;/titles&gt;&lt;periodical&gt;&lt;full-title&gt;Cyberpsychology, behavior, and social networking&lt;/full-title&gt;&lt;/periodical&gt;&lt;pages&gt;411-417&lt;/pages&gt;&lt;volume&gt;21&lt;/volume&gt;&lt;number&gt;7&lt;/number&gt;&lt;dates&gt;&lt;year&gt;2018&lt;/year&gt;&lt;/dates&gt;&lt;isbn&gt;2152-2715&lt;/isbn&gt;&lt;urls&gt;&lt;/urls&gt;&lt;/record&gt;&lt;/Cite&gt;&lt;/EndNote&gt;</w:instrText>
      </w:r>
      <w:r>
        <w:rPr>
          <w:lang w:eastAsia="zh-CN"/>
        </w:rPr>
        <w:fldChar w:fldCharType="separate"/>
      </w:r>
      <w:r>
        <w:rPr>
          <w:noProof/>
          <w:lang w:eastAsia="zh-CN"/>
        </w:rPr>
        <w:t>(Meier &amp; Schäfer, 2018)</w:t>
      </w:r>
      <w:r>
        <w:rPr>
          <w:lang w:eastAsia="zh-CN"/>
        </w:rPr>
        <w:fldChar w:fldCharType="end"/>
      </w:r>
      <w:r>
        <w:rPr>
          <w:rFonts w:hint="eastAsia"/>
          <w:lang w:eastAsia="zh-CN"/>
        </w:rPr>
        <w:t>，增加人们的主观幸福感</w:t>
      </w:r>
      <w:r>
        <w:rPr>
          <w:rFonts w:hint="eastAsia"/>
          <w:lang w:eastAsia="zh-CN"/>
        </w:rPr>
        <w:t xml:space="preserve"> </w:t>
      </w:r>
      <w:r>
        <w:rPr>
          <w:lang w:eastAsia="zh-CN"/>
        </w:rPr>
        <w:fldChar w:fldCharType="begin"/>
      </w:r>
      <w:r>
        <w:rPr>
          <w:lang w:eastAsia="zh-CN"/>
        </w:rPr>
        <w:instrText xml:space="preserve"> ADDIN EN.CITE &lt;EndNote&gt;&lt;Cite&gt;&lt;Author&gt;Verduyn&lt;/Author&gt;&lt;Year&gt;2020&lt;/Year&gt;&lt;RecNum&gt;201&lt;/RecNum&gt;&lt;DisplayText&gt;(Verduyn et al., 2020)&lt;/DisplayText&gt;&lt;record&gt;&lt;rec-number&gt;201&lt;/rec-number&gt;&lt;foreign-keys&gt;&lt;key app="EN" db-id="25zwtzd2ipsxxpedr5u5fe2as9wdf5twxw0s" timestamp="1711011138"&gt;201&lt;/key&gt;&lt;/foreign-keys&gt;&lt;ref-type name="Journal Article"&gt;17&lt;/ref-type&gt;&lt;contributors&gt;&lt;authors&gt;&lt;author&gt;Verduyn, Philippe&lt;/author&gt;&lt;author&gt;Gugushvili, Nino&lt;/author&gt;&lt;author&gt;Massar, Karlijn&lt;/author&gt;&lt;author&gt;Täht, Karin&lt;/author&gt;&lt;author&gt;Kross, Ethan&lt;/author&gt;&lt;/authors&gt;&lt;/contributors&gt;&lt;titles&gt;&lt;title&gt;Social comparison on social networking sites&lt;/title&gt;&lt;secondary-title&gt;Current opinion in psychology&lt;/secondary-title&gt;&lt;/titles&gt;&lt;periodical&gt;&lt;full-title&gt;Current opinion in psychology&lt;/full-title&gt;&lt;/periodical&gt;&lt;pages&gt;32-37&lt;/pages&gt;&lt;volume&gt;36&lt;/volume&gt;&lt;dates&gt;&lt;year&gt;2020&lt;/year&gt;&lt;/dates&gt;&lt;isbn&gt;2352-250X&lt;/isbn&gt;&lt;urls&gt;&lt;/urls&gt;&lt;/record&gt;&lt;/Cite&gt;&lt;/EndNote&gt;</w:instrText>
      </w:r>
      <w:r>
        <w:rPr>
          <w:lang w:eastAsia="zh-CN"/>
        </w:rPr>
        <w:fldChar w:fldCharType="separate"/>
      </w:r>
      <w:r>
        <w:rPr>
          <w:noProof/>
          <w:lang w:eastAsia="zh-CN"/>
        </w:rPr>
        <w:t>(Verduyn et al., 2020)</w:t>
      </w:r>
      <w:r>
        <w:rPr>
          <w:lang w:eastAsia="zh-CN"/>
        </w:rPr>
        <w:fldChar w:fldCharType="end"/>
      </w:r>
      <w:r>
        <w:rPr>
          <w:rFonts w:hint="eastAsia"/>
          <w:lang w:eastAsia="zh-CN"/>
        </w:rPr>
        <w:t>，增加群体凝聚力</w:t>
      </w:r>
      <w:r>
        <w:rPr>
          <w:rFonts w:hint="eastAsia"/>
          <w:lang w:eastAsia="zh-CN"/>
        </w:rPr>
        <w:t xml:space="preserve"> </w:t>
      </w:r>
      <w:r>
        <w:rPr>
          <w:lang w:eastAsia="zh-CN"/>
        </w:rPr>
        <w:fldChar w:fldCharType="begin"/>
      </w:r>
      <w:r>
        <w:rPr>
          <w:lang w:eastAsia="zh-CN"/>
        </w:rPr>
        <w:instrText xml:space="preserve"> ADDIN EN.CITE &lt;EndNote&gt;&lt;Cite&gt;&lt;Author&gt;Zhang&lt;/Author&gt;&lt;Year&gt;2019&lt;/Year&gt;&lt;RecNum&gt;202&lt;/RecNum&gt;&lt;DisplayText&gt;(Zhang &amp;amp; Centola, 2019)&lt;/DisplayText&gt;&lt;record&gt;&lt;rec-number&gt;202&lt;/rec-number&gt;&lt;foreign-keys&gt;&lt;key app="EN" db-id="25zwtzd2ipsxxpedr5u5fe2as9wdf5twxw0s" timestamp="1711011404"&gt;202&lt;/key&gt;&lt;/foreign-keys&gt;&lt;ref-type name="Journal Article"&gt;17&lt;/ref-type&gt;&lt;contributors&gt;&lt;authors&gt;&lt;author&gt;Zhang, Jingwen&lt;/author&gt;&lt;author&gt;Centola, Damon&lt;/author&gt;&lt;/authors&gt;&lt;/contributors&gt;&lt;titles&gt;&lt;title&gt;Social networks and health: New developments in diffusion, online and offline&lt;/title&gt;&lt;secondary-title&gt;Annual Review of Sociology&lt;/secondary-title&gt;&lt;/titles&gt;&lt;periodical&gt;&lt;full-title&gt;Annual Review of Sociology&lt;/full-title&gt;&lt;/periodical&gt;&lt;pages&gt;91-109&lt;/pages&gt;&lt;volume&gt;45&lt;/volume&gt;&lt;dates&gt;&lt;year&gt;2019&lt;/year&gt;&lt;/dates&gt;&lt;isbn&gt;0360-0572&lt;/isbn&gt;&lt;urls&gt;&lt;/urls&gt;&lt;/record&gt;&lt;/Cite&gt;&lt;/EndNote&gt;</w:instrText>
      </w:r>
      <w:r>
        <w:rPr>
          <w:lang w:eastAsia="zh-CN"/>
        </w:rPr>
        <w:fldChar w:fldCharType="separate"/>
      </w:r>
      <w:r>
        <w:rPr>
          <w:noProof/>
          <w:lang w:eastAsia="zh-CN"/>
        </w:rPr>
        <w:t>(Zhang &amp; Centola, 2019)</w:t>
      </w:r>
      <w:r>
        <w:rPr>
          <w:lang w:eastAsia="zh-CN"/>
        </w:rPr>
        <w:fldChar w:fldCharType="end"/>
      </w:r>
      <w:r>
        <w:rPr>
          <w:rFonts w:hint="eastAsia"/>
          <w:lang w:eastAsia="zh-CN"/>
        </w:rPr>
        <w:t>。但更多的文章发现</w:t>
      </w:r>
      <w:r w:rsidRPr="00BF2FF9">
        <w:rPr>
          <w:rFonts w:hint="eastAsia"/>
          <w:lang w:eastAsia="zh-CN"/>
        </w:rPr>
        <w:t>，社交媒体的使用与一些消极结果相关</w:t>
      </w:r>
      <w:r w:rsidRPr="004E614C">
        <w:rPr>
          <w:rFonts w:hint="eastAsia"/>
          <w:lang w:eastAsia="zh-CN"/>
        </w:rPr>
        <w:t>。</w:t>
      </w:r>
      <w:r>
        <w:rPr>
          <w:rFonts w:hint="eastAsia"/>
          <w:lang w:eastAsia="zh-CN"/>
        </w:rPr>
        <w:t>比如，</w:t>
      </w:r>
      <w:r w:rsidRPr="004E614C">
        <w:rPr>
          <w:lang w:eastAsia="zh-CN"/>
        </w:rPr>
        <w:fldChar w:fldCharType="begin"/>
      </w:r>
      <w:r>
        <w:rPr>
          <w:rFonts w:hint="eastAsia"/>
          <w:lang w:eastAsia="zh-CN"/>
        </w:rPr>
        <w:instrText xml:space="preserve"> ADDIN EN.CITE &lt;EndNote&gt;&lt;Cite AuthorYear="1"&gt;&lt;Author&gt;Chou&lt;/Author&gt;&lt;Year&gt;2012&lt;/Year&gt;&lt;RecNum&gt;23&lt;/RecNum&gt;&lt;DisplayText&gt;Chou </w:instrText>
      </w:r>
      <w:r>
        <w:rPr>
          <w:rFonts w:hint="eastAsia"/>
          <w:lang w:eastAsia="zh-CN"/>
        </w:rPr>
        <w:instrText>和</w:instrText>
      </w:r>
      <w:r>
        <w:rPr>
          <w:rFonts w:hint="eastAsia"/>
          <w:lang w:eastAsia="zh-CN"/>
        </w:rPr>
        <w:instrText xml:space="preserve"> Edge (2012)&lt;/DisplayText&gt;&lt;record&gt;&lt;rec-number&gt;23&lt;/rec-number&gt;&lt;foreign-keys&gt;&lt;key app="EN" db-id="25zwtzd2ipsxxpedr5u5fe2as9wdf5twxw0s" </w:instrText>
      </w:r>
      <w:r>
        <w:rPr>
          <w:lang w:eastAsia="zh-CN"/>
        </w:rPr>
        <w:instrText>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Pr="004E614C">
        <w:rPr>
          <w:lang w:eastAsia="zh-CN"/>
        </w:rPr>
        <w:fldChar w:fldCharType="separate"/>
      </w:r>
      <w:r>
        <w:rPr>
          <w:rFonts w:hint="eastAsia"/>
          <w:noProof/>
          <w:lang w:eastAsia="zh-CN"/>
        </w:rPr>
        <w:t xml:space="preserve">Chou </w:t>
      </w:r>
      <w:r>
        <w:rPr>
          <w:rFonts w:hint="eastAsia"/>
          <w:noProof/>
          <w:lang w:eastAsia="zh-CN"/>
        </w:rPr>
        <w:t>和</w:t>
      </w:r>
      <w:r>
        <w:rPr>
          <w:rFonts w:hint="eastAsia"/>
          <w:noProof/>
          <w:lang w:eastAsia="zh-CN"/>
        </w:rPr>
        <w:t xml:space="preserve"> Edge (2012)</w:t>
      </w:r>
      <w:r w:rsidRPr="004E614C">
        <w:rPr>
          <w:lang w:eastAsia="zh-CN"/>
        </w:rPr>
        <w:fldChar w:fldCharType="end"/>
      </w:r>
      <w:r w:rsidRPr="004E614C">
        <w:rPr>
          <w:lang w:eastAsia="zh-CN"/>
        </w:rPr>
        <w:t xml:space="preserve"> </w:t>
      </w:r>
      <w:r w:rsidRPr="00BF2FF9">
        <w:rPr>
          <w:rFonts w:hint="eastAsia"/>
          <w:lang w:eastAsia="zh-CN"/>
        </w:rPr>
        <w:t>发现，经常使用</w:t>
      </w:r>
      <w:r w:rsidRPr="00BF2FF9">
        <w:rPr>
          <w:rFonts w:hint="eastAsia"/>
          <w:lang w:eastAsia="zh-CN"/>
        </w:rPr>
        <w:t>Facebook</w:t>
      </w:r>
      <w:r w:rsidRPr="00BF2FF9">
        <w:rPr>
          <w:rFonts w:hint="eastAsia"/>
          <w:lang w:eastAsia="zh-CN"/>
        </w:rPr>
        <w:t>的人认为其他人比自己更开心、过得更好，认为生活</w:t>
      </w:r>
      <w:r>
        <w:rPr>
          <w:rFonts w:hint="eastAsia"/>
          <w:lang w:eastAsia="zh-CN"/>
        </w:rPr>
        <w:t>是</w:t>
      </w:r>
      <w:r w:rsidRPr="00BF2FF9">
        <w:rPr>
          <w:rFonts w:hint="eastAsia"/>
          <w:lang w:eastAsia="zh-CN"/>
        </w:rPr>
        <w:t>不公平</w:t>
      </w:r>
      <w:r>
        <w:rPr>
          <w:rFonts w:hint="eastAsia"/>
          <w:lang w:eastAsia="zh-CN"/>
        </w:rPr>
        <w:t>的</w:t>
      </w:r>
      <w:r w:rsidRPr="004E614C">
        <w:rPr>
          <w:rFonts w:hint="eastAsia"/>
          <w:lang w:eastAsia="zh-CN"/>
        </w:rPr>
        <w:t>。</w:t>
      </w:r>
      <w:r w:rsidRPr="00BF2FF9">
        <w:rPr>
          <w:rFonts w:hint="eastAsia"/>
          <w:lang w:eastAsia="zh-CN"/>
        </w:rPr>
        <w:t>类似地，</w:t>
      </w:r>
      <w:r>
        <w:rPr>
          <w:rFonts w:hint="eastAsia"/>
          <w:lang w:eastAsia="zh-CN"/>
        </w:rPr>
        <w:t>也有</w:t>
      </w:r>
      <w:r w:rsidRPr="00BF2FF9">
        <w:rPr>
          <w:rFonts w:hint="eastAsia"/>
          <w:lang w:eastAsia="zh-CN"/>
        </w:rPr>
        <w:t>研究发现，社交媒体使用频率与抑郁症相关</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Pr="004E614C">
        <w:rPr>
          <w:lang w:eastAsia="zh-CN"/>
        </w:rPr>
        <w:fldChar w:fldCharType="separate"/>
      </w:r>
      <w:r w:rsidRPr="004E614C">
        <w:rPr>
          <w:noProof/>
          <w:lang w:eastAsia="zh-CN"/>
        </w:rPr>
        <w:t>(Van den Eijnden et al., 2008)</w:t>
      </w:r>
      <w:r w:rsidRPr="004E614C">
        <w:rPr>
          <w:lang w:eastAsia="zh-CN"/>
        </w:rPr>
        <w:fldChar w:fldCharType="end"/>
      </w:r>
      <w:r w:rsidRPr="004E614C">
        <w:rPr>
          <w:rFonts w:hint="eastAsia"/>
          <w:lang w:eastAsia="zh-CN"/>
        </w:rPr>
        <w:t>，与短期的幸福感降低相关</w:t>
      </w:r>
      <w:r w:rsidRPr="004E614C">
        <w:rPr>
          <w:lang w:eastAsia="zh-CN"/>
        </w:rPr>
        <w:t xml:space="preserve"> </w:t>
      </w:r>
      <w:r w:rsidRPr="004E614C">
        <w:rPr>
          <w:lang w:eastAsia="zh-CN"/>
        </w:rPr>
        <w:fldChar w:fldCharType="begin"/>
      </w:r>
      <w:r>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Pr="004E614C">
        <w:rPr>
          <w:lang w:eastAsia="zh-CN"/>
        </w:rPr>
        <w:fldChar w:fldCharType="separate"/>
      </w:r>
      <w:r>
        <w:rPr>
          <w:noProof/>
          <w:lang w:eastAsia="zh-CN"/>
        </w:rPr>
        <w:t>(Kross et al., 2013)</w:t>
      </w:r>
      <w:r w:rsidRPr="004E614C">
        <w:rPr>
          <w:lang w:eastAsia="zh-CN"/>
        </w:rPr>
        <w:fldChar w:fldCharType="end"/>
      </w:r>
      <w:r w:rsidRPr="004E614C">
        <w:rPr>
          <w:rFonts w:hint="eastAsia"/>
          <w:lang w:eastAsia="zh-CN"/>
        </w:rPr>
        <w:t>，与对浪漫关系的嫉妒相关</w:t>
      </w:r>
      <w:r w:rsidRPr="004E614C">
        <w:rPr>
          <w:lang w:eastAsia="zh-CN"/>
        </w:rPr>
        <w:t xml:space="preserve"> </w:t>
      </w:r>
      <w:r w:rsidRPr="004E614C">
        <w:rPr>
          <w:lang w:eastAsia="zh-CN"/>
        </w:rPr>
        <w:fldChar w:fldCharType="begin"/>
      </w:r>
      <w:r w:rsidRPr="004E614C">
        <w:rPr>
          <w:lang w:eastAsia="zh-CN"/>
        </w:rPr>
        <w:instrText xml:space="preserve"> ADDIN EN.CITE &lt;EndNote&gt;&lt;Cite&gt;&lt;Author&gt;Muise&lt;/Author&gt;&lt;Year&gt;2009&lt;/Year&gt;&lt;RecNum&gt;75&lt;/RecNum&gt;&lt;DisplayText&gt;(Muise et al.,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record&gt;&lt;/Cite&gt;&lt;/EndNote&gt;</w:instrText>
      </w:r>
      <w:r w:rsidRPr="004E614C">
        <w:rPr>
          <w:lang w:eastAsia="zh-CN"/>
        </w:rPr>
        <w:fldChar w:fldCharType="separate"/>
      </w:r>
      <w:r w:rsidRPr="004E614C">
        <w:rPr>
          <w:noProof/>
          <w:lang w:eastAsia="zh-CN"/>
        </w:rPr>
        <w:t>(Muise et al., 2009)</w:t>
      </w:r>
      <w:r w:rsidRPr="004E614C">
        <w:rPr>
          <w:lang w:eastAsia="zh-CN"/>
        </w:rPr>
        <w:fldChar w:fldCharType="end"/>
      </w:r>
      <w:r w:rsidRPr="004E614C">
        <w:rPr>
          <w:rFonts w:hint="eastAsia"/>
          <w:lang w:eastAsia="zh-CN"/>
        </w:rPr>
        <w:t>。</w:t>
      </w:r>
      <w:r w:rsidRPr="00BF2FF9">
        <w:rPr>
          <w:rFonts w:hint="eastAsia"/>
          <w:lang w:eastAsia="zh-CN"/>
        </w:rPr>
        <w:t>频繁使用社交媒体的人常常觉得他人比自己过得更幸福</w:t>
      </w:r>
      <w:r>
        <w:rPr>
          <w:rFonts w:hint="eastAsia"/>
          <w:lang w:eastAsia="zh-CN"/>
        </w:rPr>
        <w:t xml:space="preserve"> </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Pr="004E614C">
        <w:rPr>
          <w:lang w:eastAsia="zh-CN"/>
        </w:rPr>
        <w:fldChar w:fldCharType="separate"/>
      </w:r>
      <w:r w:rsidRPr="004E614C">
        <w:rPr>
          <w:noProof/>
          <w:lang w:eastAsia="zh-CN"/>
        </w:rPr>
        <w:t>(Chou &amp; Edge, 2012)</w:t>
      </w:r>
      <w:r w:rsidRPr="004E614C">
        <w:rPr>
          <w:lang w:eastAsia="zh-CN"/>
        </w:rPr>
        <w:fldChar w:fldCharType="end"/>
      </w:r>
      <w:r>
        <w:rPr>
          <w:rFonts w:hint="eastAsia"/>
          <w:lang w:eastAsia="zh-CN"/>
        </w:rPr>
        <w:t>。类似的</w:t>
      </w:r>
      <w:r w:rsidRPr="00BF2FF9">
        <w:rPr>
          <w:rFonts w:hint="eastAsia"/>
          <w:lang w:eastAsia="zh-CN"/>
        </w:rPr>
        <w:t>，相较于浏览普通网页，女性被试在浏览</w:t>
      </w:r>
      <w:r w:rsidRPr="00BF2FF9">
        <w:rPr>
          <w:rFonts w:hint="eastAsia"/>
          <w:lang w:eastAsia="zh-CN"/>
        </w:rPr>
        <w:t>Facebook</w:t>
      </w:r>
      <w:r w:rsidRPr="00BF2FF9">
        <w:rPr>
          <w:rFonts w:hint="eastAsia"/>
          <w:lang w:eastAsia="zh-CN"/>
        </w:rPr>
        <w:t>十分钟后，会觉得自己的外貌相较于朋友圈</w:t>
      </w:r>
      <w:r>
        <w:rPr>
          <w:rFonts w:hint="eastAsia"/>
          <w:lang w:eastAsia="zh-CN"/>
        </w:rPr>
        <w:t>中的其他人</w:t>
      </w:r>
      <w:r w:rsidRPr="00BF2FF9">
        <w:rPr>
          <w:rFonts w:hint="eastAsia"/>
          <w:lang w:eastAsia="zh-CN"/>
        </w:rPr>
        <w:t>并不出众</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Pr="004E614C">
        <w:rPr>
          <w:lang w:eastAsia="zh-CN"/>
        </w:rPr>
        <w:fldChar w:fldCharType="separate"/>
      </w:r>
      <w:r w:rsidRPr="004E614C">
        <w:rPr>
          <w:noProof/>
          <w:lang w:eastAsia="zh-CN"/>
        </w:rPr>
        <w:t>(Fardouly et al., 2015)</w:t>
      </w:r>
      <w:r w:rsidRPr="004E614C">
        <w:rPr>
          <w:lang w:eastAsia="zh-CN"/>
        </w:rPr>
        <w:fldChar w:fldCharType="end"/>
      </w:r>
      <w:r>
        <w:rPr>
          <w:rFonts w:hint="eastAsia"/>
          <w:lang w:eastAsia="zh-CN"/>
        </w:rPr>
        <w:t>。另外</w:t>
      </w:r>
      <w:r w:rsidRPr="004E614C">
        <w:rPr>
          <w:rFonts w:hint="eastAsia"/>
          <w:lang w:eastAsia="zh-CN"/>
        </w:rPr>
        <w:t>，</w:t>
      </w:r>
      <w:r w:rsidRPr="00BF2FF9">
        <w:rPr>
          <w:rFonts w:hint="eastAsia"/>
          <w:lang w:eastAsia="zh-CN"/>
        </w:rPr>
        <w:t>关于微信朋友圈的研究发现，有些人在看到微信朋友圈中的信息后会产生学业压力、社交压力、容貌焦虑等负性认知</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Pr="004E614C">
        <w:rPr>
          <w:rFonts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Pr="004E614C">
        <w:rPr>
          <w:rFonts w:hint="eastAsia"/>
          <w:lang w:eastAsia="zh-CN"/>
        </w:rPr>
        <w:instrText>无处不在的比较</w:instrText>
      </w:r>
      <w:r w:rsidRPr="004E614C">
        <w:rPr>
          <w:rFonts w:hint="eastAsia"/>
          <w:lang w:eastAsia="zh-CN"/>
        </w:rPr>
        <w:instrText>&lt;/style&gt;&lt;style face="normal" font="default" size="100%"&gt;:&lt;/style&gt;&lt;style face="normal" font="default" charset="134" size="100%"&gt;</w:instrText>
      </w:r>
      <w:r w:rsidRPr="004E614C">
        <w:rPr>
          <w:rFonts w:hint="eastAsia"/>
          <w:lang w:eastAsia="zh-CN"/>
        </w:rPr>
        <w:instrText>微信朋友圈中自我呈现与同辈压力分析</w:instrText>
      </w:r>
      <w:r w:rsidRPr="004E614C">
        <w:rPr>
          <w:rFonts w:hint="eastAsia"/>
          <w:lang w:eastAsia="zh-CN"/>
        </w:rPr>
        <w:instrText>&lt;/style&gt;&lt;/title&gt;&lt;secondary-title&gt;&lt;style face="normal" font="default" charset="134" size="100%"&gt;</w:instrText>
      </w:r>
      <w:r w:rsidRPr="004E614C">
        <w:rPr>
          <w:rFonts w:hint="eastAsia"/>
          <w:lang w:eastAsia="zh-CN"/>
        </w:rPr>
        <w:instrText>科技传播</w:instrText>
      </w:r>
      <w:r w:rsidRPr="004E614C">
        <w:rPr>
          <w:rFonts w:hint="eastAsia"/>
          <w:lang w:eastAsia="zh-CN"/>
        </w:rPr>
        <w:instrText>&lt;/style&gt;&lt;/secondary-title&gt;&lt;/titles&gt;&lt;periodical&gt;&lt;full-title&gt;</w:instrText>
      </w:r>
      <w:r w:rsidRPr="004E614C">
        <w:rPr>
          <w:rFonts w:hint="eastAsia"/>
          <w:lang w:eastAsia="zh-CN"/>
        </w:rPr>
        <w:instrText>科技传播</w:instrText>
      </w:r>
      <w:r w:rsidRPr="004E614C">
        <w:rPr>
          <w:rFonts w:hint="eastAsia"/>
          <w:lang w:eastAsia="zh-CN"/>
        </w:rPr>
        <w:instrText>&lt;/full-title&gt;&lt;/periodical&gt;&lt;pages&gt;106-108&lt;/pages&gt;&lt;volume&gt;15&lt;/volume&gt;&lt;number&gt;3&lt;/number&gt;&lt;dates&gt;&lt;year&gt;2023&lt;/year&gt;&lt;/dates&gt;&lt;urls&gt;&lt;/urls&gt;&lt;/record&gt;&lt;/Cite&gt;&lt;/EndNote&gt;</w:instrText>
      </w:r>
      <w:r w:rsidRPr="004E614C">
        <w:rPr>
          <w:lang w:eastAsia="zh-CN"/>
        </w:rPr>
        <w:fldChar w:fldCharType="separate"/>
      </w:r>
      <w:r w:rsidRPr="004E614C">
        <w:rPr>
          <w:noProof/>
          <w:lang w:eastAsia="zh-CN"/>
        </w:rPr>
        <w:t>(Luo, 2023)</w:t>
      </w:r>
      <w:r w:rsidRPr="004E614C">
        <w:rPr>
          <w:lang w:eastAsia="zh-CN"/>
        </w:rPr>
        <w:fldChar w:fldCharType="end"/>
      </w:r>
      <w:r w:rsidRPr="004E614C">
        <w:rPr>
          <w:rFonts w:hint="eastAsia"/>
          <w:lang w:eastAsia="zh-CN"/>
        </w:rPr>
        <w:t>。</w:t>
      </w:r>
    </w:p>
    <w:p w14:paraId="3DE15C49" w14:textId="4360186B" w:rsidR="00B60429" w:rsidRDefault="00B12990" w:rsidP="00B60429">
      <w:pPr>
        <w:pStyle w:val="3"/>
        <w:spacing w:before="180" w:after="180"/>
        <w:rPr>
          <w:lang w:eastAsia="zh-CN"/>
        </w:rPr>
      </w:pPr>
      <w:bookmarkStart w:id="11" w:name="_Toc162021889"/>
      <w:r>
        <w:rPr>
          <w:rFonts w:hint="eastAsia"/>
          <w:lang w:eastAsia="zh-CN"/>
        </w:rPr>
        <w:t xml:space="preserve">2.1.2 </w:t>
      </w:r>
      <w:r w:rsidR="00B60429">
        <w:rPr>
          <w:rFonts w:hint="eastAsia"/>
          <w:lang w:eastAsia="zh-CN"/>
        </w:rPr>
        <w:t>社会比较的</w:t>
      </w:r>
      <w:r w:rsidR="00A9518C">
        <w:rPr>
          <w:rFonts w:hint="eastAsia"/>
          <w:lang w:eastAsia="zh-CN"/>
        </w:rPr>
        <w:t>概念</w:t>
      </w:r>
      <w:r w:rsidR="00B60429">
        <w:rPr>
          <w:rFonts w:hint="eastAsia"/>
          <w:lang w:eastAsia="zh-CN"/>
        </w:rPr>
        <w:t>界定</w:t>
      </w:r>
      <w:bookmarkEnd w:id="11"/>
    </w:p>
    <w:p w14:paraId="1044FA09" w14:textId="1A917E14" w:rsidR="00DD33C2" w:rsidRDefault="00DD33C2" w:rsidP="00DD33C2">
      <w:pPr>
        <w:ind w:firstLine="480"/>
        <w:rPr>
          <w:lang w:eastAsia="zh-CN"/>
        </w:rPr>
      </w:pPr>
      <w:r w:rsidRPr="00DD33C2">
        <w:rPr>
          <w:rFonts w:hint="eastAsia"/>
          <w:lang w:eastAsia="zh-CN"/>
        </w:rPr>
        <w:t>社会比较</w:t>
      </w:r>
      <w:r>
        <w:rPr>
          <w:rFonts w:hint="eastAsia"/>
          <w:lang w:eastAsia="zh-CN"/>
        </w:rPr>
        <w:t>这个概念最初来源于</w:t>
      </w:r>
      <w:r w:rsidRPr="00DD33C2">
        <w:rPr>
          <w:rFonts w:hint="eastAsia"/>
          <w:lang w:eastAsia="zh-CN"/>
        </w:rPr>
        <w:t>社会比较理论</w:t>
      </w:r>
      <w:r w:rsidR="007E07E2">
        <w:rPr>
          <w:rFonts w:hint="eastAsia"/>
          <w:lang w:eastAsia="zh-CN"/>
        </w:rPr>
        <w:t xml:space="preserve"> </w:t>
      </w:r>
      <w:r w:rsidR="007E07E2">
        <w:rPr>
          <w:lang w:eastAsia="zh-CN"/>
        </w:rPr>
        <w:fldChar w:fldCharType="begin"/>
      </w:r>
      <w:r w:rsidR="007E07E2">
        <w:rPr>
          <w:lang w:eastAsia="zh-CN"/>
        </w:rPr>
        <w:instrText xml:space="preserve"> ADDIN EN.CITE &lt;EndNote&gt;&lt;Cite&gt;&lt;Author&gt;Festinger&lt;/Author&gt;&lt;Year&gt;1954&lt;/Year&gt;&lt;RecNum&gt;182&lt;/RecNum&gt;&lt;DisplayText&gt;(Festinger, 1954)&lt;/DisplayText&gt;&lt;record&gt;&lt;rec-number&gt;182&lt;/rec-number&gt;&lt;foreign-keys&gt;&lt;key app="EN" db-id="25zwtzd2ipsxxpedr5u5fe2as9wdf5twxw0s" timestamp="1711007716"&gt;182&lt;/key&gt;&lt;/foreign-keys&gt;&lt;ref-type name="Journal Article"&gt;17&lt;/ref-type&gt;&lt;contributors&gt;&lt;authors&gt;&lt;author&gt;Festinger, Leon&lt;/author&gt;&lt;/authors&gt;&lt;/contributors&gt;&lt;titles&gt;&lt;title&gt;A theory of social comparison processes&lt;/title&gt;&lt;secondary-title&gt;Human relations&lt;/secondary-title&gt;&lt;/titles&gt;&lt;periodical&gt;&lt;full-title&gt;Human relations&lt;/full-title&gt;&lt;/periodical&gt;&lt;pages&gt;117-140&lt;/pages&gt;&lt;volume&gt;7&lt;/volume&gt;&lt;number&gt;2&lt;/number&gt;&lt;dates&gt;&lt;year&gt;1954&lt;/year&gt;&lt;/dates&gt;&lt;isbn&gt;0018-7267&lt;/isbn&gt;&lt;urls&gt;&lt;/urls&gt;&lt;/record&gt;&lt;/Cite&gt;&lt;/EndNote&gt;</w:instrText>
      </w:r>
      <w:r w:rsidR="007E07E2">
        <w:rPr>
          <w:lang w:eastAsia="zh-CN"/>
        </w:rPr>
        <w:fldChar w:fldCharType="separate"/>
      </w:r>
      <w:r w:rsidR="007E07E2">
        <w:rPr>
          <w:noProof/>
          <w:lang w:eastAsia="zh-CN"/>
        </w:rPr>
        <w:t>(Festinger, 1954)</w:t>
      </w:r>
      <w:r w:rsidR="007E07E2">
        <w:rPr>
          <w:lang w:eastAsia="zh-CN"/>
        </w:rPr>
        <w:fldChar w:fldCharType="end"/>
      </w:r>
      <w:r w:rsidR="00DF7E00">
        <w:rPr>
          <w:rFonts w:hint="eastAsia"/>
          <w:lang w:eastAsia="zh-CN"/>
        </w:rPr>
        <w:t>，</w:t>
      </w:r>
      <w:r w:rsidR="00DF7E00" w:rsidRPr="00DF7E00">
        <w:rPr>
          <w:rFonts w:hint="eastAsia"/>
          <w:lang w:eastAsia="zh-CN"/>
        </w:rPr>
        <w:t>该理论描述了人们确认自己观点是否正确以及寻求自我能力的动力</w:t>
      </w:r>
      <w:r w:rsidRPr="00DD33C2">
        <w:rPr>
          <w:rFonts w:hint="eastAsia"/>
          <w:lang w:eastAsia="zh-CN"/>
        </w:rPr>
        <w:t>。</w:t>
      </w:r>
      <w:r w:rsidR="00DF7E00">
        <w:rPr>
          <w:rFonts w:hint="eastAsia"/>
          <w:lang w:eastAsia="zh-CN"/>
        </w:rPr>
        <w:t>具体而言，</w:t>
      </w:r>
      <w:r w:rsidRPr="00DD33C2">
        <w:rPr>
          <w:rFonts w:hint="eastAsia"/>
          <w:lang w:eastAsia="zh-CN"/>
        </w:rPr>
        <w:t>人们通过与他人比较来评估自己的情绪</w:t>
      </w:r>
      <w:r w:rsidR="00E56908">
        <w:rPr>
          <w:rFonts w:hint="eastAsia"/>
          <w:lang w:eastAsia="zh-CN"/>
        </w:rPr>
        <w:t xml:space="preserve"> </w:t>
      </w:r>
      <w:r w:rsidR="00E56908">
        <w:rPr>
          <w:lang w:eastAsia="zh-CN"/>
        </w:rPr>
        <w:fldChar w:fldCharType="begin"/>
      </w:r>
      <w:r w:rsidR="00E56908">
        <w:rPr>
          <w:lang w:eastAsia="zh-CN"/>
        </w:rPr>
        <w:instrText xml:space="preserve"> ADDIN EN.CITE &lt;EndNote&gt;&lt;Cite&gt;&lt;Author&gt;Schachter&lt;/Author&gt;&lt;Year&gt;1959&lt;/Year&gt;&lt;RecNum&gt;183&lt;/RecNum&gt;&lt;DisplayText&gt;(Schachter, 1959)&lt;/DisplayText&gt;&lt;record&gt;&lt;rec-number&gt;183&lt;/rec-number&gt;&lt;foreign-keys&gt;&lt;key app="EN" db-id="25zwtzd2ipsxxpedr5u5fe2as9wdf5twxw0s" timestamp="1711007794"&gt;183&lt;/key&gt;&lt;/foreign-keys&gt;&lt;ref-type name="Journal Article"&gt;17&lt;/ref-type&gt;&lt;contributors&gt;&lt;authors&gt;&lt;author&gt;Schachter, Stanley&lt;/author&gt;&lt;/authors&gt;&lt;/contributors&gt;&lt;titles&gt;&lt;title&gt;The psychology of affiliation: Experimental studies of the sources of gregariousness&lt;/title&gt;&lt;/titles&gt;&lt;dates&gt;&lt;year&gt;1959&lt;/year&gt;&lt;/dates&gt;&lt;urls&gt;&lt;/urls&gt;&lt;/record&gt;&lt;/Cite&gt;&lt;/EndNote&gt;</w:instrText>
      </w:r>
      <w:r w:rsidR="00E56908">
        <w:rPr>
          <w:lang w:eastAsia="zh-CN"/>
        </w:rPr>
        <w:fldChar w:fldCharType="separate"/>
      </w:r>
      <w:r w:rsidR="00E56908">
        <w:rPr>
          <w:noProof/>
          <w:lang w:eastAsia="zh-CN"/>
        </w:rPr>
        <w:t>(Schachter, 1959)</w:t>
      </w:r>
      <w:r w:rsidR="00E56908">
        <w:rPr>
          <w:lang w:eastAsia="zh-CN"/>
        </w:rPr>
        <w:fldChar w:fldCharType="end"/>
      </w:r>
      <w:r w:rsidR="00DF7E00">
        <w:rPr>
          <w:rFonts w:hint="eastAsia"/>
          <w:lang w:eastAsia="zh-CN"/>
        </w:rPr>
        <w:t>；</w:t>
      </w:r>
      <w:r w:rsidRPr="00DD33C2">
        <w:rPr>
          <w:rFonts w:hint="eastAsia"/>
          <w:lang w:eastAsia="zh-CN"/>
        </w:rPr>
        <w:t>评估个人特质、观点和能力</w:t>
      </w:r>
      <w:r w:rsidR="00E56908">
        <w:rPr>
          <w:lang w:eastAsia="zh-CN"/>
        </w:rPr>
        <w:fldChar w:fldCharType="begin"/>
      </w:r>
      <w:r w:rsidR="00E56908">
        <w:rPr>
          <w:lang w:eastAsia="zh-CN"/>
        </w:rPr>
        <w:instrText xml:space="preserve"> ADDIN EN.CITE &lt;EndNote&gt;&lt;Cite&gt;&lt;Author&gt;Thornton&lt;/Author&gt;&lt;Year&gt;1966&lt;/Year&gt;&lt;RecNum&gt;184&lt;/RecNum&gt;&lt;DisplayText&gt;(Thornton &amp;amp; Arrowood, 1966)&lt;/DisplayText&gt;&lt;record&gt;&lt;rec-number&gt;184&lt;/rec-number&gt;&lt;foreign-keys&gt;&lt;key app="EN" db-id="25zwtzd2ipsxxpedr5u5fe2as9wdf5twxw0s" timestamp="1711007827"&gt;184&lt;/key&gt;&lt;/foreign-keys&gt;&lt;ref-type name="Journal Article"&gt;17&lt;/ref-type&gt;&lt;contributors&gt;&lt;authors&gt;&lt;author&gt;Thornton, Dorothy A&lt;/author&gt;&lt;author&gt;Arrowood, A John&lt;/author&gt;&lt;/authors&gt;&lt;/contributors&gt;&lt;titles&gt;&lt;title&gt;Self-evaluation, self-enhancement, and the locus of social comparison&lt;/title&gt;&lt;secondary-title&gt;Journal of Experimental Social Psychology&lt;/secondary-title&gt;&lt;/titles&gt;&lt;periodical&gt;&lt;full-title&gt;Journal of Experimental Social Psychology&lt;/full-title&gt;&lt;/periodical&gt;&lt;pages&gt;40-48&lt;/pages&gt;&lt;volume&gt;1&lt;/volume&gt;&lt;dates&gt;&lt;year&gt;1966&lt;/year&gt;&lt;/dates&gt;&lt;isbn&gt;0022-1031&lt;/isbn&gt;&lt;urls&gt;&lt;/urls&gt;&lt;/record&gt;&lt;/Cite&gt;&lt;/EndNote&gt;</w:instrText>
      </w:r>
      <w:r w:rsidR="00E56908">
        <w:rPr>
          <w:lang w:eastAsia="zh-CN"/>
        </w:rPr>
        <w:fldChar w:fldCharType="separate"/>
      </w:r>
      <w:r w:rsidR="00E56908">
        <w:rPr>
          <w:noProof/>
          <w:lang w:eastAsia="zh-CN"/>
        </w:rPr>
        <w:t>(Thornton &amp; Arrowood, 1966)</w:t>
      </w:r>
      <w:r w:rsidR="00E56908">
        <w:rPr>
          <w:lang w:eastAsia="zh-CN"/>
        </w:rPr>
        <w:fldChar w:fldCharType="end"/>
      </w:r>
      <w:r w:rsidR="00DF7E00">
        <w:rPr>
          <w:rFonts w:hint="eastAsia"/>
          <w:lang w:eastAsia="zh-CN"/>
        </w:rPr>
        <w:t>；</w:t>
      </w:r>
      <w:r w:rsidRPr="00DD33C2">
        <w:rPr>
          <w:rFonts w:hint="eastAsia"/>
          <w:lang w:eastAsia="zh-CN"/>
        </w:rPr>
        <w:t>提高自尊和自我概念</w:t>
      </w:r>
      <w:r w:rsidR="00E56908">
        <w:rPr>
          <w:rFonts w:hint="eastAsia"/>
          <w:lang w:eastAsia="zh-CN"/>
        </w:rPr>
        <w:t xml:space="preserve"> </w:t>
      </w:r>
      <w:r w:rsidR="00E56908">
        <w:rPr>
          <w:lang w:eastAsia="zh-CN"/>
        </w:rPr>
        <w:fldChar w:fldCharType="begin"/>
      </w:r>
      <w:r w:rsidR="00E56908">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E56908">
        <w:rPr>
          <w:lang w:eastAsia="zh-CN"/>
        </w:rPr>
        <w:fldChar w:fldCharType="separate"/>
      </w:r>
      <w:r w:rsidR="00E56908">
        <w:rPr>
          <w:noProof/>
          <w:lang w:eastAsia="zh-CN"/>
        </w:rPr>
        <w:t>(Gibbons &amp; Buunk, 1999)</w:t>
      </w:r>
      <w:r w:rsidR="00E56908">
        <w:rPr>
          <w:lang w:eastAsia="zh-CN"/>
        </w:rPr>
        <w:fldChar w:fldCharType="end"/>
      </w:r>
      <w:r w:rsidR="00DF7E00">
        <w:rPr>
          <w:rFonts w:hint="eastAsia"/>
          <w:lang w:eastAsia="zh-CN"/>
        </w:rPr>
        <w:t>；以及</w:t>
      </w:r>
      <w:r w:rsidRPr="00DD33C2">
        <w:rPr>
          <w:rFonts w:hint="eastAsia"/>
          <w:lang w:eastAsia="zh-CN"/>
        </w:rPr>
        <w:t>帮助人们更有效地做出决策和评价</w:t>
      </w:r>
      <w:r w:rsidR="00E56908">
        <w:rPr>
          <w:rFonts w:hint="eastAsia"/>
          <w:lang w:eastAsia="zh-CN"/>
        </w:rPr>
        <w:t xml:space="preserve"> </w:t>
      </w:r>
      <w:r w:rsidR="00E56908">
        <w:rPr>
          <w:lang w:eastAsia="zh-CN"/>
        </w:rPr>
        <w:fldChar w:fldCharType="begin"/>
      </w:r>
      <w:r w:rsidR="00E56908">
        <w:rPr>
          <w:lang w:eastAsia="zh-CN"/>
        </w:rPr>
        <w:instrText xml:space="preserve"> ADDIN EN.CITE &lt;EndNote&gt;&lt;Cite&gt;&lt;Author&gt;Mussweiler&lt;/Author&gt;&lt;Year&gt;2006&lt;/Year&gt;&lt;RecNum&gt;185&lt;/RecNum&gt;&lt;DisplayText&gt;(Mussweiler et al., 2006)&lt;/DisplayText&gt;&lt;record&gt;&lt;rec-number&gt;185&lt;/rec-number&gt;&lt;foreign-keys&gt;&lt;key app="EN" db-id="25zwtzd2ipsxxpedr5u5fe2as9wdf5twxw0s" timestamp="1711007926"&gt;185&lt;/key&gt;&lt;/foreign-keys&gt;&lt;ref-type name="Journal Article"&gt;17&lt;/ref-type&gt;&lt;contributors&gt;&lt;authors&gt;&lt;author&gt;Mussweiler, Thomas&lt;/author&gt;&lt;author&gt;Rüter, Katja&lt;/author&gt;&lt;author&gt;Epstude, Kai&lt;/author&gt;&lt;/authors&gt;&lt;/contributors&gt;&lt;titles&gt;&lt;title&gt;The why, who, and how of social comparison: A social-cognition perspective&lt;/title&gt;&lt;secondary-title&gt;Social comparison and social psychology: Understanding cognition, intergroup relations, and culture&lt;/secondary-title&gt;&lt;/titles&gt;&lt;periodical&gt;&lt;full-title&gt;Social comparison and social psychology: Understanding cognition, intergroup relations, and culture&lt;/full-title&gt;&lt;/periodical&gt;&lt;pages&gt;33-54&lt;/pages&gt;&lt;dates&gt;&lt;year&gt;2006&lt;/year&gt;&lt;/dates&gt;&lt;urls&gt;&lt;/urls&gt;&lt;/record&gt;&lt;/Cite&gt;&lt;/EndNote&gt;</w:instrText>
      </w:r>
      <w:r w:rsidR="00E56908">
        <w:rPr>
          <w:lang w:eastAsia="zh-CN"/>
        </w:rPr>
        <w:fldChar w:fldCharType="separate"/>
      </w:r>
      <w:r w:rsidR="00E56908">
        <w:rPr>
          <w:noProof/>
          <w:lang w:eastAsia="zh-CN"/>
        </w:rPr>
        <w:t>(Mussweiler et al., 2006)</w:t>
      </w:r>
      <w:r w:rsidR="00E56908">
        <w:rPr>
          <w:lang w:eastAsia="zh-CN"/>
        </w:rPr>
        <w:fldChar w:fldCharType="end"/>
      </w:r>
      <w:r w:rsidRPr="00DD33C2">
        <w:rPr>
          <w:rFonts w:hint="eastAsia"/>
          <w:lang w:eastAsia="zh-CN"/>
        </w:rPr>
        <w:t>。</w:t>
      </w:r>
      <w:r w:rsidR="00DF7E00">
        <w:rPr>
          <w:rFonts w:hint="eastAsia"/>
          <w:lang w:eastAsia="zh-CN"/>
        </w:rPr>
        <w:t>此外，</w:t>
      </w:r>
      <w:r w:rsidRPr="00DD33C2">
        <w:rPr>
          <w:rFonts w:hint="eastAsia"/>
          <w:lang w:eastAsia="zh-CN"/>
        </w:rPr>
        <w:t>在需要获取他人信息时，比如了解其他人的能力或失败经历时，人们也会借助社会比较</w:t>
      </w:r>
      <w:r w:rsidR="00E56908">
        <w:rPr>
          <w:rFonts w:hint="eastAsia"/>
          <w:lang w:eastAsia="zh-CN"/>
        </w:rPr>
        <w:t xml:space="preserve"> </w:t>
      </w:r>
      <w:r w:rsidR="00E56908">
        <w:rPr>
          <w:lang w:eastAsia="zh-CN"/>
        </w:rPr>
        <w:fldChar w:fldCharType="begin"/>
      </w:r>
      <w:r w:rsidR="00E56908">
        <w:rPr>
          <w:lang w:eastAsia="zh-CN"/>
        </w:rPr>
        <w:instrText xml:space="preserve"> ADDIN EN.CITE &lt;EndNote&gt;&lt;Cite&gt;&lt;Author&gt;Mussweiler&lt;/Author&gt;&lt;Year&gt;2006&lt;/Year&gt;&lt;RecNum&gt;185&lt;/RecNum&gt;&lt;DisplayText&gt;(Mussweiler et al., 2006)&lt;/DisplayText&gt;&lt;record&gt;&lt;rec-number&gt;185&lt;/rec-number&gt;&lt;foreign-keys&gt;&lt;key app="EN" db-id="25zwtzd2ipsxxpedr5u5fe2as9wdf5twxw0s" timestamp="1711007926"&gt;185&lt;/key&gt;&lt;/foreign-keys&gt;&lt;ref-type name="Journal Article"&gt;17&lt;/ref-type&gt;&lt;contributors&gt;&lt;authors&gt;&lt;author&gt;Mussweiler, Thomas&lt;/author&gt;&lt;author&gt;Rüter, Katja&lt;/author&gt;&lt;author&gt;Epstude, Kai&lt;/author&gt;&lt;/authors&gt;&lt;/contributors&gt;&lt;titles&gt;&lt;title&gt;The why, who, and how of social comparison: A social-cognition perspective&lt;/title&gt;&lt;secondary-title&gt;Social comparison and social psychology: Understanding cognition, intergroup relations, and culture&lt;/secondary-title&gt;&lt;/titles&gt;&lt;periodical&gt;&lt;full-title&gt;Social comparison and social psychology: Understanding cognition, intergroup relations, and culture&lt;/full-title&gt;&lt;/periodical&gt;&lt;pages&gt;33-54&lt;/pages&gt;&lt;dates&gt;&lt;year&gt;2006&lt;/year&gt;&lt;/dates&gt;&lt;urls&gt;&lt;/urls&gt;&lt;/record&gt;&lt;/Cite&gt;&lt;/EndNote&gt;</w:instrText>
      </w:r>
      <w:r w:rsidR="00E56908">
        <w:rPr>
          <w:lang w:eastAsia="zh-CN"/>
        </w:rPr>
        <w:fldChar w:fldCharType="separate"/>
      </w:r>
      <w:r w:rsidR="00E56908">
        <w:rPr>
          <w:noProof/>
          <w:lang w:eastAsia="zh-CN"/>
        </w:rPr>
        <w:t>(Mussweiler et al., 2006)</w:t>
      </w:r>
      <w:r w:rsidR="00E56908">
        <w:rPr>
          <w:lang w:eastAsia="zh-CN"/>
        </w:rPr>
        <w:fldChar w:fldCharType="end"/>
      </w:r>
      <w:r w:rsidR="00DF7E00">
        <w:rPr>
          <w:rFonts w:hint="eastAsia"/>
          <w:lang w:eastAsia="zh-CN"/>
        </w:rPr>
        <w:t>。</w:t>
      </w:r>
    </w:p>
    <w:p w14:paraId="44BAA0CC" w14:textId="7DA13BA5" w:rsidR="00DF7E00" w:rsidRDefault="00477DC5" w:rsidP="00DD33C2">
      <w:pPr>
        <w:ind w:firstLine="480"/>
        <w:rPr>
          <w:lang w:eastAsia="zh-CN"/>
        </w:rPr>
      </w:pPr>
      <w:r>
        <w:rPr>
          <w:rFonts w:hint="eastAsia"/>
          <w:lang w:eastAsia="zh-CN"/>
        </w:rPr>
        <w:t>显然，</w:t>
      </w:r>
      <w:r w:rsidRPr="00477DC5">
        <w:rPr>
          <w:rFonts w:hint="eastAsia"/>
          <w:lang w:eastAsia="zh-CN"/>
        </w:rPr>
        <w:t>社会比较</w:t>
      </w:r>
      <w:r w:rsidR="00A9518C">
        <w:rPr>
          <w:rFonts w:hint="eastAsia"/>
          <w:lang w:eastAsia="zh-CN"/>
        </w:rPr>
        <w:t>具有方向，</w:t>
      </w:r>
      <w:r w:rsidRPr="00477DC5">
        <w:rPr>
          <w:rFonts w:hint="eastAsia"/>
          <w:lang w:eastAsia="zh-CN"/>
        </w:rPr>
        <w:t>可以被分为向上比较和向下比较</w:t>
      </w:r>
      <w:r w:rsidR="00A9518C">
        <w:rPr>
          <w:rFonts w:hint="eastAsia"/>
          <w:lang w:eastAsia="zh-CN"/>
        </w:rPr>
        <w:t xml:space="preserve"> </w:t>
      </w:r>
      <w:r>
        <w:rPr>
          <w:lang w:eastAsia="zh-CN"/>
        </w:rPr>
        <w:fldChar w:fldCharType="begin"/>
      </w:r>
      <w:r>
        <w:rPr>
          <w:lang w:eastAsia="zh-CN"/>
        </w:rPr>
        <w:instrText xml:space="preserve"> ADDIN EN.CITE &lt;EndNote&gt;&lt;Cite&gt;&lt;Author&gt;Guyer&lt;/Author&gt;&lt;Year&gt;2020&lt;/Year&gt;&lt;RecNum&gt;177&lt;/RecNum&gt;&lt;DisplayText&gt;(Guyer &amp;amp; Vaughan-Johnston, 2020)&lt;/DisplayText&gt;&lt;record&gt;&lt;rec-number&gt;177&lt;/rec-number&gt;&lt;foreign-keys&gt;&lt;key app="EN" db-id="25zwtzd2ipsxxpedr5u5fe2as9wdf5twxw0s" timestamp="1711001995"&gt;177&lt;/key&gt;&lt;/foreign-keys&gt;&lt;ref-type name="Book Section"&gt;5&lt;/ref-type&gt;&lt;contributors&gt;&lt;authors&gt;&lt;author&gt;Guyer, Joshua J&lt;/author&gt;&lt;author&gt;Vaughan-Johnston, Thomas I&lt;/author&gt;&lt;/authors&gt;&lt;/contributors&gt;&lt;titles&gt;&lt;title&gt;Social comparisons (upward and downward)&lt;/title&gt;&lt;secondary-title&gt;Encyclopedia of personality and individual differences&lt;/secondary-title&gt;&lt;/titles&gt;&lt;pages&gt;5011-5015&lt;/pages&gt;&lt;dates&gt;&lt;year&gt;2020&lt;/year&gt;&lt;/dates&gt;&lt;publisher&gt;Springer&lt;/publisher&gt;&lt;urls&gt;&lt;/urls&gt;&lt;/record&gt;&lt;/Cite&gt;&lt;/EndNote&gt;</w:instrText>
      </w:r>
      <w:r>
        <w:rPr>
          <w:lang w:eastAsia="zh-CN"/>
        </w:rPr>
        <w:fldChar w:fldCharType="separate"/>
      </w:r>
      <w:r>
        <w:rPr>
          <w:noProof/>
          <w:lang w:eastAsia="zh-CN"/>
        </w:rPr>
        <w:t>(Guyer &amp; Vaughan-Johnston, 2020)</w:t>
      </w:r>
      <w:r>
        <w:rPr>
          <w:lang w:eastAsia="zh-CN"/>
        </w:rPr>
        <w:fldChar w:fldCharType="end"/>
      </w:r>
      <w:r>
        <w:rPr>
          <w:rFonts w:hint="eastAsia"/>
          <w:lang w:eastAsia="zh-CN"/>
        </w:rPr>
        <w:t>。</w:t>
      </w:r>
      <w:r w:rsidRPr="00477DC5">
        <w:rPr>
          <w:rFonts w:hint="eastAsia"/>
          <w:lang w:eastAsia="zh-CN"/>
        </w:rPr>
        <w:t>其中向上比较指的是将自己与比自己更成功或更有能力的人进行比较，而向下比较则是将自己与比自己更不如意或更低水平的人进行比较</w:t>
      </w:r>
      <w:r w:rsidR="00A9518C">
        <w:rPr>
          <w:rFonts w:hint="eastAsia"/>
          <w:lang w:eastAsia="zh-CN"/>
        </w:rPr>
        <w:t>。</w:t>
      </w:r>
      <w:r w:rsidR="00E33045">
        <w:rPr>
          <w:rFonts w:hint="eastAsia"/>
          <w:lang w:eastAsia="zh-CN"/>
        </w:rPr>
        <w:t>向上比较的概念最早由</w:t>
      </w:r>
      <w:r w:rsidR="00E56908">
        <w:rPr>
          <w:rFonts w:hint="eastAsia"/>
          <w:lang w:eastAsia="zh-CN"/>
        </w:rPr>
        <w:t xml:space="preserve"> </w:t>
      </w:r>
      <w:r w:rsidR="00E56908">
        <w:rPr>
          <w:lang w:eastAsia="zh-CN"/>
        </w:rPr>
        <w:fldChar w:fldCharType="begin"/>
      </w:r>
      <w:r w:rsidR="00E56908">
        <w:rPr>
          <w:lang w:eastAsia="zh-CN"/>
        </w:rPr>
        <w:instrText xml:space="preserve"> ADDIN EN.CITE &lt;EndNote&gt;&lt;Cite&gt;&lt;Author&gt;Wheeler&lt;/Author&gt;&lt;Year&gt;1966&lt;/Year&gt;&lt;RecNum&gt;186&lt;/RecNum&gt;&lt;DisplayText&gt;(Wheeler, 1966)&lt;/DisplayText&gt;&lt;record&gt;&lt;rec-number&gt;186&lt;/rec-number&gt;&lt;foreign-keys&gt;&lt;key app="EN" db-id="25zwtzd2ipsxxpedr5u5fe2as9wdf5twxw0s" timestamp="1711007989"&gt;186&lt;/key&gt;&lt;/foreign-keys&gt;&lt;ref-type name="Journal Article"&gt;17&lt;/ref-type&gt;&lt;contributors&gt;&lt;authors&gt;&lt;author&gt;Wheeler, Ladd&lt;/author&gt;&lt;/authors&gt;&lt;/contributors&gt;&lt;titles&gt;&lt;title&gt;Motivation as a determinant of upward comparison&lt;/title&gt;&lt;secondary-title&gt;Journal of Experimental Social Psychology&lt;/secondary-title&gt;&lt;/titles&gt;&lt;periodical&gt;&lt;full-title&gt;Journal of Experimental Social Psychology&lt;/full-title&gt;&lt;/periodical&gt;&lt;pages&gt;27-31&lt;/pages&gt;&lt;volume&gt;1&lt;/volume&gt;&lt;dates&gt;&lt;year&gt;1966&lt;/year&gt;&lt;/dates&gt;&lt;isbn&gt;0022-1031&lt;/isbn&gt;&lt;urls&gt;&lt;/urls&gt;&lt;/record&gt;&lt;/Cite&gt;&lt;/EndNote&gt;</w:instrText>
      </w:r>
      <w:r w:rsidR="00E56908">
        <w:rPr>
          <w:lang w:eastAsia="zh-CN"/>
        </w:rPr>
        <w:fldChar w:fldCharType="separate"/>
      </w:r>
      <w:r w:rsidR="00E56908">
        <w:rPr>
          <w:noProof/>
          <w:lang w:eastAsia="zh-CN"/>
        </w:rPr>
        <w:t>(Wheeler, 1966)</w:t>
      </w:r>
      <w:r w:rsidR="00E56908">
        <w:rPr>
          <w:lang w:eastAsia="zh-CN"/>
        </w:rPr>
        <w:fldChar w:fldCharType="end"/>
      </w:r>
      <w:r w:rsidR="00E56908">
        <w:rPr>
          <w:rFonts w:hint="eastAsia"/>
          <w:lang w:eastAsia="zh-CN"/>
        </w:rPr>
        <w:t xml:space="preserve"> </w:t>
      </w:r>
      <w:r w:rsidR="00E33045">
        <w:rPr>
          <w:rFonts w:hint="eastAsia"/>
          <w:lang w:eastAsia="zh-CN"/>
        </w:rPr>
        <w:t>提出，</w:t>
      </w:r>
      <w:r w:rsidR="00E56908">
        <w:rPr>
          <w:lang w:eastAsia="zh-CN"/>
        </w:rPr>
        <w:fldChar w:fldCharType="begin"/>
      </w:r>
      <w:r w:rsidR="00E56908">
        <w:rPr>
          <w:lang w:eastAsia="zh-CN"/>
        </w:rPr>
        <w:instrText xml:space="preserve"> ADDIN EN.CITE &lt;EndNote&gt;&lt;Cite AuthorYear="1"&gt;&lt;Author&gt;Wheeler&lt;/Author&gt;&lt;Year&gt;1966&lt;/Year&gt;&lt;RecNum&gt;186&lt;/RecNum&gt;&lt;DisplayText&gt;Wheeler (1966)&lt;/DisplayText&gt;&lt;record&gt;&lt;rec-number&gt;186&lt;/rec-number&gt;&lt;foreign-keys&gt;&lt;key app="EN" db-id="25zwtzd2ipsxxpedr5u5fe2as9wdf5twxw0s" timestamp="1711007989"&gt;186&lt;/key&gt;&lt;/foreign-keys&gt;&lt;ref-type name="Journal Article"&gt;17&lt;/ref-type&gt;&lt;contributors&gt;&lt;authors&gt;&lt;author&gt;Wheeler, Ladd&lt;/author&gt;&lt;/authors&gt;&lt;/contributors&gt;&lt;titles&gt;&lt;title&gt;Motivation as a determinant of upward comparison&lt;/title&gt;&lt;secondary-title&gt;Journal of Experimental Social Psychology&lt;/secondary-title&gt;&lt;/titles&gt;&lt;periodical&gt;&lt;full-title&gt;Journal of Experimental Social Psychology&lt;/full-title&gt;&lt;/periodical&gt;&lt;pages&gt;27-31&lt;/pages&gt;&lt;volume&gt;1&lt;/volume&gt;&lt;dates&gt;&lt;year&gt;1966&lt;/year&gt;&lt;/dates&gt;&lt;isbn&gt;0022-1031&lt;/isbn&gt;&lt;urls&gt;&lt;/urls&gt;&lt;/record&gt;&lt;/Cite&gt;&lt;/EndNote&gt;</w:instrText>
      </w:r>
      <w:r w:rsidR="00E56908">
        <w:rPr>
          <w:lang w:eastAsia="zh-CN"/>
        </w:rPr>
        <w:fldChar w:fldCharType="separate"/>
      </w:r>
      <w:r w:rsidR="00E56908">
        <w:rPr>
          <w:noProof/>
          <w:lang w:eastAsia="zh-CN"/>
        </w:rPr>
        <w:t>Wheeler (1966)</w:t>
      </w:r>
      <w:r w:rsidR="00E56908">
        <w:rPr>
          <w:lang w:eastAsia="zh-CN"/>
        </w:rPr>
        <w:fldChar w:fldCharType="end"/>
      </w:r>
      <w:r w:rsidR="00E56908">
        <w:rPr>
          <w:rFonts w:hint="eastAsia"/>
          <w:lang w:eastAsia="zh-CN"/>
        </w:rPr>
        <w:t xml:space="preserve"> </w:t>
      </w:r>
      <w:r w:rsidR="00E33045">
        <w:rPr>
          <w:rFonts w:hint="eastAsia"/>
          <w:lang w:eastAsia="zh-CN"/>
        </w:rPr>
        <w:t>将</w:t>
      </w:r>
      <w:r w:rsidR="00E56908">
        <w:rPr>
          <w:rFonts w:hint="eastAsia"/>
          <w:lang w:eastAsia="zh-CN"/>
        </w:rPr>
        <w:t>被试与其他人的成绩</w:t>
      </w:r>
      <w:r w:rsidR="00E33045">
        <w:rPr>
          <w:rFonts w:hint="eastAsia"/>
          <w:lang w:eastAsia="zh-CN"/>
        </w:rPr>
        <w:t>按照分数排序，然后询问被试希望与谁进行比较。结果显示，被试倾向于比他（她）自己略好一点的对象进行比较。向下比较则最早由</w:t>
      </w:r>
      <w:r w:rsidR="00E56908">
        <w:rPr>
          <w:lang w:eastAsia="zh-CN"/>
        </w:rPr>
        <w:fldChar w:fldCharType="begin"/>
      </w:r>
      <w:r w:rsidR="00E56908">
        <w:rPr>
          <w:lang w:eastAsia="zh-CN"/>
        </w:rPr>
        <w:instrText xml:space="preserve"> ADDIN EN.CITE &lt;EndNote&gt;&lt;Cite AuthorYear="1"&gt;&lt;Author&gt;Hakmiller&lt;/Author&gt;&lt;Year&gt;1966&lt;/Year&gt;&lt;RecNum&gt;187&lt;/RecNum&gt;&lt;DisplayText&gt;Hakmiller (1966)&lt;/DisplayText&gt;&lt;record&gt;&lt;rec-number&gt;187&lt;/rec-number&gt;&lt;foreign-keys&gt;&lt;key app="EN" db-id="25zwtzd2ipsxxpedr5u5fe2as9wdf5twxw0s" timestamp="1711008087"&gt;187&lt;/key&gt;&lt;/foreign-keys&gt;&lt;ref-type name="Journal Article"&gt;17&lt;/ref-type&gt;&lt;contributors&gt;&lt;authors&gt;&lt;author&gt;Hakmiller, Karl L&lt;/author&gt;&lt;/authors&gt;&lt;/contributors&gt;&lt;titles&gt;&lt;title&gt;Threat as a determinant of downward comparison&lt;/title&gt;&lt;secondary-title&gt;Journal of experimental social psychology&lt;/secondary-title&gt;&lt;/titles&gt;&lt;periodical&gt;&lt;full-title&gt;Journal of Experimental Social Psychology&lt;/full-title&gt;&lt;/periodical&gt;&lt;pages&gt;32-39&lt;/pages&gt;&lt;volume&gt;1&lt;/volume&gt;&lt;dates&gt;&lt;year&gt;1966&lt;/year&gt;&lt;/dates&gt;&lt;isbn&gt;0022-1031&lt;/isbn&gt;&lt;urls&gt;&lt;/urls&gt;&lt;/record&gt;&lt;/Cite&gt;&lt;/EndNote&gt;</w:instrText>
      </w:r>
      <w:r w:rsidR="00E56908">
        <w:rPr>
          <w:lang w:eastAsia="zh-CN"/>
        </w:rPr>
        <w:fldChar w:fldCharType="separate"/>
      </w:r>
      <w:r w:rsidR="00E56908">
        <w:rPr>
          <w:noProof/>
          <w:lang w:eastAsia="zh-CN"/>
        </w:rPr>
        <w:t>Hakmiller (1966)</w:t>
      </w:r>
      <w:r w:rsidR="00E56908">
        <w:rPr>
          <w:lang w:eastAsia="zh-CN"/>
        </w:rPr>
        <w:fldChar w:fldCharType="end"/>
      </w:r>
      <w:r w:rsidR="00E56908">
        <w:rPr>
          <w:rFonts w:hint="eastAsia"/>
          <w:lang w:eastAsia="zh-CN"/>
        </w:rPr>
        <w:t xml:space="preserve"> </w:t>
      </w:r>
      <w:r w:rsidR="00E33045" w:rsidRPr="00E33045">
        <w:rPr>
          <w:rFonts w:hint="eastAsia"/>
          <w:lang w:eastAsia="zh-CN"/>
        </w:rPr>
        <w:t>提出</w:t>
      </w:r>
      <w:r w:rsidR="00C43FEA">
        <w:rPr>
          <w:rFonts w:hint="eastAsia"/>
          <w:lang w:eastAsia="zh-CN"/>
        </w:rPr>
        <w:t>，</w:t>
      </w:r>
      <w:r w:rsidR="00E56908">
        <w:rPr>
          <w:lang w:eastAsia="zh-CN"/>
        </w:rPr>
        <w:fldChar w:fldCharType="begin"/>
      </w:r>
      <w:r w:rsidR="00E56908">
        <w:rPr>
          <w:lang w:eastAsia="zh-CN"/>
        </w:rPr>
        <w:instrText xml:space="preserve"> ADDIN EN.CITE &lt;EndNote&gt;&lt;Cite AuthorYear="1"&gt;&lt;Author&gt;Hakmiller&lt;/Author&gt;&lt;Year&gt;1966&lt;/Year&gt;&lt;RecNum&gt;187&lt;/RecNum&gt;&lt;DisplayText&gt;Hakmiller (1966)&lt;/DisplayText&gt;&lt;record&gt;&lt;rec-number&gt;187&lt;/rec-number&gt;&lt;foreign-keys&gt;&lt;key app="EN" db-id="25zwtzd2ipsxxpedr5u5fe2as9wdf5twxw0s" timestamp="1711008087"&gt;187&lt;/key&gt;&lt;/foreign-keys&gt;&lt;ref-type name="Journal Article"&gt;17&lt;/ref-type&gt;&lt;contributors&gt;&lt;authors&gt;&lt;author&gt;Hakmiller, Karl L&lt;/author&gt;&lt;/authors&gt;&lt;/contributors&gt;&lt;titles&gt;&lt;title&gt;Threat as a determinant of downward comparison&lt;/title&gt;&lt;secondary-title&gt;Journal of experimental social psychology&lt;/secondary-title&gt;&lt;/titles&gt;&lt;periodical&gt;&lt;full-title&gt;Journal of Experimental Social Psychology&lt;/full-title&gt;&lt;/periodical&gt;&lt;pages&gt;32-39&lt;/pages&gt;&lt;volume&gt;1&lt;/volume&gt;&lt;dates&gt;&lt;year&gt;1966&lt;/year&gt;&lt;/dates&gt;&lt;isbn&gt;0022-1031&lt;/isbn&gt;&lt;urls&gt;&lt;/urls&gt;&lt;/record&gt;&lt;/Cite&gt;&lt;/EndNote&gt;</w:instrText>
      </w:r>
      <w:r w:rsidR="00E56908">
        <w:rPr>
          <w:lang w:eastAsia="zh-CN"/>
        </w:rPr>
        <w:fldChar w:fldCharType="separate"/>
      </w:r>
      <w:r w:rsidR="00E56908">
        <w:rPr>
          <w:noProof/>
          <w:lang w:eastAsia="zh-CN"/>
        </w:rPr>
        <w:t>Hakmiller (1966)</w:t>
      </w:r>
      <w:r w:rsidR="00E56908">
        <w:rPr>
          <w:lang w:eastAsia="zh-CN"/>
        </w:rPr>
        <w:fldChar w:fldCharType="end"/>
      </w:r>
      <w:r w:rsidR="00C43FEA">
        <w:rPr>
          <w:rFonts w:hint="eastAsia"/>
          <w:lang w:eastAsia="zh-CN"/>
        </w:rPr>
        <w:t>发现，</w:t>
      </w:r>
      <w:r w:rsidR="000E4C2F">
        <w:rPr>
          <w:rFonts w:hint="eastAsia"/>
          <w:lang w:eastAsia="zh-CN"/>
        </w:rPr>
        <w:t>当人们从事某件事</w:t>
      </w:r>
      <w:r w:rsidR="00E56908">
        <w:rPr>
          <w:rFonts w:hint="eastAsia"/>
          <w:lang w:eastAsia="zh-CN"/>
        </w:rPr>
        <w:t>时</w:t>
      </w:r>
      <w:r w:rsidR="000E4C2F">
        <w:rPr>
          <w:rFonts w:hint="eastAsia"/>
          <w:lang w:eastAsia="zh-CN"/>
        </w:rPr>
        <w:t>感受到来自于其他人的威胁</w:t>
      </w:r>
      <w:r w:rsidR="00E56908">
        <w:rPr>
          <w:rFonts w:hint="eastAsia"/>
          <w:lang w:eastAsia="zh-CN"/>
        </w:rPr>
        <w:t>后</w:t>
      </w:r>
      <w:r w:rsidR="000E4C2F">
        <w:rPr>
          <w:rFonts w:hint="eastAsia"/>
          <w:lang w:eastAsia="zh-CN"/>
        </w:rPr>
        <w:t>，人们会倾向于比他（她）更糟的人进行对比。</w:t>
      </w:r>
    </w:p>
    <w:p w14:paraId="5A405952" w14:textId="71686840" w:rsidR="00A9518C" w:rsidRDefault="00B12990" w:rsidP="00A9518C">
      <w:pPr>
        <w:pStyle w:val="3"/>
        <w:spacing w:before="180" w:after="180"/>
        <w:rPr>
          <w:lang w:eastAsia="zh-CN"/>
        </w:rPr>
      </w:pPr>
      <w:bookmarkStart w:id="12" w:name="_Toc162021890"/>
      <w:r>
        <w:rPr>
          <w:rFonts w:hint="eastAsia"/>
          <w:lang w:eastAsia="zh-CN"/>
        </w:rPr>
        <w:t xml:space="preserve">2.1.3 </w:t>
      </w:r>
      <w:r w:rsidR="00A9518C">
        <w:rPr>
          <w:rFonts w:hint="eastAsia"/>
          <w:lang w:eastAsia="zh-CN"/>
        </w:rPr>
        <w:t>社会比较倾向的概念界定</w:t>
      </w:r>
      <w:bookmarkEnd w:id="12"/>
    </w:p>
    <w:p w14:paraId="68EAA12C" w14:textId="1E51CEB0" w:rsidR="00A9518C" w:rsidRDefault="00A9518C" w:rsidP="00A9518C">
      <w:pPr>
        <w:rPr>
          <w:lang w:eastAsia="zh-CN"/>
        </w:rPr>
      </w:pPr>
      <w:r>
        <w:rPr>
          <w:lang w:eastAsia="zh-CN"/>
        </w:rPr>
        <w:tab/>
      </w:r>
      <w:r>
        <w:rPr>
          <w:rFonts w:hint="eastAsia"/>
          <w:lang w:eastAsia="zh-CN"/>
        </w:rPr>
        <w:t>社会比较倾向是一种体现个体差异的人格特质变量</w:t>
      </w:r>
      <w:r w:rsidR="00E56908">
        <w:rPr>
          <w:rFonts w:hint="eastAsia"/>
          <w:lang w:eastAsia="zh-CN"/>
        </w:rPr>
        <w:t xml:space="preserve"> </w:t>
      </w:r>
      <w:r w:rsidR="00E56908">
        <w:rPr>
          <w:lang w:eastAsia="zh-CN"/>
        </w:rPr>
        <w:fldChar w:fldCharType="begin"/>
      </w:r>
      <w:r w:rsidR="00E56908">
        <w:rPr>
          <w:lang w:eastAsia="zh-CN"/>
        </w:rPr>
        <w:instrText xml:space="preserve"> ADDIN EN.CITE &lt;EndNote&gt;&lt;Cite&gt;&lt;Author&gt;Hemphill&lt;/Author&gt;&lt;Year&gt;1991&lt;/Year&gt;&lt;RecNum&gt;188&lt;/RecNum&gt;&lt;DisplayText&gt;(Hemphill &amp;amp; Lehman, 1991)&lt;/DisplayText&gt;&lt;record&gt;&lt;rec-number&gt;188&lt;/rec-number&gt;&lt;foreign-keys&gt;&lt;key app="EN" db-id="25zwtzd2ipsxxpedr5u5fe2as9wdf5twxw0s" timestamp="1711008191"&gt;188&lt;/key&gt;&lt;/foreign-keys&gt;&lt;ref-type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E56908">
        <w:rPr>
          <w:lang w:eastAsia="zh-CN"/>
        </w:rPr>
        <w:fldChar w:fldCharType="separate"/>
      </w:r>
      <w:r w:rsidR="00E56908">
        <w:rPr>
          <w:noProof/>
          <w:lang w:eastAsia="zh-CN"/>
        </w:rPr>
        <w:t>(Hemphill &amp; Lehman, 1991)</w:t>
      </w:r>
      <w:r w:rsidR="00E56908">
        <w:rPr>
          <w:lang w:eastAsia="zh-CN"/>
        </w:rPr>
        <w:fldChar w:fldCharType="end"/>
      </w:r>
      <w:r>
        <w:rPr>
          <w:rFonts w:hint="eastAsia"/>
          <w:lang w:eastAsia="zh-CN"/>
        </w:rPr>
        <w:t>，社会比较倾向高的个体更愿意和其他人进行比较，反之亦然。</w:t>
      </w:r>
      <w:r w:rsidR="00E56908">
        <w:rPr>
          <w:lang w:eastAsia="zh-CN"/>
        </w:rPr>
        <w:fldChar w:fldCharType="begin"/>
      </w:r>
      <w:r w:rsidR="00E56908">
        <w:rPr>
          <w:rFonts w:hint="eastAsia"/>
          <w:lang w:eastAsia="zh-CN"/>
        </w:rPr>
        <w:instrText xml:space="preserve"> ADDIN EN.CITE &lt;EndNote&gt;&lt;Cite AuthorYear="1"&gt;&lt;Author&gt;Gibbons&lt;/Author&gt;&lt;Year&gt;1999&lt;/Year&gt;&lt;RecNum&gt;135&lt;/RecNum&gt;&lt;DisplayText&gt;Gibbons </w:instrText>
      </w:r>
      <w:r w:rsidR="00E56908">
        <w:rPr>
          <w:rFonts w:hint="eastAsia"/>
          <w:lang w:eastAsia="zh-CN"/>
        </w:rPr>
        <w:instrText>和</w:instrText>
      </w:r>
      <w:r w:rsidR="00E56908">
        <w:rPr>
          <w:rFonts w:hint="eastAsia"/>
          <w:lang w:eastAsia="zh-CN"/>
        </w:rPr>
        <w:instrText xml:space="preserve"> Buunk (1999)&lt;/DisplayText&gt;&lt;record&gt;&lt;rec-number&gt;135&lt;/rec-number&gt;&lt;foreign-keys&gt;&lt;key app="EN" db-id="25zwtzd2ipsxxpedr5u5fe2as9wdf</w:instrText>
      </w:r>
      <w:r w:rsidR="00E56908">
        <w:rPr>
          <w:lang w:eastAsia="zh-CN"/>
        </w:rPr>
        <w:instrText>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E56908">
        <w:rPr>
          <w:lang w:eastAsia="zh-CN"/>
        </w:rPr>
        <w:fldChar w:fldCharType="separate"/>
      </w:r>
      <w:r w:rsidR="00E56908">
        <w:rPr>
          <w:rFonts w:hint="eastAsia"/>
          <w:noProof/>
          <w:lang w:eastAsia="zh-CN"/>
        </w:rPr>
        <w:t xml:space="preserve">Gibbons </w:t>
      </w:r>
      <w:r w:rsidR="00E56908">
        <w:rPr>
          <w:rFonts w:hint="eastAsia"/>
          <w:noProof/>
          <w:lang w:eastAsia="zh-CN"/>
        </w:rPr>
        <w:t>和</w:t>
      </w:r>
      <w:r w:rsidR="00E56908">
        <w:rPr>
          <w:rFonts w:hint="eastAsia"/>
          <w:noProof/>
          <w:lang w:eastAsia="zh-CN"/>
        </w:rPr>
        <w:t xml:space="preserve"> Buunk (1999)</w:t>
      </w:r>
      <w:r w:rsidR="00E56908">
        <w:rPr>
          <w:lang w:eastAsia="zh-CN"/>
        </w:rPr>
        <w:fldChar w:fldCharType="end"/>
      </w:r>
      <w:r w:rsidR="00E56908">
        <w:rPr>
          <w:rFonts w:hint="eastAsia"/>
          <w:lang w:eastAsia="zh-CN"/>
        </w:rPr>
        <w:t xml:space="preserve"> </w:t>
      </w:r>
      <w:r>
        <w:rPr>
          <w:rFonts w:hint="eastAsia"/>
          <w:lang w:eastAsia="zh-CN"/>
        </w:rPr>
        <w:t>首次提出了社会比较倾向的概念，并为其建立了测量量表。</w:t>
      </w:r>
      <w:r w:rsidR="00E56908">
        <w:rPr>
          <w:lang w:eastAsia="zh-CN"/>
        </w:rPr>
        <w:fldChar w:fldCharType="begin"/>
      </w:r>
      <w:r w:rsidR="00E56908">
        <w:rPr>
          <w:rFonts w:hint="eastAsia"/>
          <w:lang w:eastAsia="zh-CN"/>
        </w:rPr>
        <w:instrText xml:space="preserve"> ADDIN EN.CITE &lt;EndNote&gt;&lt;Cite AuthorYear="1"&gt;&lt;Author&gt;Buunk&lt;/Author&gt;&lt;Year&gt;2006&lt;/Year&gt;&lt;RecNum&gt;189&lt;/RecNum&gt;&lt;DisplayText&gt;Buunk </w:instrText>
      </w:r>
      <w:r w:rsidR="00E56908">
        <w:rPr>
          <w:rFonts w:hint="eastAsia"/>
          <w:lang w:eastAsia="zh-CN"/>
        </w:rPr>
        <w:instrText>和</w:instrText>
      </w:r>
      <w:r w:rsidR="00E56908">
        <w:rPr>
          <w:rFonts w:hint="eastAsia"/>
          <w:lang w:eastAsia="zh-CN"/>
        </w:rPr>
        <w:instrText xml:space="preserve"> Gibbons (2006)&lt;/DisplayText&gt;&lt;record&gt;&lt;rec-number&gt;189&lt;/rec-number&gt;&lt;foreign-keys&gt;&lt;key app="EN" db-id="25zwtzd2ipsxxpedr5u5fe2as9wdf5t</w:instrText>
      </w:r>
      <w:r w:rsidR="00E56908">
        <w:rPr>
          <w:lang w:eastAsia="zh-CN"/>
        </w:rPr>
        <w:instrText>wxw0s" timestamp="1711008314"&gt;189&lt;/key&gt;&lt;/foreign-keys&gt;&lt;ref-type name="Journal Article"&gt;17&lt;/ref-type&gt;&lt;contributors&gt;&lt;authors&gt;&lt;author&gt;Buunk, Abraham P&lt;/author&gt;&lt;author&gt;Gibbons, Frederick X&lt;/author&gt;&lt;/authors&gt;&lt;/contributors&gt;&lt;titles&gt;&lt;title&gt;Social comparison orientation: A new perspective on those who do and those who don’t compare with others&lt;/title&gt;&lt;secondary-title&gt;Social comparison and social psychology: Understanding cognition, intergroup relations, and culture&lt;/secondary-title&gt;&lt;/titles&gt;&lt;periodical&gt;&lt;full-title&gt;Social comparison and social psychology: Understanding cognition, intergroup relations, and culture&lt;/full-title&gt;&lt;/periodical&gt;&lt;pages&gt;15-32&lt;/pages&gt;&lt;dates&gt;&lt;year&gt;2006&lt;/year&gt;&lt;/dates&gt;&lt;urls&gt;&lt;/urls&gt;&lt;/record&gt;&lt;/Cite&gt;&lt;/EndNote&gt;</w:instrText>
      </w:r>
      <w:r w:rsidR="00E56908">
        <w:rPr>
          <w:lang w:eastAsia="zh-CN"/>
        </w:rPr>
        <w:fldChar w:fldCharType="separate"/>
      </w:r>
      <w:r w:rsidR="00E56908">
        <w:rPr>
          <w:rFonts w:hint="eastAsia"/>
          <w:noProof/>
          <w:lang w:eastAsia="zh-CN"/>
        </w:rPr>
        <w:t xml:space="preserve">Buunk </w:t>
      </w:r>
      <w:r w:rsidR="00E56908">
        <w:rPr>
          <w:rFonts w:hint="eastAsia"/>
          <w:noProof/>
          <w:lang w:eastAsia="zh-CN"/>
        </w:rPr>
        <w:t>和</w:t>
      </w:r>
      <w:r w:rsidR="00E56908">
        <w:rPr>
          <w:rFonts w:hint="eastAsia"/>
          <w:noProof/>
          <w:lang w:eastAsia="zh-CN"/>
        </w:rPr>
        <w:t xml:space="preserve"> Gibbons (2006)</w:t>
      </w:r>
      <w:r w:rsidR="00E56908">
        <w:rPr>
          <w:lang w:eastAsia="zh-CN"/>
        </w:rPr>
        <w:fldChar w:fldCharType="end"/>
      </w:r>
      <w:r w:rsidR="00E56908">
        <w:rPr>
          <w:rFonts w:hint="eastAsia"/>
          <w:lang w:eastAsia="zh-CN"/>
        </w:rPr>
        <w:t xml:space="preserve"> </w:t>
      </w:r>
      <w:r>
        <w:rPr>
          <w:rFonts w:hint="eastAsia"/>
          <w:lang w:eastAsia="zh-CN"/>
        </w:rPr>
        <w:t>认为高社会比较倾向的人有以下的特点。</w:t>
      </w:r>
      <w:r w:rsidRPr="00A9518C">
        <w:rPr>
          <w:rFonts w:hint="eastAsia"/>
          <w:lang w:eastAsia="zh-CN"/>
        </w:rPr>
        <w:t>首先，他们对自我激活的速度较慢，具有较高的自我意识。其次，他们的社交性较强，对他人充满兴趣，因此对他人的需求和感受也较为敏感。最后，他们的消极情绪和自我不确定性水平较高，通常也具有较低的自尊和神经质的人格特质</w:t>
      </w:r>
      <w:r>
        <w:rPr>
          <w:rFonts w:hint="eastAsia"/>
          <w:lang w:eastAsia="zh-CN"/>
        </w:rPr>
        <w:t>。</w:t>
      </w:r>
    </w:p>
    <w:p w14:paraId="556C6E28" w14:textId="0491A0A1" w:rsidR="00762962" w:rsidRDefault="00762962" w:rsidP="00A9518C">
      <w:pPr>
        <w:rPr>
          <w:lang w:eastAsia="zh-CN"/>
        </w:rPr>
      </w:pPr>
      <w:r>
        <w:rPr>
          <w:lang w:eastAsia="zh-CN"/>
        </w:rPr>
        <w:tab/>
      </w:r>
      <w:r>
        <w:rPr>
          <w:rFonts w:hint="eastAsia"/>
          <w:lang w:eastAsia="zh-CN"/>
        </w:rPr>
        <w:t>如果将社会比较看作客观发生的事件，那么社会比较倾向则是一次社会比较是否真正发生的主观原因。已有研究发现，一个人的社会比较倾向越高，其社会比较的频率就越高</w:t>
      </w:r>
      <w:r w:rsidR="00ED443F">
        <w:rPr>
          <w:rFonts w:hint="eastAsia"/>
          <w:lang w:eastAsia="zh-CN"/>
        </w:rPr>
        <w:t xml:space="preserve"> </w:t>
      </w:r>
      <w:r w:rsidR="00ED443F">
        <w:rPr>
          <w:lang w:eastAsia="zh-CN"/>
        </w:rPr>
        <w:fldChar w:fldCharType="begin"/>
      </w:r>
      <w:r w:rsidR="00ED443F">
        <w:rPr>
          <w:lang w:eastAsia="zh-CN"/>
        </w:rPr>
        <w:instrText xml:space="preserve"> ADDIN EN.CITE &lt;EndNote&gt;&lt;Cite&gt;&lt;Author&gt;Buunk&lt;/Author&gt;&lt;Year&gt;2003&lt;/Year&gt;&lt;RecNum&gt;17&lt;/RecNum&gt;&lt;DisplayText&gt;(Buunk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ED443F">
        <w:rPr>
          <w:lang w:eastAsia="zh-CN"/>
        </w:rPr>
        <w:fldChar w:fldCharType="separate"/>
      </w:r>
      <w:r w:rsidR="00ED443F">
        <w:rPr>
          <w:noProof/>
          <w:lang w:eastAsia="zh-CN"/>
        </w:rPr>
        <w:t>(Buunk et al., 2003; Buunk et al., 2005)</w:t>
      </w:r>
      <w:r w:rsidR="00ED443F">
        <w:rPr>
          <w:lang w:eastAsia="zh-CN"/>
        </w:rPr>
        <w:fldChar w:fldCharType="end"/>
      </w:r>
      <w:r>
        <w:rPr>
          <w:rFonts w:hint="eastAsia"/>
          <w:lang w:eastAsia="zh-CN"/>
        </w:rPr>
        <w:t>。具体而言，社会比较倾向较高的人，会更多的进行向上比较以及向下比较</w:t>
      </w:r>
      <w:r w:rsidR="00ED443F">
        <w:rPr>
          <w:lang w:eastAsia="zh-CN"/>
        </w:rPr>
        <w:fldChar w:fldCharType="begin"/>
      </w:r>
      <w:r w:rsidR="00ED443F">
        <w:rPr>
          <w:lang w:eastAsia="zh-CN"/>
        </w:rPr>
        <w:instrText xml:space="preserve"> ADDIN EN.CITE &lt;EndNote&gt;&lt;Cite&gt;&lt;Author&gt;Butzer&lt;/Author&gt;&lt;Year&gt;2006&lt;/Year&gt;&lt;RecNum&gt;11&lt;/RecNum&gt;&lt;DisplayText&gt;(Butzer &amp;amp;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record&gt;&lt;/Cite&gt;&lt;/EndNote&gt;</w:instrText>
      </w:r>
      <w:r w:rsidR="00ED443F">
        <w:rPr>
          <w:lang w:eastAsia="zh-CN"/>
        </w:rPr>
        <w:fldChar w:fldCharType="separate"/>
      </w:r>
      <w:r w:rsidR="00ED443F">
        <w:rPr>
          <w:noProof/>
          <w:lang w:eastAsia="zh-CN"/>
        </w:rPr>
        <w:t>(Butzer &amp; Kuiper, 2006)</w:t>
      </w:r>
      <w:r w:rsidR="00ED443F">
        <w:rPr>
          <w:lang w:eastAsia="zh-CN"/>
        </w:rPr>
        <w:fldChar w:fldCharType="end"/>
      </w:r>
      <w:r>
        <w:rPr>
          <w:rFonts w:hint="eastAsia"/>
          <w:lang w:eastAsia="zh-CN"/>
        </w:rPr>
        <w:t>。</w:t>
      </w:r>
    </w:p>
    <w:p w14:paraId="60094BE9" w14:textId="69A5806D" w:rsidR="00762962" w:rsidRDefault="00B12990" w:rsidP="00762962">
      <w:pPr>
        <w:pStyle w:val="3"/>
        <w:spacing w:before="180" w:after="180"/>
        <w:rPr>
          <w:lang w:eastAsia="zh-CN"/>
        </w:rPr>
      </w:pPr>
      <w:bookmarkStart w:id="13" w:name="_Toc162021891"/>
      <w:r>
        <w:rPr>
          <w:rFonts w:hint="eastAsia"/>
          <w:lang w:eastAsia="zh-CN"/>
        </w:rPr>
        <w:t xml:space="preserve">2.1.4 </w:t>
      </w:r>
      <w:r w:rsidR="00762962">
        <w:rPr>
          <w:rFonts w:hint="eastAsia"/>
          <w:lang w:eastAsia="zh-CN"/>
        </w:rPr>
        <w:t>社会比较策略的概念界定</w:t>
      </w:r>
      <w:bookmarkEnd w:id="13"/>
    </w:p>
    <w:p w14:paraId="79199159" w14:textId="11051E44" w:rsidR="00CC3F8B" w:rsidRPr="004E614C" w:rsidRDefault="0084717E" w:rsidP="00CC3F8B">
      <w:pPr>
        <w:ind w:firstLineChars="200" w:firstLine="480"/>
        <w:rPr>
          <w:lang w:eastAsia="zh-CN"/>
        </w:rPr>
      </w:pPr>
      <w:r>
        <w:rPr>
          <w:rFonts w:hint="eastAsia"/>
          <w:lang w:eastAsia="zh-CN"/>
        </w:rPr>
        <w:t>以往的研究大多认为</w:t>
      </w:r>
      <w:r w:rsidRPr="00BF2FF9">
        <w:rPr>
          <w:rFonts w:hint="eastAsia"/>
          <w:lang w:eastAsia="zh-CN"/>
        </w:rPr>
        <w:t>向上比较会带来消极的</w:t>
      </w:r>
      <w:r>
        <w:rPr>
          <w:rFonts w:hint="eastAsia"/>
          <w:lang w:eastAsia="zh-CN"/>
        </w:rPr>
        <w:t>效</w:t>
      </w:r>
      <w:r w:rsidRPr="00BF2FF9">
        <w:rPr>
          <w:rFonts w:hint="eastAsia"/>
          <w:lang w:eastAsia="zh-CN"/>
        </w:rPr>
        <w:t>果</w:t>
      </w:r>
      <w:r>
        <w:rPr>
          <w:rFonts w:hint="eastAsia"/>
          <w:lang w:eastAsia="zh-CN"/>
        </w:rPr>
        <w:t xml:space="preserve"> </w:t>
      </w:r>
      <w:r>
        <w:rPr>
          <w:lang w:eastAsia="zh-CN"/>
        </w:rPr>
        <w:fldChar w:fldCharType="begin"/>
      </w:r>
      <w:r>
        <w:rPr>
          <w:lang w:eastAsia="zh-CN"/>
        </w:rPr>
        <w:instrText xml:space="preserve"> ADDIN EN.CITE &lt;EndNote&gt;&lt;Cite&gt;&lt;Author&gt;Kross&lt;/Author&gt;&lt;Year&gt;2013&lt;/Year&gt;&lt;RecNum&gt;63&lt;/RecNum&gt;&lt;Prefix&gt;e.g.`, &lt;/Prefix&gt;&lt;DisplayText&gt;(e.g., Haferkamp &amp;amp; Krämer, 2011; 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Cite&gt;&lt;Author&gt;Haferkamp&lt;/Author&gt;&lt;Year&gt;2011&lt;/Year&gt;&lt;RecNum&gt;49&lt;/RecNum&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Pr>
          <w:lang w:eastAsia="zh-CN"/>
        </w:rPr>
        <w:fldChar w:fldCharType="separate"/>
      </w:r>
      <w:r>
        <w:rPr>
          <w:noProof/>
          <w:lang w:eastAsia="zh-CN"/>
        </w:rPr>
        <w:t>(e.g., Haferkamp &amp; Krämer, 2011; Kross et al., 2013)</w:t>
      </w:r>
      <w:r>
        <w:rPr>
          <w:lang w:eastAsia="zh-CN"/>
        </w:rPr>
        <w:fldChar w:fldCharType="end"/>
      </w:r>
      <w:r>
        <w:rPr>
          <w:rFonts w:hint="eastAsia"/>
          <w:lang w:eastAsia="zh-CN"/>
        </w:rPr>
        <w:t>，而向下比较会带来积极的效果</w:t>
      </w:r>
      <w:r>
        <w:rPr>
          <w:rFonts w:hint="eastAsia"/>
          <w:lang w:eastAsia="zh-CN"/>
        </w:rPr>
        <w:t xml:space="preserve"> </w:t>
      </w:r>
      <w:r>
        <w:rPr>
          <w:lang w:eastAsia="zh-CN"/>
        </w:rPr>
        <w:fldChar w:fldCharType="begin"/>
      </w:r>
      <w:r>
        <w:rPr>
          <w:lang w:eastAsia="zh-CN"/>
        </w:rPr>
        <w:instrText xml:space="preserve"> ADDIN EN.CITE &lt;EndNote&gt;&lt;Cite&gt;&lt;Author&gt;Wood&lt;/Author&gt;&lt;Year&gt;1989&lt;/Year&gt;&lt;RecNum&gt;120&lt;/RecNum&gt;&lt;Prefix&gt;e.g.`, &lt;/Prefix&gt;&lt;DisplayText&gt;(e.g., Wills, 1981; 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Cite&gt;&lt;Author&gt;Wills&lt;/Author&gt;&lt;Year&gt;1981&lt;/Year&gt;&lt;RecNum&gt;117&lt;/RecNum&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Pr>
          <w:lang w:eastAsia="zh-CN"/>
        </w:rPr>
        <w:fldChar w:fldCharType="separate"/>
      </w:r>
      <w:r>
        <w:rPr>
          <w:noProof/>
          <w:lang w:eastAsia="zh-CN"/>
        </w:rPr>
        <w:t>(e.g., Wills, 1981; Wood, 1989)</w:t>
      </w:r>
      <w:r>
        <w:rPr>
          <w:lang w:eastAsia="zh-CN"/>
        </w:rPr>
        <w:fldChar w:fldCharType="end"/>
      </w:r>
      <w:r>
        <w:rPr>
          <w:rFonts w:hint="eastAsia"/>
          <w:lang w:eastAsia="zh-CN"/>
        </w:rPr>
        <w:t>。但与之相反</w:t>
      </w:r>
      <w:r w:rsidR="00CC3F8B" w:rsidRPr="00D73EFC">
        <w:rPr>
          <w:rFonts w:hint="eastAsia"/>
          <w:lang w:eastAsia="zh-CN"/>
        </w:rPr>
        <w:t>，</w:t>
      </w:r>
      <w:r w:rsidR="00CC3F8B">
        <w:rPr>
          <w:rFonts w:hint="eastAsia"/>
          <w:lang w:eastAsia="zh-CN"/>
        </w:rPr>
        <w:t>也有</w:t>
      </w:r>
      <w:r w:rsidR="00CC3F8B" w:rsidRPr="00D73EFC">
        <w:rPr>
          <w:rFonts w:hint="eastAsia"/>
          <w:lang w:eastAsia="zh-CN"/>
        </w:rPr>
        <w:t>研究</w:t>
      </w:r>
      <w:r>
        <w:rPr>
          <w:rFonts w:hint="eastAsia"/>
          <w:lang w:eastAsia="zh-CN"/>
        </w:rPr>
        <w:t>发现</w:t>
      </w:r>
      <w:r w:rsidR="00CC3F8B" w:rsidRPr="00D73EFC">
        <w:rPr>
          <w:rFonts w:hint="eastAsia"/>
          <w:lang w:eastAsia="zh-CN"/>
        </w:rPr>
        <w:t>，人们在进行向上比较时可能会体验到积极效果，而在进行向下比较时可能会体验到消极效果</w:t>
      </w:r>
      <w:r w:rsidR="00CC3F8B" w:rsidRPr="004E614C">
        <w:rPr>
          <w:rFonts w:hint="eastAsia"/>
          <w:lang w:eastAsia="zh-CN"/>
        </w:rPr>
        <w:t xml:space="preserve"> </w:t>
      </w:r>
      <w:r w:rsidR="00CC3F8B" w:rsidRPr="004E614C">
        <w:rPr>
          <w:lang w:eastAsia="zh-CN"/>
        </w:rPr>
        <w:fldChar w:fldCharType="begin"/>
      </w:r>
      <w:r w:rsidR="00CC3F8B">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CC3F8B" w:rsidRPr="004E614C">
        <w:rPr>
          <w:lang w:eastAsia="zh-CN"/>
        </w:rPr>
        <w:fldChar w:fldCharType="separate"/>
      </w:r>
      <w:r w:rsidR="00CC3F8B">
        <w:rPr>
          <w:noProof/>
          <w:lang w:eastAsia="zh-CN"/>
        </w:rPr>
        <w:t>(e.g., Buunk et al., 1990; Hemphill &amp; Lehman, 1991)</w:t>
      </w:r>
      <w:r w:rsidR="00CC3F8B" w:rsidRPr="004E614C">
        <w:rPr>
          <w:lang w:eastAsia="zh-CN"/>
        </w:rPr>
        <w:fldChar w:fldCharType="end"/>
      </w:r>
      <w:r w:rsidR="00CC3F8B">
        <w:rPr>
          <w:rFonts w:hint="eastAsia"/>
          <w:lang w:eastAsia="zh-CN"/>
        </w:rPr>
        <w:t>。</w:t>
      </w:r>
      <w:r>
        <w:rPr>
          <w:rFonts w:hint="eastAsia"/>
          <w:lang w:eastAsia="zh-CN"/>
        </w:rPr>
        <w:t>因此，</w:t>
      </w:r>
      <w:r w:rsidR="00CC3F8B" w:rsidRPr="004E614C">
        <w:rPr>
          <w:lang w:eastAsia="zh-CN"/>
        </w:rPr>
        <w:fldChar w:fldCharType="begin"/>
      </w:r>
      <w:r w:rsidR="00CC3F8B">
        <w:rPr>
          <w:rFonts w:hint="eastAsia"/>
          <w:lang w:eastAsia="zh-CN"/>
        </w:rPr>
        <w:instrText xml:space="preserve"> ADDIN EN.CITE &lt;EndNote&gt;&lt;Cite AuthorYear="1"&gt;&lt;Author&gt;Buunk&lt;/Author&gt;&lt;Year&gt;1997&lt;/Year&gt;&lt;RecNum&gt;15&lt;/RecNum&gt;&lt;DisplayText&gt;Buunk </w:instrText>
      </w:r>
      <w:r w:rsidR="00CC3F8B">
        <w:rPr>
          <w:rFonts w:hint="eastAsia"/>
          <w:lang w:eastAsia="zh-CN"/>
        </w:rPr>
        <w:instrText>和</w:instrText>
      </w:r>
      <w:r w:rsidR="00CC3F8B">
        <w:rPr>
          <w:rFonts w:hint="eastAsia"/>
          <w:lang w:eastAsia="zh-CN"/>
        </w:rPr>
        <w:instrText xml:space="preserve"> Ybema (1997)&lt;/DisplayText&gt;&lt;record&gt;&lt;rec-number&gt;15&lt;/rec-number&gt;&lt;foreign-keys&gt;&lt;key app="EN" db-id="25zwtzd2ipsxxpedr5u5fe2as9wdf5twxw0</w:instrText>
      </w:r>
      <w:r w:rsidR="00CC3F8B">
        <w:rPr>
          <w:lang w:eastAsia="zh-CN"/>
        </w:rPr>
        <w:instrText>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CC3F8B" w:rsidRPr="004E614C">
        <w:rPr>
          <w:lang w:eastAsia="zh-CN"/>
        </w:rPr>
        <w:fldChar w:fldCharType="separate"/>
      </w:r>
      <w:r w:rsidR="00CC3F8B">
        <w:rPr>
          <w:rFonts w:hint="eastAsia"/>
          <w:noProof/>
          <w:lang w:eastAsia="zh-CN"/>
        </w:rPr>
        <w:t xml:space="preserve">Buunk </w:t>
      </w:r>
      <w:r w:rsidR="00CC3F8B">
        <w:rPr>
          <w:rFonts w:hint="eastAsia"/>
          <w:noProof/>
          <w:lang w:eastAsia="zh-CN"/>
        </w:rPr>
        <w:t>和</w:t>
      </w:r>
      <w:r w:rsidR="00CC3F8B">
        <w:rPr>
          <w:rFonts w:hint="eastAsia"/>
          <w:noProof/>
          <w:lang w:eastAsia="zh-CN"/>
        </w:rPr>
        <w:t xml:space="preserve"> Ybema (1997)</w:t>
      </w:r>
      <w:r w:rsidR="00CC3F8B" w:rsidRPr="004E614C">
        <w:rPr>
          <w:lang w:eastAsia="zh-CN"/>
        </w:rPr>
        <w:fldChar w:fldCharType="end"/>
      </w:r>
      <w:r w:rsidR="00CC3F8B" w:rsidRPr="004E614C">
        <w:rPr>
          <w:lang w:eastAsia="zh-CN"/>
        </w:rPr>
        <w:t xml:space="preserve"> </w:t>
      </w:r>
      <w:r w:rsidR="00CC3F8B" w:rsidRPr="00D73EFC">
        <w:rPr>
          <w:rFonts w:hint="eastAsia"/>
          <w:lang w:eastAsia="zh-CN"/>
        </w:rPr>
        <w:t>解释</w:t>
      </w:r>
      <w:r>
        <w:rPr>
          <w:rFonts w:hint="eastAsia"/>
          <w:lang w:eastAsia="zh-CN"/>
        </w:rPr>
        <w:t>道</w:t>
      </w:r>
      <w:r w:rsidR="00CC3F8B" w:rsidRPr="00D73EFC">
        <w:rPr>
          <w:rFonts w:hint="eastAsia"/>
          <w:lang w:eastAsia="zh-CN"/>
        </w:rPr>
        <w:t>，这可能是因为人们在进行社会比较时，将比较目标视为自己未来可能成为的样子。</w:t>
      </w:r>
      <w:r>
        <w:rPr>
          <w:rFonts w:hint="eastAsia"/>
          <w:lang w:eastAsia="zh-CN"/>
        </w:rPr>
        <w:t>具体而言，人们在向下比较中认为自己未来也会像这样糟糕，因此产生了消极的体验；而在向上比较中，人们认为自己未来也会像这样好，因此产生了积极的体验。</w:t>
      </w:r>
      <w:r>
        <w:rPr>
          <w:lang w:eastAsia="zh-CN"/>
        </w:rPr>
        <w:fldChar w:fldCharType="begin"/>
      </w:r>
      <w:r>
        <w:rPr>
          <w:rFonts w:hint="eastAsia"/>
          <w:lang w:eastAsia="zh-CN"/>
        </w:rPr>
        <w:instrText xml:space="preserve"> ADDIN EN.CITE &lt;EndNote&gt;&lt;Cite AuthorYear="1"&gt;&lt;Author&gt;Buunk&lt;/Author&gt;&lt;Year&gt;1997&lt;/Year&gt;&lt;RecNum&gt;15&lt;/RecNum&gt;&lt;DisplayText&gt;Buunk </w:instrText>
      </w:r>
      <w:r>
        <w:rPr>
          <w:rFonts w:hint="eastAsia"/>
          <w:lang w:eastAsia="zh-CN"/>
        </w:rPr>
        <w:instrText>和</w:instrText>
      </w:r>
      <w:r>
        <w:rPr>
          <w:rFonts w:hint="eastAsia"/>
          <w:lang w:eastAsia="zh-CN"/>
        </w:rPr>
        <w:instrText xml:space="preserve"> Ybema (1997)&lt;/DisplayText&gt;&lt;record&gt;&lt;rec-number&gt;15&lt;/rec-number&gt;&lt;foreign-keys&gt;&lt;key app="EN" db-id="25zwtzd2ipsxxpedr5u5fe2as9wdf5twxw0</w:instrText>
      </w:r>
      <w:r>
        <w:rPr>
          <w:lang w:eastAsia="zh-CN"/>
        </w:rPr>
        <w:instrText>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Pr>
          <w:lang w:eastAsia="zh-CN"/>
        </w:rPr>
        <w:fldChar w:fldCharType="separate"/>
      </w:r>
      <w:r>
        <w:rPr>
          <w:rFonts w:hint="eastAsia"/>
          <w:noProof/>
          <w:lang w:eastAsia="zh-CN"/>
        </w:rPr>
        <w:t xml:space="preserve">Buunk </w:t>
      </w:r>
      <w:r>
        <w:rPr>
          <w:rFonts w:hint="eastAsia"/>
          <w:noProof/>
          <w:lang w:eastAsia="zh-CN"/>
        </w:rPr>
        <w:t>和</w:t>
      </w:r>
      <w:r>
        <w:rPr>
          <w:rFonts w:hint="eastAsia"/>
          <w:noProof/>
          <w:lang w:eastAsia="zh-CN"/>
        </w:rPr>
        <w:t xml:space="preserve"> Ybema (1997)</w:t>
      </w:r>
      <w:r>
        <w:rPr>
          <w:lang w:eastAsia="zh-CN"/>
        </w:rPr>
        <w:fldChar w:fldCharType="end"/>
      </w:r>
      <w:r>
        <w:rPr>
          <w:rFonts w:hint="eastAsia"/>
          <w:lang w:eastAsia="zh-CN"/>
        </w:rPr>
        <w:t xml:space="preserve"> </w:t>
      </w:r>
      <w:r>
        <w:rPr>
          <w:rFonts w:hint="eastAsia"/>
          <w:lang w:eastAsia="zh-CN"/>
        </w:rPr>
        <w:t>继续总结道，将比较目标视作自己未来可能的样子，属于社会比较中的认同策略；而将比较目标视作自己的竞争对手，属于社会比较中的对比策略。</w:t>
      </w:r>
      <w:r w:rsidR="00CC3F8B" w:rsidRPr="004E614C">
        <w:rPr>
          <w:lang w:eastAsia="zh-CN"/>
        </w:rPr>
        <w:fldChar w:fldCharType="begin"/>
      </w:r>
      <w:r w:rsidR="00CC3F8B">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CC3F8B" w:rsidRPr="004E614C">
        <w:rPr>
          <w:lang w:eastAsia="zh-CN"/>
        </w:rPr>
        <w:fldChar w:fldCharType="separate"/>
      </w:r>
      <w:r w:rsidR="00CC3F8B">
        <w:rPr>
          <w:noProof/>
          <w:lang w:eastAsia="zh-CN"/>
        </w:rPr>
        <w:t>Van der Zee et al. (2000)</w:t>
      </w:r>
      <w:r w:rsidR="00CC3F8B" w:rsidRPr="004E614C">
        <w:rPr>
          <w:lang w:eastAsia="zh-CN"/>
        </w:rPr>
        <w:fldChar w:fldCharType="end"/>
      </w:r>
      <w:r w:rsidR="00CC3F8B" w:rsidRPr="004E614C">
        <w:rPr>
          <w:lang w:eastAsia="zh-CN"/>
        </w:rPr>
        <w:t xml:space="preserve"> </w:t>
      </w:r>
      <w:r w:rsidR="00CC3F8B" w:rsidRPr="00D73EFC">
        <w:rPr>
          <w:rFonts w:hint="eastAsia"/>
          <w:lang w:eastAsia="zh-CN"/>
        </w:rPr>
        <w:t>进一步发展了这个理论，将社会比较的方向（向上或向下）和社会比较的策略（认同或对比）结合起来，将社会比较细分为四种情况，即</w:t>
      </w:r>
      <w:r w:rsidR="00CC3F8B">
        <w:rPr>
          <w:rFonts w:hint="eastAsia"/>
          <w:lang w:eastAsia="zh-CN"/>
        </w:rPr>
        <w:t>“</w:t>
      </w:r>
      <w:r w:rsidR="00CC3F8B" w:rsidRPr="00D73EFC">
        <w:rPr>
          <w:rFonts w:hint="eastAsia"/>
          <w:lang w:eastAsia="zh-CN"/>
        </w:rPr>
        <w:t>向上对比</w:t>
      </w:r>
      <w:r w:rsidR="00CC3F8B">
        <w:rPr>
          <w:rFonts w:hint="eastAsia"/>
          <w:lang w:eastAsia="zh-CN"/>
        </w:rPr>
        <w:t>”</w:t>
      </w:r>
      <w:r w:rsidR="00CC3F8B" w:rsidRPr="00D73EFC">
        <w:rPr>
          <w:rFonts w:hint="eastAsia"/>
          <w:lang w:eastAsia="zh-CN"/>
        </w:rPr>
        <w:t>、</w:t>
      </w:r>
      <w:r w:rsidR="00CC3F8B">
        <w:rPr>
          <w:rFonts w:hint="eastAsia"/>
          <w:lang w:eastAsia="zh-CN"/>
        </w:rPr>
        <w:t>“</w:t>
      </w:r>
      <w:r w:rsidR="00CC3F8B" w:rsidRPr="00D73EFC">
        <w:rPr>
          <w:rFonts w:hint="eastAsia"/>
          <w:lang w:eastAsia="zh-CN"/>
        </w:rPr>
        <w:t>向上认同</w:t>
      </w:r>
      <w:r w:rsidR="00CC3F8B">
        <w:rPr>
          <w:rFonts w:hint="eastAsia"/>
          <w:lang w:eastAsia="zh-CN"/>
        </w:rPr>
        <w:t>”</w:t>
      </w:r>
      <w:r w:rsidR="00CC3F8B" w:rsidRPr="00D73EFC">
        <w:rPr>
          <w:rFonts w:hint="eastAsia"/>
          <w:lang w:eastAsia="zh-CN"/>
        </w:rPr>
        <w:t>、</w:t>
      </w:r>
      <w:r w:rsidR="00CC3F8B">
        <w:rPr>
          <w:rFonts w:hint="eastAsia"/>
          <w:lang w:eastAsia="zh-CN"/>
        </w:rPr>
        <w:t>“</w:t>
      </w:r>
      <w:r w:rsidR="00CC3F8B" w:rsidRPr="00D73EFC">
        <w:rPr>
          <w:rFonts w:hint="eastAsia"/>
          <w:lang w:eastAsia="zh-CN"/>
        </w:rPr>
        <w:t>向下对比</w:t>
      </w:r>
      <w:r w:rsidR="00CC3F8B">
        <w:rPr>
          <w:rFonts w:hint="eastAsia"/>
          <w:lang w:eastAsia="zh-CN"/>
        </w:rPr>
        <w:t>”和“</w:t>
      </w:r>
      <w:r w:rsidR="00CC3F8B" w:rsidRPr="00D73EFC">
        <w:rPr>
          <w:rFonts w:hint="eastAsia"/>
          <w:lang w:eastAsia="zh-CN"/>
        </w:rPr>
        <w:t>向下认同</w:t>
      </w:r>
      <w:r w:rsidR="00CC3F8B">
        <w:rPr>
          <w:rFonts w:hint="eastAsia"/>
          <w:lang w:eastAsia="zh-CN"/>
        </w:rPr>
        <w:t>”</w:t>
      </w:r>
      <w:r w:rsidR="00CC3F8B" w:rsidRPr="00D73EFC">
        <w:rPr>
          <w:rFonts w:hint="eastAsia"/>
          <w:lang w:eastAsia="zh-CN"/>
        </w:rPr>
        <w:t>。</w:t>
      </w:r>
    </w:p>
    <w:p w14:paraId="42D84D69" w14:textId="50099253" w:rsidR="00762962" w:rsidRDefault="00B12990" w:rsidP="00FB64F5">
      <w:pPr>
        <w:pStyle w:val="3"/>
        <w:spacing w:before="180" w:after="180"/>
        <w:rPr>
          <w:lang w:eastAsia="zh-CN"/>
        </w:rPr>
      </w:pPr>
      <w:bookmarkStart w:id="14" w:name="_Toc162021892"/>
      <w:r>
        <w:rPr>
          <w:rFonts w:hint="eastAsia"/>
          <w:lang w:eastAsia="zh-CN"/>
        </w:rPr>
        <w:t xml:space="preserve">2.1.5 </w:t>
      </w:r>
      <w:r w:rsidR="00FB64F5">
        <w:rPr>
          <w:rFonts w:hint="eastAsia"/>
          <w:lang w:eastAsia="zh-CN"/>
        </w:rPr>
        <w:t>相对剥夺感的概念界定</w:t>
      </w:r>
      <w:bookmarkEnd w:id="14"/>
    </w:p>
    <w:p w14:paraId="397AF91D" w14:textId="6E6DAAE6" w:rsidR="00FB64F5" w:rsidRDefault="00FB64F5" w:rsidP="00FB64F5">
      <w:pPr>
        <w:rPr>
          <w:lang w:eastAsia="zh-CN"/>
        </w:rPr>
      </w:pPr>
      <w:r>
        <w:rPr>
          <w:lang w:eastAsia="zh-CN"/>
        </w:rPr>
        <w:tab/>
      </w:r>
      <w:r w:rsidR="00E5661A">
        <w:rPr>
          <w:rFonts w:hint="eastAsia"/>
          <w:lang w:eastAsia="zh-CN"/>
        </w:rPr>
        <w:t>相对剥夺感被定义为当一个人有权利得到某样东西，却得不到时产生的情绪体验</w:t>
      </w:r>
      <w:r w:rsidR="008A798F">
        <w:rPr>
          <w:rFonts w:hint="eastAsia"/>
          <w:lang w:eastAsia="zh-CN"/>
        </w:rPr>
        <w:t xml:space="preserve"> </w:t>
      </w:r>
      <w:r w:rsidR="00E5661A">
        <w:rPr>
          <w:lang w:eastAsia="zh-CN"/>
        </w:rPr>
        <w:fldChar w:fldCharType="begin">
          <w:fldData xml:space="preserve">PEVuZE5vdGU+PENpdGU+PEF1dGhvcj5GZWF0aGVyPC9BdXRob3I+PFllYXI+MTk5OTwvWWVhcj48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</w:fldData>
        </w:fldChar>
      </w:r>
      <w:r w:rsidR="00E5661A">
        <w:rPr>
          <w:lang w:eastAsia="zh-CN"/>
        </w:rPr>
        <w:instrText xml:space="preserve"> ADDIN EN.CITE </w:instrText>
      </w:r>
      <w:r w:rsidR="00E5661A">
        <w:rPr>
          <w:lang w:eastAsia="zh-CN"/>
        </w:rPr>
        <w:fldChar w:fldCharType="begin">
          <w:fldData xml:space="preserve">PEVuZE5vdGU+PENpdGU+PEF1dGhvcj5GZWF0aGVyPC9BdXRob3I+PFllYXI+MTk5OTwvWWVhcj48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</w:fldData>
        </w:fldChar>
      </w:r>
      <w:r w:rsidR="00E5661A">
        <w:rPr>
          <w:lang w:eastAsia="zh-CN"/>
        </w:rPr>
        <w:instrText xml:space="preserve"> ADDIN EN.CITE.DATA </w:instrText>
      </w:r>
      <w:r w:rsidR="00E5661A">
        <w:rPr>
          <w:lang w:eastAsia="zh-CN"/>
        </w:rPr>
      </w:r>
      <w:r w:rsidR="00E5661A">
        <w:rPr>
          <w:lang w:eastAsia="zh-CN"/>
        </w:rPr>
        <w:fldChar w:fldCharType="end"/>
      </w:r>
      <w:r w:rsidR="00E5661A">
        <w:rPr>
          <w:lang w:eastAsia="zh-CN"/>
        </w:rPr>
      </w:r>
      <w:r w:rsidR="00E5661A">
        <w:rPr>
          <w:lang w:eastAsia="zh-CN"/>
        </w:rPr>
        <w:fldChar w:fldCharType="separate"/>
      </w:r>
      <w:r w:rsidR="00E5661A">
        <w:rPr>
          <w:noProof/>
          <w:lang w:eastAsia="zh-CN"/>
        </w:rPr>
        <w:t>(Feather, 2015; Feather, 1999; Olson &amp; Hazlewood, 2014)</w:t>
      </w:r>
      <w:r w:rsidR="00E5661A">
        <w:rPr>
          <w:lang w:eastAsia="zh-CN"/>
        </w:rPr>
        <w:fldChar w:fldCharType="end"/>
      </w:r>
      <w:r w:rsidR="00E5661A">
        <w:rPr>
          <w:rFonts w:hint="eastAsia"/>
          <w:lang w:eastAsia="zh-CN"/>
        </w:rPr>
        <w:t>。</w:t>
      </w:r>
      <w:r>
        <w:rPr>
          <w:rFonts w:hint="eastAsia"/>
          <w:lang w:eastAsia="zh-CN"/>
        </w:rPr>
        <w:t>相对剥夺感的概念最早出现在二战时期。</w:t>
      </w:r>
      <w:r w:rsidR="00D05FC5">
        <w:rPr>
          <w:rFonts w:hint="eastAsia"/>
          <w:lang w:eastAsia="zh-CN"/>
        </w:rPr>
        <w:t>有研究</w:t>
      </w:r>
      <w:r w:rsidRPr="00FB64F5">
        <w:rPr>
          <w:rFonts w:hint="eastAsia"/>
          <w:lang w:eastAsia="zh-CN"/>
        </w:rPr>
        <w:t>发现，尽管美国陆军空军医务兵的晋升速度</w:t>
      </w:r>
      <w:r w:rsidR="00D05FC5">
        <w:rPr>
          <w:rFonts w:hint="eastAsia"/>
          <w:lang w:eastAsia="zh-CN"/>
        </w:rPr>
        <w:t>相较于军警</w:t>
      </w:r>
      <w:r w:rsidRPr="00FB64F5">
        <w:rPr>
          <w:rFonts w:hint="eastAsia"/>
          <w:lang w:eastAsia="zh-CN"/>
        </w:rPr>
        <w:t>快得多，但是他们对于晋升的失望程度高于军警</w:t>
      </w:r>
      <w:r w:rsidR="00ED443F">
        <w:rPr>
          <w:lang w:eastAsia="zh-CN"/>
        </w:rPr>
        <w:fldChar w:fldCharType="begin"/>
      </w:r>
      <w:r w:rsidR="00ED443F">
        <w:rPr>
          <w:lang w:eastAsia="zh-CN"/>
        </w:rPr>
        <w:instrText xml:space="preserve"> ADDIN EN.CITE &lt;EndNote&gt;&lt;Cite&gt;&lt;Author&gt;Stouffer&lt;/Author&gt;&lt;Year&gt;1949&lt;/Year&gt;&lt;RecNum&gt;190&lt;/RecNum&gt;&lt;DisplayText&gt;(Stouffer et al., 1949)&lt;/DisplayText&gt;&lt;record&gt;&lt;rec-number&gt;190&lt;/rec-number&gt;&lt;foreign-keys&gt;&lt;key app="EN" db-id="25zwtzd2ipsxxpedr5u5fe2as9wdf5twxw0s" timestamp="1711008476"&gt;190&lt;/key&gt;&lt;/foreign-keys&gt;&lt;ref-type name="Journal Article"&gt;17&lt;/ref-type&gt;&lt;contributors&gt;&lt;authors&gt;&lt;author&gt;Stouffer,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life.(studies in social psychology in world war ii), vol. 1&lt;/title&gt;&lt;/titles&gt;&lt;dates&gt;&lt;year&gt;1949&lt;/year&gt;&lt;/dates&gt;&lt;urls&gt;&lt;/urls&gt;&lt;/record&gt;&lt;/Cite&gt;&lt;/EndNote&gt;</w:instrText>
      </w:r>
      <w:r w:rsidR="00ED443F">
        <w:rPr>
          <w:lang w:eastAsia="zh-CN"/>
        </w:rPr>
        <w:fldChar w:fldCharType="separate"/>
      </w:r>
      <w:r w:rsidR="00ED443F">
        <w:rPr>
          <w:noProof/>
          <w:lang w:eastAsia="zh-CN"/>
        </w:rPr>
        <w:t>(Stouffer et al., 1949)</w:t>
      </w:r>
      <w:r w:rsidR="00ED443F">
        <w:rPr>
          <w:lang w:eastAsia="zh-CN"/>
        </w:rPr>
        <w:fldChar w:fldCharType="end"/>
      </w:r>
      <w:r w:rsidR="00D05FC5">
        <w:rPr>
          <w:rFonts w:hint="eastAsia"/>
          <w:lang w:eastAsia="zh-CN"/>
        </w:rPr>
        <w:t>。</w:t>
      </w:r>
      <w:r w:rsidR="0002599F">
        <w:rPr>
          <w:lang w:eastAsia="zh-CN"/>
        </w:rPr>
        <w:fldChar w:fldCharType="begin"/>
      </w:r>
      <w:r w:rsidR="0002599F">
        <w:rPr>
          <w:lang w:eastAsia="zh-CN"/>
        </w:rPr>
        <w:instrText xml:space="preserve"> ADDIN EN.CITE &lt;EndNote&gt;&lt;Cite AuthorYear="1"&gt;&lt;Author&gt;Runciman&lt;/Author&gt;&lt;Year&gt;1966&lt;/Year&gt;&lt;RecNum&gt;191&lt;/RecNum&gt;&lt;DisplayText&gt;Runciman (1966)&lt;/DisplayText&gt;&lt;record&gt;&lt;rec-number&gt;191&lt;/rec-number&gt;&lt;foreign-keys&gt;&lt;key app="EN" db-id="25zwtzd2ipsxxpedr5u5fe2as9wdf5twxw0s" timestamp="1711008510"&gt;191&lt;/key&gt;&lt;/foreign-keys&gt;&lt;ref-type name="Journal Article"&gt;17&lt;/ref-type&gt;&lt;contributors&gt;&lt;authors&gt;&lt;author&gt;Runciman, Walter Garrison&lt;/author&gt;&lt;/authors&gt;&lt;/contributors&gt;&lt;titles&gt;&lt;title&gt;Relative deprivation and social justice: A study of attitudes to social inequality in twentieth-century England&lt;/title&gt;&lt;secondary-title&gt;(No Title)&lt;/secondary-title&gt;&lt;/titles&gt;&lt;periodical&gt;&lt;full-title&gt;(No Title)&lt;/full-title&gt;&lt;/periodical&gt;&lt;dates&gt;&lt;year&gt;1966&lt;/year&gt;&lt;/dates&gt;&lt;urls&gt;&lt;/urls&gt;&lt;/record&gt;&lt;/Cite&gt;&lt;/EndNote&gt;</w:instrText>
      </w:r>
      <w:r w:rsidR="0002599F">
        <w:rPr>
          <w:lang w:eastAsia="zh-CN"/>
        </w:rPr>
        <w:fldChar w:fldCharType="separate"/>
      </w:r>
      <w:r w:rsidR="0002599F">
        <w:rPr>
          <w:noProof/>
          <w:lang w:eastAsia="zh-CN"/>
        </w:rPr>
        <w:t>Runciman (1966)</w:t>
      </w:r>
      <w:r w:rsidR="0002599F">
        <w:rPr>
          <w:lang w:eastAsia="zh-CN"/>
        </w:rPr>
        <w:fldChar w:fldCharType="end"/>
      </w:r>
      <w:r w:rsidR="0002599F">
        <w:rPr>
          <w:rFonts w:hint="eastAsia"/>
          <w:lang w:eastAsia="zh-CN"/>
        </w:rPr>
        <w:t xml:space="preserve"> </w:t>
      </w:r>
      <w:r w:rsidR="00D05FC5">
        <w:rPr>
          <w:rFonts w:hint="eastAsia"/>
          <w:lang w:eastAsia="zh-CN"/>
        </w:rPr>
        <w:t>在此基础上提出了相对剥夺感的概念。</w:t>
      </w:r>
      <w:r w:rsidR="00E5661A">
        <w:rPr>
          <w:lang w:eastAsia="zh-CN"/>
        </w:rPr>
        <w:fldChar w:fldCharType="begin"/>
      </w:r>
      <w:r w:rsidR="008A798F">
        <w:rPr>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name="Generic"&gt;13&lt;/ref-type&gt;&lt;contributors&gt;&lt;authors&gt;&lt;author&gt;Burns, Tom&lt;/author&gt;&lt;/authors&gt;&lt;/contributors&gt;&lt;titles&gt;&lt;title&gt;Relative Deprivation and Social Justice. A Study of Attitudes to Social Inequality in Twentieth-Century England&lt;/title&gt;&lt;/titles&gt;&lt;dates&gt;&lt;year&gt;1966&lt;/year&gt;&lt;/dates&gt;&lt;publisher&gt;JSTOR&lt;/publisher&gt;&lt;isbn&gt;0007-1315&lt;/isbn&gt;&lt;urls&gt;&lt;/urls&gt;&lt;/record&gt;&lt;/Cite&gt;&lt;/EndNote&gt;</w:instrText>
      </w:r>
      <w:r w:rsidR="00E5661A">
        <w:rPr>
          <w:lang w:eastAsia="zh-CN"/>
        </w:rPr>
        <w:fldChar w:fldCharType="separate"/>
      </w:r>
      <w:r w:rsidR="008A798F">
        <w:rPr>
          <w:noProof/>
          <w:lang w:eastAsia="zh-CN"/>
        </w:rPr>
        <w:t>Burns (1966)</w:t>
      </w:r>
      <w:r w:rsidR="00E5661A">
        <w:rPr>
          <w:lang w:eastAsia="zh-CN"/>
        </w:rPr>
        <w:fldChar w:fldCharType="end"/>
      </w:r>
      <w:r w:rsidR="008A798F">
        <w:rPr>
          <w:rFonts w:hint="eastAsia"/>
          <w:lang w:eastAsia="zh-CN"/>
        </w:rPr>
        <w:t xml:space="preserve"> </w:t>
      </w:r>
      <w:r w:rsidR="00E5661A">
        <w:rPr>
          <w:rFonts w:hint="eastAsia"/>
          <w:lang w:eastAsia="zh-CN"/>
        </w:rPr>
        <w:t>则将相对剥夺感区分为</w:t>
      </w:r>
      <w:r w:rsidR="00E5661A" w:rsidRPr="004E614C">
        <w:rPr>
          <w:rFonts w:hint="eastAsia"/>
          <w:lang w:eastAsia="zh-CN"/>
        </w:rPr>
        <w:t>个人相对剥夺感和组织相对剥夺感两个</w:t>
      </w:r>
      <w:r w:rsidR="008A798F">
        <w:rPr>
          <w:rFonts w:hint="eastAsia"/>
          <w:lang w:eastAsia="zh-CN"/>
        </w:rPr>
        <w:t>维度</w:t>
      </w:r>
      <w:r w:rsidR="00E5661A">
        <w:rPr>
          <w:rFonts w:hint="eastAsia"/>
          <w:lang w:eastAsia="zh-CN"/>
        </w:rPr>
        <w:t>。</w:t>
      </w:r>
      <w:r w:rsidR="00E5661A" w:rsidRPr="003D6A29">
        <w:rPr>
          <w:rFonts w:hint="eastAsia"/>
          <w:lang w:eastAsia="zh-CN"/>
        </w:rPr>
        <w:t>前者指的是感知到自己和他人相比不公平，而后者则指的是感知到自己所在群体得不到应有的待遇。</w:t>
      </w:r>
      <w:r w:rsidR="00D74D2C">
        <w:rPr>
          <w:rFonts w:hint="eastAsia"/>
          <w:lang w:eastAsia="zh-CN"/>
        </w:rPr>
        <w:t>有研究总结道</w:t>
      </w:r>
      <w:r w:rsidR="00E5661A" w:rsidRPr="003D6A29">
        <w:rPr>
          <w:rFonts w:hint="eastAsia"/>
          <w:lang w:eastAsia="zh-CN"/>
        </w:rPr>
        <w:t>，个人相对剥夺感会导致个体的压力，而组织相对剥夺感则会导致群体的抗议</w:t>
      </w:r>
      <w:r w:rsidR="00E5661A" w:rsidRPr="004E614C">
        <w:rPr>
          <w:rFonts w:hint="eastAsia"/>
          <w:lang w:eastAsia="zh-CN"/>
        </w:rPr>
        <w:t xml:space="preserve"> </w:t>
      </w:r>
      <w:r w:rsidR="00E5661A" w:rsidRPr="004E614C">
        <w:rPr>
          <w:lang w:eastAsia="zh-CN"/>
        </w:rPr>
        <w:fldChar w:fldCharType="begin"/>
      </w:r>
      <w:r w:rsidR="00E5661A" w:rsidRPr="004E614C">
        <w:rPr>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record&gt;&lt;/Cite&gt;&lt;/EndNote&gt;</w:instrText>
      </w:r>
      <w:r w:rsidR="00E5661A" w:rsidRPr="004E614C">
        <w:rPr>
          <w:lang w:eastAsia="zh-CN"/>
        </w:rPr>
        <w:fldChar w:fldCharType="separate"/>
      </w:r>
      <w:r w:rsidR="00E5661A" w:rsidRPr="004E614C">
        <w:rPr>
          <w:noProof/>
          <w:lang w:eastAsia="zh-CN"/>
        </w:rPr>
        <w:t>(Olson &amp; Hazlewood, 2014; Walker &amp; Pettigrew, 1984)</w:t>
      </w:r>
      <w:r w:rsidR="00E5661A" w:rsidRPr="004E614C">
        <w:rPr>
          <w:lang w:eastAsia="zh-CN"/>
        </w:rPr>
        <w:fldChar w:fldCharType="end"/>
      </w:r>
      <w:r w:rsidR="006A1899">
        <w:rPr>
          <w:rFonts w:hint="eastAsia"/>
          <w:lang w:eastAsia="zh-CN"/>
        </w:rPr>
        <w:t>。</w:t>
      </w:r>
      <w:r w:rsidR="001F191B">
        <w:rPr>
          <w:lang w:eastAsia="zh-CN"/>
        </w:rPr>
        <w:fldChar w:fldCharType="begin"/>
      </w:r>
      <w:r w:rsidR="001F191B">
        <w:rPr>
          <w:lang w:eastAsia="zh-CN"/>
        </w:rPr>
        <w:instrText xml:space="preserve"> ADDIN EN.CITE &lt;EndNote&gt;&lt;Cite AuthorYear="1"&gt;&lt;Author&gt;Smith&lt;/Author&gt;&lt;Year&gt;2012&lt;/Year&gt;&lt;RecNum&gt;195&lt;/RecNum&gt;&lt;DisplayText&gt;Smith et al. (2012)&lt;/DisplayText&gt;&lt;record&gt;&lt;rec-number&gt;195&lt;/rec-number&gt;&lt;foreign-keys&gt;&lt;key app="EN" db-id="25zwtzd2ipsxxpedr5u5fe2as9wdf5twxw0s" timestamp="1711008680"&gt;195&lt;/key&gt;&lt;/foreign-keys&gt;&lt;ref-type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1F191B">
        <w:rPr>
          <w:lang w:eastAsia="zh-CN"/>
        </w:rPr>
        <w:fldChar w:fldCharType="separate"/>
      </w:r>
      <w:r w:rsidR="001F191B">
        <w:rPr>
          <w:noProof/>
          <w:lang w:eastAsia="zh-CN"/>
        </w:rPr>
        <w:t>Smith et al. (2012)</w:t>
      </w:r>
      <w:r w:rsidR="001F191B">
        <w:rPr>
          <w:lang w:eastAsia="zh-CN"/>
        </w:rPr>
        <w:fldChar w:fldCharType="end"/>
      </w:r>
      <w:r w:rsidR="001F191B">
        <w:rPr>
          <w:rFonts w:hint="eastAsia"/>
          <w:lang w:eastAsia="zh-CN"/>
        </w:rPr>
        <w:t xml:space="preserve"> </w:t>
      </w:r>
      <w:r w:rsidR="006A1899">
        <w:rPr>
          <w:rFonts w:hint="eastAsia"/>
          <w:lang w:eastAsia="zh-CN"/>
        </w:rPr>
        <w:t>继续发展了相对剥夺感的概念，他认为相对剥夺感的产生需要满足三个条件。首先，相对剥夺感是在和他人比较后产生的。其次，在认知上，比较者需要发现自己相较于被比较者处于劣势。最后，比较者必须认为这种劣势是由于不公平造成的。</w:t>
      </w:r>
    </w:p>
    <w:p w14:paraId="5E0E6B09" w14:textId="4168BCE3" w:rsidR="00FB64F5" w:rsidRDefault="00B12990" w:rsidP="00FB64F5">
      <w:pPr>
        <w:pStyle w:val="3"/>
        <w:spacing w:before="180" w:after="180"/>
        <w:rPr>
          <w:lang w:eastAsia="zh-CN"/>
        </w:rPr>
      </w:pPr>
      <w:bookmarkStart w:id="15" w:name="_Toc162021893"/>
      <w:r>
        <w:rPr>
          <w:rFonts w:hint="eastAsia"/>
          <w:lang w:eastAsia="zh-CN"/>
        </w:rPr>
        <w:t xml:space="preserve">2.1.6 </w:t>
      </w:r>
      <w:r w:rsidR="00FB64F5">
        <w:rPr>
          <w:rFonts w:hint="eastAsia"/>
          <w:lang w:eastAsia="zh-CN"/>
        </w:rPr>
        <w:t>感知到的优越感的概念界定</w:t>
      </w:r>
      <w:bookmarkEnd w:id="15"/>
    </w:p>
    <w:p w14:paraId="66798B13" w14:textId="1010D2D6" w:rsidR="006A1899" w:rsidRDefault="008C63A6" w:rsidP="00FF7324">
      <w:pPr>
        <w:rPr>
          <w:lang w:eastAsia="zh-CN"/>
        </w:rPr>
      </w:pPr>
      <w:r>
        <w:rPr>
          <w:lang w:eastAsia="zh-CN"/>
        </w:rPr>
        <w:tab/>
      </w:r>
      <w:r w:rsidR="00FF7324">
        <w:rPr>
          <w:rFonts w:hint="eastAsia"/>
          <w:lang w:eastAsia="zh-CN"/>
        </w:rPr>
        <w:t>优越感最早作为“自恋”人格量表中的一个维度存在</w:t>
      </w:r>
      <w:r w:rsidR="00494E55">
        <w:rPr>
          <w:rFonts w:hint="eastAsia"/>
          <w:lang w:eastAsia="zh-CN"/>
        </w:rPr>
        <w:t xml:space="preserve"> </w:t>
      </w:r>
      <w:r w:rsidR="00494E55">
        <w:rPr>
          <w:lang w:eastAsia="zh-CN"/>
        </w:rPr>
        <w:fldChar w:fldCharType="begin"/>
      </w:r>
      <w:r w:rsidR="00494E55">
        <w:rPr>
          <w:lang w:eastAsia="zh-CN"/>
        </w:rPr>
        <w:instrText xml:space="preserve"> ADDIN EN.CITE &lt;EndNote&gt;&lt;Cite&gt;&lt;Author&gt;Emmons&lt;/Author&gt;&lt;Year&gt;1987&lt;/Year&gt;&lt;RecNum&gt;196&lt;/RecNum&gt;&lt;DisplayText&gt;(Emmons, 1987)&lt;/DisplayText&gt;&lt;record&gt;&lt;rec-number&gt;196&lt;/rec-number&gt;&lt;foreign-keys&gt;&lt;key app="EN" db-id="25zwtzd2ipsxxpedr5u5fe2as9wdf5twxw0s" timestamp="1711008779"&gt;196&lt;/key&gt;&lt;/foreign-keys&gt;&lt;ref-type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494E55">
        <w:rPr>
          <w:lang w:eastAsia="zh-CN"/>
        </w:rPr>
        <w:fldChar w:fldCharType="separate"/>
      </w:r>
      <w:r w:rsidR="00494E55">
        <w:rPr>
          <w:noProof/>
          <w:lang w:eastAsia="zh-CN"/>
        </w:rPr>
        <w:t>(Emmons, 1987)</w:t>
      </w:r>
      <w:r w:rsidR="00494E55">
        <w:rPr>
          <w:lang w:eastAsia="zh-CN"/>
        </w:rPr>
        <w:fldChar w:fldCharType="end"/>
      </w:r>
      <w:r w:rsidR="00FF7324">
        <w:rPr>
          <w:rFonts w:hint="eastAsia"/>
          <w:lang w:eastAsia="zh-CN"/>
        </w:rPr>
        <w:t>。</w:t>
      </w:r>
      <w:r w:rsidR="00E02C80" w:rsidRPr="00067A9A">
        <w:rPr>
          <w:rFonts w:hint="eastAsia"/>
          <w:lang w:eastAsia="zh-CN"/>
        </w:rPr>
        <w:t>有研究发现，自恋的人相对于向上比较更倾向于进行向下比较</w:t>
      </w:r>
      <w:r w:rsidR="00E02C80">
        <w:rPr>
          <w:rFonts w:hint="eastAsia"/>
          <w:lang w:eastAsia="zh-CN"/>
        </w:rPr>
        <w:t>，这被解释为</w:t>
      </w:r>
      <w:r w:rsidR="00E02C80" w:rsidRPr="00067A9A">
        <w:rPr>
          <w:rFonts w:hint="eastAsia"/>
          <w:lang w:eastAsia="zh-CN"/>
        </w:rPr>
        <w:t>自恋的人希望通过向下比较获得优越感</w:t>
      </w:r>
      <w:r w:rsidR="00E02C80">
        <w:rPr>
          <w:rFonts w:hint="eastAsia"/>
          <w:lang w:eastAsia="zh-CN"/>
        </w:rPr>
        <w:t xml:space="preserve"> </w:t>
      </w:r>
      <w:r w:rsidR="00E02C80">
        <w:rPr>
          <w:lang w:eastAsia="zh-CN"/>
        </w:rPr>
        <w:fldChar w:fldCharType="begin"/>
      </w:r>
      <w:r w:rsidR="00E02C80">
        <w:rPr>
          <w:lang w:eastAsia="zh-CN"/>
        </w:rPr>
        <w:instrText xml:space="preserve"> ADDIN EN.CITE &lt;EndNote&gt;&lt;Cite&gt;&lt;Author&gt;Krizan&lt;/Author&gt;&lt;Year&gt;2011&lt;/Year&gt;&lt;RecNum&gt;62&lt;/RecNum&gt;&lt;DisplayText&gt;(Krizan &amp;amp; Bushman, 2011)&lt;/DisplayText&gt;&lt;record&gt;&lt;rec-number&gt;62&lt;/rec-number&gt;&lt;foreign-keys&gt;&lt;key app="EN" db-id="25zwtzd2ipsxxpedr5u5fe2as9wdf5twxw0s" timestamp="1678687743"&gt;62&lt;/key&gt;&lt;/foreign-keys&gt;&lt;ref-type name="Journal Article"&gt;17&lt;/ref-type&gt;&lt;contributors&gt;&lt;authors&gt;&lt;author&gt;Krizan, Zlatan&lt;/author&gt;&lt;author&gt;Bushman, Brad J&lt;/author&gt;&lt;/authors&gt;&lt;/contributors&gt;&lt;titles&gt;&lt;title&gt;Better than my loved ones: Social comparison tendencies among narcissists&lt;/title&gt;&lt;secondary-title&gt;Personality and Individual Differences&lt;/secondary-title&gt;&lt;/titles&gt;&lt;periodical&gt;&lt;full-title&gt;Personality and individual differences&lt;/full-title&gt;&lt;/periodical&gt;&lt;pages&gt;212-216&lt;/pages&gt;&lt;volume&gt;50&lt;/volume&gt;&lt;number&gt;2&lt;/number&gt;&lt;dates&gt;&lt;year&gt;2011&lt;/year&gt;&lt;/dates&gt;&lt;isbn&gt;0191-8869&lt;/isbn&gt;&lt;urls&gt;&lt;/urls&gt;&lt;/record&gt;&lt;/Cite&gt;&lt;/EndNote&gt;</w:instrText>
      </w:r>
      <w:r w:rsidR="00E02C80">
        <w:rPr>
          <w:lang w:eastAsia="zh-CN"/>
        </w:rPr>
        <w:fldChar w:fldCharType="separate"/>
      </w:r>
      <w:r w:rsidR="00E02C80">
        <w:rPr>
          <w:noProof/>
          <w:lang w:eastAsia="zh-CN"/>
        </w:rPr>
        <w:t>(Krizan &amp; Bushman, 2011)</w:t>
      </w:r>
      <w:r w:rsidR="00E02C80">
        <w:rPr>
          <w:lang w:eastAsia="zh-CN"/>
        </w:rPr>
        <w:fldChar w:fldCharType="end"/>
      </w:r>
      <w:r w:rsidR="00E02C80">
        <w:rPr>
          <w:rFonts w:hint="eastAsia"/>
          <w:lang w:eastAsia="zh-CN"/>
        </w:rPr>
        <w:t>。</w:t>
      </w:r>
      <w:r w:rsidR="00FF7324">
        <w:rPr>
          <w:rFonts w:hint="eastAsia"/>
          <w:lang w:eastAsia="zh-CN"/>
        </w:rPr>
        <w:t>本文想探讨的并不是与自恋相关的优越感，而是感知到的优越感</w:t>
      </w:r>
      <w:r w:rsidR="00FF7324">
        <w:rPr>
          <w:rFonts w:hint="eastAsia"/>
          <w:lang w:eastAsia="zh-CN"/>
        </w:rPr>
        <w:t xml:space="preserve"> </w:t>
      </w:r>
      <w:r w:rsidR="00FF7324">
        <w:rPr>
          <w:lang w:eastAsia="zh-CN"/>
        </w:rPr>
        <w:fldChar w:fldCharType="begin"/>
      </w:r>
      <w:r w:rsidR="00FF7324">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FF7324">
        <w:rPr>
          <w:lang w:eastAsia="zh-CN"/>
        </w:rPr>
        <w:fldChar w:fldCharType="separate"/>
      </w:r>
      <w:r w:rsidR="00FF7324">
        <w:rPr>
          <w:noProof/>
          <w:lang w:eastAsia="zh-CN"/>
        </w:rPr>
        <w:t>(Freis &amp; Hansen-Brown, 2021)</w:t>
      </w:r>
      <w:r w:rsidR="00FF7324">
        <w:rPr>
          <w:lang w:eastAsia="zh-CN"/>
        </w:rPr>
        <w:fldChar w:fldCharType="end"/>
      </w:r>
      <w:r w:rsidR="00FF7324">
        <w:rPr>
          <w:rFonts w:hint="eastAsia"/>
          <w:lang w:eastAsia="zh-CN"/>
        </w:rPr>
        <w:t>。本文认为，这样的优越感通常在与人比较之后产生，</w:t>
      </w:r>
      <w:r w:rsidR="00FF7324" w:rsidRPr="00FF7324">
        <w:rPr>
          <w:rFonts w:hint="eastAsia"/>
          <w:lang w:eastAsia="zh-CN"/>
        </w:rPr>
        <w:t>指个体通过与他人比较，感受到自己在某些方面上的</w:t>
      </w:r>
      <w:r w:rsidR="00FF7324">
        <w:rPr>
          <w:rFonts w:hint="eastAsia"/>
          <w:lang w:eastAsia="zh-CN"/>
        </w:rPr>
        <w:t>有</w:t>
      </w:r>
      <w:r w:rsidR="00FF7324" w:rsidRPr="00FF7324">
        <w:rPr>
          <w:rFonts w:hint="eastAsia"/>
          <w:lang w:eastAsia="zh-CN"/>
        </w:rPr>
        <w:t>相对优势</w:t>
      </w:r>
      <w:r w:rsidR="00FF7324">
        <w:rPr>
          <w:rFonts w:hint="eastAsia"/>
          <w:lang w:eastAsia="zh-CN"/>
        </w:rPr>
        <w:t>。这</w:t>
      </w:r>
      <w:r>
        <w:rPr>
          <w:rFonts w:hint="eastAsia"/>
          <w:lang w:eastAsia="zh-CN"/>
        </w:rPr>
        <w:t>是一种几乎每个人都会体验到的感觉。正如一项经典研究发现，大多数人认为自己是能力是高于平均值的，这被称之为“优于平均值效应”</w:t>
      </w:r>
      <w:r>
        <w:rPr>
          <w:lang w:eastAsia="zh-CN"/>
        </w:rPr>
        <w:fldChar w:fldCharType="begin"/>
      </w:r>
      <w:r>
        <w:rPr>
          <w:lang w:eastAsia="zh-CN"/>
        </w:rPr>
        <w:instrText xml:space="preserve"> ADDIN EN.CITE &lt;EndNote&gt;&lt;Cite&gt;&lt;Author&gt;Alicke&lt;/Author&gt;&lt;Year&gt;2005&lt;/Year&gt;&lt;RecNum&gt;178&lt;/RecNum&gt;&lt;DisplayText&gt;(Alicke &amp;amp; Govorun, 2005)&lt;/DisplayText&gt;&lt;record&gt;&lt;rec-number&gt;178&lt;/rec-number&gt;&lt;foreign-keys&gt;&lt;key app="EN" db-id="25zwtzd2ipsxxpedr5u5fe2as9wdf5twxw0s" timestamp="1711005162"&gt;178&lt;/key&gt;&lt;/foreign-keys&gt;&lt;ref-type name="Journal Article"&gt;17&lt;/ref-type&gt;&lt;contributors&gt;&lt;authors&gt;&lt;author&gt;Alicke, Mark D&lt;/author&gt;&lt;author&gt;Govorun, Olesya&lt;/author&gt;&lt;/authors&gt;&lt;/contributors&gt;&lt;titles&gt;&lt;title&gt;The better-than-average effect&lt;/title&gt;&lt;secondary-title&gt;The self in social judgment&lt;/secondary-title&gt;&lt;/titles&gt;&lt;periodical&gt;&lt;full-title&gt;The self in social judgment&lt;/full-title&gt;&lt;/periodical&gt;&lt;pages&gt;85-106&lt;/pages&gt;&lt;volume&gt;1&lt;/volume&gt;&lt;number&gt;5&lt;/number&gt;&lt;dates&gt;&lt;year&gt;2005&lt;/year&gt;&lt;/dates&gt;&lt;urls&gt;&lt;/urls&gt;&lt;/record&gt;&lt;/Cite&gt;&lt;/EndNote&gt;</w:instrText>
      </w:r>
      <w:r>
        <w:rPr>
          <w:lang w:eastAsia="zh-CN"/>
        </w:rPr>
        <w:fldChar w:fldCharType="separate"/>
      </w:r>
      <w:r>
        <w:rPr>
          <w:noProof/>
          <w:lang w:eastAsia="zh-CN"/>
        </w:rPr>
        <w:t>(Alicke &amp; Govorun, 2005)</w:t>
      </w:r>
      <w:r>
        <w:rPr>
          <w:lang w:eastAsia="zh-CN"/>
        </w:rPr>
        <w:fldChar w:fldCharType="end"/>
      </w:r>
      <w:r>
        <w:rPr>
          <w:rFonts w:hint="eastAsia"/>
          <w:lang w:eastAsia="zh-CN"/>
        </w:rPr>
        <w:t>。人们</w:t>
      </w:r>
      <w:r w:rsidR="00FF7324">
        <w:rPr>
          <w:rFonts w:hint="eastAsia"/>
          <w:lang w:eastAsia="zh-CN"/>
        </w:rPr>
        <w:t>总是</w:t>
      </w:r>
      <w:r>
        <w:rPr>
          <w:rFonts w:hint="eastAsia"/>
          <w:lang w:eastAsia="zh-CN"/>
        </w:rPr>
        <w:t>倾向于体验到优越感</w:t>
      </w:r>
      <w:r w:rsidR="00FF7324">
        <w:rPr>
          <w:rFonts w:hint="eastAsia"/>
          <w:lang w:eastAsia="zh-CN"/>
        </w:rPr>
        <w:t xml:space="preserve"> </w:t>
      </w:r>
      <w:r>
        <w:rPr>
          <w:lang w:eastAsia="zh-CN"/>
        </w:rPr>
        <w:fldChar w:fldCharType="begin"/>
      </w:r>
      <w:r>
        <w:rPr>
          <w:lang w:eastAsia="zh-CN"/>
        </w:rPr>
        <w:instrText xml:space="preserve"> ADDIN EN.CITE &lt;EndNote&gt;&lt;Cite&gt;&lt;Author&gt;Hoorens&lt;/Author&gt;&lt;Year&gt;1993&lt;/Year&gt;&lt;RecNum&gt;179&lt;/RecNum&gt;&lt;DisplayText&gt;(Hoorens, 1993)&lt;/DisplayText&gt;&lt;record&gt;&lt;rec-number&gt;179&lt;/rec-number&gt;&lt;foreign-keys&gt;&lt;key app="EN" db-id="25zwtzd2ipsxxpedr5u5fe2as9wdf5twxw0s" timestamp="1711005287"&gt;179&lt;/key&gt;&lt;/foreign-keys&gt;&lt;ref-type name="Journal Article"&gt;17&lt;/ref-type&gt;&lt;contributors&gt;&lt;authors&gt;&lt;author&gt;Hoorens, Vera&lt;/author&gt;&lt;/authors&gt;&lt;/contributors&gt;&lt;titles&gt;&lt;title&gt;Self-enhancement and superiority biases in social comparison&lt;/title&gt;&lt;secondary-title&gt;European review of social psychology&lt;/secondary-title&gt;&lt;/titles&gt;&lt;periodical&gt;&lt;full-title&gt;European review of social psychology&lt;/full-title&gt;&lt;/periodical&gt;&lt;pages&gt;113-139&lt;/pages&gt;&lt;volume&gt;4&lt;/volume&gt;&lt;number&gt;1&lt;/number&gt;&lt;dates&gt;&lt;year&gt;1993&lt;/year&gt;&lt;/dates&gt;&lt;isbn&gt;1046-3283&lt;/isbn&gt;&lt;urls&gt;&lt;/urls&gt;&lt;/record&gt;&lt;/Cite&gt;&lt;/EndNote&gt;</w:instrText>
      </w:r>
      <w:r>
        <w:rPr>
          <w:lang w:eastAsia="zh-CN"/>
        </w:rPr>
        <w:fldChar w:fldCharType="separate"/>
      </w:r>
      <w:r>
        <w:rPr>
          <w:noProof/>
          <w:lang w:eastAsia="zh-CN"/>
        </w:rPr>
        <w:t>(Hoorens, 1993)</w:t>
      </w:r>
      <w:r>
        <w:rPr>
          <w:lang w:eastAsia="zh-CN"/>
        </w:rPr>
        <w:fldChar w:fldCharType="end"/>
      </w:r>
      <w:r>
        <w:rPr>
          <w:rFonts w:hint="eastAsia"/>
          <w:lang w:eastAsia="zh-CN"/>
        </w:rPr>
        <w:t>。具体而言，人们认为</w:t>
      </w:r>
      <w:r w:rsidR="00FF7324">
        <w:rPr>
          <w:rFonts w:hint="eastAsia"/>
          <w:lang w:eastAsia="zh-CN"/>
        </w:rPr>
        <w:t>自己与他人相比</w:t>
      </w:r>
      <w:r>
        <w:rPr>
          <w:rFonts w:hint="eastAsia"/>
          <w:lang w:eastAsia="zh-CN"/>
        </w:rPr>
        <w:t>更聪明，更负责，更有趣</w:t>
      </w:r>
      <w:r w:rsidR="00FF7324">
        <w:rPr>
          <w:rFonts w:hint="eastAsia"/>
          <w:lang w:eastAsia="zh-CN"/>
        </w:rPr>
        <w:t xml:space="preserve"> </w:t>
      </w:r>
      <w:r>
        <w:rPr>
          <w:lang w:eastAsia="zh-CN"/>
        </w:rPr>
        <w:fldChar w:fldCharType="begin"/>
      </w:r>
      <w:r>
        <w:rPr>
          <w:lang w:eastAsia="zh-CN"/>
        </w:rPr>
        <w:instrText xml:space="preserve"> ADDIN EN.CITE &lt;EndNote&gt;&lt;Cite&gt;&lt;Author&gt;Brown&lt;/Author&gt;&lt;Year&gt;1986&lt;/Year&gt;&lt;RecNum&gt;180&lt;/RecNum&gt;&lt;DisplayText&gt;(Brown, 1986)&lt;/DisplayText&gt;&lt;record&gt;&lt;rec-number&gt;180&lt;/rec-number&gt;&lt;foreign-keys&gt;&lt;key app="EN" db-id="25zwtzd2ipsxxpedr5u5fe2as9wdf5twxw0s" timestamp="1711005417"&gt;180&lt;/key&gt;&lt;/foreign-keys&gt;&lt;ref-type name="Journal Article"&gt;17&lt;/ref-type&gt;&lt;contributors&gt;&lt;authors&gt;&lt;author&gt;Brown, Jonathon D&lt;/author&gt;&lt;/authors&gt;&lt;/contributors&gt;&lt;titles&gt;&lt;title&gt;Evaluations of self and others: Self-enhancement biases in social judgments&lt;/title&gt;&lt;secondary-title&gt;Social cognition&lt;/secondary-title&gt;&lt;/titles&gt;&lt;periodical&gt;&lt;full-title&gt;Social cognition&lt;/full-title&gt;&lt;/periodical&gt;&lt;pages&gt;353-376&lt;/pages&gt;&lt;volume&gt;4&lt;/volume&gt;&lt;number&gt;4&lt;/number&gt;&lt;dates&gt;&lt;year&gt;1986&lt;/year&gt;&lt;/dates&gt;&lt;isbn&gt;0278-016X&lt;/isbn&gt;&lt;urls&gt;&lt;/urls&gt;&lt;/record&gt;&lt;/Cite&gt;&lt;/EndNote&gt;</w:instrText>
      </w:r>
      <w:r>
        <w:rPr>
          <w:lang w:eastAsia="zh-CN"/>
        </w:rPr>
        <w:fldChar w:fldCharType="separate"/>
      </w:r>
      <w:r>
        <w:rPr>
          <w:noProof/>
          <w:lang w:eastAsia="zh-CN"/>
        </w:rPr>
        <w:t>(Brown, 1986)</w:t>
      </w:r>
      <w:r>
        <w:rPr>
          <w:lang w:eastAsia="zh-CN"/>
        </w:rPr>
        <w:fldChar w:fldCharType="end"/>
      </w:r>
      <w:r>
        <w:rPr>
          <w:rFonts w:hint="eastAsia"/>
          <w:lang w:eastAsia="zh-CN"/>
        </w:rPr>
        <w:t>。在亲密关系中，人们也通常认为自己的婚姻相较于其他人的更好</w:t>
      </w:r>
      <w:r>
        <w:rPr>
          <w:rFonts w:hint="eastAsia"/>
          <w:lang w:eastAsia="zh-CN"/>
        </w:rPr>
        <w:t xml:space="preserve"> </w:t>
      </w:r>
      <w:r>
        <w:rPr>
          <w:lang w:eastAsia="zh-CN"/>
        </w:rPr>
        <w:fldChar w:fldCharType="begin"/>
      </w:r>
      <w:r>
        <w:rPr>
          <w:lang w:eastAsia="zh-CN"/>
        </w:rPr>
        <w:instrText xml:space="preserve"> ADDIN EN.CITE &lt;EndNote&gt;&lt;Cite&gt;&lt;Author&gt;Buunk&lt;/Author&gt;&lt;Year&gt;1991&lt;/Year&gt;&lt;RecNum&gt;181&lt;/RecNum&gt;&lt;DisplayText&gt;(Buunk &amp;amp; Van Yperen, 1991)&lt;/DisplayText&gt;&lt;record&gt;&lt;rec-number&gt;181&lt;/rec-number&gt;&lt;foreign-keys&gt;&lt;key app="EN" db-id="25zwtzd2ipsxxpedr5u5fe2as9wdf5twxw0s" timestamp="1711005503"&gt;181&lt;/key&gt;&lt;/foreign-keys&gt;&lt;ref-type name="Journal Article"&gt;17&lt;/ref-type&gt;&lt;contributors&gt;&lt;authors&gt;&lt;author&gt;Buunk, Bram P&lt;/author&gt;&lt;author&gt;Van Yperen, Nico W&lt;/author&gt;&lt;/authors&gt;&lt;/contributors&gt;&lt;titles&gt;&lt;title&gt;Referential comparisons, relational comparisons, and exchange orientation: Their relation to marital satisfaction&lt;/title&gt;&lt;secondary-title&gt;Personality and Social Psychology Bulletin&lt;/secondary-title&gt;&lt;/titles&gt;&lt;periodical&gt;&lt;full-title&gt;Personality and Social Psychology Bulletin&lt;/full-title&gt;&lt;/periodical&gt;&lt;pages&gt;709-717&lt;/pages&gt;&lt;volume&gt;17&lt;/volume&gt;&lt;number&gt;6&lt;/number&gt;&lt;dates&gt;&lt;year&gt;1991&lt;/year&gt;&lt;/dates&gt;&lt;isbn&gt;0146-1672&lt;/isbn&gt;&lt;urls&gt;&lt;/urls&gt;&lt;/record&gt;&lt;/Cite&gt;&lt;/EndNote&gt;</w:instrText>
      </w:r>
      <w:r>
        <w:rPr>
          <w:lang w:eastAsia="zh-CN"/>
        </w:rPr>
        <w:fldChar w:fldCharType="separate"/>
      </w:r>
      <w:r>
        <w:rPr>
          <w:noProof/>
          <w:lang w:eastAsia="zh-CN"/>
        </w:rPr>
        <w:t>(Buunk &amp; Van Yperen, 1991)</w:t>
      </w:r>
      <w:r>
        <w:rPr>
          <w:lang w:eastAsia="zh-CN"/>
        </w:rPr>
        <w:fldChar w:fldCharType="end"/>
      </w:r>
      <w:r w:rsidR="00FF7324">
        <w:rPr>
          <w:rFonts w:hint="eastAsia"/>
          <w:lang w:eastAsia="zh-CN"/>
        </w:rPr>
        <w:t>。</w:t>
      </w:r>
    </w:p>
    <w:p w14:paraId="600EF9BD" w14:textId="1594F165" w:rsidR="00FB64F5" w:rsidRDefault="00B12990" w:rsidP="00FB64F5">
      <w:pPr>
        <w:pStyle w:val="3"/>
        <w:spacing w:before="180" w:after="180"/>
        <w:rPr>
          <w:lang w:eastAsia="zh-CN"/>
        </w:rPr>
      </w:pPr>
      <w:bookmarkStart w:id="16" w:name="_Toc162021894"/>
      <w:r>
        <w:rPr>
          <w:rFonts w:hint="eastAsia"/>
          <w:lang w:eastAsia="zh-CN"/>
        </w:rPr>
        <w:t xml:space="preserve">2.1.7 </w:t>
      </w:r>
      <w:r w:rsidR="00FB64F5">
        <w:rPr>
          <w:rFonts w:hint="eastAsia"/>
          <w:lang w:eastAsia="zh-CN"/>
        </w:rPr>
        <w:t>生活满意度的概念界定</w:t>
      </w:r>
      <w:bookmarkEnd w:id="16"/>
    </w:p>
    <w:p w14:paraId="261DC06B" w14:textId="71B0CD97" w:rsidR="00762962" w:rsidRDefault="0020553A" w:rsidP="00762962">
      <w:pPr>
        <w:rPr>
          <w:lang w:eastAsia="zh-CN"/>
        </w:rPr>
      </w:pPr>
      <w:r>
        <w:rPr>
          <w:lang w:eastAsia="zh-CN"/>
        </w:rPr>
        <w:tab/>
      </w:r>
      <w:r>
        <w:rPr>
          <w:rFonts w:hint="eastAsia"/>
          <w:lang w:eastAsia="zh-CN"/>
        </w:rPr>
        <w:t>生活满意度是一个人对他（她）生活的整体评价</w:t>
      </w:r>
      <w:r>
        <w:rPr>
          <w:rFonts w:hint="eastAsia"/>
          <w:lang w:eastAsia="zh-CN"/>
        </w:rPr>
        <w:t xml:space="preserve"> </w:t>
      </w:r>
      <w:r>
        <w:rPr>
          <w:lang w:eastAsia="zh-CN"/>
        </w:rPr>
        <w:fldChar w:fldCharType="begin"/>
      </w:r>
      <w:r>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lang w:eastAsia="zh-CN"/>
        </w:rPr>
        <w:fldChar w:fldCharType="separate"/>
      </w:r>
      <w:r>
        <w:rPr>
          <w:noProof/>
          <w:lang w:eastAsia="zh-CN"/>
        </w:rPr>
        <w:t>(Diener et al., 1985)</w:t>
      </w:r>
      <w:r>
        <w:rPr>
          <w:lang w:eastAsia="zh-CN"/>
        </w:rPr>
        <w:fldChar w:fldCharType="end"/>
      </w:r>
      <w:r w:rsidR="001A1E96">
        <w:rPr>
          <w:rFonts w:hint="eastAsia"/>
          <w:lang w:eastAsia="zh-CN"/>
        </w:rPr>
        <w:t>，</w:t>
      </w:r>
      <w:r w:rsidR="00E168C8" w:rsidRPr="00E168C8">
        <w:rPr>
          <w:rFonts w:hint="eastAsia"/>
          <w:lang w:eastAsia="zh-CN"/>
        </w:rPr>
        <w:t>涵盖了对生活各个方面的满意程度</w:t>
      </w:r>
      <w:r w:rsidR="00E168C8">
        <w:rPr>
          <w:rFonts w:hint="eastAsia"/>
          <w:lang w:eastAsia="zh-CN"/>
        </w:rPr>
        <w:t>，</w:t>
      </w:r>
      <w:r w:rsidR="001A1E96">
        <w:rPr>
          <w:rFonts w:hint="eastAsia"/>
          <w:lang w:eastAsia="zh-CN"/>
        </w:rPr>
        <w:t>是一个反应认知评价过程的变量</w:t>
      </w:r>
      <w:r w:rsidR="00667E74">
        <w:rPr>
          <w:rFonts w:hint="eastAsia"/>
          <w:lang w:eastAsia="zh-CN"/>
        </w:rPr>
        <w:t xml:space="preserve"> </w:t>
      </w:r>
      <w:r w:rsidR="00667E74">
        <w:rPr>
          <w:lang w:eastAsia="zh-CN"/>
        </w:rPr>
        <w:fldChar w:fldCharType="begin"/>
      </w:r>
      <w:r w:rsidR="00667E74">
        <w:rPr>
          <w:lang w:eastAsia="zh-CN"/>
        </w:rPr>
        <w:instrText xml:space="preserve"> ADDIN EN.CITE &lt;EndNote&gt;&lt;Cite&gt;&lt;Author&gt;Shin&lt;/Author&gt;&lt;Year&gt;1978&lt;/Year&gt;&lt;RecNum&gt;197&lt;/RecNum&gt;&lt;DisplayText&gt;(Shin &amp;amp; Johnson, 1978)&lt;/DisplayText&gt;&lt;record&gt;&lt;rec-number&gt;197&lt;/rec-number&gt;&lt;foreign-keys&gt;&lt;key app="EN" db-id="25zwtzd2ipsxxpedr5u5fe2as9wdf5twxw0s" timestamp="1711008842"&gt;197&lt;/key&gt;&lt;/foreign-keys&gt;&lt;ref-type name="Journal Article"&gt;17&lt;/ref-type&gt;&lt;contributors&gt;&lt;authors&gt;&lt;author&gt;Shin, Doh C&lt;/author&gt;&lt;author&gt;Johnson, Dan M&lt;/author&gt;&lt;/authors&gt;&lt;/contributors&gt;&lt;titles&gt;&lt;title&gt;Avowed happiness as an overall assessment of the quality of life&lt;/title&gt;&lt;secondary-title&gt;Social indicators research&lt;/secondary-title&gt;&lt;/titles&gt;&lt;periodical&gt;&lt;full-title&gt;Social Indicators Research&lt;/full-title&gt;&lt;/periodical&gt;&lt;pages&gt;475-492&lt;/pages&gt;&lt;volume&gt;5&lt;/volume&gt;&lt;dates&gt;&lt;year&gt;1978&lt;/year&gt;&lt;/dates&gt;&lt;isbn&gt;0303-8300&lt;/isbn&gt;&lt;urls&gt;&lt;/urls&gt;&lt;/record&gt;&lt;/Cite&gt;&lt;/EndNote&gt;</w:instrText>
      </w:r>
      <w:r w:rsidR="00667E74">
        <w:rPr>
          <w:lang w:eastAsia="zh-CN"/>
        </w:rPr>
        <w:fldChar w:fldCharType="separate"/>
      </w:r>
      <w:r w:rsidR="00667E74">
        <w:rPr>
          <w:noProof/>
          <w:lang w:eastAsia="zh-CN"/>
        </w:rPr>
        <w:t>(Shin &amp; Johnson, 1978)</w:t>
      </w:r>
      <w:r w:rsidR="00667E74">
        <w:rPr>
          <w:lang w:eastAsia="zh-CN"/>
        </w:rPr>
        <w:fldChar w:fldCharType="end"/>
      </w:r>
      <w:r w:rsidR="008D3532">
        <w:rPr>
          <w:rFonts w:hint="eastAsia"/>
          <w:lang w:eastAsia="zh-CN"/>
        </w:rPr>
        <w:t>。</w:t>
      </w:r>
      <w:r w:rsidR="00667E74">
        <w:rPr>
          <w:lang w:eastAsia="zh-CN"/>
        </w:rPr>
        <w:fldChar w:fldCharType="begin"/>
      </w:r>
      <w:r w:rsidR="00667E74">
        <w:rPr>
          <w:rFonts w:hint="eastAsia"/>
          <w:lang w:eastAsia="zh-CN"/>
        </w:rPr>
        <w:instrText xml:space="preserve"> ADDIN EN.CITE &lt;EndNote&gt;&lt;Cite AuthorYear="1"&gt;&lt;Author&gt;Civitci&lt;/Author&gt;&lt;Year&gt;2015&lt;/Year&gt;&lt;RecNum&gt;198&lt;/RecNum&gt;&lt;DisplayText&gt;Civitci </w:instrText>
      </w:r>
      <w:r w:rsidR="00667E74">
        <w:rPr>
          <w:rFonts w:hint="eastAsia"/>
          <w:lang w:eastAsia="zh-CN"/>
        </w:rPr>
        <w:instrText>和</w:instrText>
      </w:r>
      <w:r w:rsidR="00667E74">
        <w:rPr>
          <w:rFonts w:hint="eastAsia"/>
          <w:lang w:eastAsia="zh-CN"/>
        </w:rPr>
        <w:instrText xml:space="preserve"> Civitci (2015)&lt;/DisplayText&gt;&lt;record&gt;&lt;rec-number&gt;198&lt;/rec-number&gt;&lt;foreign-keys&gt;&lt;key app="EN" db-id="25zwtzd2ipsxxpedr5u5fe2as9w</w:instrText>
      </w:r>
      <w:r w:rsidR="00667E74">
        <w:rPr>
          <w:lang w:eastAsia="zh-CN"/>
        </w:rPr>
        <w:instrText>df5twxw0s" timestamp="1711008886"&gt;198&lt;/key&gt;&lt;/foreign-keys&gt;&lt;ref-type name="Journal Article"&gt;17&lt;/ref-type&gt;&lt;contributors&gt;&lt;authors&gt;&lt;author&gt;Civitci, Nazmiye&lt;/author&gt;&lt;author&gt;Civitci, Asım&lt;/author&gt;&lt;/authors&gt;&lt;/contributors&gt;&lt;titles&gt;&lt;title&gt;Social comparison orientation, hardiness and life satisfaction in undergraduate students&lt;/title&gt;&lt;secondary-title&gt;Procedia-Social and Behavioral Sciences&lt;/secondary-title&gt;&lt;/titles&gt;&lt;periodical&gt;&lt;full-title&gt;Procedia-Social and Behavioral Sciences&lt;/full-title&gt;&lt;/periodical&gt;&lt;pages&gt;516-523&lt;/pages&gt;&lt;volume&gt;205&lt;/volume&gt;&lt;dates&gt;&lt;year&gt;2015&lt;/year&gt;&lt;/dates&gt;&lt;isbn&gt;1877-0428&lt;/isbn&gt;&lt;urls&gt;&lt;/urls&gt;&lt;/record&gt;&lt;/Cite&gt;&lt;/EndNote&gt;</w:instrText>
      </w:r>
      <w:r w:rsidR="00667E74">
        <w:rPr>
          <w:lang w:eastAsia="zh-CN"/>
        </w:rPr>
        <w:fldChar w:fldCharType="separate"/>
      </w:r>
      <w:r w:rsidR="00667E74">
        <w:rPr>
          <w:rFonts w:hint="eastAsia"/>
          <w:noProof/>
          <w:lang w:eastAsia="zh-CN"/>
        </w:rPr>
        <w:t xml:space="preserve">Civitci </w:t>
      </w:r>
      <w:r w:rsidR="00667E74">
        <w:rPr>
          <w:rFonts w:hint="eastAsia"/>
          <w:noProof/>
          <w:lang w:eastAsia="zh-CN"/>
        </w:rPr>
        <w:t>和</w:t>
      </w:r>
      <w:r w:rsidR="00667E74">
        <w:rPr>
          <w:rFonts w:hint="eastAsia"/>
          <w:noProof/>
          <w:lang w:eastAsia="zh-CN"/>
        </w:rPr>
        <w:t xml:space="preserve"> Civitci (2015)</w:t>
      </w:r>
      <w:r w:rsidR="00667E74">
        <w:rPr>
          <w:lang w:eastAsia="zh-CN"/>
        </w:rPr>
        <w:fldChar w:fldCharType="end"/>
      </w:r>
      <w:r w:rsidR="00667E74">
        <w:rPr>
          <w:rFonts w:hint="eastAsia"/>
          <w:lang w:eastAsia="zh-CN"/>
        </w:rPr>
        <w:t xml:space="preserve"> </w:t>
      </w:r>
      <w:r w:rsidR="008D3532" w:rsidRPr="008D3532">
        <w:rPr>
          <w:rFonts w:hint="eastAsia"/>
          <w:lang w:eastAsia="zh-CN"/>
        </w:rPr>
        <w:t>认为，生活满意度是主观幸福感的评价标准之一。</w:t>
      </w:r>
      <w:r w:rsidR="008D3532">
        <w:rPr>
          <w:rFonts w:hint="eastAsia"/>
          <w:lang w:eastAsia="zh-CN"/>
        </w:rPr>
        <w:t>具体而言，</w:t>
      </w:r>
      <w:r w:rsidR="008D3532" w:rsidRPr="008D3532">
        <w:rPr>
          <w:rFonts w:hint="eastAsia"/>
          <w:lang w:eastAsia="zh-CN"/>
        </w:rPr>
        <w:t>主观幸福感被认为存在三个维度，积极情感、消极情感和生活满意度，前两个是情绪方面的评价，而生活满意度则是对主观幸福感的认知方面的评价</w:t>
      </w:r>
      <w:r w:rsidR="00667E74">
        <w:rPr>
          <w:rFonts w:hint="eastAsia"/>
          <w:lang w:eastAsia="zh-CN"/>
        </w:rPr>
        <w:t xml:space="preserve"> </w:t>
      </w:r>
      <w:r w:rsidR="00667E74">
        <w:rPr>
          <w:lang w:eastAsia="zh-CN"/>
        </w:rPr>
        <w:fldChar w:fldCharType="begin"/>
      </w:r>
      <w:r w:rsidR="00667E74">
        <w:rPr>
          <w:lang w:eastAsia="zh-CN"/>
        </w:rPr>
        <w:instrText xml:space="preserve"> ADDIN EN.CITE &lt;EndNote&gt;&lt;Cite&gt;&lt;Author&gt;Andrew&lt;/Author&gt;&lt;Year&gt;1976&lt;/Year&gt;&lt;RecNum&gt;199&lt;/RecNum&gt;&lt;DisplayText&gt;(Andrew &amp;amp; Withey, 1976)&lt;/DisplayText&gt;&lt;record&gt;&lt;rec-number&gt;199&lt;/rec-number&gt;&lt;foreign-keys&gt;&lt;key app="EN" db-id="25zwtzd2ipsxxpedr5u5fe2as9wdf5twxw0s" timestamp="1711008938"&gt;199&lt;/key&gt;&lt;/foreign-keys&gt;&lt;ref-type name="Journal Article"&gt;17&lt;/ref-type&gt;&lt;contributors&gt;&lt;authors&gt;&lt;author&gt;Andrew, Frank M&lt;/author&gt;&lt;author&gt;Withey, Stephen B&lt;/author&gt;&lt;/authors&gt;&lt;/contributors&gt;&lt;titles&gt;&lt;title&gt;Social indicators of well-being&lt;/title&gt;&lt;secondary-title&gt;New York and London: Plenum&lt;/secondary-title&gt;&lt;/titles&gt;&lt;periodical&gt;&lt;full-title&gt;New York and London: Plenum&lt;/full-title&gt;&lt;/periodical&gt;&lt;pages&gt;696-717&lt;/pages&gt;&lt;volume&gt;20&lt;/volume&gt;&lt;number&gt;31&lt;/number&gt;&lt;dates&gt;&lt;year&gt;1976&lt;/year&gt;&lt;/dates&gt;&lt;urls&gt;&lt;/urls&gt;&lt;/record&gt;&lt;/Cite&gt;&lt;/EndNote&gt;</w:instrText>
      </w:r>
      <w:r w:rsidR="00667E74">
        <w:rPr>
          <w:lang w:eastAsia="zh-CN"/>
        </w:rPr>
        <w:fldChar w:fldCharType="separate"/>
      </w:r>
      <w:r w:rsidR="00667E74">
        <w:rPr>
          <w:noProof/>
          <w:lang w:eastAsia="zh-CN"/>
        </w:rPr>
        <w:t>(Andrew &amp; Withey, 1976)</w:t>
      </w:r>
      <w:r w:rsidR="00667E74">
        <w:rPr>
          <w:lang w:eastAsia="zh-CN"/>
        </w:rPr>
        <w:fldChar w:fldCharType="end"/>
      </w:r>
      <w:r w:rsidR="00E33045">
        <w:rPr>
          <w:rFonts w:hint="eastAsia"/>
          <w:lang w:eastAsia="zh-CN"/>
        </w:rPr>
        <w:t>。</w:t>
      </w:r>
    </w:p>
    <w:p w14:paraId="3A698516" w14:textId="1B39DFD0" w:rsidR="007C3DE2" w:rsidRDefault="00B12990" w:rsidP="007C3DE2">
      <w:pPr>
        <w:pStyle w:val="3"/>
        <w:spacing w:before="180" w:after="180"/>
        <w:rPr>
          <w:lang w:eastAsia="zh-CN"/>
        </w:rPr>
      </w:pPr>
      <w:bookmarkStart w:id="17" w:name="_Toc162021895"/>
      <w:r>
        <w:rPr>
          <w:rFonts w:hint="eastAsia"/>
          <w:lang w:eastAsia="zh-CN"/>
        </w:rPr>
        <w:t xml:space="preserve">2.1.8 </w:t>
      </w:r>
      <w:r w:rsidR="007C3DE2">
        <w:rPr>
          <w:rFonts w:hint="eastAsia"/>
          <w:lang w:eastAsia="zh-CN"/>
        </w:rPr>
        <w:t>相关研究</w:t>
      </w:r>
      <w:bookmarkEnd w:id="17"/>
    </w:p>
    <w:p w14:paraId="32BCF72C" w14:textId="165A6E5E" w:rsidR="00A455ED" w:rsidRDefault="00A455ED" w:rsidP="00A455ED">
      <w:pPr>
        <w:pStyle w:val="4"/>
        <w:spacing w:before="180" w:after="180"/>
        <w:rPr>
          <w:lang w:eastAsia="zh-CN"/>
        </w:rPr>
      </w:pPr>
      <w:r>
        <w:rPr>
          <w:rFonts w:hint="eastAsia"/>
          <w:lang w:eastAsia="zh-CN"/>
        </w:rPr>
        <w:t>社会比较的消极效果</w:t>
      </w:r>
    </w:p>
    <w:p w14:paraId="094F9936" w14:textId="2452C1C2" w:rsidR="00A455ED" w:rsidRPr="00A455ED" w:rsidRDefault="00A455ED" w:rsidP="00110631">
      <w:pPr>
        <w:ind w:firstLineChars="200" w:firstLine="480"/>
        <w:rPr>
          <w:lang w:eastAsia="zh-CN"/>
        </w:rPr>
      </w:pPr>
      <w:r>
        <w:rPr>
          <w:rFonts w:hint="eastAsia"/>
          <w:lang w:eastAsia="zh-CN"/>
        </w:rPr>
        <w:t>自从社交网络出现之后，已有很多研究讨论了社交网络上社会比较带来的消极效果。</w:t>
      </w:r>
      <w:r w:rsidR="00953173">
        <w:rPr>
          <w:rFonts w:hint="eastAsia"/>
          <w:lang w:eastAsia="zh-CN"/>
        </w:rPr>
        <w:t>本文认为，这是因为在社交网络上，人们进行了向上比较，也就是与比自己更优秀的人进行了比较。</w:t>
      </w:r>
      <w:r w:rsidRPr="004E614C">
        <w:rPr>
          <w:rFonts w:hint="eastAsia"/>
          <w:lang w:eastAsia="zh-CN"/>
        </w:rPr>
        <w:t>比如</w:t>
      </w:r>
      <w:r>
        <w:rPr>
          <w:rFonts w:hint="eastAsia"/>
          <w:lang w:eastAsia="zh-CN"/>
        </w:rPr>
        <w:t>，有研究发现，人们在社交网络上的与比自己更好的对象进行比较后体验到了</w:t>
      </w:r>
      <w:r w:rsidRPr="004E614C">
        <w:rPr>
          <w:rFonts w:hint="eastAsia"/>
          <w:lang w:eastAsia="zh-CN"/>
        </w:rPr>
        <w:t>抑郁</w:t>
      </w:r>
      <w:r w:rsidRPr="004E614C">
        <w:rPr>
          <w:rFonts w:hint="eastAsia"/>
          <w:lang w:eastAsia="zh-CN"/>
        </w:rPr>
        <w:t xml:space="preserve"> </w:t>
      </w:r>
      <w:r w:rsidRPr="004E614C">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dXJscz48L3VybHM+PC9yZWNvcmQ+PC9DaXRlPjxDaXRlPjxBdXRob3I+TGl1PC9BdXRob3I+PFll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</w:fldData>
        </w:fldChar>
      </w:r>
      <w:r>
        <w:rPr>
          <w:lang w:eastAsia="zh-CN"/>
        </w:rPr>
        <w:instrText xml:space="preserve"> ADDIN EN.CITE </w:instrText>
      </w:r>
      <w:r>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dXJscz48L3VybHM+PC9yZWNvcmQ+PC9DaXRlPjxDaXRlPjxBdXRob3I+TGl1PC9BdXRob3I+PFll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</w:fldData>
        </w:fldChar>
      </w:r>
      <w:r>
        <w:rPr>
          <w:lang w:eastAsia="zh-CN"/>
        </w:rPr>
        <w:instrText xml:space="preserve"> ADDIN EN.CITE.DATA </w:instrText>
      </w:r>
      <w:r>
        <w:rPr>
          <w:lang w:eastAsia="zh-CN"/>
        </w:rPr>
      </w:r>
      <w:r>
        <w:rPr>
          <w:lang w:eastAsia="zh-CN"/>
        </w:rPr>
        <w:fldChar w:fldCharType="end"/>
      </w:r>
      <w:r w:rsidRPr="004E614C">
        <w:rPr>
          <w:lang w:eastAsia="zh-CN"/>
        </w:rPr>
      </w:r>
      <w:r w:rsidRPr="004E614C">
        <w:rPr>
          <w:lang w:eastAsia="zh-CN"/>
        </w:rPr>
        <w:fldChar w:fldCharType="separate"/>
      </w:r>
      <w:r>
        <w:rPr>
          <w:noProof/>
          <w:lang w:eastAsia="zh-CN"/>
        </w:rPr>
        <w:t>(e.g., Feinstein et al., 2013; Liu et al., 2017; Wu et al., 2020)</w:t>
      </w:r>
      <w:r w:rsidRPr="004E614C">
        <w:rPr>
          <w:lang w:eastAsia="zh-CN"/>
        </w:rPr>
        <w:fldChar w:fldCharType="end"/>
      </w:r>
      <w:r>
        <w:rPr>
          <w:rFonts w:hint="eastAsia"/>
          <w:lang w:eastAsia="zh-CN"/>
        </w:rPr>
        <w:t>。</w:t>
      </w:r>
      <w:r w:rsidR="00110631">
        <w:rPr>
          <w:rFonts w:hint="eastAsia"/>
          <w:lang w:eastAsia="zh-CN"/>
        </w:rPr>
        <w:t>甚至有研究指出</w:t>
      </w:r>
      <w:r w:rsidR="00110631" w:rsidRPr="00BF2FF9">
        <w:rPr>
          <w:rFonts w:hint="eastAsia"/>
          <w:lang w:eastAsia="zh-CN"/>
        </w:rPr>
        <w:t>，社交媒体使用频率与抑郁症相关</w:t>
      </w:r>
      <w:r w:rsidR="00110631">
        <w:rPr>
          <w:rFonts w:hint="eastAsia"/>
          <w:lang w:eastAsia="zh-CN"/>
        </w:rPr>
        <w:t xml:space="preserve"> </w:t>
      </w:r>
      <w:r w:rsidR="00110631" w:rsidRPr="004E614C">
        <w:rPr>
          <w:lang w:eastAsia="zh-CN"/>
        </w:rPr>
        <w:fldChar w:fldCharType="begin"/>
      </w:r>
      <w:r w:rsidR="00110631" w:rsidRPr="004E614C">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00110631" w:rsidRPr="004E614C">
        <w:rPr>
          <w:lang w:eastAsia="zh-CN"/>
        </w:rPr>
        <w:fldChar w:fldCharType="separate"/>
      </w:r>
      <w:r w:rsidR="00110631" w:rsidRPr="004E614C">
        <w:rPr>
          <w:noProof/>
          <w:lang w:eastAsia="zh-CN"/>
        </w:rPr>
        <w:t>(Van den Eijnden et al., 2008)</w:t>
      </w:r>
      <w:r w:rsidR="00110631" w:rsidRPr="004E614C">
        <w:rPr>
          <w:lang w:eastAsia="zh-CN"/>
        </w:rPr>
        <w:fldChar w:fldCharType="end"/>
      </w:r>
      <w:r w:rsidR="00110631">
        <w:rPr>
          <w:rFonts w:hint="eastAsia"/>
          <w:lang w:eastAsia="zh-CN"/>
        </w:rPr>
        <w:t>。</w:t>
      </w:r>
      <w:r>
        <w:rPr>
          <w:rFonts w:hint="eastAsia"/>
          <w:lang w:eastAsia="zh-CN"/>
        </w:rPr>
        <w:t>还有</w:t>
      </w:r>
      <w:r w:rsidR="00E7331C">
        <w:rPr>
          <w:rFonts w:hint="eastAsia"/>
          <w:lang w:eastAsia="zh-CN"/>
        </w:rPr>
        <w:t>一些</w:t>
      </w:r>
      <w:r>
        <w:rPr>
          <w:rFonts w:hint="eastAsia"/>
          <w:lang w:eastAsia="zh-CN"/>
        </w:rPr>
        <w:t>研究发现</w:t>
      </w:r>
      <w:r w:rsidR="00E7331C">
        <w:rPr>
          <w:rFonts w:hint="eastAsia"/>
          <w:lang w:eastAsia="zh-CN"/>
        </w:rPr>
        <w:t>，大学生的社交网络的使用频率越高，其</w:t>
      </w:r>
      <w:r w:rsidRPr="004E614C">
        <w:rPr>
          <w:rFonts w:hint="eastAsia"/>
          <w:lang w:eastAsia="zh-CN"/>
        </w:rPr>
        <w:t>自尊</w:t>
      </w:r>
      <w:r w:rsidR="00E7331C">
        <w:rPr>
          <w:rFonts w:hint="eastAsia"/>
          <w:lang w:eastAsia="zh-CN"/>
        </w:rPr>
        <w:t>水平越低</w:t>
      </w:r>
      <w:r w:rsidRPr="004E614C">
        <w:rPr>
          <w:rFonts w:hint="eastAsia"/>
          <w:lang w:eastAsia="zh-CN"/>
        </w:rPr>
        <w:t xml:space="preserve"> </w:t>
      </w:r>
      <w:r w:rsidRPr="004E614C">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dGUgY29sbGVnZSBzdHVkZW50czwvdGl0bGU+PHNlY29uZGFyeS10aXRsZT5DeWJlclBzeWNob2xv
Z3ksIGJlaGF2aW9yLCBhbmQgc29jaWFsIG5ldHdvcmtpbmc8L3NlY29uZGFyeS10aXRsZT48L3Rp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bHM+PC9yZWNvcmQ+PC9DaXRlPjxDaXRlPjxBdXRob3I+TGl1PC9BdXRob3I+PFllYXI+MjAxNzwv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</w:fldData>
        </w:fldChar>
      </w:r>
      <w:r>
        <w:rPr>
          <w:lang w:eastAsia="zh-CN"/>
        </w:rPr>
        <w:instrText xml:space="preserve"> ADDIN EN.CITE </w:instrText>
      </w:r>
      <w:r>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dGUgY29sbGVnZSBzdHVkZW50czwvdGl0bGU+PHNlY29uZGFyeS10aXRsZT5DeWJlclBzeWNob2xv
Z3ksIGJlaGF2aW9yLCBhbmQgc29jaWFsIG5ldHdvcmtpbmc8L3NlY29uZGFyeS10aXRsZT48L3Rp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bHM+PC9yZWNvcmQ+PC9DaXRlPjxDaXRlPjxBdXRob3I+TGl1PC9BdXRob3I+PFllYXI+MjAxNzwv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</w:fldData>
        </w:fldChar>
      </w:r>
      <w:r>
        <w:rPr>
          <w:lang w:eastAsia="zh-CN"/>
        </w:rPr>
        <w:instrText xml:space="preserve"> ADDIN EN.CITE.DATA </w:instrText>
      </w:r>
      <w:r>
        <w:rPr>
          <w:lang w:eastAsia="zh-CN"/>
        </w:rPr>
      </w:r>
      <w:r>
        <w:rPr>
          <w:lang w:eastAsia="zh-CN"/>
        </w:rPr>
        <w:fldChar w:fldCharType="end"/>
      </w:r>
      <w:r w:rsidRPr="004E614C">
        <w:rPr>
          <w:lang w:eastAsia="zh-CN"/>
        </w:rPr>
      </w:r>
      <w:r w:rsidRPr="004E614C">
        <w:rPr>
          <w:lang w:eastAsia="zh-CN"/>
        </w:rPr>
        <w:fldChar w:fldCharType="separate"/>
      </w:r>
      <w:r>
        <w:rPr>
          <w:noProof/>
          <w:lang w:eastAsia="zh-CN"/>
        </w:rPr>
        <w:t>(e.g., Kalpidou et al., 2011; Lee, 2014; Liu et al., 2017; Vogel et al., 2014)</w:t>
      </w:r>
      <w:r w:rsidRPr="004E614C">
        <w:rPr>
          <w:lang w:eastAsia="zh-CN"/>
        </w:rPr>
        <w:fldChar w:fldCharType="end"/>
      </w:r>
      <w:r w:rsidR="00E7331C">
        <w:rPr>
          <w:rFonts w:hint="eastAsia"/>
          <w:lang w:eastAsia="zh-CN"/>
        </w:rPr>
        <w:t>，这一现象被认为与使用社交网络时产生的</w:t>
      </w:r>
      <w:r w:rsidR="00953173">
        <w:rPr>
          <w:rFonts w:hint="eastAsia"/>
          <w:lang w:eastAsia="zh-CN"/>
        </w:rPr>
        <w:t>向上比较</w:t>
      </w:r>
      <w:r w:rsidR="00E7331C">
        <w:rPr>
          <w:rFonts w:hint="eastAsia"/>
          <w:lang w:eastAsia="zh-CN"/>
        </w:rPr>
        <w:t>有关。</w:t>
      </w:r>
      <w:r w:rsidR="00EC588B">
        <w:rPr>
          <w:rFonts w:hint="eastAsia"/>
          <w:lang w:eastAsia="zh-CN"/>
        </w:rPr>
        <w:t>类似的，</w:t>
      </w:r>
      <w:r w:rsidR="00110631" w:rsidRPr="00BF2FF9">
        <w:rPr>
          <w:rFonts w:hint="eastAsia"/>
          <w:lang w:eastAsia="zh-CN"/>
        </w:rPr>
        <w:t>相较于浏览普通网页，女性被试在浏览</w:t>
      </w:r>
      <w:r w:rsidR="00110631" w:rsidRPr="00BF2FF9">
        <w:rPr>
          <w:rFonts w:hint="eastAsia"/>
          <w:lang w:eastAsia="zh-CN"/>
        </w:rPr>
        <w:t>Facebook</w:t>
      </w:r>
      <w:r w:rsidR="00110631" w:rsidRPr="00BF2FF9">
        <w:rPr>
          <w:rFonts w:hint="eastAsia"/>
          <w:lang w:eastAsia="zh-CN"/>
        </w:rPr>
        <w:t>十分钟后，会觉得自己的外貌相较于朋友圈</w:t>
      </w:r>
      <w:r w:rsidR="00110631">
        <w:rPr>
          <w:rFonts w:hint="eastAsia"/>
          <w:lang w:eastAsia="zh-CN"/>
        </w:rPr>
        <w:t>中的其他人</w:t>
      </w:r>
      <w:r w:rsidR="00110631" w:rsidRPr="00BF2FF9">
        <w:rPr>
          <w:rFonts w:hint="eastAsia"/>
          <w:lang w:eastAsia="zh-CN"/>
        </w:rPr>
        <w:t>并不出众</w:t>
      </w:r>
      <w:r w:rsidR="00110631">
        <w:rPr>
          <w:rFonts w:hint="eastAsia"/>
          <w:lang w:eastAsia="zh-CN"/>
        </w:rPr>
        <w:t xml:space="preserve"> </w:t>
      </w:r>
      <w:r w:rsidR="00110631" w:rsidRPr="004E614C">
        <w:rPr>
          <w:lang w:eastAsia="zh-CN"/>
        </w:rPr>
        <w:fldChar w:fldCharType="begin"/>
      </w:r>
      <w:r w:rsidR="00110631" w:rsidRPr="004E614C">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00110631" w:rsidRPr="004E614C">
        <w:rPr>
          <w:lang w:eastAsia="zh-CN"/>
        </w:rPr>
        <w:fldChar w:fldCharType="separate"/>
      </w:r>
      <w:r w:rsidR="00110631" w:rsidRPr="004E614C">
        <w:rPr>
          <w:noProof/>
          <w:lang w:eastAsia="zh-CN"/>
        </w:rPr>
        <w:t>(Fardouly et al., 2015)</w:t>
      </w:r>
      <w:r w:rsidR="00110631" w:rsidRPr="004E614C">
        <w:rPr>
          <w:lang w:eastAsia="zh-CN"/>
        </w:rPr>
        <w:fldChar w:fldCharType="end"/>
      </w:r>
      <w:r w:rsidR="00110631">
        <w:rPr>
          <w:rFonts w:hint="eastAsia"/>
          <w:lang w:eastAsia="zh-CN"/>
        </w:rPr>
        <w:t>。另外</w:t>
      </w:r>
      <w:r w:rsidR="00110631" w:rsidRPr="004E614C">
        <w:rPr>
          <w:rFonts w:hint="eastAsia"/>
          <w:lang w:eastAsia="zh-CN"/>
        </w:rPr>
        <w:t>，</w:t>
      </w:r>
      <w:r w:rsidR="00110631" w:rsidRPr="00BF2FF9">
        <w:rPr>
          <w:rFonts w:hint="eastAsia"/>
          <w:lang w:eastAsia="zh-CN"/>
        </w:rPr>
        <w:t>关于微信朋友圈的研究</w:t>
      </w:r>
      <w:r w:rsidR="00EC588B">
        <w:rPr>
          <w:rFonts w:hint="eastAsia"/>
          <w:lang w:eastAsia="zh-CN"/>
        </w:rPr>
        <w:t>也</w:t>
      </w:r>
      <w:r w:rsidR="00110631" w:rsidRPr="00BF2FF9">
        <w:rPr>
          <w:rFonts w:hint="eastAsia"/>
          <w:lang w:eastAsia="zh-CN"/>
        </w:rPr>
        <w:t>发现，有些人在看到微信朋友圈中的信息后会产生学业压力、社交压力、容貌焦虑等负性认知</w:t>
      </w:r>
      <w:r w:rsidR="00110631">
        <w:rPr>
          <w:rFonts w:hint="eastAsia"/>
          <w:lang w:eastAsia="zh-CN"/>
        </w:rPr>
        <w:t xml:space="preserve"> </w:t>
      </w:r>
      <w:r w:rsidR="00110631" w:rsidRPr="004E614C">
        <w:rPr>
          <w:lang w:eastAsia="zh-CN"/>
        </w:rPr>
        <w:fldChar w:fldCharType="begin"/>
      </w:r>
      <w:r w:rsidR="00110631" w:rsidRPr="004E614C">
        <w:rPr>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00110631" w:rsidRPr="004E614C">
        <w:rPr>
          <w:rFonts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00110631" w:rsidRPr="004E614C">
        <w:rPr>
          <w:rFonts w:hint="eastAsia"/>
          <w:lang w:eastAsia="zh-CN"/>
        </w:rPr>
        <w:instrText>无处不在的比较</w:instrText>
      </w:r>
      <w:r w:rsidR="00110631" w:rsidRPr="004E614C">
        <w:rPr>
          <w:rFonts w:hint="eastAsia"/>
          <w:lang w:eastAsia="zh-CN"/>
        </w:rPr>
        <w:instrText>&lt;/style&gt;&lt;style face="normal" font="default" size="100%"&gt;:&lt;/style&gt;&lt;style face="normal" font="default" charset="134" size="100%"&gt;</w:instrText>
      </w:r>
      <w:r w:rsidR="00110631" w:rsidRPr="004E614C">
        <w:rPr>
          <w:rFonts w:hint="eastAsia"/>
          <w:lang w:eastAsia="zh-CN"/>
        </w:rPr>
        <w:instrText>微信朋友圈中自我呈现与同辈压力分析</w:instrText>
      </w:r>
      <w:r w:rsidR="00110631" w:rsidRPr="004E614C">
        <w:rPr>
          <w:rFonts w:hint="eastAsia"/>
          <w:lang w:eastAsia="zh-CN"/>
        </w:rPr>
        <w:instrText>&lt;/style&gt;&lt;/title&gt;&lt;secondary-title&gt;&lt;style face="normal" font="default" charset="134" size="100%"&gt;</w:instrText>
      </w:r>
      <w:r w:rsidR="00110631" w:rsidRPr="004E614C">
        <w:rPr>
          <w:rFonts w:hint="eastAsia"/>
          <w:lang w:eastAsia="zh-CN"/>
        </w:rPr>
        <w:instrText>科技传播</w:instrText>
      </w:r>
      <w:r w:rsidR="00110631" w:rsidRPr="004E614C">
        <w:rPr>
          <w:rFonts w:hint="eastAsia"/>
          <w:lang w:eastAsia="zh-CN"/>
        </w:rPr>
        <w:instrText>&lt;/style&gt;&lt;/secondary-title&gt;&lt;/titles&gt;&lt;periodical&gt;&lt;full-title&gt;</w:instrText>
      </w:r>
      <w:r w:rsidR="00110631" w:rsidRPr="004E614C">
        <w:rPr>
          <w:rFonts w:hint="eastAsia"/>
          <w:lang w:eastAsia="zh-CN"/>
        </w:rPr>
        <w:instrText>科技传播</w:instrText>
      </w:r>
      <w:r w:rsidR="00110631" w:rsidRPr="004E614C">
        <w:rPr>
          <w:rFonts w:hint="eastAsia"/>
          <w:lang w:eastAsia="zh-CN"/>
        </w:rPr>
        <w:instrText>&lt;/full-title&gt;&lt;/periodical&gt;&lt;pages&gt;106-108&lt;/pages&gt;&lt;volume&gt;15&lt;/volume&gt;&lt;number&gt;3&lt;/number&gt;&lt;dates&gt;&lt;year&gt;2023&lt;/year&gt;&lt;/dates&gt;&lt;urls&gt;&lt;/urls&gt;&lt;/record&gt;&lt;/Cite&gt;&lt;/EndNote&gt;</w:instrText>
      </w:r>
      <w:r w:rsidR="00110631" w:rsidRPr="004E614C">
        <w:rPr>
          <w:lang w:eastAsia="zh-CN"/>
        </w:rPr>
        <w:fldChar w:fldCharType="separate"/>
      </w:r>
      <w:r w:rsidR="00110631" w:rsidRPr="004E614C">
        <w:rPr>
          <w:noProof/>
          <w:lang w:eastAsia="zh-CN"/>
        </w:rPr>
        <w:t>(Luo, 2023)</w:t>
      </w:r>
      <w:r w:rsidR="00110631" w:rsidRPr="004E614C">
        <w:rPr>
          <w:lang w:eastAsia="zh-CN"/>
        </w:rPr>
        <w:fldChar w:fldCharType="end"/>
      </w:r>
      <w:r w:rsidR="00110631" w:rsidRPr="004E614C">
        <w:rPr>
          <w:rFonts w:hint="eastAsia"/>
          <w:lang w:eastAsia="zh-CN"/>
        </w:rPr>
        <w:t>。</w:t>
      </w:r>
      <w:r w:rsidR="00E7331C">
        <w:rPr>
          <w:rFonts w:hint="eastAsia"/>
          <w:lang w:eastAsia="zh-CN"/>
        </w:rPr>
        <w:t>除此之外，</w:t>
      </w:r>
      <w:r w:rsidRPr="004E614C">
        <w:rPr>
          <w:rFonts w:hint="eastAsia"/>
          <w:lang w:eastAsia="zh-CN"/>
        </w:rPr>
        <w:t xml:space="preserve"> </w:t>
      </w:r>
      <w:r w:rsidRPr="004E614C">
        <w:rPr>
          <w:lang w:eastAsia="zh-CN"/>
        </w:rPr>
        <w:fldChar w:fldCharType="begin"/>
      </w:r>
      <w:r w:rsidR="00E7331C">
        <w:rPr>
          <w:rFonts w:hint="eastAsia"/>
          <w:lang w:eastAsia="zh-CN"/>
        </w:rPr>
        <w:instrText xml:space="preserve"> ADDIN EN.CITE &lt;EndNote&gt;&lt;Cite AuthorYear="1"&gt;&lt;Author&gt;Haferkamp&lt;/Author&gt;&lt;Year&gt;2011&lt;/Year&gt;&lt;RecNum&gt;49&lt;/RecNum&gt;&lt;DisplayText&gt;Haferkamp </w:instrText>
      </w:r>
      <w:r w:rsidR="00E7331C">
        <w:rPr>
          <w:rFonts w:hint="eastAsia"/>
          <w:lang w:eastAsia="zh-CN"/>
        </w:rPr>
        <w:instrText>和</w:instrText>
      </w:r>
      <w:r w:rsidR="00E7331C">
        <w:rPr>
          <w:rFonts w:hint="eastAsia"/>
          <w:lang w:eastAsia="zh-CN"/>
        </w:rPr>
        <w:instrText xml:space="preserve"> Krämer (2011)&lt;/DisplayText&gt;&lt;record&gt;&lt;rec-number&gt;49&lt;/rec-number&gt;&lt;foreign-keys&gt;&lt;key app="EN" db-id="25zwtzd2ipsxxpedr5u5fe2as9</w:instrText>
      </w:r>
      <w:r w:rsidR="00E7331C">
        <w:rPr>
          <w:lang w:eastAsia="zh-CN"/>
        </w:rPr>
        <w:instrText>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Pr="004E614C">
        <w:rPr>
          <w:lang w:eastAsia="zh-CN"/>
        </w:rPr>
        <w:fldChar w:fldCharType="separate"/>
      </w:r>
      <w:r w:rsidR="00E7331C">
        <w:rPr>
          <w:rFonts w:hint="eastAsia"/>
          <w:noProof/>
          <w:lang w:eastAsia="zh-CN"/>
        </w:rPr>
        <w:t xml:space="preserve">Haferkamp </w:t>
      </w:r>
      <w:r w:rsidR="00E7331C">
        <w:rPr>
          <w:rFonts w:hint="eastAsia"/>
          <w:noProof/>
          <w:lang w:eastAsia="zh-CN"/>
        </w:rPr>
        <w:t>和</w:t>
      </w:r>
      <w:r w:rsidR="00E7331C">
        <w:rPr>
          <w:rFonts w:hint="eastAsia"/>
          <w:noProof/>
          <w:lang w:eastAsia="zh-CN"/>
        </w:rPr>
        <w:t xml:space="preserve"> Krämer (2011)</w:t>
      </w:r>
      <w:r w:rsidRPr="004E614C">
        <w:rPr>
          <w:lang w:eastAsia="zh-CN"/>
        </w:rPr>
        <w:fldChar w:fldCharType="end"/>
      </w:r>
      <w:r w:rsidRPr="004E614C">
        <w:rPr>
          <w:lang w:eastAsia="zh-CN"/>
        </w:rPr>
        <w:t xml:space="preserve"> </w:t>
      </w:r>
      <w:r w:rsidR="00E7331C">
        <w:rPr>
          <w:rFonts w:hint="eastAsia"/>
          <w:lang w:eastAsia="zh-CN"/>
        </w:rPr>
        <w:t>进行了这样的一个研究，他们为被试模拟了浏览社交网络的情景。在实验中，一组被试在浏览中看到的是外表具有吸引力的人发布的社交媒体照片，另一组被试则在浏览中看到的是外表不具有吸引力的人发布的社交媒体照片。实验结果发现，前者相较于后者对自我的评价显著更低。</w:t>
      </w:r>
    </w:p>
    <w:p w14:paraId="4F14987F" w14:textId="5E68B2AD" w:rsidR="00A455ED" w:rsidRDefault="00A455ED" w:rsidP="00A455ED">
      <w:pPr>
        <w:pStyle w:val="4"/>
        <w:spacing w:before="180" w:after="180"/>
        <w:rPr>
          <w:lang w:eastAsia="zh-CN"/>
        </w:rPr>
      </w:pPr>
      <w:r>
        <w:rPr>
          <w:rFonts w:hint="eastAsia"/>
          <w:lang w:eastAsia="zh-CN"/>
        </w:rPr>
        <w:t>社会比较的积极效果</w:t>
      </w:r>
    </w:p>
    <w:p w14:paraId="711D568C" w14:textId="63A84578" w:rsidR="00953173" w:rsidRPr="00953173" w:rsidRDefault="00953173" w:rsidP="00475657">
      <w:pPr>
        <w:ind w:firstLineChars="200" w:firstLine="480"/>
        <w:rPr>
          <w:lang w:eastAsia="zh-CN"/>
        </w:rPr>
      </w:pPr>
      <w:r>
        <w:rPr>
          <w:rFonts w:hint="eastAsia"/>
          <w:lang w:eastAsia="zh-CN"/>
        </w:rPr>
        <w:t>在社交网络上的社会比较同样会带来积极效果，比如激发人们的灵感</w:t>
      </w:r>
      <w:r>
        <w:rPr>
          <w:rFonts w:hint="eastAsia"/>
          <w:lang w:eastAsia="zh-CN"/>
        </w:rPr>
        <w:t xml:space="preserve"> </w:t>
      </w:r>
      <w:r>
        <w:rPr>
          <w:lang w:eastAsia="zh-CN"/>
        </w:rPr>
        <w:fldChar w:fldCharType="begin"/>
      </w:r>
      <w:r>
        <w:rPr>
          <w:lang w:eastAsia="zh-CN"/>
        </w:rPr>
        <w:instrText xml:space="preserve"> ADDIN EN.CITE &lt;EndNote&gt;&lt;Cite&gt;&lt;Author&gt;Meier&lt;/Author&gt;&lt;Year&gt;2018&lt;/Year&gt;&lt;RecNum&gt;200&lt;/RecNum&gt;&lt;DisplayText&gt;(Meier &amp;amp; Schäfer, 2018)&lt;/DisplayText&gt;&lt;record&gt;&lt;rec-number&gt;200&lt;/rec-number&gt;&lt;foreign-keys&gt;&lt;key app="EN" db-id="25zwtzd2ipsxxpedr5u5fe2as9wdf5twxw0s" timestamp="1711011040"&gt;200&lt;/key&gt;&lt;/foreign-keys&gt;&lt;ref-type name="Journal Article"&gt;17&lt;/ref-type&gt;&lt;contributors&gt;&lt;authors&gt;&lt;author&gt;Meier, Adrian&lt;/author&gt;&lt;author&gt;Schäfer, Svenja&lt;/author&gt;&lt;/authors&gt;&lt;/contributors&gt;&lt;titles&gt;&lt;title&gt;The positive side of social comparison on social network sites: How envy can drive inspiration on Instagram&lt;/title&gt;&lt;secondary-title&gt;Cyberpsychology, Behavior, and Social Networking&lt;/secondary-title&gt;&lt;/titles&gt;&lt;periodical&gt;&lt;full-title&gt;Cyberpsychology, behavior, and social networking&lt;/full-title&gt;&lt;/periodical&gt;&lt;pages&gt;411-417&lt;/pages&gt;&lt;volume&gt;21&lt;/volume&gt;&lt;number&gt;7&lt;/number&gt;&lt;dates&gt;&lt;year&gt;2018&lt;/year&gt;&lt;/dates&gt;&lt;isbn&gt;2152-2715&lt;/isbn&gt;&lt;urls&gt;&lt;/urls&gt;&lt;/record&gt;&lt;/Cite&gt;&lt;/EndNote&gt;</w:instrText>
      </w:r>
      <w:r>
        <w:rPr>
          <w:lang w:eastAsia="zh-CN"/>
        </w:rPr>
        <w:fldChar w:fldCharType="separate"/>
      </w:r>
      <w:r>
        <w:rPr>
          <w:noProof/>
          <w:lang w:eastAsia="zh-CN"/>
        </w:rPr>
        <w:t>(Meier &amp; Schäfer, 2018)</w:t>
      </w:r>
      <w:r>
        <w:rPr>
          <w:lang w:eastAsia="zh-CN"/>
        </w:rPr>
        <w:fldChar w:fldCharType="end"/>
      </w:r>
      <w:r>
        <w:rPr>
          <w:rFonts w:hint="eastAsia"/>
          <w:lang w:eastAsia="zh-CN"/>
        </w:rPr>
        <w:t>，增加人们的主观幸福感</w:t>
      </w:r>
      <w:r>
        <w:rPr>
          <w:rFonts w:hint="eastAsia"/>
          <w:lang w:eastAsia="zh-CN"/>
        </w:rPr>
        <w:t xml:space="preserve"> </w:t>
      </w:r>
      <w:r>
        <w:rPr>
          <w:lang w:eastAsia="zh-CN"/>
        </w:rPr>
        <w:fldChar w:fldCharType="begin"/>
      </w:r>
      <w:r>
        <w:rPr>
          <w:lang w:eastAsia="zh-CN"/>
        </w:rPr>
        <w:instrText xml:space="preserve"> ADDIN EN.CITE &lt;EndNote&gt;&lt;Cite&gt;&lt;Author&gt;Verduyn&lt;/Author&gt;&lt;Year&gt;2020&lt;/Year&gt;&lt;RecNum&gt;201&lt;/RecNum&gt;&lt;DisplayText&gt;(Verduyn et al., 2020)&lt;/DisplayText&gt;&lt;record&gt;&lt;rec-number&gt;201&lt;/rec-number&gt;&lt;foreign-keys&gt;&lt;key app="EN" db-id="25zwtzd2ipsxxpedr5u5fe2as9wdf5twxw0s" timestamp="1711011138"&gt;201&lt;/key&gt;&lt;/foreign-keys&gt;&lt;ref-type name="Journal Article"&gt;17&lt;/ref-type&gt;&lt;contributors&gt;&lt;authors&gt;&lt;author&gt;Verduyn, Philippe&lt;/author&gt;&lt;author&gt;Gugushvili, Nino&lt;/author&gt;&lt;author&gt;Massar, Karlijn&lt;/author&gt;&lt;author&gt;Täht, Karin&lt;/author&gt;&lt;author&gt;Kross, Ethan&lt;/author&gt;&lt;/authors&gt;&lt;/contributors&gt;&lt;titles&gt;&lt;title&gt;Social comparison on social networking sites&lt;/title&gt;&lt;secondary-title&gt;Current opinion in psychology&lt;/secondary-title&gt;&lt;/titles&gt;&lt;periodical&gt;&lt;full-title&gt;Current opinion in psychology&lt;/full-title&gt;&lt;/periodical&gt;&lt;pages&gt;32-37&lt;/pages&gt;&lt;volume&gt;36&lt;/volume&gt;&lt;dates&gt;&lt;year&gt;2020&lt;/year&gt;&lt;/dates&gt;&lt;isbn&gt;2352-250X&lt;/isbn&gt;&lt;urls&gt;&lt;/urls&gt;&lt;/record&gt;&lt;/Cite&gt;&lt;/EndNote&gt;</w:instrText>
      </w:r>
      <w:r>
        <w:rPr>
          <w:lang w:eastAsia="zh-CN"/>
        </w:rPr>
        <w:fldChar w:fldCharType="separate"/>
      </w:r>
      <w:r>
        <w:rPr>
          <w:noProof/>
          <w:lang w:eastAsia="zh-CN"/>
        </w:rPr>
        <w:t>(Verduyn et al., 2020)</w:t>
      </w:r>
      <w:r>
        <w:rPr>
          <w:lang w:eastAsia="zh-CN"/>
        </w:rPr>
        <w:fldChar w:fldCharType="end"/>
      </w:r>
      <w:r>
        <w:rPr>
          <w:rFonts w:hint="eastAsia"/>
          <w:lang w:eastAsia="zh-CN"/>
        </w:rPr>
        <w:t>，增加群体凝聚力</w:t>
      </w:r>
      <w:r>
        <w:rPr>
          <w:rFonts w:hint="eastAsia"/>
          <w:lang w:eastAsia="zh-CN"/>
        </w:rPr>
        <w:t xml:space="preserve"> </w:t>
      </w:r>
      <w:r>
        <w:rPr>
          <w:lang w:eastAsia="zh-CN"/>
        </w:rPr>
        <w:fldChar w:fldCharType="begin"/>
      </w:r>
      <w:r>
        <w:rPr>
          <w:lang w:eastAsia="zh-CN"/>
        </w:rPr>
        <w:instrText xml:space="preserve"> ADDIN EN.CITE &lt;EndNote&gt;&lt;Cite&gt;&lt;Author&gt;Zhang&lt;/Author&gt;&lt;Year&gt;2019&lt;/Year&gt;&lt;RecNum&gt;202&lt;/RecNum&gt;&lt;DisplayText&gt;(Zhang &amp;amp; Centola, 2019)&lt;/DisplayText&gt;&lt;record&gt;&lt;rec-number&gt;202&lt;/rec-number&gt;&lt;foreign-keys&gt;&lt;key app="EN" db-id="25zwtzd2ipsxxpedr5u5fe2as9wdf5twxw0s" timestamp="1711011404"&gt;202&lt;/key&gt;&lt;/foreign-keys&gt;&lt;ref-type name="Journal Article"&gt;17&lt;/ref-type&gt;&lt;contributors&gt;&lt;authors&gt;&lt;author&gt;Zhang, Jingwen&lt;/author&gt;&lt;author&gt;Centola, Damon&lt;/author&gt;&lt;/authors&gt;&lt;/contributors&gt;&lt;titles&gt;&lt;title&gt;Social networks and health: New developments in diffusion, online and offline&lt;/title&gt;&lt;secondary-title&gt;Annual Review of Sociology&lt;/secondary-title&gt;&lt;/titles&gt;&lt;periodical&gt;&lt;full-title&gt;Annual Review of Sociology&lt;/full-title&gt;&lt;/periodical&gt;&lt;pages&gt;91-109&lt;/pages&gt;&lt;volume&gt;45&lt;/volume&gt;&lt;dates&gt;&lt;year&gt;2019&lt;/year&gt;&lt;/dates&gt;&lt;isbn&gt;0360-0572&lt;/isbn&gt;&lt;urls&gt;&lt;/urls&gt;&lt;/record&gt;&lt;/Cite&gt;&lt;/EndNote&gt;</w:instrText>
      </w:r>
      <w:r>
        <w:rPr>
          <w:lang w:eastAsia="zh-CN"/>
        </w:rPr>
        <w:fldChar w:fldCharType="separate"/>
      </w:r>
      <w:r>
        <w:rPr>
          <w:noProof/>
          <w:lang w:eastAsia="zh-CN"/>
        </w:rPr>
        <w:t>(Zhang &amp; Centola, 2019)</w:t>
      </w:r>
      <w:r>
        <w:rPr>
          <w:lang w:eastAsia="zh-CN"/>
        </w:rPr>
        <w:fldChar w:fldCharType="end"/>
      </w:r>
      <w:r>
        <w:rPr>
          <w:rFonts w:hint="eastAsia"/>
          <w:lang w:eastAsia="zh-CN"/>
        </w:rPr>
        <w:t>。本文认为，这是因为在社交网络上，人们进行了向下比较，也就是与不如自己的人进行了比较。向下比较常常会带来积极的效果。比如有研究发现，向下比较可以</w:t>
      </w:r>
      <w:r w:rsidRPr="00067A9A">
        <w:rPr>
          <w:rFonts w:hint="eastAsia"/>
          <w:lang w:eastAsia="zh-CN"/>
        </w:rPr>
        <w:t>增加人们的自尊和产生自豪感</w:t>
      </w:r>
      <w:r>
        <w:rPr>
          <w:rFonts w:hint="eastAsia"/>
          <w:lang w:eastAsia="zh-CN"/>
        </w:rPr>
        <w:t xml:space="preserve"> </w:t>
      </w:r>
      <w:r w:rsidRPr="004E614C">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cmVzc2lvbjogY29tcGFueSZhcG9zO3MgZWZmZWN0IG9uIG1pc2VyeTwvdGl0bGU+PHNlY29uZGFy
eS10aXRsZT5Kb3VybmFsIG9mIHBlcnNvbmFsaXR5IGFuZCBzb2NpYWwgcHN5Y2hvbG9neTwvc2Vj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bHM+PC91cmxzPjwvcmVjb3JkPjwvQ2l0ZT48Q2l0ZT48QXV0aG9yPkdpbGJlcnQ8L0F1dGhvcj48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</w:fldData>
        </w:fldChar>
      </w:r>
      <w:r>
        <w:rPr>
          <w:lang w:eastAsia="zh-CN"/>
        </w:rPr>
        <w:instrText xml:space="preserve"> ADDIN EN.CITE </w:instrText>
      </w:r>
      <w:r>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cmVzc2lvbjogY29tcGFueSZhcG9zO3MgZWZmZWN0IG9uIG1pc2VyeTwvdGl0bGU+PHNlY29uZGFy
eS10aXRsZT5Kb3VybmFsIG9mIHBlcnNvbmFsaXR5IGFuZCBzb2NpYWwgcHN5Y2hvbG9neTwvc2Vj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bHM+PC91cmxzPjwvcmVjb3JkPjwvQ2l0ZT48Q2l0ZT48QXV0aG9yPkdpbGJlcnQ8L0F1dGhvcj48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</w:fldData>
        </w:fldChar>
      </w:r>
      <w:r>
        <w:rPr>
          <w:lang w:eastAsia="zh-CN"/>
        </w:rPr>
        <w:instrText xml:space="preserve"> ADDIN EN.CITE.DATA </w:instrText>
      </w:r>
      <w:r>
        <w:rPr>
          <w:lang w:eastAsia="zh-CN"/>
        </w:rPr>
      </w:r>
      <w:r>
        <w:rPr>
          <w:lang w:eastAsia="zh-CN"/>
        </w:rPr>
        <w:fldChar w:fldCharType="end"/>
      </w:r>
      <w:r w:rsidRPr="004E614C">
        <w:rPr>
          <w:lang w:eastAsia="zh-CN"/>
        </w:rPr>
      </w:r>
      <w:r w:rsidRPr="004E614C">
        <w:rPr>
          <w:lang w:eastAsia="zh-CN"/>
        </w:rPr>
        <w:fldChar w:fldCharType="separate"/>
      </w:r>
      <w:r>
        <w:rPr>
          <w:noProof/>
          <w:lang w:eastAsia="zh-CN"/>
        </w:rPr>
        <w:t>(e.g., Gibbons, 1986; Gilbert et al., 1995; Klein, 1997; Kulik &amp; Gump, 1997; Morse &amp; Gergen, 1970; Wills, 1981)</w:t>
      </w:r>
      <w:r w:rsidRPr="004E614C">
        <w:rPr>
          <w:lang w:eastAsia="zh-CN"/>
        </w:rPr>
        <w:fldChar w:fldCharType="end"/>
      </w:r>
      <w:r>
        <w:rPr>
          <w:rFonts w:hint="eastAsia"/>
          <w:lang w:eastAsia="zh-CN"/>
        </w:rPr>
        <w:t>。类似的，</w:t>
      </w:r>
      <w:r w:rsidRPr="00067A9A">
        <w:rPr>
          <w:rFonts w:hint="eastAsia"/>
          <w:lang w:eastAsia="zh-CN"/>
        </w:rPr>
        <w:t>人们也可以通过向下比较来提高自己的主观幸福感</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Pr="004E614C">
        <w:rPr>
          <w:lang w:eastAsia="zh-CN"/>
        </w:rPr>
        <w:fldChar w:fldCharType="separate"/>
      </w:r>
      <w:r w:rsidRPr="004E614C">
        <w:rPr>
          <w:noProof/>
          <w:lang w:eastAsia="zh-CN"/>
        </w:rPr>
        <w:t>(Wood, 1989)</w:t>
      </w:r>
      <w:r w:rsidRPr="004E614C">
        <w:rPr>
          <w:lang w:eastAsia="zh-CN"/>
        </w:rPr>
        <w:fldChar w:fldCharType="end"/>
      </w:r>
      <w:r>
        <w:rPr>
          <w:rFonts w:hint="eastAsia"/>
          <w:lang w:eastAsia="zh-CN"/>
        </w:rPr>
        <w:t>。具体而言，人们会选择那些和自己经历了相似事件，但得到了更加糟糕结果的人进行比较</w:t>
      </w:r>
      <w:r w:rsidRPr="00067A9A">
        <w:rPr>
          <w:rFonts w:hint="eastAsia"/>
          <w:lang w:eastAsia="zh-CN"/>
        </w:rPr>
        <w:t>，以提高幸福感</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sidRPr="004E614C">
        <w:rPr>
          <w:lang w:eastAsia="zh-CN"/>
        </w:rPr>
        <w:fldChar w:fldCharType="separate"/>
      </w:r>
      <w:r w:rsidRPr="004E614C">
        <w:rPr>
          <w:noProof/>
          <w:lang w:eastAsia="zh-CN"/>
        </w:rPr>
        <w:t>(Wills, 1981)</w:t>
      </w:r>
      <w:r w:rsidRPr="004E614C">
        <w:rPr>
          <w:lang w:eastAsia="zh-CN"/>
        </w:rPr>
        <w:fldChar w:fldCharType="end"/>
      </w:r>
      <w:r>
        <w:rPr>
          <w:rFonts w:hint="eastAsia"/>
          <w:lang w:eastAsia="zh-CN"/>
        </w:rPr>
        <w:t>。</w:t>
      </w:r>
      <w:r w:rsidRPr="00067A9A">
        <w:rPr>
          <w:rFonts w:hint="eastAsia"/>
          <w:lang w:eastAsia="zh-CN"/>
        </w:rPr>
        <w:t>更有研究发现，相较于不进行向下比较的人，进行更多向下比较的人在未来一年都会感到更加愉快</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Pr="004E614C">
        <w:rPr>
          <w:lang w:eastAsia="zh-CN"/>
        </w:rPr>
        <w:fldChar w:fldCharType="separate"/>
      </w:r>
      <w:r w:rsidRPr="004E614C">
        <w:rPr>
          <w:noProof/>
          <w:lang w:eastAsia="zh-CN"/>
        </w:rPr>
        <w:t>(Buunk &amp; Ybema, 1995)</w:t>
      </w:r>
      <w:r w:rsidRPr="004E614C">
        <w:rPr>
          <w:lang w:eastAsia="zh-CN"/>
        </w:rPr>
        <w:fldChar w:fldCharType="end"/>
      </w:r>
      <w:r>
        <w:rPr>
          <w:rFonts w:hint="eastAsia"/>
          <w:lang w:eastAsia="zh-CN"/>
        </w:rPr>
        <w:t>。</w:t>
      </w:r>
    </w:p>
    <w:p w14:paraId="1B30F441" w14:textId="75B3DAC1" w:rsidR="00B60429" w:rsidRDefault="00B12990" w:rsidP="00B33092">
      <w:pPr>
        <w:pStyle w:val="2"/>
        <w:spacing w:before="180" w:after="180"/>
        <w:rPr>
          <w:lang w:eastAsia="zh-CN"/>
        </w:rPr>
      </w:pPr>
      <w:bookmarkStart w:id="18" w:name="_Toc162021896"/>
      <w:r>
        <w:rPr>
          <w:rFonts w:hint="eastAsia"/>
          <w:lang w:eastAsia="zh-CN"/>
        </w:rPr>
        <w:t>2.2</w:t>
      </w:r>
      <w:r w:rsidR="00B60429">
        <w:rPr>
          <w:rFonts w:hint="eastAsia"/>
          <w:lang w:eastAsia="zh-CN"/>
        </w:rPr>
        <w:t>问题提出</w:t>
      </w:r>
      <w:bookmarkEnd w:id="18"/>
    </w:p>
    <w:p w14:paraId="1337B9F9" w14:textId="59CFE5E7" w:rsidR="00F03309" w:rsidRPr="00B33092" w:rsidRDefault="0016091D" w:rsidP="0016091D">
      <w:pPr>
        <w:pStyle w:val="3"/>
        <w:spacing w:before="180" w:after="180"/>
        <w:rPr>
          <w:lang w:eastAsia="zh-CN"/>
        </w:rPr>
      </w:pPr>
      <w:bookmarkStart w:id="19" w:name="_Toc162021897"/>
      <w:r>
        <w:rPr>
          <w:lang w:eastAsia="zh-CN"/>
        </w:rPr>
        <w:t>2.</w:t>
      </w:r>
      <w:r w:rsidR="00B12990">
        <w:rPr>
          <w:rFonts w:hint="eastAsia"/>
          <w:lang w:eastAsia="zh-CN"/>
        </w:rPr>
        <w:t>2</w:t>
      </w:r>
      <w:r w:rsidRPr="00B33092">
        <w:rPr>
          <w:lang w:eastAsia="zh-CN"/>
        </w:rPr>
        <w:t>.1 向上比较</w:t>
      </w:r>
      <w:r w:rsidR="006D0E0D">
        <w:rPr>
          <w:rFonts w:hint="eastAsia"/>
          <w:lang w:eastAsia="zh-CN"/>
        </w:rPr>
        <w:t>产生</w:t>
      </w:r>
      <w:r w:rsidRPr="00B33092">
        <w:rPr>
          <w:lang w:eastAsia="zh-CN"/>
        </w:rPr>
        <w:t>相对剥夺感</w:t>
      </w:r>
      <w:bookmarkEnd w:id="19"/>
    </w:p>
    <w:p w14:paraId="2B5C4C67" w14:textId="5955EA46" w:rsidR="00B83B0A" w:rsidRPr="004E614C" w:rsidRDefault="00953173" w:rsidP="00A21020">
      <w:pPr>
        <w:ind w:firstLineChars="200" w:firstLine="480"/>
        <w:rPr>
          <w:lang w:eastAsia="zh-CN"/>
        </w:rPr>
      </w:pPr>
      <w:r>
        <w:rPr>
          <w:rFonts w:hint="eastAsia"/>
          <w:lang w:eastAsia="zh-CN"/>
        </w:rPr>
        <w:t>正如前文所论述的，向上比较往往会带来消极的效果。</w:t>
      </w:r>
      <w:r w:rsidR="003D6A29" w:rsidRPr="003D6A29">
        <w:rPr>
          <w:rFonts w:hint="eastAsia"/>
          <w:lang w:eastAsia="zh-CN"/>
        </w:rPr>
        <w:t>过去的研究大多从情绪的角度——嫉妒，来解释这个过程。嫉妒是一种情绪，当一个人缺乏另一个人的某些卓越品质、成就或财产时，或者他希望另一个人缺乏这些东西时，就会出现这种情绪</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record&gt;&lt;/Cite&gt;&lt;/EndNote&gt;</w:instrText>
      </w:r>
      <w:r w:rsidR="00B83B0A" w:rsidRPr="004E614C">
        <w:rPr>
          <w:lang w:eastAsia="zh-CN"/>
        </w:rPr>
        <w:fldChar w:fldCharType="separate"/>
      </w:r>
      <w:r w:rsidR="00B83B0A" w:rsidRPr="004E614C">
        <w:rPr>
          <w:noProof/>
          <w:lang w:eastAsia="zh-CN"/>
        </w:rPr>
        <w:t>(Parrott &amp; Smith, 1993)</w:t>
      </w:r>
      <w:r w:rsidR="00B83B0A" w:rsidRPr="004E614C">
        <w:rPr>
          <w:lang w:eastAsia="zh-CN"/>
        </w:rPr>
        <w:fldChar w:fldCharType="end"/>
      </w:r>
      <w:r w:rsidR="00BE1853">
        <w:rPr>
          <w:rFonts w:hint="eastAsia"/>
          <w:lang w:eastAsia="zh-CN"/>
        </w:rPr>
        <w:t>。</w:t>
      </w:r>
      <w:r w:rsidR="003D6A29" w:rsidRPr="003D6A29">
        <w:rPr>
          <w:rFonts w:hint="eastAsia"/>
          <w:lang w:eastAsia="zh-CN"/>
        </w:rPr>
        <w:t>比如，已有研究发现，在</w:t>
      </w:r>
      <w:r w:rsidR="003D6A29" w:rsidRPr="003D6A29">
        <w:rPr>
          <w:rFonts w:hint="eastAsia"/>
          <w:lang w:eastAsia="zh-CN"/>
        </w:rPr>
        <w:t>Facebook</w:t>
      </w:r>
      <w:r w:rsidR="003D6A29" w:rsidRPr="003D6A29">
        <w:rPr>
          <w:rFonts w:hint="eastAsia"/>
          <w:lang w:eastAsia="zh-CN"/>
        </w:rPr>
        <w:t>上的社会比较是引起人们嫉妒的原因之一，这种嫉妒的情绪会促进人们对自己事业的不成功评价</w:t>
      </w:r>
      <w:r w:rsidR="003D6A29">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psychology&lt;/full-title&gt;&lt;/periodical&gt;&lt;pages&gt;22&lt;/pages&gt;&lt;volume&gt;9&lt;/volume&gt;&lt;dates&gt;&lt;year&gt;2018&lt;/year&gt;&lt;/dates&gt;&lt;isbn&gt;1664-1078&lt;/isbn&gt;&lt;urls&gt;&lt;/urls&gt;&lt;/record&gt;&lt;/Cite&gt;&lt;/EndNote&gt;</w:instrText>
      </w:r>
      <w:r w:rsidR="00B83B0A" w:rsidRPr="004E614C">
        <w:rPr>
          <w:lang w:eastAsia="zh-CN"/>
        </w:rPr>
        <w:fldChar w:fldCharType="separate"/>
      </w:r>
      <w:r w:rsidR="00B83B0A" w:rsidRPr="004E614C">
        <w:rPr>
          <w:noProof/>
          <w:lang w:eastAsia="zh-CN"/>
        </w:rPr>
        <w:t>(Pera, 2018)</w:t>
      </w:r>
      <w:r w:rsidR="00B83B0A" w:rsidRPr="004E614C">
        <w:rPr>
          <w:lang w:eastAsia="zh-CN"/>
        </w:rPr>
        <w:fldChar w:fldCharType="end"/>
      </w:r>
      <w:r w:rsidR="00BE1853">
        <w:rPr>
          <w:rFonts w:hint="eastAsia"/>
          <w:lang w:eastAsia="zh-CN"/>
        </w:rPr>
        <w:t>。</w:t>
      </w:r>
      <w:r w:rsidR="003D6A29" w:rsidRPr="003D6A29">
        <w:rPr>
          <w:rFonts w:hint="eastAsia"/>
          <w:lang w:eastAsia="zh-CN"/>
        </w:rPr>
        <w:t>首先，</w:t>
      </w:r>
      <w:r w:rsidR="003A192D">
        <w:rPr>
          <w:rFonts w:hint="eastAsia"/>
          <w:lang w:eastAsia="zh-CN"/>
        </w:rPr>
        <w:t>本研究</w:t>
      </w:r>
      <w:r w:rsidR="006D5475">
        <w:rPr>
          <w:rFonts w:hint="eastAsia"/>
          <w:lang w:eastAsia="zh-CN"/>
        </w:rPr>
        <w:t>认为这</w:t>
      </w:r>
      <w:r w:rsidR="003D6A29" w:rsidRPr="003D6A29">
        <w:rPr>
          <w:rFonts w:hint="eastAsia"/>
          <w:lang w:eastAsia="zh-CN"/>
        </w:rPr>
        <w:t>可能是因为，社交媒体提供了一个便捷的方式，让人与自己相似的人产生联系，从而增加了人们体验嫉妒情绪的可能性</w:t>
      </w:r>
      <w:r w:rsidR="00B83B0A" w:rsidRPr="004E614C">
        <w:rPr>
          <w:rFonts w:hint="eastAsia"/>
          <w:lang w:eastAsia="zh-CN"/>
        </w:rPr>
        <w:t xml:space="preserve"> </w:t>
      </w:r>
      <w:r w:rsidR="00B83B0A" w:rsidRPr="004E614C">
        <w:rPr>
          <w:lang w:eastAsia="zh-CN"/>
        </w:rPr>
        <w:fldChar w:fldCharType="begin"/>
      </w:r>
      <w:r w:rsidR="009B6F47">
        <w:rPr>
          <w:lang w:eastAsia="zh-CN"/>
        </w:rPr>
        <w:instrText xml:space="preserve"> ADDIN EN.CITE &lt;EndNote&gt;&lt;Cite&gt;&lt;Author&gt;Hill&lt;/Author&gt;&lt;Year&gt;2006&lt;/Year&gt;&lt;RecNum&gt;52&lt;/RecNum&gt;&lt;Prefix&gt;e.g.`, &lt;/Prefix&gt;&lt;DisplayText&gt;(e.g., 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w:instrText>
      </w:r>
      <w:r w:rsidR="009B6F47">
        <w:rPr>
          <w:rFonts w:hint="eastAsia"/>
          <w:lang w:eastAsia="zh-CN"/>
        </w:rPr>
        <w:instrText>143&lt;/pages&gt;&lt;volume&gt;27&lt;/volume&gt;&lt;number&gt;2</w:instrText>
      </w:r>
      <w:r w:rsidR="009B6F47">
        <w:rPr>
          <w:rFonts w:hint="eastAsia"/>
          <w:lang w:eastAsia="zh-CN"/>
        </w:rPr>
        <w:instrText>‐</w:instrText>
      </w:r>
      <w:r w:rsidR="009B6F47">
        <w:rPr>
          <w:rFonts w:hint="eastAsia"/>
          <w:lang w:eastAsia="zh-CN"/>
        </w:rPr>
        <w:instrText>3&lt;/number&gt;&lt;dates&gt;&lt;year&gt;2006&lt;/year&gt;&lt;/dates&gt;&lt;isbn&gt;0143-6570&lt;/isbn&gt;&lt;urls&gt;&lt;/urls&gt;&lt;/record&gt;&lt;/Cite&gt;&lt;Cite&gt;&lt;Author&gt;Salovey&lt;/Author&gt;&lt;Year&gt;1991&lt;/Year&gt;&lt;RecNum&gt;91&lt;/RecNum&gt;&lt;record&gt;&lt;rec-number&gt;91&lt;/rec-number&gt;&lt;foreign-keys&gt;&lt;key ap</w:instrText>
      </w:r>
      <w:r w:rsidR="009B6F47">
        <w:rPr>
          <w:lang w:eastAsia="zh-CN"/>
        </w:rPr>
        <w:instrText>p="EN" db-id="25zwtzd2ipsxxpedr5u5fe2as9wdf5twxw0s"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record&gt;&lt;/Cite&gt;&lt;/EndNote&gt;</w:instrText>
      </w:r>
      <w:r w:rsidR="00B83B0A" w:rsidRPr="004E614C">
        <w:rPr>
          <w:lang w:eastAsia="zh-CN"/>
        </w:rPr>
        <w:fldChar w:fldCharType="separate"/>
      </w:r>
      <w:r w:rsidR="009B6F47">
        <w:rPr>
          <w:noProof/>
          <w:lang w:eastAsia="zh-CN"/>
        </w:rPr>
        <w:t>(e.g., Hill &amp; Buss, 2006; Salovey &amp; Rodin, 1991)</w:t>
      </w:r>
      <w:r w:rsidR="00B83B0A" w:rsidRPr="004E614C">
        <w:rPr>
          <w:lang w:eastAsia="zh-CN"/>
        </w:rPr>
        <w:fldChar w:fldCharType="end"/>
      </w:r>
      <w:r w:rsidR="00BE1853">
        <w:rPr>
          <w:rFonts w:hint="eastAsia"/>
          <w:lang w:eastAsia="zh-CN"/>
        </w:rPr>
        <w:t>。</w:t>
      </w:r>
      <w:r w:rsidR="003D6A29" w:rsidRPr="003D6A29">
        <w:rPr>
          <w:rFonts w:hint="eastAsia"/>
          <w:lang w:eastAsia="zh-CN"/>
        </w:rPr>
        <w:t>其次，在浏览社交媒体后，由于陷入向上比较中，人们对自我感觉的评价相较于浏览普通网站会更差</w:t>
      </w:r>
      <w:r w:rsidR="00B83B0A" w:rsidRPr="004E614C">
        <w:rPr>
          <w:rFonts w:hint="eastAsia"/>
          <w:lang w:eastAsia="zh-CN"/>
        </w:rPr>
        <w:t xml:space="preserve"> </w:t>
      </w:r>
      <w:r w:rsidR="00B83B0A" w:rsidRPr="004E614C">
        <w:rPr>
          <w:lang w:eastAsia="zh-CN"/>
        </w:rPr>
        <w:fldChar w:fldCharType="begin"/>
      </w:r>
      <w:r w:rsidR="0019217D">
        <w:rPr>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B83B0A" w:rsidRPr="004E614C">
        <w:rPr>
          <w:lang w:eastAsia="zh-CN"/>
        </w:rPr>
        <w:fldChar w:fldCharType="separate"/>
      </w:r>
      <w:r w:rsidR="0019217D">
        <w:rPr>
          <w:noProof/>
          <w:lang w:eastAsia="zh-CN"/>
        </w:rPr>
        <w:t>(Vogel et al., 2015)</w:t>
      </w:r>
      <w:r w:rsidR="00B83B0A" w:rsidRPr="004E614C">
        <w:rPr>
          <w:lang w:eastAsia="zh-CN"/>
        </w:rPr>
        <w:fldChar w:fldCharType="end"/>
      </w:r>
      <w:r w:rsidR="00BE1853">
        <w:rPr>
          <w:rFonts w:hint="eastAsia"/>
          <w:lang w:eastAsia="zh-CN"/>
        </w:rPr>
        <w:t>。</w:t>
      </w:r>
      <w:r w:rsidR="003D6A29" w:rsidRPr="003D6A29">
        <w:rPr>
          <w:rFonts w:hint="eastAsia"/>
          <w:lang w:eastAsia="zh-CN"/>
        </w:rPr>
        <w:t>作为佐证，有研究发现，在社交网络上看到更吸引人的照片或成功人士的相关内容后，人们会体验到更高的嫉妒情绪</w:t>
      </w:r>
      <w:r w:rsidR="003D6A29">
        <w:rPr>
          <w:rFonts w:hint="eastAsia"/>
          <w:lang w:eastAsia="zh-CN"/>
        </w:rPr>
        <w:t xml:space="preserve"> </w:t>
      </w:r>
      <w:r w:rsidR="00B83B0A" w:rsidRPr="004E614C">
        <w:rPr>
          <w:lang w:eastAsia="zh-CN"/>
        </w:rPr>
        <w:fldChar w:fldCharType="begin">
          <w:fldData xml:space="preserve">PEVuZE5vdGU+PENpdGU+PEF1dGhvcj5BcHBlbDwvQXV0aG9yPjxZZWFyPjIwMTU8L1llYXI+PFJl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</w:fldData>
        </w:fldChar>
      </w:r>
      <w:r w:rsidR="0019217D">
        <w:rPr>
          <w:lang w:eastAsia="zh-CN"/>
        </w:rPr>
        <w:instrText xml:space="preserve"> ADDIN EN.CITE </w:instrText>
      </w:r>
      <w:r w:rsidR="0019217D">
        <w:rPr>
          <w:lang w:eastAsia="zh-CN"/>
        </w:rPr>
        <w:fldChar w:fldCharType="begin">
          <w:fldData xml:space="preserve">PEVuZE5vdGU+PENpdGU+PEF1dGhvcj5BcHBlbDwvQXV0aG9yPjxZZWFyPjIwMTU8L1llYXI+PFJl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</w:fldData>
        </w:fldChar>
      </w:r>
      <w:r w:rsidR="0019217D">
        <w:rPr>
          <w:lang w:eastAsia="zh-CN"/>
        </w:rPr>
        <w:instrText xml:space="preserve"> ADDIN EN.CITE.DATA </w:instrText>
      </w:r>
      <w:r w:rsidR="0019217D">
        <w:rPr>
          <w:lang w:eastAsia="zh-CN"/>
        </w:rPr>
      </w:r>
      <w:r w:rsidR="0019217D">
        <w:rPr>
          <w:lang w:eastAsia="zh-CN"/>
        </w:rPr>
        <w:fldChar w:fldCharType="end"/>
      </w:r>
      <w:r w:rsidR="00B83B0A" w:rsidRPr="004E614C">
        <w:rPr>
          <w:lang w:eastAsia="zh-CN"/>
        </w:rPr>
      </w:r>
      <w:r w:rsidR="00B83B0A" w:rsidRPr="004E614C">
        <w:rPr>
          <w:lang w:eastAsia="zh-CN"/>
        </w:rPr>
        <w:fldChar w:fldCharType="separate"/>
      </w:r>
      <w:r w:rsidR="0019217D">
        <w:rPr>
          <w:noProof/>
          <w:lang w:eastAsia="zh-CN"/>
        </w:rPr>
        <w:t>(e.g., Appel et al., 2015; Haferkamp &amp; Krämer, 2011; Tandoc Jr et al., 2015; Vogel et al., 2014)</w:t>
      </w:r>
      <w:r w:rsidR="00B83B0A" w:rsidRPr="004E614C">
        <w:rPr>
          <w:lang w:eastAsia="zh-CN"/>
        </w:rPr>
        <w:fldChar w:fldCharType="end"/>
      </w:r>
      <w:r w:rsidR="00BE1853">
        <w:rPr>
          <w:rFonts w:hint="eastAsia"/>
          <w:lang w:eastAsia="zh-CN"/>
        </w:rPr>
        <w:t>。</w:t>
      </w:r>
      <w:r w:rsidR="00A21020" w:rsidRPr="004E614C">
        <w:rPr>
          <w:rFonts w:hint="eastAsia"/>
          <w:lang w:eastAsia="zh-CN"/>
        </w:rPr>
        <w:t>这种嫉妒最终</w:t>
      </w:r>
      <w:r w:rsidR="0044117E" w:rsidRPr="004E614C">
        <w:rPr>
          <w:rFonts w:hint="eastAsia"/>
          <w:lang w:eastAsia="zh-CN"/>
        </w:rPr>
        <w:t>导致了</w:t>
      </w:r>
      <w:r w:rsidR="00A21020" w:rsidRPr="004E614C">
        <w:rPr>
          <w:rFonts w:hint="eastAsia"/>
          <w:lang w:eastAsia="zh-CN"/>
        </w:rPr>
        <w:t>人们的生活满意度</w:t>
      </w:r>
      <w:r w:rsidR="00B83B0A" w:rsidRPr="004E614C">
        <w:rPr>
          <w:rFonts w:hint="eastAsia"/>
          <w:lang w:eastAsia="zh-CN"/>
        </w:rPr>
        <w:t xml:space="preserve"> </w:t>
      </w:r>
      <w:r w:rsidR="00B83B0A" w:rsidRPr="004E614C">
        <w:rPr>
          <w:lang w:eastAsia="zh-CN"/>
        </w:rPr>
        <w:fldChar w:fldCharType="begin"/>
      </w:r>
      <w:r w:rsidR="009B6F47">
        <w:rPr>
          <w:lang w:eastAsia="zh-CN"/>
        </w:rPr>
        <w:instrText xml:space="preserve"> ADDIN EN.CITE &lt;EndNote&gt;&lt;Cite&gt;&lt;Author&gt;Krasnova&lt;/Author&gt;&lt;Year&gt;2013&lt;/Year&gt;&lt;RecNum&gt;61&lt;/RecNum&gt;&lt;Prefix&gt;e.g.`, &lt;/Prefix&gt;&lt;DisplayText&gt;(e.g., Espín et al., 2018; Krasnova et al., 2013)&lt;/DisplayText&gt;&lt;record&gt;&lt;rec-number&gt;61&lt;/rec-number&gt;&lt;foreign-keys&gt;&lt;key app="EN" db-id="25zwtzd2ipsxxpedr5u5fe2as9wdf5twxw0s" timestamp="1678687734"&gt;61&lt;/key&gt;&lt;/foreign-keys&gt;&lt;ref-type name="Journal Article"&gt;17&lt;/ref-type&gt;&lt;contributors&gt;&lt;authors&gt;&lt;author&gt;Krasnova,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Studies&lt;/full-title&gt;&lt;/periodical&gt;&lt;pages&gt;443-469&lt;/pages&gt;&lt;volume&gt;19&lt;/volume&gt;&lt;dates&gt;&lt;year&gt;2018&lt;/year&gt;&lt;/dates&gt;&lt;isbn&gt;1389-4978&lt;/isbn&gt;&lt;urls&gt;&lt;/urls&gt;&lt;/record&gt;&lt;/Cite&gt;&lt;/EndNote&gt;</w:instrText>
      </w:r>
      <w:r w:rsidR="00B83B0A" w:rsidRPr="004E614C">
        <w:rPr>
          <w:lang w:eastAsia="zh-CN"/>
        </w:rPr>
        <w:fldChar w:fldCharType="separate"/>
      </w:r>
      <w:r w:rsidR="009B6F47">
        <w:rPr>
          <w:noProof/>
          <w:lang w:eastAsia="zh-CN"/>
        </w:rPr>
        <w:t>(e.g., Espín et al., 2018; Krasnova et al., 2013)</w:t>
      </w:r>
      <w:r w:rsidR="00B83B0A" w:rsidRPr="004E614C">
        <w:rPr>
          <w:lang w:eastAsia="zh-CN"/>
        </w:rPr>
        <w:fldChar w:fldCharType="end"/>
      </w:r>
      <w:r w:rsidR="00B83B0A" w:rsidRPr="004E614C">
        <w:rPr>
          <w:lang w:eastAsia="zh-CN"/>
        </w:rPr>
        <w:t xml:space="preserve"> </w:t>
      </w:r>
      <w:r w:rsidR="0044117E" w:rsidRPr="004E614C">
        <w:rPr>
          <w:rFonts w:hint="eastAsia"/>
          <w:lang w:eastAsia="zh-CN"/>
        </w:rPr>
        <w:t>和</w:t>
      </w:r>
      <w:r w:rsidR="00A21020" w:rsidRPr="004E614C">
        <w:rPr>
          <w:rFonts w:hint="eastAsia"/>
          <w:lang w:eastAsia="zh-CN"/>
        </w:rPr>
        <w:t>主观幸福感</w:t>
      </w:r>
      <w:r w:rsidR="003D6A29" w:rsidRPr="004E614C">
        <w:rPr>
          <w:lang w:eastAsia="zh-CN"/>
        </w:rPr>
        <w:t>的降低</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record&gt;&lt;/Cite&gt;&lt;/EndNote&gt;</w:instrText>
      </w:r>
      <w:r w:rsidR="00B83B0A" w:rsidRPr="004E614C">
        <w:rPr>
          <w:lang w:eastAsia="zh-CN"/>
        </w:rPr>
        <w:fldChar w:fldCharType="separate"/>
      </w:r>
      <w:r w:rsidR="00B83B0A" w:rsidRPr="004E614C">
        <w:rPr>
          <w:noProof/>
          <w:lang w:eastAsia="zh-CN"/>
        </w:rPr>
        <w:t>(Briki, 2019)</w:t>
      </w:r>
      <w:r w:rsidR="00B83B0A" w:rsidRPr="004E614C">
        <w:rPr>
          <w:lang w:eastAsia="zh-CN"/>
        </w:rPr>
        <w:fldChar w:fldCharType="end"/>
      </w:r>
      <w:r w:rsidR="0044117E" w:rsidRPr="004E614C">
        <w:rPr>
          <w:lang w:eastAsia="zh-CN"/>
        </w:rPr>
        <w:t>，</w:t>
      </w:r>
      <w:r w:rsidR="003D6A29">
        <w:rPr>
          <w:rFonts w:hint="eastAsia"/>
          <w:lang w:eastAsia="zh-CN"/>
        </w:rPr>
        <w:t>也</w:t>
      </w:r>
      <w:r w:rsidR="003D6A29" w:rsidRPr="003D6A29">
        <w:rPr>
          <w:rFonts w:hint="eastAsia"/>
          <w:lang w:eastAsia="zh-CN"/>
        </w:rPr>
        <w:t>增加了焦虑和抑郁情绪</w:t>
      </w:r>
      <w:r w:rsidR="003D6A29">
        <w:rPr>
          <w:rFonts w:hint="eastAsia"/>
          <w:lang w:eastAsia="zh-CN"/>
        </w:rPr>
        <w:t>产生</w:t>
      </w:r>
      <w:r w:rsidR="003D6A29" w:rsidRPr="003D6A29">
        <w:rPr>
          <w:rFonts w:hint="eastAsia"/>
          <w:lang w:eastAsia="zh-CN"/>
        </w:rPr>
        <w:t>的可能性</w:t>
      </w:r>
      <w:r w:rsidR="003D6A29">
        <w:rPr>
          <w:rFonts w:hint="eastAsia"/>
          <w:lang w:eastAsia="zh-CN"/>
        </w:rPr>
        <w:t xml:space="preserve"> </w:t>
      </w:r>
      <w:r w:rsidR="00B83B0A" w:rsidRPr="004E614C">
        <w:rPr>
          <w:lang w:eastAsia="zh-CN"/>
        </w:rPr>
        <w:fldChar w:fldCharType="begin"/>
      </w:r>
      <w:r w:rsidR="009B6F47">
        <w:rPr>
          <w:rFonts w:hint="eastAsia"/>
          <w:lang w:eastAsia="zh-CN"/>
        </w:rPr>
        <w:instrText xml:space="preserve"> ADDIN EN.CITE &lt;EndNote&gt;&lt;Cite&gt;&lt;Author&gt;Cohen</w:instrText>
      </w:r>
      <w:r w:rsidR="009B6F47">
        <w:rPr>
          <w:rFonts w:hint="eastAsia"/>
          <w:lang w:eastAsia="zh-CN"/>
        </w:rPr>
        <w:instrText>‐</w:instrText>
      </w:r>
      <w:r w:rsidR="009B6F47">
        <w:rPr>
          <w:rFonts w:hint="eastAsia"/>
          <w:lang w:eastAsia="zh-CN"/>
        </w:rPr>
        <w:instrText>Charash&lt;/Author&gt;&lt;Year&gt;2009&lt;/Year&gt;&lt;RecNum&gt;24&lt;/RecNum&gt;&lt;Prefix&gt;e.g.`, &lt;/Prefix&gt;&lt;DisplayText&gt;(e.g., Cohen</w:instrText>
      </w:r>
      <w:r w:rsidR="009B6F47">
        <w:rPr>
          <w:rFonts w:hint="eastAsia"/>
          <w:lang w:eastAsia="zh-CN"/>
        </w:rPr>
        <w:instrText>‐</w:instrText>
      </w:r>
      <w:r w:rsidR="009B6F47">
        <w:rPr>
          <w:rFonts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9B6F47">
        <w:rPr>
          <w:rFonts w:hint="eastAsia"/>
          <w:lang w:eastAsia="zh-CN"/>
        </w:rPr>
        <w:instrText>‐</w:instrText>
      </w:r>
      <w:r w:rsidR="009B6F47">
        <w:rPr>
          <w:rFonts w:hint="eastAsia"/>
          <w:lang w:eastAsia="zh-CN"/>
        </w:rPr>
        <w:instrText>Charash, Yochi&lt;/author&gt;&lt;/authors&gt;&lt;/contributors&gt;&lt;titles&gt;&lt;title&gt;Epis</w:instrText>
      </w:r>
      <w:r w:rsidR="009B6F47">
        <w:rPr>
          <w:lang w:eastAsia="zh-CN"/>
        </w:rPr>
        <w:instrText>odic envy&lt;/title&gt;&lt;secondary-title&gt;Journal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record&gt;&lt;/Cite&gt;&lt;/EndNote&gt;</w:instrText>
      </w:r>
      <w:r w:rsidR="00B83B0A" w:rsidRPr="004E614C">
        <w:rPr>
          <w:lang w:eastAsia="zh-CN"/>
        </w:rPr>
        <w:fldChar w:fldCharType="separate"/>
      </w:r>
      <w:r w:rsidR="009B6F47">
        <w:rPr>
          <w:rFonts w:hint="eastAsia"/>
          <w:noProof/>
          <w:lang w:eastAsia="zh-CN"/>
        </w:rPr>
        <w:t>(e.g., Cohen</w:t>
      </w:r>
      <w:r w:rsidR="009B6F47">
        <w:rPr>
          <w:rFonts w:hint="eastAsia"/>
          <w:noProof/>
          <w:lang w:eastAsia="zh-CN"/>
        </w:rPr>
        <w:t>‐</w:t>
      </w:r>
      <w:r w:rsidR="009B6F47">
        <w:rPr>
          <w:rFonts w:hint="eastAsia"/>
          <w:noProof/>
          <w:lang w:eastAsia="zh-CN"/>
        </w:rPr>
        <w:t>Charash, 2009; Daniels &amp; Holtfreter, 2019)</w:t>
      </w:r>
      <w:r w:rsidR="00B83B0A" w:rsidRPr="004E614C">
        <w:rPr>
          <w:lang w:eastAsia="zh-CN"/>
        </w:rPr>
        <w:fldChar w:fldCharType="end"/>
      </w:r>
      <w:r w:rsidR="00BE1853">
        <w:rPr>
          <w:rFonts w:hint="eastAsia"/>
          <w:lang w:eastAsia="zh-CN"/>
        </w:rPr>
        <w:t>。</w:t>
      </w:r>
    </w:p>
    <w:p w14:paraId="06A23660" w14:textId="76D0251B" w:rsidR="00A21020" w:rsidRPr="004E614C" w:rsidRDefault="00313A97" w:rsidP="00105EB5">
      <w:pPr>
        <w:ind w:firstLineChars="200" w:firstLine="480"/>
        <w:rPr>
          <w:lang w:eastAsia="zh-CN"/>
        </w:rPr>
      </w:pPr>
      <w:r>
        <w:rPr>
          <w:rFonts w:hint="eastAsia"/>
          <w:lang w:eastAsia="zh-CN"/>
        </w:rPr>
        <w:t>正如，有研究指出</w:t>
      </w:r>
      <w:r w:rsidRPr="004E614C">
        <w:rPr>
          <w:rFonts w:hint="eastAsia"/>
          <w:lang w:eastAsia="zh-CN"/>
        </w:rPr>
        <w:t>相对剥夺感是很多消极结果的源头</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3D6A29">
        <w:rPr>
          <w:rFonts w:hint="eastAsia"/>
          <w:lang w:eastAsia="zh-CN"/>
        </w:rPr>
        <w:t>。</w:t>
      </w:r>
      <w:r>
        <w:rPr>
          <w:rFonts w:hint="eastAsia"/>
          <w:lang w:eastAsia="zh-CN"/>
        </w:rPr>
        <w:t>本文</w:t>
      </w:r>
      <w:r w:rsidR="00F41F79">
        <w:rPr>
          <w:rFonts w:hint="eastAsia"/>
          <w:lang w:eastAsia="zh-CN"/>
        </w:rPr>
        <w:t>认为，</w:t>
      </w:r>
      <w:r>
        <w:rPr>
          <w:rFonts w:hint="eastAsia"/>
          <w:lang w:eastAsia="zh-CN"/>
        </w:rPr>
        <w:t>相较于嫉妒，</w:t>
      </w:r>
      <w:r w:rsidR="00F41F79">
        <w:rPr>
          <w:rFonts w:hint="eastAsia"/>
          <w:lang w:eastAsia="zh-CN"/>
        </w:rPr>
        <w:t>相对剥夺感</w:t>
      </w:r>
      <w:r>
        <w:rPr>
          <w:rFonts w:hint="eastAsia"/>
          <w:lang w:eastAsia="zh-CN"/>
        </w:rPr>
        <w:t>更适合</w:t>
      </w:r>
      <w:r w:rsidR="00F41F79">
        <w:rPr>
          <w:rFonts w:hint="eastAsia"/>
          <w:lang w:eastAsia="zh-CN"/>
        </w:rPr>
        <w:t>解释社交网络中向上比较所带来的消极效果</w:t>
      </w:r>
      <w:r w:rsidR="00F41F79">
        <w:rPr>
          <w:rFonts w:hint="eastAsia"/>
          <w:lang w:eastAsia="zh-CN"/>
        </w:rPr>
        <w:t xml:space="preserve"> </w:t>
      </w:r>
      <w:r w:rsidR="00F41F79" w:rsidRPr="004E614C">
        <w:rPr>
          <w:lang w:eastAsia="zh-CN"/>
        </w:rPr>
        <w:fldChar w:fldCharType="begin">
          <w:fldData xml:space="preserve">PEVuZE5vdGU+PENpdGU+PEF1dGhvcj5LaW08L0F1dGhvcj48WWVhcj4yMDE4PC9ZZWFyPjxSZWNO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</w:fldData>
        </w:fldChar>
      </w:r>
      <w:r w:rsidR="00F41F79">
        <w:rPr>
          <w:lang w:eastAsia="zh-CN"/>
        </w:rPr>
        <w:instrText xml:space="preserve"> ADDIN EN.CITE </w:instrText>
      </w:r>
      <w:r w:rsidR="00F41F79">
        <w:rPr>
          <w:lang w:eastAsia="zh-CN"/>
        </w:rPr>
        <w:fldChar w:fldCharType="begin">
          <w:fldData xml:space="preserve">PEVuZE5vdGU+PENpdGU+PEF1dGhvcj5LaW08L0F1dGhvcj48WWVhcj4yMDE4PC9ZZWFyPjxSZWNO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</w:fldData>
        </w:fldChar>
      </w:r>
      <w:r w:rsidR="00F41F79">
        <w:rPr>
          <w:lang w:eastAsia="zh-CN"/>
        </w:rPr>
        <w:instrText xml:space="preserve"> ADDIN EN.CITE.DATA </w:instrText>
      </w:r>
      <w:r w:rsidR="00F41F79">
        <w:rPr>
          <w:lang w:eastAsia="zh-CN"/>
        </w:rPr>
      </w:r>
      <w:r w:rsidR="00F41F79">
        <w:rPr>
          <w:lang w:eastAsia="zh-CN"/>
        </w:rPr>
        <w:fldChar w:fldCharType="end"/>
      </w:r>
      <w:r w:rsidR="00F41F79" w:rsidRPr="004E614C">
        <w:rPr>
          <w:lang w:eastAsia="zh-CN"/>
        </w:rPr>
      </w:r>
      <w:r w:rsidR="00F41F79" w:rsidRPr="004E614C">
        <w:rPr>
          <w:lang w:eastAsia="zh-CN"/>
        </w:rPr>
        <w:fldChar w:fldCharType="separate"/>
      </w:r>
      <w:r w:rsidR="00F41F79">
        <w:rPr>
          <w:noProof/>
          <w:lang w:eastAsia="zh-CN"/>
        </w:rPr>
        <w:t>(e.g., Buunk et al., 2003; Kim et al., 2018; Seo &amp; Park, 2018)</w:t>
      </w:r>
      <w:r w:rsidR="00F41F79" w:rsidRPr="004E614C">
        <w:rPr>
          <w:lang w:eastAsia="zh-CN"/>
        </w:rPr>
        <w:fldChar w:fldCharType="end"/>
      </w:r>
      <w:r w:rsidR="00F41F79">
        <w:rPr>
          <w:rFonts w:hint="eastAsia"/>
          <w:lang w:eastAsia="zh-CN"/>
        </w:rPr>
        <w:t>。</w:t>
      </w:r>
      <w:r w:rsidR="003D6A29" w:rsidRPr="003D6A29">
        <w:rPr>
          <w:rFonts w:hint="eastAsia"/>
          <w:lang w:eastAsia="zh-CN"/>
        </w:rPr>
        <w:t>相对于情绪上的体验，相对剥夺感更像是一种认知上的体验，即认识到被比较对象拥有自己所没有的东西。比如，经济上的不平等被认为是相对剥夺感产生的源头，而这种相对剥夺感进一步引发了人们的嫉妒情绪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4E614C">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B118BC" w:rsidRPr="004E614C">
        <w:rPr>
          <w:lang w:eastAsia="zh-CN"/>
        </w:rPr>
        <w:fldChar w:fldCharType="separate"/>
      </w:r>
      <w:r w:rsidR="00B118BC" w:rsidRPr="004E614C">
        <w:rPr>
          <w:noProof/>
          <w:lang w:eastAsia="zh-CN"/>
        </w:rPr>
        <w:t>(Podder, 1996)</w:t>
      </w:r>
      <w:r w:rsidR="00B118BC" w:rsidRPr="004E614C">
        <w:rPr>
          <w:lang w:eastAsia="zh-CN"/>
        </w:rPr>
        <w:fldChar w:fldCharType="end"/>
      </w:r>
      <w:r w:rsidR="00BE1853">
        <w:rPr>
          <w:rFonts w:hint="eastAsia"/>
          <w:lang w:eastAsia="zh-CN"/>
        </w:rPr>
        <w:t>。</w:t>
      </w:r>
      <w:r w:rsidR="003D6A29" w:rsidRPr="003D6A29">
        <w:rPr>
          <w:rFonts w:hint="eastAsia"/>
          <w:lang w:eastAsia="zh-CN"/>
        </w:rPr>
        <w:t>相较于以嫉妒情绪来解释向上比较所造成的各种消极后果，相对剥夺感则是一种认知上的解释</w:t>
      </w:r>
      <w:r>
        <w:rPr>
          <w:rFonts w:hint="eastAsia"/>
          <w:lang w:eastAsia="zh-CN"/>
        </w:rPr>
        <w:t>。</w:t>
      </w:r>
      <w:r w:rsidR="003D6A29" w:rsidRPr="003D6A29">
        <w:rPr>
          <w:rFonts w:hint="eastAsia"/>
          <w:lang w:eastAsia="zh-CN"/>
        </w:rPr>
        <w:t>根据认知情绪理论，情绪的产生源于对压力事件的评价，而非事件本身，这种评价导致了消极情绪的产生</w:t>
      </w:r>
      <w:r w:rsidR="00BE1853">
        <w:rPr>
          <w:rFonts w:hint="eastAsia"/>
          <w:lang w:eastAsia="zh-CN"/>
        </w:rPr>
        <w:t xml:space="preserve"> </w:t>
      </w:r>
      <w:r w:rsidR="00B118BC" w:rsidRPr="004E614C">
        <w:rPr>
          <w:lang w:eastAsia="zh-CN"/>
        </w:rPr>
        <w:fldChar w:fldCharType="begin">
          <w:fldData xml:space="preserve">PEVuZE5vdGU+PENpdGU+PEF1dGhvcj5GcmlqZGE8L0F1dGhvcj48WWVhcj4xOTg2PC9ZZWFyPjxS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</w:fldData>
        </w:fldChar>
      </w:r>
      <w:r w:rsidR="009B6F47">
        <w:rPr>
          <w:lang w:eastAsia="zh-CN"/>
        </w:rPr>
        <w:instrText xml:space="preserve"> ADDIN EN.CITE </w:instrText>
      </w:r>
      <w:r w:rsidR="009B6F47">
        <w:rPr>
          <w:lang w:eastAsia="zh-CN"/>
        </w:rPr>
        <w:fldChar w:fldCharType="begin">
          <w:fldData xml:space="preserve">PEVuZE5vdGU+PENpdGU+PEF1dGhvcj5GcmlqZGE8L0F1dGhvcj48WWVhcj4xOTg2PC9ZZWFyPjxS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</w:fldData>
        </w:fldChar>
      </w:r>
      <w:r w:rsidR="009B6F47">
        <w:rPr>
          <w:lang w:eastAsia="zh-CN"/>
        </w:rPr>
        <w:instrText xml:space="preserve"> ADDIN EN.CITE.DATA </w:instrText>
      </w:r>
      <w:r w:rsidR="009B6F47">
        <w:rPr>
          <w:lang w:eastAsia="zh-CN"/>
        </w:rPr>
      </w:r>
      <w:r w:rsidR="009B6F47">
        <w:rPr>
          <w:lang w:eastAsia="zh-CN"/>
        </w:rPr>
        <w:fldChar w:fldCharType="end"/>
      </w:r>
      <w:r w:rsidR="00B118BC" w:rsidRPr="004E614C">
        <w:rPr>
          <w:lang w:eastAsia="zh-CN"/>
        </w:rPr>
      </w:r>
      <w:r w:rsidR="00B118BC" w:rsidRPr="004E614C">
        <w:rPr>
          <w:lang w:eastAsia="zh-CN"/>
        </w:rPr>
        <w:fldChar w:fldCharType="separate"/>
      </w:r>
      <w:r w:rsidR="009B6F47">
        <w:rPr>
          <w:noProof/>
          <w:lang w:eastAsia="zh-CN"/>
        </w:rPr>
        <w:t>(e.g., Frijda, 1986; Lazarus, 1991; Ortony et al., 1988; Roseman, 1984; Scherer, 1984; Smith &amp; Ellsworth, 1985; Weiner, 2012)</w:t>
      </w:r>
      <w:r w:rsidR="00B118BC" w:rsidRPr="004E614C">
        <w:rPr>
          <w:lang w:eastAsia="zh-CN"/>
        </w:rPr>
        <w:fldChar w:fldCharType="end"/>
      </w:r>
      <w:r w:rsidR="00BE1853">
        <w:rPr>
          <w:rFonts w:hint="eastAsia"/>
          <w:lang w:eastAsia="zh-CN"/>
        </w:rPr>
        <w:t>。</w:t>
      </w:r>
      <w:r w:rsidR="003D6A29" w:rsidRPr="003D6A29">
        <w:rPr>
          <w:rFonts w:hint="eastAsia"/>
          <w:lang w:eastAsia="zh-CN"/>
        </w:rPr>
        <w:t>基于这一理论，</w:t>
      </w:r>
      <w:r w:rsidR="003A192D">
        <w:rPr>
          <w:rFonts w:hint="eastAsia"/>
          <w:lang w:eastAsia="zh-CN"/>
        </w:rPr>
        <w:t>本研究</w:t>
      </w:r>
      <w:r w:rsidR="003D6A29" w:rsidRPr="003D6A29">
        <w:rPr>
          <w:rFonts w:hint="eastAsia"/>
          <w:lang w:eastAsia="zh-CN"/>
        </w:rPr>
        <w:t>认为相对剥夺感在压力事件（如社会比较）和消极情绪（如嫉妒）之间扮演了</w:t>
      </w:r>
      <w:r w:rsidR="006D5475">
        <w:rPr>
          <w:rFonts w:hint="eastAsia"/>
          <w:lang w:eastAsia="zh-CN"/>
        </w:rPr>
        <w:t>这样</w:t>
      </w:r>
      <w:r w:rsidR="003D6A29" w:rsidRPr="003D6A29">
        <w:rPr>
          <w:rFonts w:hint="eastAsia"/>
          <w:lang w:eastAsia="zh-CN"/>
        </w:rPr>
        <w:t>一种认知评价的角色。</w:t>
      </w:r>
    </w:p>
    <w:p w14:paraId="158312B3" w14:textId="1F42D8AF" w:rsidR="00A21020" w:rsidRPr="00B33092" w:rsidRDefault="0016091D" w:rsidP="0016091D">
      <w:pPr>
        <w:pStyle w:val="3"/>
        <w:spacing w:before="180" w:after="180"/>
        <w:rPr>
          <w:lang w:eastAsia="zh-CN"/>
        </w:rPr>
      </w:pPr>
      <w:bookmarkStart w:id="20" w:name="_Toc162021898"/>
      <w:r>
        <w:rPr>
          <w:lang w:eastAsia="zh-CN"/>
        </w:rPr>
        <w:t>2.</w:t>
      </w:r>
      <w:r w:rsidR="00B12990">
        <w:rPr>
          <w:rFonts w:hint="eastAsia"/>
          <w:lang w:eastAsia="zh-CN"/>
        </w:rPr>
        <w:t>2</w:t>
      </w:r>
      <w:r w:rsidR="0083451C" w:rsidRPr="00B33092">
        <w:rPr>
          <w:lang w:eastAsia="zh-CN"/>
        </w:rPr>
        <w:t>.</w:t>
      </w:r>
      <w:r w:rsidR="0083451C" w:rsidRPr="00B33092">
        <w:rPr>
          <w:rFonts w:hint="eastAsia"/>
          <w:lang w:eastAsia="zh-CN"/>
        </w:rPr>
        <w:t>2</w:t>
      </w:r>
      <w:r w:rsidR="001F3A33" w:rsidRPr="00B33092">
        <w:rPr>
          <w:lang w:eastAsia="zh-CN"/>
        </w:rPr>
        <w:t xml:space="preserve"> </w:t>
      </w:r>
      <w:r w:rsidR="00A21020" w:rsidRPr="00B33092">
        <w:rPr>
          <w:rFonts w:hint="eastAsia"/>
          <w:lang w:eastAsia="zh-CN"/>
        </w:rPr>
        <w:t>相对剥夺感</w:t>
      </w:r>
      <w:r w:rsidR="006D0E0D">
        <w:rPr>
          <w:rFonts w:hint="eastAsia"/>
          <w:lang w:eastAsia="zh-CN"/>
        </w:rPr>
        <w:t>降低对</w:t>
      </w:r>
      <w:r w:rsidR="00A21020" w:rsidRPr="00B33092">
        <w:rPr>
          <w:rFonts w:hint="eastAsia"/>
          <w:lang w:eastAsia="zh-CN"/>
        </w:rPr>
        <w:t>生活满意度</w:t>
      </w:r>
      <w:r w:rsidR="006D0E0D">
        <w:rPr>
          <w:rFonts w:hint="eastAsia"/>
          <w:lang w:eastAsia="zh-CN"/>
        </w:rPr>
        <w:t>的评价</w:t>
      </w:r>
      <w:bookmarkEnd w:id="20"/>
    </w:p>
    <w:p w14:paraId="54F0BA7A" w14:textId="44985402" w:rsidR="00A21020" w:rsidRPr="004E614C" w:rsidRDefault="00B12990" w:rsidP="00105EB5">
      <w:pPr>
        <w:ind w:firstLineChars="200" w:firstLine="480"/>
        <w:rPr>
          <w:lang w:eastAsia="zh-CN"/>
        </w:rPr>
      </w:pPr>
      <w:r>
        <w:rPr>
          <w:rFonts w:hint="eastAsia"/>
          <w:lang w:eastAsia="zh-CN"/>
        </w:rPr>
        <w:t>相对剥夺感是本研究用于解释向上比较与其消极后果</w:t>
      </w:r>
      <w:r w:rsidR="00475657">
        <w:rPr>
          <w:rFonts w:hint="eastAsia"/>
          <w:lang w:eastAsia="zh-CN"/>
        </w:rPr>
        <w:t>之间的</w:t>
      </w:r>
      <w:r>
        <w:rPr>
          <w:rFonts w:hint="eastAsia"/>
          <w:lang w:eastAsia="zh-CN"/>
        </w:rPr>
        <w:t>中介变量。而</w:t>
      </w:r>
      <w:r w:rsidR="00A21020" w:rsidRPr="004E614C">
        <w:rPr>
          <w:rFonts w:hint="eastAsia"/>
          <w:lang w:eastAsia="zh-CN"/>
        </w:rPr>
        <w:t>以往的研究，更多的关注的是经济地位上的相对剥夺感</w:t>
      </w:r>
      <w:r w:rsidR="00475657">
        <w:rPr>
          <w:rFonts w:hint="eastAsia"/>
          <w:lang w:eastAsia="zh-CN"/>
        </w:rPr>
        <w:t xml:space="preserve"> </w:t>
      </w:r>
      <w:r w:rsidR="00266D77" w:rsidRPr="004E614C">
        <w:rPr>
          <w:lang w:eastAsia="zh-CN"/>
        </w:rPr>
        <w:fldChar w:fldCharType="begin"/>
      </w:r>
      <w:r w:rsidR="00266D77"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266D77" w:rsidRPr="004E614C">
        <w:rPr>
          <w:lang w:eastAsia="zh-CN"/>
        </w:rPr>
        <w:fldChar w:fldCharType="separate"/>
      </w:r>
      <w:r w:rsidR="00266D77" w:rsidRPr="004E614C">
        <w:rPr>
          <w:noProof/>
          <w:lang w:eastAsia="zh-CN"/>
        </w:rPr>
        <w:t>(Podder, 1996)</w:t>
      </w:r>
      <w:r w:rsidR="00266D77" w:rsidRPr="004E614C">
        <w:rPr>
          <w:lang w:eastAsia="zh-CN"/>
        </w:rPr>
        <w:fldChar w:fldCharType="end"/>
      </w:r>
      <w:r w:rsidR="00BE1853">
        <w:rPr>
          <w:rFonts w:hint="eastAsia"/>
          <w:lang w:eastAsia="zh-CN"/>
        </w:rPr>
        <w:t>。</w:t>
      </w:r>
      <w:r>
        <w:rPr>
          <w:rFonts w:hint="eastAsia"/>
          <w:lang w:eastAsia="zh-CN"/>
        </w:rPr>
        <w:t>本研究认为，</w:t>
      </w:r>
      <w:r w:rsidR="003D6A29" w:rsidRPr="003D6A29">
        <w:rPr>
          <w:rFonts w:hint="eastAsia"/>
          <w:lang w:eastAsia="zh-CN"/>
        </w:rPr>
        <w:t>随着社交媒体的发展，</w:t>
      </w:r>
      <w:r>
        <w:rPr>
          <w:rFonts w:hint="eastAsia"/>
          <w:lang w:eastAsia="zh-CN"/>
        </w:rPr>
        <w:t>人们变得</w:t>
      </w:r>
      <w:r w:rsidR="003D6A29" w:rsidRPr="003D6A29">
        <w:rPr>
          <w:rFonts w:hint="eastAsia"/>
          <w:lang w:eastAsia="zh-CN"/>
        </w:rPr>
        <w:t>更容易与身边的人产生联系，也</w:t>
      </w:r>
      <w:r w:rsidR="002D7F2B">
        <w:rPr>
          <w:rFonts w:hint="eastAsia"/>
          <w:lang w:eastAsia="zh-CN"/>
        </w:rPr>
        <w:t>变得</w:t>
      </w:r>
      <w:r w:rsidR="003D6A29" w:rsidRPr="003D6A29">
        <w:rPr>
          <w:rFonts w:hint="eastAsia"/>
          <w:lang w:eastAsia="zh-CN"/>
        </w:rPr>
        <w:t>更容易进行</w:t>
      </w:r>
      <w:r>
        <w:rPr>
          <w:rFonts w:hint="eastAsia"/>
          <w:lang w:eastAsia="zh-CN"/>
        </w:rPr>
        <w:t>社会</w:t>
      </w:r>
      <w:r w:rsidR="003D6A29" w:rsidRPr="003D6A29">
        <w:rPr>
          <w:rFonts w:hint="eastAsia"/>
          <w:lang w:eastAsia="zh-CN"/>
        </w:rPr>
        <w:t>比较。</w:t>
      </w:r>
      <w:r>
        <w:rPr>
          <w:rFonts w:hint="eastAsia"/>
          <w:lang w:eastAsia="zh-CN"/>
        </w:rPr>
        <w:t>因此，</w:t>
      </w:r>
      <w:r w:rsidR="003D6A29" w:rsidRPr="003D6A29">
        <w:rPr>
          <w:rFonts w:hint="eastAsia"/>
          <w:lang w:eastAsia="zh-CN"/>
        </w:rPr>
        <w:t>这种比较往往并不涉及经济地位上的比较，可能只是将自己的生活与他人的生活进行了整体性的比较。</w:t>
      </w:r>
      <w:r>
        <w:rPr>
          <w:rFonts w:hint="eastAsia"/>
          <w:lang w:eastAsia="zh-CN"/>
        </w:rPr>
        <w:t>作为佐证，</w:t>
      </w:r>
      <w:r w:rsidR="00F677AC" w:rsidRPr="00F677AC">
        <w:rPr>
          <w:rFonts w:hint="eastAsia"/>
          <w:lang w:eastAsia="zh-CN"/>
        </w:rPr>
        <w:t>一个关于老年人的研究发现，倾向于进行向上比较的老年人，相较于倾向于进行向下比较的老年人而言，其生活满意度更低</w:t>
      </w:r>
      <w:r w:rsidR="00520C63" w:rsidRPr="004E614C">
        <w:rPr>
          <w:rFonts w:hint="eastAsia"/>
          <w:lang w:eastAsia="zh-CN"/>
        </w:rPr>
        <w:t xml:space="preserve"> </w:t>
      </w:r>
      <w:r w:rsidR="00520C63" w:rsidRPr="004E614C">
        <w:rPr>
          <w:lang w:eastAsia="zh-CN"/>
        </w:rPr>
        <w:fldChar w:fldCharType="begin"/>
      </w:r>
      <w:r w:rsidR="00767B57" w:rsidRPr="004E614C">
        <w:rPr>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record&gt;&lt;/Cite&gt;&lt;/EndNote&gt;</w:instrText>
      </w:r>
      <w:r w:rsidR="00520C63" w:rsidRPr="004E614C">
        <w:rPr>
          <w:lang w:eastAsia="zh-CN"/>
        </w:rPr>
        <w:fldChar w:fldCharType="separate"/>
      </w:r>
      <w:r w:rsidR="00767B57" w:rsidRPr="004E614C">
        <w:rPr>
          <w:noProof/>
          <w:lang w:eastAsia="zh-CN"/>
        </w:rPr>
        <w:t>(Frieswijk et al., 2004a)</w:t>
      </w:r>
      <w:r w:rsidR="00520C63" w:rsidRPr="004E614C">
        <w:rPr>
          <w:lang w:eastAsia="zh-CN"/>
        </w:rPr>
        <w:fldChar w:fldCharType="end"/>
      </w:r>
      <w:r w:rsidR="00BE1853">
        <w:rPr>
          <w:rFonts w:hint="eastAsia"/>
          <w:lang w:eastAsia="zh-CN"/>
        </w:rPr>
        <w:t>。</w:t>
      </w:r>
      <w:r w:rsidR="00F677AC" w:rsidRPr="00F677AC">
        <w:rPr>
          <w:rFonts w:hint="eastAsia"/>
          <w:lang w:eastAsia="zh-CN"/>
        </w:rPr>
        <w:t>但该研究并未解释向上比较产生的生活满意度下降的内在心理机制。</w:t>
      </w:r>
      <w:r w:rsidR="003A192D">
        <w:rPr>
          <w:rFonts w:hint="eastAsia"/>
          <w:lang w:eastAsia="zh-CN"/>
        </w:rPr>
        <w:t>本研究</w:t>
      </w:r>
      <w:r w:rsidR="00F677AC" w:rsidRPr="00F677AC">
        <w:rPr>
          <w:rFonts w:hint="eastAsia"/>
          <w:lang w:eastAsia="zh-CN"/>
        </w:rPr>
        <w:t>认为，从认知的层面来解释，当人们进行向上比较后，由于发现自己相较于被比较对象处于劣势，因此会产生相对剥夺感，最终这种相对剥夺感使其对生活满意度评价降低。</w:t>
      </w:r>
    </w:p>
    <w:p w14:paraId="322EADB7" w14:textId="229B4EEC" w:rsidR="00A21020" w:rsidRPr="004E614C" w:rsidRDefault="00F677AC" w:rsidP="00A21020">
      <w:pPr>
        <w:ind w:firstLineChars="200" w:firstLine="480"/>
        <w:rPr>
          <w:lang w:eastAsia="zh-CN"/>
        </w:rPr>
      </w:pPr>
      <w:r w:rsidRPr="00F677AC">
        <w:rPr>
          <w:rFonts w:hint="eastAsia"/>
          <w:lang w:eastAsia="zh-CN"/>
        </w:rPr>
        <w:t>已有很多研究证实了当人们体验到相对剥夺感时，其心理或生理健康都会受到一定程度的影响</w:t>
      </w:r>
      <w:r w:rsidR="008A236E" w:rsidRPr="004E614C">
        <w:rPr>
          <w:rFonts w:hint="eastAsia"/>
          <w:lang w:eastAsia="zh-CN"/>
        </w:rPr>
        <w:t xml:space="preserve"> </w:t>
      </w:r>
      <w:r w:rsidR="008A236E" w:rsidRPr="004E614C">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ZXM+PGlzYm4+MTkzMi02MjAzPC9pc2JuPjx1cmxzPjwvdXJscz48L3JlY29yZD48L0NpdGU+PENp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</w:fldData>
        </w:fldChar>
      </w:r>
      <w:r w:rsidR="009B6F47">
        <w:rPr>
          <w:lang w:eastAsia="zh-CN"/>
        </w:rPr>
        <w:instrText xml:space="preserve"> ADDIN EN.CITE </w:instrText>
      </w:r>
      <w:r w:rsidR="009B6F47">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ZXM+PGlzYm4+MTkzMi02MjAzPC9pc2JuPjx1cmxzPjwvdXJscz48L3JlY29yZD48L0NpdGU+PENp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</w:fldData>
        </w:fldChar>
      </w:r>
      <w:r w:rsidR="009B6F47">
        <w:rPr>
          <w:lang w:eastAsia="zh-CN"/>
        </w:rPr>
        <w:instrText xml:space="preserve"> ADDIN EN.CITE.DATA </w:instrText>
      </w:r>
      <w:r w:rsidR="009B6F47">
        <w:rPr>
          <w:lang w:eastAsia="zh-CN"/>
        </w:rPr>
      </w:r>
      <w:r w:rsidR="009B6F47">
        <w:rPr>
          <w:lang w:eastAsia="zh-CN"/>
        </w:rPr>
        <w:fldChar w:fldCharType="end"/>
      </w:r>
      <w:r w:rsidR="008A236E" w:rsidRPr="004E614C">
        <w:rPr>
          <w:lang w:eastAsia="zh-CN"/>
        </w:rPr>
      </w:r>
      <w:r w:rsidR="008A236E" w:rsidRPr="004E614C">
        <w:rPr>
          <w:lang w:eastAsia="zh-CN"/>
        </w:rPr>
        <w:fldChar w:fldCharType="separate"/>
      </w:r>
      <w:r w:rsidR="009B6F47">
        <w:rPr>
          <w:noProof/>
          <w:lang w:eastAsia="zh-CN"/>
        </w:rPr>
        <w:t>(e.g., Adjaye-Gbewonyo &amp; Kawachi, 2012; Beshai et al., 2017; Callan et al., 2015b; Osborne et al., 2012)</w:t>
      </w:r>
      <w:r w:rsidR="008A236E" w:rsidRPr="004E614C">
        <w:rPr>
          <w:lang w:eastAsia="zh-CN"/>
        </w:rPr>
        <w:fldChar w:fldCharType="end"/>
      </w:r>
      <w:r w:rsidR="00B12990">
        <w:rPr>
          <w:rFonts w:hint="eastAsia"/>
          <w:lang w:eastAsia="zh-CN"/>
        </w:rPr>
        <w:t>，这佐证了</w:t>
      </w:r>
      <w:r w:rsidR="00B12990" w:rsidRPr="00F677AC">
        <w:rPr>
          <w:rFonts w:hint="eastAsia"/>
          <w:lang w:eastAsia="zh-CN"/>
        </w:rPr>
        <w:t>相对剥夺感与生活满意度之间的负性</w:t>
      </w:r>
      <w:r w:rsidR="00B12990">
        <w:rPr>
          <w:rFonts w:hint="eastAsia"/>
          <w:lang w:eastAsia="zh-CN"/>
        </w:rPr>
        <w:t>关系</w:t>
      </w:r>
      <w:r w:rsidR="00351E53">
        <w:rPr>
          <w:rFonts w:hint="eastAsia"/>
          <w:lang w:eastAsia="zh-CN"/>
        </w:rPr>
        <w:t>。</w:t>
      </w:r>
      <w:r w:rsidR="00162510" w:rsidRPr="004E614C">
        <w:rPr>
          <w:rFonts w:hint="eastAsia"/>
          <w:lang w:eastAsia="zh-CN"/>
        </w:rPr>
        <w:t>在生理健康方面，相对剥夺感可能会造成</w:t>
      </w:r>
      <w:r w:rsidR="00A21020" w:rsidRPr="004E614C">
        <w:rPr>
          <w:rFonts w:hint="eastAsia"/>
          <w:lang w:eastAsia="zh-CN"/>
        </w:rPr>
        <w:t>更高的心脏病发病率</w:t>
      </w:r>
      <w:r w:rsidR="008A236E" w:rsidRPr="004E614C">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record&gt;&lt;/Cite&gt;&lt;/EndNote&gt;</w:instrText>
      </w:r>
      <w:r w:rsidR="008A236E" w:rsidRPr="004E614C">
        <w:rPr>
          <w:lang w:eastAsia="zh-CN"/>
        </w:rPr>
        <w:fldChar w:fldCharType="separate"/>
      </w:r>
      <w:r w:rsidR="008A236E" w:rsidRPr="004E614C">
        <w:rPr>
          <w:noProof/>
          <w:lang w:eastAsia="zh-CN"/>
        </w:rPr>
        <w:t>(Lawlor et al., 2005)</w:t>
      </w:r>
      <w:r w:rsidR="008A236E" w:rsidRPr="004E614C">
        <w:rPr>
          <w:lang w:eastAsia="zh-CN"/>
        </w:rPr>
        <w:fldChar w:fldCharType="end"/>
      </w:r>
      <w:r w:rsidR="00B12990">
        <w:rPr>
          <w:rFonts w:hint="eastAsia"/>
          <w:lang w:eastAsia="zh-CN"/>
        </w:rPr>
        <w:t>，</w:t>
      </w:r>
      <w:r w:rsidR="00162510" w:rsidRPr="004E614C">
        <w:rPr>
          <w:rFonts w:hint="eastAsia"/>
          <w:lang w:eastAsia="zh-CN"/>
        </w:rPr>
        <w:t>以及</w:t>
      </w:r>
      <w:r w:rsidR="00A21020" w:rsidRPr="004E614C">
        <w:rPr>
          <w:rFonts w:hint="eastAsia"/>
          <w:lang w:eastAsia="zh-CN"/>
        </w:rPr>
        <w:t>更高死亡率</w:t>
      </w:r>
      <w:r w:rsidR="00351E53">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&lt;EndNote&gt;&lt;Cite&gt;&lt;Author&gt;Eames&lt;/Author&gt;&lt;Year&gt;1993&lt;/Year&gt;&lt;RecNum&gt;30&lt;/RecNum&gt;&lt;DisplayText&gt;(Eames et al.,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mj&lt;/secondary-title&gt;&lt;/titles&gt;&lt;periodical&gt;&lt;full-title&gt;Bmj&lt;/full-title&gt;&lt;/periodical&gt;&lt;pages&gt;1465-1470&lt;/pages&gt;&lt;volume&gt;309&lt;/volume&gt;&lt;number&gt;6967&lt;/number&gt;&lt;dates&gt;&lt;year&gt;1994&lt;/year&gt;&lt;/dates&gt;&lt;isbn&gt;0959-8138&lt;/isbn&gt;&lt;urls&gt;&lt;/urls&gt;&lt;/record&gt;&lt;/Cite&gt;&lt;/EndNote&gt;</w:instrText>
      </w:r>
      <w:r w:rsidR="008A236E" w:rsidRPr="004E614C">
        <w:rPr>
          <w:lang w:eastAsia="zh-CN"/>
        </w:rPr>
        <w:fldChar w:fldCharType="separate"/>
      </w:r>
      <w:r w:rsidR="008A236E" w:rsidRPr="004E614C">
        <w:rPr>
          <w:noProof/>
          <w:lang w:eastAsia="zh-CN"/>
        </w:rPr>
        <w:t>(Eames et al., 1993; McLoone &amp; Boddy, 1994)</w:t>
      </w:r>
      <w:r w:rsidR="008A236E" w:rsidRPr="004E614C">
        <w:rPr>
          <w:lang w:eastAsia="zh-CN"/>
        </w:rPr>
        <w:fldChar w:fldCharType="end"/>
      </w:r>
      <w:r w:rsidR="00351E53">
        <w:rPr>
          <w:rFonts w:hint="eastAsia"/>
          <w:lang w:eastAsia="zh-CN"/>
        </w:rPr>
        <w:t>。</w:t>
      </w:r>
      <w:r w:rsidR="00B12990">
        <w:rPr>
          <w:rFonts w:hint="eastAsia"/>
          <w:lang w:eastAsia="zh-CN"/>
        </w:rPr>
        <w:t>与之相对的，</w:t>
      </w:r>
      <w:r w:rsidR="00162510" w:rsidRPr="004E614C">
        <w:rPr>
          <w:rFonts w:hint="eastAsia"/>
          <w:lang w:eastAsia="zh-CN"/>
        </w:rPr>
        <w:t>相对剥夺感的增加，也意味着更糟糕的心理健康</w:t>
      </w:r>
      <w:r w:rsidR="00351E53">
        <w:rPr>
          <w:rFonts w:hint="eastAsia"/>
          <w:lang w:eastAsia="zh-CN"/>
        </w:rPr>
        <w:t xml:space="preserve"> </w:t>
      </w:r>
      <w:r w:rsidR="00E27C9C" w:rsidRPr="004E614C">
        <w:rPr>
          <w:lang w:eastAsia="zh-CN"/>
        </w:rPr>
        <w:fldChar w:fldCharType="begin">
          <w:fldData xml:space="preserve">PEVuZE5vdGU+PENpdGU+PEF1dGhvcj5FaWJuZXI8L0F1dGhvcj48WWVhcj4yMDA0PC9ZZWFyPjxS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</w:fldData>
        </w:fldChar>
      </w:r>
      <w:r w:rsidR="0019217D">
        <w:rPr>
          <w:lang w:eastAsia="zh-CN"/>
        </w:rPr>
        <w:instrText xml:space="preserve"> ADDIN EN.CITE </w:instrText>
      </w:r>
      <w:r w:rsidR="0019217D">
        <w:rPr>
          <w:lang w:eastAsia="zh-CN"/>
        </w:rPr>
        <w:fldChar w:fldCharType="begin">
          <w:fldData xml:space="preserve">PEVuZE5vdGU+PENpdGU+PEF1dGhvcj5FaWJuZXI8L0F1dGhvcj48WWVhcj4yMDA0PC9ZZWFyPjxS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</w:fldData>
        </w:fldChar>
      </w:r>
      <w:r w:rsidR="0019217D">
        <w:rPr>
          <w:lang w:eastAsia="zh-CN"/>
        </w:rPr>
        <w:instrText xml:space="preserve"> ADDIN EN.CITE.DATA </w:instrText>
      </w:r>
      <w:r w:rsidR="0019217D">
        <w:rPr>
          <w:lang w:eastAsia="zh-CN"/>
        </w:rPr>
      </w:r>
      <w:r w:rsidR="0019217D">
        <w:rPr>
          <w:lang w:eastAsia="zh-CN"/>
        </w:rPr>
        <w:fldChar w:fldCharType="end"/>
      </w:r>
      <w:r w:rsidR="00E27C9C" w:rsidRPr="004E614C">
        <w:rPr>
          <w:lang w:eastAsia="zh-CN"/>
        </w:rPr>
      </w:r>
      <w:r w:rsidR="00E27C9C" w:rsidRPr="004E614C">
        <w:rPr>
          <w:lang w:eastAsia="zh-CN"/>
        </w:rPr>
        <w:fldChar w:fldCharType="separate"/>
      </w:r>
      <w:r w:rsidR="0019217D">
        <w:rPr>
          <w:noProof/>
          <w:lang w:eastAsia="zh-CN"/>
        </w:rPr>
        <w:t>(e.g., Adjaye-Gbewonyo &amp; Kawachi, 2012; Eibner et al., 2004; Smith et al., 2012; Walters et al., 2004)</w:t>
      </w:r>
      <w:r w:rsidR="00E27C9C" w:rsidRPr="004E614C">
        <w:rPr>
          <w:lang w:eastAsia="zh-CN"/>
        </w:rPr>
        <w:fldChar w:fldCharType="end"/>
      </w:r>
      <w:r w:rsidR="00351E53">
        <w:rPr>
          <w:rFonts w:hint="eastAsia"/>
          <w:lang w:eastAsia="zh-CN"/>
        </w:rPr>
        <w:t>。</w:t>
      </w:r>
      <w:r w:rsidR="00A21020" w:rsidRPr="004E614C">
        <w:rPr>
          <w:rFonts w:hint="eastAsia"/>
          <w:lang w:eastAsia="zh-CN"/>
        </w:rPr>
        <w:t>比如</w:t>
      </w:r>
      <w:r w:rsidR="00162510" w:rsidRPr="004E614C">
        <w:rPr>
          <w:rFonts w:hint="eastAsia"/>
          <w:lang w:eastAsia="zh-CN"/>
        </w:rPr>
        <w:t>，</w:t>
      </w:r>
      <w:r w:rsidR="00A21020" w:rsidRPr="004E614C">
        <w:rPr>
          <w:rFonts w:hint="eastAsia"/>
          <w:lang w:eastAsia="zh-CN"/>
        </w:rPr>
        <w:t>更容易产生抑郁或焦虑症状</w:t>
      </w:r>
      <w:r w:rsidR="005D2383">
        <w:rPr>
          <w:rFonts w:hint="eastAsia"/>
          <w:lang w:eastAsia="zh-CN"/>
        </w:rPr>
        <w:t xml:space="preserve"> </w:t>
      </w:r>
      <w:r w:rsidR="00E27C9C" w:rsidRPr="004E614C">
        <w:rPr>
          <w:lang w:eastAsia="zh-CN"/>
        </w:rPr>
        <w:fldChar w:fldCharType="begin"/>
      </w:r>
      <w:r w:rsidR="0019217D">
        <w:rPr>
          <w:lang w:eastAsia="zh-CN"/>
        </w:rPr>
        <w:instrText xml:space="preserve"> ADDIN EN.CITE &lt;EndNote&gt;&lt;Cite&gt;&lt;Author&gt;Nesi&lt;/Author&gt;&lt;Year&gt;2015&lt;/Year&gt;&lt;RecNum&gt;77&lt;/RecNum&gt;&lt;Prefix&gt;e.g.`, &lt;/Prefix&gt;&lt;DisplayText&gt;(e.g., Eibner et al.,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services&lt;/title&gt;&lt;secondary-title&gt;J Ment Health Policy Econ&lt;/secondary-title&gt;&lt;/titles&gt;&lt;periodical&gt;&lt;full-title&gt;J Ment Health Policy Econ&lt;/full-title&gt;&lt;/periodical&gt;&lt;pages&gt;167-75&lt;/pages&gt;&lt;volume&gt;7&lt;/volume&gt;&lt;number&gt;4&lt;/number&gt;&lt;dates&gt;&lt;year&gt;2004&lt;/year&gt;&lt;/dates&gt;&lt;urls&gt;&lt;/urls&gt;&lt;/record&gt;&lt;/Cite&gt;&lt;/EndNote&gt;</w:instrText>
      </w:r>
      <w:r w:rsidR="00E27C9C" w:rsidRPr="004E614C">
        <w:rPr>
          <w:lang w:eastAsia="zh-CN"/>
        </w:rPr>
        <w:fldChar w:fldCharType="separate"/>
      </w:r>
      <w:r w:rsidR="0019217D">
        <w:rPr>
          <w:noProof/>
          <w:lang w:eastAsia="zh-CN"/>
        </w:rPr>
        <w:t>(e.g., Eibner et al., 2004; Nesi &amp; Prinstein, 2015)</w:t>
      </w:r>
      <w:r w:rsidR="00E27C9C" w:rsidRPr="004E614C">
        <w:rPr>
          <w:lang w:eastAsia="zh-CN"/>
        </w:rPr>
        <w:fldChar w:fldCharType="end"/>
      </w:r>
      <w:r w:rsidR="00351E53">
        <w:rPr>
          <w:rFonts w:hint="eastAsia"/>
          <w:lang w:eastAsia="zh-CN"/>
        </w:rPr>
        <w:t>。</w:t>
      </w:r>
      <w:r w:rsidR="00162510" w:rsidRPr="004E614C">
        <w:rPr>
          <w:rFonts w:hint="eastAsia"/>
          <w:lang w:eastAsia="zh-CN"/>
        </w:rPr>
        <w:t>更进一步的，这种关系也被证明是一种因果关系</w:t>
      </w:r>
      <w:r w:rsidR="00A21020" w:rsidRPr="004E614C">
        <w:rPr>
          <w:rFonts w:hint="eastAsia"/>
          <w:lang w:eastAsia="zh-CN"/>
        </w:rPr>
        <w:t>，</w:t>
      </w:r>
      <w:r w:rsidR="00E27C9C" w:rsidRPr="004E614C">
        <w:rPr>
          <w:lang w:eastAsia="zh-CN"/>
        </w:rPr>
        <w:fldChar w:fldCharType="begin"/>
      </w:r>
      <w:r w:rsidR="00E27C9C" w:rsidRPr="004E614C">
        <w:rPr>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E27C9C" w:rsidRPr="004E614C">
        <w:rPr>
          <w:rFonts w:hint="eastAsia"/>
          <w:lang w:eastAsia="zh-CN"/>
        </w:rPr>
        <w:instrText>ors&gt;&lt;/contributors&gt;&lt;titles&gt;&lt;title&gt;Personal relative deprivation and mental health among university students: Cross</w:instrText>
      </w:r>
      <w:r w:rsidR="00E27C9C" w:rsidRPr="004E614C">
        <w:rPr>
          <w:rFonts w:hint="eastAsia"/>
          <w:lang w:eastAsia="zh-CN"/>
        </w:rPr>
        <w:instrText>‐</w:instrText>
      </w:r>
      <w:r w:rsidR="00E27C9C" w:rsidRPr="004E614C">
        <w:rPr>
          <w:rFonts w:hint="eastAsia"/>
          <w:lang w:eastAsia="zh-CN"/>
        </w:rPr>
        <w:instrText>sectional and longitudinal evidence&lt;/title&gt;&lt;secondary-title&gt;Analyses of Social Issues and Public Policy&lt;/secondary-title&gt;&lt;/titles&gt;&lt;periodica</w:instrText>
      </w:r>
      <w:r w:rsidR="00E27C9C" w:rsidRPr="004E614C">
        <w:rPr>
          <w:lang w:eastAsia="zh-CN"/>
        </w:rPr>
        <w:instrText>l&gt;&lt;full-title&gt;Analyses of Social Issues and Public Policy&lt;/full-title&gt;&lt;/periodical&gt;&lt;pages&gt;287-314&lt;/pages&gt;&lt;volume&gt;20&lt;/volume&gt;&lt;number&gt;1&lt;/number&gt;&lt;dates&gt;&lt;year&gt;2020&lt;/year&gt;&lt;/dates&gt;&lt;isbn&gt;1529-7489&lt;/isbn&gt;&lt;urls&gt;&lt;/urls&gt;&lt;/record&gt;&lt;/Cite&gt;&lt;/EndNote&gt;</w:instrText>
      </w:r>
      <w:r w:rsidR="00E27C9C" w:rsidRPr="004E614C">
        <w:rPr>
          <w:lang w:eastAsia="zh-CN"/>
        </w:rPr>
        <w:fldChar w:fldCharType="separate"/>
      </w:r>
      <w:r w:rsidR="00E27C9C" w:rsidRPr="004E614C">
        <w:rPr>
          <w:noProof/>
          <w:lang w:eastAsia="zh-CN"/>
        </w:rPr>
        <w:t>Smith et al. (2020)</w:t>
      </w:r>
      <w:r w:rsidR="00E27C9C" w:rsidRPr="004E614C">
        <w:rPr>
          <w:lang w:eastAsia="zh-CN"/>
        </w:rPr>
        <w:fldChar w:fldCharType="end"/>
      </w:r>
      <w:r w:rsidR="00162510" w:rsidRPr="004E614C">
        <w:rPr>
          <w:lang w:eastAsia="zh-CN"/>
        </w:rPr>
        <w:t xml:space="preserve"> </w:t>
      </w:r>
      <w:r w:rsidR="00A21020" w:rsidRPr="004E614C">
        <w:rPr>
          <w:rFonts w:hint="eastAsia"/>
          <w:lang w:eastAsia="zh-CN"/>
        </w:rPr>
        <w:t>发现个人相对剥夺感可以预测两年后更低的心理健康水平，但是反过来，心理健康并不会预测</w:t>
      </w:r>
      <w:r w:rsidR="00162510" w:rsidRPr="004E614C">
        <w:rPr>
          <w:rFonts w:hint="eastAsia"/>
          <w:lang w:eastAsia="zh-CN"/>
        </w:rPr>
        <w:t>两年后的</w:t>
      </w:r>
      <w:r w:rsidR="00A21020" w:rsidRPr="004E614C">
        <w:rPr>
          <w:rFonts w:hint="eastAsia"/>
          <w:lang w:eastAsia="zh-CN"/>
        </w:rPr>
        <w:t>相对剥夺感。</w:t>
      </w:r>
    </w:p>
    <w:p w14:paraId="1BFED6F7" w14:textId="3A8A504F" w:rsidR="00826748" w:rsidRPr="004E614C" w:rsidRDefault="00F677AC" w:rsidP="00105EB5">
      <w:pPr>
        <w:ind w:firstLineChars="200" w:firstLine="480"/>
        <w:rPr>
          <w:lang w:eastAsia="zh-CN"/>
        </w:rPr>
      </w:pPr>
      <w:r w:rsidRPr="00F677AC">
        <w:rPr>
          <w:rFonts w:hint="eastAsia"/>
          <w:lang w:eastAsia="zh-CN"/>
        </w:rPr>
        <w:t>更重要的是，有研究发现，这些由相对剥夺感产生的负性影响可能与社交媒体的使用时发生的社会比较相关</w:t>
      </w:r>
      <w:r w:rsidR="00762A93" w:rsidRPr="004E614C">
        <w:rPr>
          <w:rFonts w:hint="eastAsia"/>
          <w:lang w:eastAsia="zh-CN"/>
        </w:rPr>
        <w:t xml:space="preserve"> </w:t>
      </w:r>
      <w:r w:rsidR="00762A93" w:rsidRPr="004E614C">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L3RpdGxlPjxzZWNvbmRhcnktdGl0bGU+Q29tcHV0ZXJzIGluIGh1bWFuIGJlaGF2aW9yPC9zZWNv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PGlzYm4+MDc0Ny01NjMyPC9pc2JuPjx1cmxzPjwvdXJscz48L3JlY29yZD48L0NpdGU+PENpdGU+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PjEwNzEtMjA4OTwvaXNibj48dXJscz48L3VybHM+PC9yZWNvcmQ+PC9DaXRlPjwvRW5kTm90ZT5=
</w:fldData>
        </w:fldChar>
      </w:r>
      <w:r w:rsidR="0019217D">
        <w:rPr>
          <w:lang w:eastAsia="zh-CN"/>
        </w:rPr>
        <w:instrText xml:space="preserve"> ADDIN EN.CITE </w:instrText>
      </w:r>
      <w:r w:rsidR="0019217D">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L3RpdGxlPjxzZWNvbmRhcnktdGl0bGU+Q29tcHV0ZXJzIGluIGh1bWFuIGJlaGF2aW9yPC9zZWNv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PGlzYm4+MDc0Ny01NjMyPC9pc2JuPjx1cmxzPjwvdXJscz48L3JlY29yZD48L0NpdGU+PENpdGU+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PjEwNzEtMjA4OTwvaXNibj48dXJscz48L3VybHM+PC9yZWNvcmQ+PC9DaXRlPjwvRW5kTm90ZT5=
</w:fldData>
        </w:fldChar>
      </w:r>
      <w:r w:rsidR="0019217D">
        <w:rPr>
          <w:lang w:eastAsia="zh-CN"/>
        </w:rPr>
        <w:instrText xml:space="preserve"> ADDIN EN.CITE.DATA </w:instrText>
      </w:r>
      <w:r w:rsidR="0019217D">
        <w:rPr>
          <w:lang w:eastAsia="zh-CN"/>
        </w:rPr>
      </w:r>
      <w:r w:rsidR="0019217D">
        <w:rPr>
          <w:lang w:eastAsia="zh-CN"/>
        </w:rPr>
        <w:fldChar w:fldCharType="end"/>
      </w:r>
      <w:r w:rsidR="00762A93" w:rsidRPr="004E614C">
        <w:rPr>
          <w:lang w:eastAsia="zh-CN"/>
        </w:rPr>
      </w:r>
      <w:r w:rsidR="00762A93" w:rsidRPr="004E614C">
        <w:rPr>
          <w:lang w:eastAsia="zh-CN"/>
        </w:rPr>
        <w:fldChar w:fldCharType="separate"/>
      </w:r>
      <w:r w:rsidR="0019217D">
        <w:rPr>
          <w:noProof/>
          <w:lang w:eastAsia="zh-CN"/>
        </w:rPr>
        <w:t>(e.g., De Vries et al., 2018; Jang et al., 2016; Kim et al., 2021; Lee, 2014; Robinson et al., 2019; Vogel et al., 2015)</w:t>
      </w:r>
      <w:r w:rsidR="00762A93" w:rsidRPr="004E614C">
        <w:rPr>
          <w:lang w:eastAsia="zh-CN"/>
        </w:rPr>
        <w:fldChar w:fldCharType="end"/>
      </w:r>
      <w:r w:rsidR="00E5661A">
        <w:rPr>
          <w:rFonts w:hint="eastAsia"/>
          <w:lang w:eastAsia="zh-CN"/>
        </w:rPr>
        <w:t>，</w:t>
      </w:r>
      <w:r w:rsidRPr="00F677AC">
        <w:rPr>
          <w:rFonts w:hint="eastAsia"/>
          <w:lang w:eastAsia="zh-CN"/>
        </w:rPr>
        <w:t>也有研究直接指出，正是在社交网络上的社会比较造成了幸福感的降低</w:t>
      </w:r>
      <w:r>
        <w:rPr>
          <w:rFonts w:hint="eastAsia"/>
          <w:lang w:eastAsia="zh-CN"/>
        </w:rPr>
        <w:t xml:space="preserve"> </w:t>
      </w:r>
      <w:r w:rsidR="00762A93" w:rsidRPr="004E614C">
        <w:rPr>
          <w:lang w:eastAsia="zh-CN"/>
        </w:rPr>
        <w:fldChar w:fldCharType="begin"/>
      </w:r>
      <w:r w:rsidR="006D066D">
        <w:rPr>
          <w:lang w:eastAsia="zh-CN"/>
        </w:rPr>
        <w:instrText xml:space="preserve"> ADDIN EN.CITE &lt;EndNote&gt;&lt;Cite&gt;&lt;Author&gt;Verduyn&lt;/Author&gt;&lt;Year&gt;2017&lt;/Year&gt;&lt;RecNum&gt;110&lt;/RecNum&gt;&lt;Prefix&gt;e.g.`, &lt;/Prefix&gt;&lt;DisplayText&gt;(e.g., 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w:instrText>
      </w:r>
      <w:r w:rsidR="006D066D">
        <w:rPr>
          <w:rFonts w:hint="eastAsia"/>
          <w:lang w:eastAsia="zh-CN"/>
        </w:rPr>
        <w:instrText>hor&gt;&lt;author&gt;Jonides, John&lt;/author&gt;&lt;author&gt;Kross, Ethan&lt;/author&gt;&lt;/authors&gt;&lt;/contributors&gt;&lt;titles&gt;&lt;title&gt;Do social network sites enhance or undermine subjective well</w:instrText>
      </w:r>
      <w:r w:rsidR="006D066D">
        <w:rPr>
          <w:rFonts w:hint="eastAsia"/>
          <w:lang w:eastAsia="zh-CN"/>
        </w:rPr>
        <w:instrText>‐</w:instrText>
      </w:r>
      <w:r w:rsidR="006D066D">
        <w:rPr>
          <w:rFonts w:hint="eastAsia"/>
          <w:lang w:eastAsia="zh-CN"/>
        </w:rPr>
        <w:instrText>being? A critical review&lt;/title&gt;&lt;secondary-title&gt;Social Issues and Policy Review&lt;/secondary</w:instrText>
      </w:r>
      <w:r w:rsidR="006D066D">
        <w:rPr>
          <w:lang w:eastAsia="zh-CN"/>
        </w:rPr>
        <w:instrText>-title&gt;&lt;/titles&gt;&lt;periodical&gt;&lt;full-title&gt;Social Issues and Policy Review&lt;/full-title&gt;&lt;/periodical&gt;&lt;pages&gt;274-302&lt;/pages&gt;&lt;volume&gt;11&lt;/volume&gt;&lt;number&gt;1&lt;/number&gt;&lt;dates&gt;&lt;year&gt;2017&lt;/year&gt;&lt;/dates&gt;&lt;isbn&gt;1751-2395&lt;/isbn&gt;&lt;urls&gt;&lt;/urls&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out&lt;/title&gt;&lt;/titles&gt;&lt;dates&gt;&lt;year&gt;2019&lt;/year&gt;&lt;/dates&gt;&lt;isbn&gt;1802-7962&lt;/isbn&gt;&lt;urls&gt;&lt;/urls&gt;&lt;/record&gt;&lt;/Cite&gt;&lt;/EndNote&gt;</w:instrText>
      </w:r>
      <w:r w:rsidR="00762A93" w:rsidRPr="004E614C">
        <w:rPr>
          <w:lang w:eastAsia="zh-CN"/>
        </w:rPr>
        <w:fldChar w:fldCharType="separate"/>
      </w:r>
      <w:r w:rsidR="006D066D">
        <w:rPr>
          <w:noProof/>
          <w:lang w:eastAsia="zh-CN"/>
        </w:rPr>
        <w:t>(e.g., Burnell et al., 2019; Verduyn et al., 2017)</w:t>
      </w:r>
      <w:r w:rsidR="00762A93" w:rsidRPr="004E614C">
        <w:rPr>
          <w:lang w:eastAsia="zh-CN"/>
        </w:rPr>
        <w:fldChar w:fldCharType="end"/>
      </w:r>
      <w:r w:rsidR="00351E53">
        <w:rPr>
          <w:rFonts w:hint="eastAsia"/>
          <w:lang w:eastAsia="zh-CN"/>
        </w:rPr>
        <w:t>。</w:t>
      </w:r>
      <w:r w:rsidR="00A21020" w:rsidRPr="004E614C">
        <w:rPr>
          <w:rFonts w:hint="eastAsia"/>
          <w:lang w:eastAsia="zh-CN"/>
        </w:rPr>
        <w:t>与</w:t>
      </w:r>
      <w:r w:rsidR="003A192D">
        <w:rPr>
          <w:rFonts w:hint="eastAsia"/>
          <w:lang w:eastAsia="zh-CN"/>
        </w:rPr>
        <w:t>本研究</w:t>
      </w:r>
      <w:r w:rsidR="00A21020" w:rsidRPr="004E614C">
        <w:rPr>
          <w:rFonts w:hint="eastAsia"/>
          <w:lang w:eastAsia="zh-CN"/>
        </w:rPr>
        <w:t>的假设类似，已经有研究</w:t>
      </w:r>
      <w:r w:rsidR="00351E53">
        <w:rPr>
          <w:rFonts w:hint="eastAsia"/>
          <w:lang w:eastAsia="zh-CN"/>
        </w:rPr>
        <w:t>将</w:t>
      </w:r>
      <w:r w:rsidR="00A21020" w:rsidRPr="004E614C">
        <w:rPr>
          <w:rFonts w:hint="eastAsia"/>
          <w:lang w:eastAsia="zh-CN"/>
        </w:rPr>
        <w:t>相对剥夺感</w:t>
      </w:r>
      <w:r w:rsidR="00351E53">
        <w:rPr>
          <w:rFonts w:hint="eastAsia"/>
          <w:lang w:eastAsia="zh-CN"/>
        </w:rPr>
        <w:t>作为中介变量</w:t>
      </w:r>
      <w:r w:rsidR="00A21020" w:rsidRPr="004E614C">
        <w:rPr>
          <w:rFonts w:hint="eastAsia"/>
          <w:lang w:eastAsia="zh-CN"/>
        </w:rPr>
        <w:t>解释</w:t>
      </w:r>
      <w:r w:rsidR="00162510" w:rsidRPr="004E614C">
        <w:rPr>
          <w:rFonts w:hint="eastAsia"/>
          <w:lang w:eastAsia="zh-CN"/>
        </w:rPr>
        <w:t>了社会比较与生活满意度之间的关系</w:t>
      </w:r>
      <w:r w:rsidR="00A21020" w:rsidRPr="004E614C">
        <w:rPr>
          <w:rFonts w:hint="eastAsia"/>
          <w:lang w:eastAsia="zh-CN"/>
        </w:rPr>
        <w:t>，</w:t>
      </w:r>
      <w:r w:rsidR="00177DF2" w:rsidRPr="004E614C">
        <w:rPr>
          <w:lang w:eastAsia="zh-CN"/>
        </w:rPr>
        <w:fldChar w:fldCharType="begin"/>
      </w:r>
      <w:r w:rsidR="00365407">
        <w:rPr>
          <w:rFonts w:hint="eastAsia"/>
          <w:lang w:eastAsia="zh-CN"/>
        </w:rPr>
        <w:instrText xml:space="preserve"> ADDIN EN.CITE &lt;EndNote&gt;&lt;Cite AuthorYear="1"&gt;&lt;Author&gt;Seo&lt;/Author&gt;&lt;Year&gt;2018&lt;/Year&gt;&lt;RecNum&gt;94&lt;/RecNum&gt;&lt;DisplayText&gt;Seo </w:instrText>
      </w:r>
      <w:r w:rsidR="00365407">
        <w:rPr>
          <w:rFonts w:hint="eastAsia"/>
          <w:lang w:eastAsia="zh-CN"/>
        </w:rPr>
        <w:instrText>和</w:instrText>
      </w:r>
      <w:r w:rsidR="00365407">
        <w:rPr>
          <w:rFonts w:hint="eastAsia"/>
          <w:lang w:eastAsia="zh-CN"/>
        </w:rPr>
        <w:instrText xml:space="preserve"> Hyun (2018)&lt;/DisplayText&gt;&lt;record&gt;&lt;rec-number&gt;94&lt;/rec-number&gt;&lt;foreign-keys&gt;&lt;key app="EN" db-id="25zwtzd2ipsxxpedr5u5fe2as9wdf5twxw0s" ti</w:instrText>
      </w:r>
      <w:r w:rsidR="00365407">
        <w:rPr>
          <w:lang w:eastAsia="zh-CN"/>
        </w:rPr>
        <w:instrText>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record&gt;&lt;/Cite&gt;&lt;/EndNote&gt;</w:instrText>
      </w:r>
      <w:r w:rsidR="00177DF2" w:rsidRPr="004E614C">
        <w:rPr>
          <w:lang w:eastAsia="zh-CN"/>
        </w:rPr>
        <w:fldChar w:fldCharType="separate"/>
      </w:r>
      <w:r w:rsidR="00365407">
        <w:rPr>
          <w:rFonts w:hint="eastAsia"/>
          <w:noProof/>
          <w:lang w:eastAsia="zh-CN"/>
        </w:rPr>
        <w:t xml:space="preserve">Seo </w:t>
      </w:r>
      <w:r w:rsidR="00365407">
        <w:rPr>
          <w:rFonts w:hint="eastAsia"/>
          <w:noProof/>
          <w:lang w:eastAsia="zh-CN"/>
        </w:rPr>
        <w:t>和</w:t>
      </w:r>
      <w:r w:rsidR="00365407">
        <w:rPr>
          <w:rFonts w:hint="eastAsia"/>
          <w:noProof/>
          <w:lang w:eastAsia="zh-CN"/>
        </w:rPr>
        <w:t xml:space="preserve"> Hyun (2018)</w:t>
      </w:r>
      <w:r w:rsidR="00177DF2" w:rsidRPr="004E614C">
        <w:rPr>
          <w:lang w:eastAsia="zh-CN"/>
        </w:rPr>
        <w:fldChar w:fldCharType="end"/>
      </w:r>
      <w:r w:rsidR="00177DF2" w:rsidRPr="004E614C">
        <w:rPr>
          <w:lang w:eastAsia="zh-CN"/>
        </w:rPr>
        <w:t xml:space="preserve"> </w:t>
      </w:r>
      <w:r w:rsidRPr="00F677AC">
        <w:rPr>
          <w:rFonts w:hint="eastAsia"/>
          <w:lang w:eastAsia="zh-CN"/>
        </w:rPr>
        <w:t>发现，越倾向于在社交媒体上与名人进行比较，人们越容易体验到相对剥夺感，从而对生活满意度的评价降低。在此基础上，</w:t>
      </w:r>
      <w:r w:rsidR="003A192D">
        <w:rPr>
          <w:rFonts w:hint="eastAsia"/>
          <w:lang w:eastAsia="zh-CN"/>
        </w:rPr>
        <w:t>本研究</w:t>
      </w:r>
      <w:r w:rsidRPr="00F677AC">
        <w:rPr>
          <w:rFonts w:hint="eastAsia"/>
          <w:lang w:eastAsia="zh-CN"/>
        </w:rPr>
        <w:t>认为，这种社交媒体上的向上比较不仅仅是发生在普通人和名人之间，而且在普通人与普通人之间也可能发生，而且应该更加普遍</w:t>
      </w:r>
      <w:r w:rsidR="00A21020" w:rsidRPr="004E614C">
        <w:rPr>
          <w:rFonts w:hint="eastAsia"/>
          <w:lang w:eastAsia="zh-CN"/>
        </w:rPr>
        <w:t>。</w:t>
      </w:r>
    </w:p>
    <w:p w14:paraId="711862F7" w14:textId="4B887F39" w:rsidR="00A21020" w:rsidRPr="00F677AC" w:rsidRDefault="0016091D" w:rsidP="0016091D">
      <w:pPr>
        <w:pStyle w:val="3"/>
        <w:spacing w:before="180" w:after="180"/>
        <w:rPr>
          <w:lang w:eastAsia="zh-CN"/>
        </w:rPr>
      </w:pPr>
      <w:bookmarkStart w:id="21" w:name="_Toc162021899"/>
      <w:r>
        <w:rPr>
          <w:lang w:eastAsia="zh-CN"/>
        </w:rPr>
        <w:t>2.2</w:t>
      </w:r>
      <w:r w:rsidR="0083451C" w:rsidRPr="00B33092">
        <w:rPr>
          <w:lang w:eastAsia="zh-CN"/>
        </w:rPr>
        <w:t>.</w:t>
      </w:r>
      <w:r w:rsidR="00B12990">
        <w:rPr>
          <w:rFonts w:hint="eastAsia"/>
          <w:lang w:eastAsia="zh-CN"/>
        </w:rPr>
        <w:t>3</w:t>
      </w:r>
      <w:r w:rsidR="001F3A33" w:rsidRPr="00B33092">
        <w:rPr>
          <w:lang w:eastAsia="zh-CN"/>
        </w:rPr>
        <w:t xml:space="preserve"> </w:t>
      </w:r>
      <w:r w:rsidR="00A21020" w:rsidRPr="00B33092">
        <w:rPr>
          <w:lang w:eastAsia="zh-CN"/>
        </w:rPr>
        <w:t>向下比较</w:t>
      </w:r>
      <w:r w:rsidR="00780690" w:rsidRPr="00B33092">
        <w:rPr>
          <w:lang w:eastAsia="zh-CN"/>
        </w:rPr>
        <w:t>产生优越感</w:t>
      </w:r>
      <w:bookmarkEnd w:id="21"/>
    </w:p>
    <w:p w14:paraId="4F7877BF" w14:textId="3C661687" w:rsidR="00780690" w:rsidRPr="004E614C" w:rsidRDefault="00F677AC" w:rsidP="00F677AC">
      <w:pPr>
        <w:ind w:firstLineChars="200" w:firstLine="480"/>
        <w:rPr>
          <w:lang w:eastAsia="zh-CN"/>
        </w:rPr>
      </w:pPr>
      <w:r w:rsidRPr="00F677AC">
        <w:rPr>
          <w:rFonts w:hint="eastAsia"/>
          <w:lang w:eastAsia="zh-CN"/>
        </w:rPr>
        <w:t>向上比较可能会引发一种受到威胁的感觉，因此人们往往会避免这样的比较</w:t>
      </w:r>
      <w:r>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name="Journal Article"&gt;17&lt;/ref-type&gt;&lt;contributors&gt;&lt;authors&gt;&lt;author&gt;Brickman,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4E614C">
        <w:rPr>
          <w:lang w:eastAsia="zh-CN"/>
        </w:rPr>
        <w:fldChar w:fldCharType="separate"/>
      </w:r>
      <w:r w:rsidR="004F78EC" w:rsidRPr="004E614C">
        <w:rPr>
          <w:noProof/>
          <w:lang w:eastAsia="zh-CN"/>
        </w:rPr>
        <w:t>(Brickman &amp; Bulman, 1977)</w:t>
      </w:r>
      <w:r w:rsidR="004F78EC" w:rsidRPr="004E614C">
        <w:rPr>
          <w:lang w:eastAsia="zh-CN"/>
        </w:rPr>
        <w:fldChar w:fldCharType="end"/>
      </w:r>
      <w:r w:rsidR="00351E53">
        <w:rPr>
          <w:rFonts w:hint="eastAsia"/>
          <w:lang w:eastAsia="zh-CN"/>
        </w:rPr>
        <w:t>。</w:t>
      </w:r>
      <w:r w:rsidR="00475657">
        <w:rPr>
          <w:rFonts w:hint="eastAsia"/>
          <w:lang w:eastAsia="zh-CN"/>
        </w:rPr>
        <w:t>例如，</w:t>
      </w:r>
      <w:r w:rsidRPr="00F677AC">
        <w:rPr>
          <w:rFonts w:hint="eastAsia"/>
          <w:lang w:eastAsia="zh-CN"/>
        </w:rPr>
        <w:t>那些在考试中</w:t>
      </w:r>
      <w:r w:rsidR="00475657">
        <w:rPr>
          <w:rFonts w:hint="eastAsia"/>
          <w:lang w:eastAsia="zh-CN"/>
        </w:rPr>
        <w:t>取得较差</w:t>
      </w:r>
      <w:r w:rsidRPr="00F677AC">
        <w:rPr>
          <w:rFonts w:hint="eastAsia"/>
          <w:lang w:eastAsia="zh-CN"/>
        </w:rPr>
        <w:t>成绩的人会尽量避免接触其他取得优异成绩的人的信息，而成绩较好的人则不会有这种趋势</w:t>
      </w:r>
      <w:r w:rsidR="00351E53">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4F78EC" w:rsidRPr="004E614C">
        <w:rPr>
          <w:lang w:eastAsia="zh-CN"/>
        </w:rPr>
        <w:fldChar w:fldCharType="separate"/>
      </w:r>
      <w:r w:rsidR="004F78EC" w:rsidRPr="004E614C">
        <w:rPr>
          <w:noProof/>
          <w:lang w:eastAsia="zh-CN"/>
        </w:rPr>
        <w:t>(Friend &amp; Gilbert, 1973; Wilson &amp; Benner, 1971)</w:t>
      </w:r>
      <w:r w:rsidR="004F78EC" w:rsidRPr="004E614C">
        <w:rPr>
          <w:lang w:eastAsia="zh-CN"/>
        </w:rPr>
        <w:fldChar w:fldCharType="end"/>
      </w:r>
      <w:r w:rsidR="00351E53">
        <w:rPr>
          <w:rFonts w:hint="eastAsia"/>
          <w:lang w:eastAsia="zh-CN"/>
        </w:rPr>
        <w:t>。</w:t>
      </w:r>
      <w:r w:rsidR="002D7F2B">
        <w:rPr>
          <w:rFonts w:hint="eastAsia"/>
          <w:lang w:eastAsia="zh-CN"/>
        </w:rPr>
        <w:t>这些例证表明</w:t>
      </w:r>
      <w:r w:rsidRPr="00F677AC">
        <w:rPr>
          <w:rFonts w:hint="eastAsia"/>
          <w:lang w:eastAsia="zh-CN"/>
        </w:rPr>
        <w:t>，并非所有人都愿意进行向上比较，有时人们也会进行向下比较——即与比自己更差的人进行比较</w:t>
      </w:r>
      <w:r w:rsidR="00C34D7E" w:rsidRPr="004E614C">
        <w:rPr>
          <w:rFonts w:hint="eastAsia"/>
          <w:lang w:eastAsia="zh-CN"/>
        </w:rPr>
        <w:t xml:space="preserve"> </w:t>
      </w:r>
      <w:r w:rsidR="00C34D7E" w:rsidRPr="004E614C">
        <w:rPr>
          <w:lang w:eastAsia="zh-CN"/>
        </w:rPr>
        <w:fldChar w:fldCharType="begin"/>
      </w:r>
      <w:r w:rsidR="00C34D7E" w:rsidRPr="004E614C">
        <w:rPr>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C34D7E" w:rsidRPr="004E614C">
        <w:rPr>
          <w:lang w:eastAsia="zh-CN"/>
        </w:rPr>
        <w:fldChar w:fldCharType="separate"/>
      </w:r>
      <w:r w:rsidR="00C34D7E" w:rsidRPr="004E614C">
        <w:rPr>
          <w:noProof/>
          <w:lang w:eastAsia="zh-CN"/>
        </w:rPr>
        <w:t>(Wilson &amp; Benner, 1971)</w:t>
      </w:r>
      <w:r w:rsidR="00C34D7E" w:rsidRPr="004E614C">
        <w:rPr>
          <w:lang w:eastAsia="zh-CN"/>
        </w:rPr>
        <w:fldChar w:fldCharType="end"/>
      </w:r>
      <w:r>
        <w:rPr>
          <w:rFonts w:hint="eastAsia"/>
          <w:lang w:eastAsia="zh-CN"/>
        </w:rPr>
        <w:t>。</w:t>
      </w:r>
      <w:r w:rsidRPr="00F677AC">
        <w:rPr>
          <w:rFonts w:hint="eastAsia"/>
          <w:lang w:eastAsia="zh-CN"/>
        </w:rPr>
        <w:t>实际上，</w:t>
      </w:r>
      <w:r w:rsidR="00475657">
        <w:rPr>
          <w:rFonts w:hint="eastAsia"/>
          <w:lang w:eastAsia="zh-CN"/>
        </w:rPr>
        <w:t>人们总是想方设法的进行向下比较。比如，</w:t>
      </w:r>
      <w:r w:rsidRPr="00F677AC">
        <w:rPr>
          <w:rFonts w:hint="eastAsia"/>
          <w:lang w:eastAsia="zh-CN"/>
        </w:rPr>
        <w:t>当</w:t>
      </w:r>
      <w:r w:rsidR="002D7F2B">
        <w:rPr>
          <w:rFonts w:hint="eastAsia"/>
          <w:lang w:eastAsia="zh-CN"/>
        </w:rPr>
        <w:t>一个人</w:t>
      </w:r>
      <w:r w:rsidRPr="00F677AC">
        <w:rPr>
          <w:rFonts w:hint="eastAsia"/>
          <w:lang w:eastAsia="zh-CN"/>
        </w:rPr>
        <w:t>与比自己优秀的人进行比较时，</w:t>
      </w:r>
      <w:r w:rsidR="002D7F2B">
        <w:rPr>
          <w:rFonts w:hint="eastAsia"/>
          <w:lang w:eastAsia="zh-CN"/>
        </w:rPr>
        <w:t>他（她）也</w:t>
      </w:r>
      <w:r w:rsidRPr="00F677AC">
        <w:rPr>
          <w:rFonts w:hint="eastAsia"/>
          <w:lang w:eastAsia="zh-CN"/>
        </w:rPr>
        <w:t>会试图找到自己</w:t>
      </w:r>
      <w:r w:rsidR="004461AE">
        <w:rPr>
          <w:rFonts w:hint="eastAsia"/>
          <w:lang w:eastAsia="zh-CN"/>
        </w:rPr>
        <w:t>比</w:t>
      </w:r>
      <w:r w:rsidRPr="00F677AC">
        <w:rPr>
          <w:rFonts w:hint="eastAsia"/>
          <w:lang w:eastAsia="zh-CN"/>
        </w:rPr>
        <w:t>对方</w:t>
      </w:r>
      <w:r w:rsidR="004461AE">
        <w:rPr>
          <w:rFonts w:hint="eastAsia"/>
          <w:lang w:eastAsia="zh-CN"/>
        </w:rPr>
        <w:t>优秀的地方</w:t>
      </w:r>
      <w:r w:rsidRPr="00F677AC">
        <w:rPr>
          <w:rFonts w:hint="eastAsia"/>
          <w:lang w:eastAsia="zh-CN"/>
        </w:rPr>
        <w:t>。更有甚者，</w:t>
      </w:r>
      <w:r w:rsidR="004461AE">
        <w:rPr>
          <w:rFonts w:hint="eastAsia"/>
          <w:lang w:eastAsia="zh-CN"/>
        </w:rPr>
        <w:t>有些人</w:t>
      </w:r>
      <w:r w:rsidRPr="00F677AC">
        <w:rPr>
          <w:rFonts w:hint="eastAsia"/>
          <w:lang w:eastAsia="zh-CN"/>
        </w:rPr>
        <w:t>在进行比较时，会想象一个比自己更糟糕的人作为对比对象</w:t>
      </w:r>
      <w:r>
        <w:rPr>
          <w:rFonts w:hint="eastAsia"/>
          <w:lang w:eastAsia="zh-CN"/>
        </w:rPr>
        <w:t xml:space="preserve"> </w:t>
      </w:r>
      <w:r w:rsidR="00D37AB8" w:rsidRPr="004E614C">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bHM+PC9yZWNvcmQ+PC9DaXRlPjxDaXRlPjxBdXRob3I+QnV1bms8L0F1dGhvcj48WWVhcj4xOTk3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</w:fldData>
        </w:fldChar>
      </w:r>
      <w:r w:rsidR="006D066D">
        <w:rPr>
          <w:lang w:eastAsia="zh-CN"/>
        </w:rPr>
        <w:instrText xml:space="preserve"> ADDIN EN.CITE </w:instrText>
      </w:r>
      <w:r w:rsidR="006D066D">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bHM+PC9yZWNvcmQ+PC9DaXRlPjxDaXRlPjxBdXRob3I+QnV1bms8L0F1dGhvcj48WWVhcj4xOTk3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</w:fldData>
        </w:fldChar>
      </w:r>
      <w:r w:rsidR="006D066D">
        <w:rPr>
          <w:lang w:eastAsia="zh-CN"/>
        </w:rPr>
        <w:instrText xml:space="preserve"> ADDIN EN.CITE.DATA </w:instrText>
      </w:r>
      <w:r w:rsidR="006D066D">
        <w:rPr>
          <w:lang w:eastAsia="zh-CN"/>
        </w:rPr>
      </w:r>
      <w:r w:rsidR="006D066D">
        <w:rPr>
          <w:lang w:eastAsia="zh-CN"/>
        </w:rPr>
        <w:fldChar w:fldCharType="end"/>
      </w:r>
      <w:r w:rsidR="00D37AB8" w:rsidRPr="004E614C">
        <w:rPr>
          <w:lang w:eastAsia="zh-CN"/>
        </w:rPr>
      </w:r>
      <w:r w:rsidR="00D37AB8" w:rsidRPr="004E614C">
        <w:rPr>
          <w:lang w:eastAsia="zh-CN"/>
        </w:rPr>
        <w:fldChar w:fldCharType="separate"/>
      </w:r>
      <w:r w:rsidR="006D066D">
        <w:rPr>
          <w:noProof/>
          <w:lang w:eastAsia="zh-CN"/>
        </w:rPr>
        <w:t>(e.g., Buunk &amp; Ybema, 1995, 1997; Gerrard &amp; Gibbons, 2013; Taylor et al., 1983; Van der Zee et al., 2000; Wills, 1997)</w:t>
      </w:r>
      <w:r w:rsidR="00D37AB8" w:rsidRPr="004E614C">
        <w:rPr>
          <w:lang w:eastAsia="zh-CN"/>
        </w:rPr>
        <w:fldChar w:fldCharType="end"/>
      </w:r>
      <w:r w:rsidR="00780690" w:rsidRPr="004E614C">
        <w:rPr>
          <w:lang w:eastAsia="zh-CN"/>
        </w:rPr>
        <w:t xml:space="preserve">. </w:t>
      </w:r>
    </w:p>
    <w:p w14:paraId="3CE815A8" w14:textId="77777777" w:rsidR="00E80DA5" w:rsidRDefault="00475657" w:rsidP="00B31D97">
      <w:pPr>
        <w:ind w:firstLineChars="200" w:firstLine="480"/>
        <w:rPr>
          <w:lang w:eastAsia="zh-CN"/>
        </w:rPr>
      </w:pPr>
      <w:r>
        <w:rPr>
          <w:rFonts w:hint="eastAsia"/>
          <w:lang w:eastAsia="zh-CN"/>
        </w:rPr>
        <w:t>本文认为，</w:t>
      </w:r>
      <w:r w:rsidR="004461AE">
        <w:rPr>
          <w:rFonts w:hint="eastAsia"/>
          <w:lang w:eastAsia="zh-CN"/>
        </w:rPr>
        <w:t>人们之所以会这么做，是因为</w:t>
      </w:r>
      <w:r w:rsidR="00067A9A" w:rsidRPr="00067A9A">
        <w:rPr>
          <w:rFonts w:hint="eastAsia"/>
          <w:lang w:eastAsia="zh-CN"/>
        </w:rPr>
        <w:t>向下比较常常会带来积极的效果，例如增加人们的自尊和产生自豪感</w:t>
      </w:r>
      <w:r w:rsidR="004461AE">
        <w:rPr>
          <w:rFonts w:hint="eastAsia"/>
          <w:lang w:eastAsia="zh-CN"/>
        </w:rPr>
        <w:t xml:space="preserve"> </w:t>
      </w:r>
      <w:r w:rsidR="0065284E" w:rsidRPr="004E614C">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cmVzc2lvbjogY29tcGFueSZhcG9zO3MgZWZmZWN0IG9uIG1pc2VyeTwvdGl0bGU+PHNlY29uZGFy
eS10aXRsZT5Kb3VybmFsIG9mIHBlcnNvbmFsaXR5IGFuZCBzb2NpYWwgcHN5Y2hvbG9neTwvc2Vj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bHM+PC91cmxzPjwvcmVjb3JkPjwvQ2l0ZT48Q2l0ZT48QXV0aG9yPkdpbGJlcnQ8L0F1dGhvcj48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</w:fldData>
        </w:fldChar>
      </w:r>
      <w:r w:rsidR="006D066D">
        <w:rPr>
          <w:lang w:eastAsia="zh-CN"/>
        </w:rPr>
        <w:instrText xml:space="preserve"> ADDIN EN.CITE </w:instrText>
      </w:r>
      <w:r w:rsidR="006D066D">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cmVzc2lvbjogY29tcGFueSZhcG9zO3MgZWZmZWN0IG9uIG1pc2VyeTwvdGl0bGU+PHNlY29uZGFy
eS10aXRsZT5Kb3VybmFsIG9mIHBlcnNvbmFsaXR5IGFuZCBzb2NpYWwgcHN5Y2hvbG9neTwvc2Vj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bHM+PC91cmxzPjwvcmVjb3JkPjwvQ2l0ZT48Q2l0ZT48QXV0aG9yPkdpbGJlcnQ8L0F1dGhvcj48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</w:fldData>
        </w:fldChar>
      </w:r>
      <w:r w:rsidR="006D066D">
        <w:rPr>
          <w:lang w:eastAsia="zh-CN"/>
        </w:rPr>
        <w:instrText xml:space="preserve"> ADDIN EN.CITE.DATA </w:instrText>
      </w:r>
      <w:r w:rsidR="006D066D">
        <w:rPr>
          <w:lang w:eastAsia="zh-CN"/>
        </w:rPr>
      </w:r>
      <w:r w:rsidR="006D066D">
        <w:rPr>
          <w:lang w:eastAsia="zh-CN"/>
        </w:rPr>
        <w:fldChar w:fldCharType="end"/>
      </w:r>
      <w:r w:rsidR="0065284E" w:rsidRPr="004E614C">
        <w:rPr>
          <w:lang w:eastAsia="zh-CN"/>
        </w:rPr>
      </w:r>
      <w:r w:rsidR="0065284E" w:rsidRPr="004E614C">
        <w:rPr>
          <w:lang w:eastAsia="zh-CN"/>
        </w:rPr>
        <w:fldChar w:fldCharType="separate"/>
      </w:r>
      <w:r w:rsidR="006D066D">
        <w:rPr>
          <w:noProof/>
          <w:lang w:eastAsia="zh-CN"/>
        </w:rPr>
        <w:t>(e.g., Gibbons, 1986; Gilbert et al., 1995; Klein, 1997; Kulik &amp; Gump, 1997; Morse &amp; Gergen, 1970; Wills, 1981)</w:t>
      </w:r>
      <w:r w:rsidR="0065284E" w:rsidRPr="004E614C">
        <w:rPr>
          <w:lang w:eastAsia="zh-CN"/>
        </w:rPr>
        <w:fldChar w:fldCharType="end"/>
      </w:r>
      <w:r>
        <w:rPr>
          <w:rFonts w:hint="eastAsia"/>
          <w:lang w:eastAsia="zh-CN"/>
        </w:rPr>
        <w:t>；提高人们的</w:t>
      </w:r>
      <w:r w:rsidR="00067A9A" w:rsidRPr="00067A9A">
        <w:rPr>
          <w:rFonts w:hint="eastAsia"/>
          <w:lang w:eastAsia="zh-CN"/>
        </w:rPr>
        <w:t>主观幸福感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0065284E" w:rsidRPr="004E614C">
        <w:rPr>
          <w:lang w:eastAsia="zh-CN"/>
        </w:rPr>
        <w:fldChar w:fldCharType="separate"/>
      </w:r>
      <w:r w:rsidR="0065284E" w:rsidRPr="004E614C">
        <w:rPr>
          <w:noProof/>
          <w:lang w:eastAsia="zh-CN"/>
        </w:rPr>
        <w:t>(Wood, 1989)</w:t>
      </w:r>
      <w:r w:rsidR="0065284E" w:rsidRPr="004E614C">
        <w:rPr>
          <w:lang w:eastAsia="zh-CN"/>
        </w:rPr>
        <w:fldChar w:fldCharType="end"/>
      </w:r>
      <w:r w:rsidR="00067A9A">
        <w:rPr>
          <w:rFonts w:hint="eastAsia"/>
          <w:lang w:eastAsia="zh-CN"/>
        </w:rPr>
        <w:t>。</w:t>
      </w:r>
      <w:r w:rsidR="00067A9A" w:rsidRPr="00067A9A">
        <w:rPr>
          <w:rFonts w:hint="eastAsia"/>
          <w:lang w:eastAsia="zh-CN"/>
        </w:rPr>
        <w:t>更有研究发现，相较于不进行向下比较的人，进行</w:t>
      </w:r>
      <w:r w:rsidR="00D918E0">
        <w:rPr>
          <w:rFonts w:hint="eastAsia"/>
          <w:lang w:eastAsia="zh-CN"/>
        </w:rPr>
        <w:t>过</w:t>
      </w:r>
      <w:r w:rsidR="00067A9A" w:rsidRPr="00067A9A">
        <w:rPr>
          <w:rFonts w:hint="eastAsia"/>
          <w:lang w:eastAsia="zh-CN"/>
        </w:rPr>
        <w:t>向下比较的人在未来一年都会感到更加愉快</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00567C59" w:rsidRPr="004E614C">
        <w:rPr>
          <w:lang w:eastAsia="zh-CN"/>
        </w:rPr>
        <w:fldChar w:fldCharType="separate"/>
      </w:r>
      <w:r w:rsidR="00567C59" w:rsidRPr="004E614C">
        <w:rPr>
          <w:noProof/>
          <w:lang w:eastAsia="zh-CN"/>
        </w:rPr>
        <w:t>(Buunk &amp; Ybema, 1995)</w:t>
      </w:r>
      <w:r w:rsidR="00567C59" w:rsidRPr="004E614C">
        <w:rPr>
          <w:lang w:eastAsia="zh-CN"/>
        </w:rPr>
        <w:fldChar w:fldCharType="end"/>
      </w:r>
      <w:r w:rsidR="00067A9A">
        <w:rPr>
          <w:rFonts w:hint="eastAsia"/>
          <w:lang w:eastAsia="zh-CN"/>
        </w:rPr>
        <w:t>。</w:t>
      </w:r>
      <w:r w:rsidR="00700CF9" w:rsidRPr="004E614C">
        <w:rPr>
          <w:rFonts w:hint="eastAsia"/>
          <w:lang w:eastAsia="zh-CN"/>
        </w:rPr>
        <w:t>然而，</w:t>
      </w:r>
      <w:r w:rsidR="00780690" w:rsidRPr="004E614C">
        <w:rPr>
          <w:rFonts w:hint="eastAsia"/>
          <w:lang w:eastAsia="zh-CN"/>
        </w:rPr>
        <w:t>以往很少有研究讨论为什么向下比较会产生这些积极的效果。</w:t>
      </w:r>
    </w:p>
    <w:p w14:paraId="6F270346" w14:textId="1F62AB30" w:rsidR="00B31D97" w:rsidRPr="004E614C" w:rsidRDefault="00D66454" w:rsidP="00E80DA5">
      <w:pPr>
        <w:ind w:firstLineChars="200" w:firstLine="480"/>
        <w:rPr>
          <w:lang w:eastAsia="zh-CN"/>
        </w:rPr>
      </w:pPr>
      <w:r>
        <w:rPr>
          <w:rFonts w:hint="eastAsia"/>
          <w:lang w:eastAsia="zh-CN"/>
        </w:rPr>
        <w:t>本研究认为，这是因为人们期望在向下比较中感受到了优越感。</w:t>
      </w:r>
      <w:r w:rsidR="00B31D97">
        <w:rPr>
          <w:rFonts w:hint="eastAsia"/>
          <w:lang w:eastAsia="zh-CN"/>
        </w:rPr>
        <w:t>首先，我们依据幽默理论来解释这个过程。</w:t>
      </w:r>
      <w:r w:rsidR="00B31D97" w:rsidRPr="0032532B">
        <w:rPr>
          <w:rFonts w:hint="eastAsia"/>
          <w:lang w:eastAsia="zh-CN"/>
        </w:rPr>
        <w:t>幽默理论是三种幽默理论之一，它认为</w:t>
      </w:r>
      <w:r w:rsidR="00B31D97">
        <w:rPr>
          <w:rFonts w:hint="eastAsia"/>
          <w:lang w:eastAsia="zh-CN"/>
        </w:rPr>
        <w:t>人们</w:t>
      </w:r>
      <w:r w:rsidR="00B31D97" w:rsidRPr="0032532B">
        <w:rPr>
          <w:rFonts w:hint="eastAsia"/>
          <w:lang w:eastAsia="zh-CN"/>
        </w:rPr>
        <w:t>为什么会</w:t>
      </w:r>
      <w:r w:rsidR="00B31D97">
        <w:rPr>
          <w:rFonts w:hint="eastAsia"/>
          <w:lang w:eastAsia="zh-CN"/>
        </w:rPr>
        <w:t>发</w:t>
      </w:r>
      <w:r w:rsidR="00B31D97" w:rsidRPr="0032532B">
        <w:rPr>
          <w:rFonts w:hint="eastAsia"/>
          <w:lang w:eastAsia="zh-CN"/>
        </w:rPr>
        <w:t>笑是因为在与某个对象的比较中产生了优越感</w:t>
      </w:r>
      <w:r w:rsidR="00B31D97" w:rsidRPr="004E614C">
        <w:rPr>
          <w:lang w:eastAsia="zh-CN"/>
        </w:rPr>
        <w:t xml:space="preserve"> </w:t>
      </w:r>
      <w:r w:rsidR="00B31D97" w:rsidRPr="004E614C">
        <w:rPr>
          <w:lang w:eastAsia="zh-CN"/>
        </w:rPr>
        <w:fldChar w:fldCharType="begin"/>
      </w:r>
      <w:r w:rsidR="00B31D97" w:rsidRPr="004E614C">
        <w:rPr>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record&gt;&lt;/Cite&gt;&lt;/EndNote&gt;</w:instrText>
      </w:r>
      <w:r w:rsidR="00B31D97" w:rsidRPr="004E614C">
        <w:rPr>
          <w:lang w:eastAsia="zh-CN"/>
        </w:rPr>
        <w:fldChar w:fldCharType="separate"/>
      </w:r>
      <w:r w:rsidR="00B31D97" w:rsidRPr="004E614C">
        <w:rPr>
          <w:noProof/>
          <w:lang w:eastAsia="zh-CN"/>
        </w:rPr>
        <w:t>(Lintott, 2016)</w:t>
      </w:r>
      <w:r w:rsidR="00B31D97" w:rsidRPr="004E614C">
        <w:rPr>
          <w:lang w:eastAsia="zh-CN"/>
        </w:rPr>
        <w:fldChar w:fldCharType="end"/>
      </w:r>
      <w:r w:rsidR="00B31D97">
        <w:rPr>
          <w:rFonts w:hint="eastAsia"/>
          <w:lang w:eastAsia="zh-CN"/>
        </w:rPr>
        <w:t>。</w:t>
      </w:r>
      <w:r w:rsidR="00B31D97" w:rsidRPr="0032532B">
        <w:rPr>
          <w:rFonts w:hint="eastAsia"/>
          <w:lang w:eastAsia="zh-CN"/>
        </w:rPr>
        <w:t>亚里士多德也曾说过，</w:t>
      </w:r>
      <w:r w:rsidR="00B31D97">
        <w:rPr>
          <w:rFonts w:hint="eastAsia"/>
          <w:lang w:eastAsia="zh-CN"/>
        </w:rPr>
        <w:t>“我们</w:t>
      </w:r>
      <w:r w:rsidR="00B31D97" w:rsidRPr="0032532B">
        <w:rPr>
          <w:rFonts w:hint="eastAsia"/>
          <w:lang w:eastAsia="zh-CN"/>
        </w:rPr>
        <w:t>会嘲笑劣等或丑陋的人，是因为在与他们的比较中感到了优越，从而感到高兴</w:t>
      </w:r>
      <w:r w:rsidR="00B31D97">
        <w:rPr>
          <w:rFonts w:hint="eastAsia"/>
          <w:lang w:eastAsia="zh-CN"/>
        </w:rPr>
        <w:t>”。向下</w:t>
      </w:r>
      <w:r w:rsidR="00B31D97" w:rsidRPr="00160C07">
        <w:rPr>
          <w:rFonts w:hint="eastAsia"/>
          <w:lang w:eastAsia="zh-CN"/>
        </w:rPr>
        <w:t>比较会让</w:t>
      </w:r>
      <w:r w:rsidR="00B31D97">
        <w:rPr>
          <w:rFonts w:hint="eastAsia"/>
          <w:lang w:eastAsia="zh-CN"/>
        </w:rPr>
        <w:t>人们</w:t>
      </w:r>
      <w:r w:rsidR="00B31D97" w:rsidRPr="00160C07">
        <w:rPr>
          <w:rFonts w:hint="eastAsia"/>
          <w:lang w:eastAsia="zh-CN"/>
        </w:rPr>
        <w:t>产生一种优越感，而这种优越感正是幽默产生的基础。例如，</w:t>
      </w:r>
      <w:r w:rsidR="00B31D97">
        <w:rPr>
          <w:rFonts w:hint="eastAsia"/>
          <w:lang w:eastAsia="zh-CN"/>
        </w:rPr>
        <w:t>当人们</w:t>
      </w:r>
      <w:r w:rsidR="00B31D97" w:rsidRPr="00160C07">
        <w:rPr>
          <w:rFonts w:hint="eastAsia"/>
          <w:lang w:eastAsia="zh-CN"/>
        </w:rPr>
        <w:t>看到一个小丑滑倒</w:t>
      </w:r>
      <w:r w:rsidR="00B31D97">
        <w:rPr>
          <w:rFonts w:hint="eastAsia"/>
          <w:lang w:eastAsia="zh-CN"/>
        </w:rPr>
        <w:t>时</w:t>
      </w:r>
      <w:r w:rsidR="00B31D97" w:rsidRPr="00160C07">
        <w:rPr>
          <w:rFonts w:hint="eastAsia"/>
          <w:lang w:eastAsia="zh-CN"/>
        </w:rPr>
        <w:t>会觉得好笑，因为</w:t>
      </w:r>
      <w:r w:rsidR="00B31D97">
        <w:rPr>
          <w:rFonts w:hint="eastAsia"/>
          <w:lang w:eastAsia="zh-CN"/>
        </w:rPr>
        <w:t>人们</w:t>
      </w:r>
      <w:r w:rsidR="00B31D97" w:rsidRPr="00160C07">
        <w:rPr>
          <w:rFonts w:hint="eastAsia"/>
          <w:lang w:eastAsia="zh-CN"/>
        </w:rPr>
        <w:t>认为自己不会犯如此愚蠢的错误。</w:t>
      </w:r>
      <w:r w:rsidR="00B31D97">
        <w:rPr>
          <w:rFonts w:hint="eastAsia"/>
          <w:lang w:eastAsia="zh-CN"/>
        </w:rPr>
        <w:t>其次，我们依据犯错误效应来解释这个过程。</w:t>
      </w:r>
      <w:r w:rsidR="00B31D97" w:rsidRPr="0032532B">
        <w:rPr>
          <w:rFonts w:hint="eastAsia"/>
          <w:lang w:eastAsia="zh-CN"/>
        </w:rPr>
        <w:t>犯错误效应指的是</w:t>
      </w:r>
      <w:r w:rsidR="00B31D97">
        <w:rPr>
          <w:rFonts w:hint="eastAsia"/>
          <w:lang w:eastAsia="zh-CN"/>
        </w:rPr>
        <w:t>，“</w:t>
      </w:r>
      <w:r w:rsidR="00B31D97" w:rsidRPr="0032532B">
        <w:rPr>
          <w:rFonts w:hint="eastAsia"/>
          <w:lang w:eastAsia="zh-CN"/>
        </w:rPr>
        <w:t>一个优秀的人如果犯了小错误，反而更受人喜爱</w:t>
      </w:r>
      <w:r w:rsidR="00B31D97">
        <w:rPr>
          <w:rFonts w:hint="eastAsia"/>
          <w:lang w:eastAsia="zh-CN"/>
        </w:rPr>
        <w:t xml:space="preserve"> </w:t>
      </w:r>
      <w:r w:rsidR="00B31D97" w:rsidRPr="004E614C">
        <w:rPr>
          <w:lang w:eastAsia="zh-CN"/>
        </w:rPr>
        <w:fldChar w:fldCharType="begin"/>
      </w:r>
      <w:r w:rsidR="00B31D97" w:rsidRPr="004E614C">
        <w:rPr>
          <w:lang w:eastAsia="zh-CN"/>
        </w:rPr>
        <w:instrText xml:space="preserve"> ADDIN EN.CITE &lt;EndNote&gt;&lt;Cite&gt;&lt;Author&gt;Aronson&lt;/Author&gt;&lt;Year&gt;1966&lt;/Year&gt;&lt;RecNum&gt;4&lt;/RecNum&gt;&lt;DisplayText&gt;(Aronson et al.,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record&gt;&lt;/Cite&gt;&lt;/EndNote&gt;</w:instrText>
      </w:r>
      <w:r w:rsidR="00B31D97" w:rsidRPr="004E614C">
        <w:rPr>
          <w:lang w:eastAsia="zh-CN"/>
        </w:rPr>
        <w:fldChar w:fldCharType="separate"/>
      </w:r>
      <w:r w:rsidR="00B31D97" w:rsidRPr="004E614C">
        <w:rPr>
          <w:noProof/>
          <w:lang w:eastAsia="zh-CN"/>
        </w:rPr>
        <w:t>(Aronson et al., 1966)</w:t>
      </w:r>
      <w:r w:rsidR="00B31D97" w:rsidRPr="004E614C">
        <w:rPr>
          <w:lang w:eastAsia="zh-CN"/>
        </w:rPr>
        <w:fldChar w:fldCharType="end"/>
      </w:r>
      <w:r w:rsidR="00B31D97">
        <w:rPr>
          <w:rFonts w:hint="eastAsia"/>
          <w:lang w:eastAsia="zh-CN"/>
        </w:rPr>
        <w:t>”。本研究认为，当其他人</w:t>
      </w:r>
      <w:r w:rsidR="00B31D97" w:rsidRPr="00160C07">
        <w:rPr>
          <w:rFonts w:hint="eastAsia"/>
          <w:lang w:eastAsia="zh-CN"/>
        </w:rPr>
        <w:t>看到一个优秀的人犯错时，会进行一种向下比较，认为即使是优秀的人也会犯错，而自己犯错也并非不可接受。这种比较可以减轻</w:t>
      </w:r>
      <w:r w:rsidR="00B31D97">
        <w:rPr>
          <w:rFonts w:hint="eastAsia"/>
          <w:lang w:eastAsia="zh-CN"/>
        </w:rPr>
        <w:t>人们</w:t>
      </w:r>
      <w:r w:rsidR="00B31D97" w:rsidRPr="00160C07">
        <w:rPr>
          <w:rFonts w:hint="eastAsia"/>
          <w:lang w:eastAsia="zh-CN"/>
        </w:rPr>
        <w:t>对自己犯错的压力，让</w:t>
      </w:r>
      <w:r w:rsidR="00B31D97">
        <w:rPr>
          <w:rFonts w:hint="eastAsia"/>
          <w:lang w:eastAsia="zh-CN"/>
        </w:rPr>
        <w:t>人们</w:t>
      </w:r>
      <w:r w:rsidR="00B31D97" w:rsidRPr="00160C07">
        <w:rPr>
          <w:rFonts w:hint="eastAsia"/>
          <w:lang w:eastAsia="zh-CN"/>
        </w:rPr>
        <w:t>更坦然地接受自己的缺点</w:t>
      </w:r>
      <w:r w:rsidR="00B31D97" w:rsidRPr="0032532B">
        <w:rPr>
          <w:rFonts w:hint="eastAsia"/>
          <w:lang w:eastAsia="zh-CN"/>
        </w:rPr>
        <w:t>。</w:t>
      </w:r>
    </w:p>
    <w:p w14:paraId="548BDC22" w14:textId="46B586D9" w:rsidR="00446ABE" w:rsidRDefault="00446ABE" w:rsidP="00D66454">
      <w:pPr>
        <w:ind w:firstLineChars="200" w:firstLine="480"/>
        <w:rPr>
          <w:lang w:eastAsia="zh-CN"/>
        </w:rPr>
      </w:pPr>
    </w:p>
    <w:p w14:paraId="25D04028" w14:textId="68583B36" w:rsidR="001F0D4F" w:rsidRPr="00B33092" w:rsidRDefault="0016091D" w:rsidP="0016091D">
      <w:pPr>
        <w:pStyle w:val="3"/>
        <w:spacing w:before="180" w:after="180"/>
        <w:rPr>
          <w:lang w:eastAsia="zh-CN"/>
        </w:rPr>
      </w:pPr>
      <w:bookmarkStart w:id="22" w:name="_Toc162021900"/>
      <w:r>
        <w:rPr>
          <w:lang w:eastAsia="zh-CN"/>
        </w:rPr>
        <w:t>2.2.</w:t>
      </w:r>
      <w:r w:rsidR="00B12990">
        <w:rPr>
          <w:rFonts w:hint="eastAsia"/>
          <w:lang w:eastAsia="zh-CN"/>
        </w:rPr>
        <w:t>4</w:t>
      </w:r>
      <w:r w:rsidR="001F3A33" w:rsidRPr="00B33092">
        <w:rPr>
          <w:lang w:eastAsia="zh-CN"/>
        </w:rPr>
        <w:t xml:space="preserve"> </w:t>
      </w:r>
      <w:r w:rsidR="006D0E0D">
        <w:rPr>
          <w:rFonts w:hint="eastAsia"/>
          <w:lang w:eastAsia="zh-CN"/>
        </w:rPr>
        <w:t>感知到的</w:t>
      </w:r>
      <w:r w:rsidR="001F0D4F" w:rsidRPr="00B33092">
        <w:rPr>
          <w:rFonts w:hint="eastAsia"/>
          <w:lang w:eastAsia="zh-CN"/>
        </w:rPr>
        <w:t>优越感</w:t>
      </w:r>
      <w:r w:rsidR="006D0E0D">
        <w:rPr>
          <w:rFonts w:hint="eastAsia"/>
          <w:lang w:eastAsia="zh-CN"/>
        </w:rPr>
        <w:t>提升对</w:t>
      </w:r>
      <w:r w:rsidR="001F0D4F" w:rsidRPr="00B33092">
        <w:rPr>
          <w:rFonts w:hint="eastAsia"/>
          <w:lang w:eastAsia="zh-CN"/>
        </w:rPr>
        <w:t>生活满意度</w:t>
      </w:r>
      <w:r w:rsidR="006D0E0D">
        <w:rPr>
          <w:rFonts w:hint="eastAsia"/>
          <w:lang w:eastAsia="zh-CN"/>
        </w:rPr>
        <w:t>的评价</w:t>
      </w:r>
      <w:bookmarkEnd w:id="22"/>
    </w:p>
    <w:p w14:paraId="6AF13B43" w14:textId="11387505" w:rsidR="00826748" w:rsidRPr="004E614C" w:rsidRDefault="00D66454" w:rsidP="00BF7A87">
      <w:pPr>
        <w:ind w:firstLineChars="200" w:firstLine="480"/>
        <w:rPr>
          <w:lang w:eastAsia="zh-CN"/>
        </w:rPr>
      </w:pPr>
      <w:r>
        <w:rPr>
          <w:rFonts w:hint="eastAsia"/>
          <w:lang w:eastAsia="zh-CN"/>
        </w:rPr>
        <w:t>正如前文所述，本研究认为</w:t>
      </w:r>
      <w:r w:rsidR="00BD72E5">
        <w:rPr>
          <w:rFonts w:hint="eastAsia"/>
          <w:lang w:eastAsia="zh-CN"/>
        </w:rPr>
        <w:t>，</w:t>
      </w:r>
      <w:r w:rsidR="00BD72E5" w:rsidRPr="0032532B">
        <w:rPr>
          <w:rFonts w:hint="eastAsia"/>
          <w:lang w:eastAsia="zh-CN"/>
        </w:rPr>
        <w:t>在进行向下比较时，</w:t>
      </w:r>
      <w:r w:rsidR="0032532B" w:rsidRPr="0032532B">
        <w:rPr>
          <w:rFonts w:hint="eastAsia"/>
          <w:lang w:eastAsia="zh-CN"/>
        </w:rPr>
        <w:t>人们会产生优越感，认为被比较者没有自己所拥有的东西。</w:t>
      </w:r>
      <w:r>
        <w:rPr>
          <w:rFonts w:hint="eastAsia"/>
          <w:lang w:eastAsia="zh-CN"/>
        </w:rPr>
        <w:t>本文是第一次引入感知到的优越感来解释社会比较的过程及其影响。</w:t>
      </w:r>
      <w:r w:rsidR="0032532B" w:rsidRPr="0032532B">
        <w:rPr>
          <w:rFonts w:hint="eastAsia"/>
          <w:lang w:eastAsia="zh-CN"/>
        </w:rPr>
        <w:t>类似于相对剥夺感，</w:t>
      </w:r>
      <w:r w:rsidR="003A192D">
        <w:rPr>
          <w:rFonts w:hint="eastAsia"/>
          <w:lang w:eastAsia="zh-CN"/>
        </w:rPr>
        <w:t>本研究</w:t>
      </w:r>
      <w:r w:rsidR="0032532B" w:rsidRPr="0032532B">
        <w:rPr>
          <w:rFonts w:hint="eastAsia"/>
          <w:lang w:eastAsia="zh-CN"/>
        </w:rPr>
        <w:t>认为，当人们在比较中发现自己相较于其他人更为优越时，可能对自己的评价更高，因此对生活满意度的评价也更高。</w:t>
      </w:r>
      <w:r w:rsidR="0032532B">
        <w:rPr>
          <w:rFonts w:hint="eastAsia"/>
          <w:lang w:eastAsia="zh-CN"/>
        </w:rPr>
        <w:t>正如</w:t>
      </w:r>
      <w:r w:rsidR="0032532B" w:rsidRPr="0032532B">
        <w:rPr>
          <w:rFonts w:hint="eastAsia"/>
          <w:lang w:eastAsia="zh-CN"/>
        </w:rPr>
        <w:t>一项经验研究</w:t>
      </w:r>
      <w:r w:rsidR="0032532B">
        <w:rPr>
          <w:rFonts w:hint="eastAsia"/>
          <w:lang w:eastAsia="zh-CN"/>
        </w:rPr>
        <w:t>的结果</w:t>
      </w:r>
      <w:r w:rsidR="0032532B" w:rsidRPr="0032532B">
        <w:rPr>
          <w:rFonts w:hint="eastAsia"/>
          <w:lang w:eastAsia="zh-CN"/>
        </w:rPr>
        <w:t>，大多数人倾向于认为自己处于平均值以上</w:t>
      </w:r>
      <w:r>
        <w:rPr>
          <w:rFonts w:hint="eastAsia"/>
          <w:lang w:eastAsia="zh-CN"/>
        </w:rPr>
        <w:t xml:space="preserve"> </w:t>
      </w:r>
      <w:r>
        <w:rPr>
          <w:lang w:eastAsia="zh-CN"/>
        </w:rPr>
        <w:fldChar w:fldCharType="begin"/>
      </w:r>
      <w:r>
        <w:rPr>
          <w:lang w:eastAsia="zh-CN"/>
        </w:rPr>
        <w:instrText xml:space="preserve"> ADDIN EN.CITE &lt;EndNote&gt;&lt;Cite&gt;&lt;Author&gt;Alicke&lt;/Author&gt;&lt;Year&gt;2005&lt;/Year&gt;&lt;RecNum&gt;178&lt;/RecNum&gt;&lt;DisplayText&gt;(Alicke &amp;amp; Govorun, 2005)&lt;/DisplayText&gt;&lt;record&gt;&lt;rec-number&gt;178&lt;/rec-number&gt;&lt;foreign-keys&gt;&lt;key app="EN" db-id="25zwtzd2ipsxxpedr5u5fe2as9wdf5twxw0s" timestamp="1711005162"&gt;178&lt;/key&gt;&lt;/foreign-keys&gt;&lt;ref-type name="Journal Article"&gt;17&lt;/ref-type&gt;&lt;contributors&gt;&lt;authors&gt;&lt;author&gt;Alicke, Mark D&lt;/author&gt;&lt;author&gt;Govorun, Olesya&lt;/author&gt;&lt;/authors&gt;&lt;/contributors&gt;&lt;titles&gt;&lt;title&gt;The better-than-average effect&lt;/title&gt;&lt;secondary-title&gt;The self in social judgment&lt;/secondary-title&gt;&lt;/titles&gt;&lt;periodical&gt;&lt;full-title&gt;The self in social judgment&lt;/full-title&gt;&lt;/periodical&gt;&lt;pages&gt;85-106&lt;/pages&gt;&lt;volume&gt;1&lt;/volume&gt;&lt;number&gt;5&lt;/number&gt;&lt;dates&gt;&lt;year&gt;2005&lt;/year&gt;&lt;/dates&gt;&lt;urls&gt;&lt;/urls&gt;&lt;/record&gt;&lt;/Cite&gt;&lt;/EndNote&gt;</w:instrText>
      </w:r>
      <w:r>
        <w:rPr>
          <w:lang w:eastAsia="zh-CN"/>
        </w:rPr>
        <w:fldChar w:fldCharType="separate"/>
      </w:r>
      <w:r>
        <w:rPr>
          <w:noProof/>
          <w:lang w:eastAsia="zh-CN"/>
        </w:rPr>
        <w:t>(Alicke &amp; Govorun, 2005)</w:t>
      </w:r>
      <w:r>
        <w:rPr>
          <w:lang w:eastAsia="zh-CN"/>
        </w:rPr>
        <w:fldChar w:fldCharType="end"/>
      </w:r>
      <w:r w:rsidR="0032532B" w:rsidRPr="0032532B">
        <w:rPr>
          <w:rFonts w:hint="eastAsia"/>
          <w:lang w:eastAsia="zh-CN"/>
        </w:rPr>
        <w:t>，即认为自己相较于大多数人</w:t>
      </w:r>
      <w:r w:rsidR="004461AE">
        <w:rPr>
          <w:rFonts w:hint="eastAsia"/>
          <w:lang w:eastAsia="zh-CN"/>
        </w:rPr>
        <w:t>是</w:t>
      </w:r>
      <w:r w:rsidR="0032532B" w:rsidRPr="0032532B">
        <w:rPr>
          <w:rFonts w:hint="eastAsia"/>
          <w:lang w:eastAsia="zh-CN"/>
        </w:rPr>
        <w:t>更为优越</w:t>
      </w:r>
      <w:r w:rsidR="004461AE">
        <w:rPr>
          <w:rFonts w:hint="eastAsia"/>
          <w:lang w:eastAsia="zh-CN"/>
        </w:rPr>
        <w:t>的</w:t>
      </w:r>
      <w:r w:rsidR="0032532B" w:rsidRPr="0032532B">
        <w:rPr>
          <w:rFonts w:hint="eastAsia"/>
          <w:lang w:eastAsia="zh-CN"/>
        </w:rPr>
        <w:t>，这种优越感被认为是个体产生主观幸福感的关键</w:t>
      </w:r>
      <w:r w:rsidR="00400151" w:rsidRPr="004E614C">
        <w:rPr>
          <w:rFonts w:hint="eastAsia"/>
          <w:lang w:eastAsia="zh-CN"/>
        </w:rPr>
        <w:t xml:space="preserve"> </w:t>
      </w:r>
      <w:r w:rsidR="00B44439" w:rsidRPr="004E614C">
        <w:rPr>
          <w:lang w:eastAsia="zh-CN"/>
        </w:rPr>
        <w:fldChar w:fldCharType="begin"/>
      </w:r>
      <w:r w:rsidR="00B44439" w:rsidRPr="004E614C">
        <w:rPr>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B44439" w:rsidRPr="004E614C">
        <w:rPr>
          <w:lang w:eastAsia="zh-CN"/>
        </w:rPr>
        <w:fldChar w:fldCharType="separate"/>
      </w:r>
      <w:r w:rsidR="00B44439" w:rsidRPr="004E614C">
        <w:rPr>
          <w:noProof/>
          <w:lang w:eastAsia="zh-CN"/>
        </w:rPr>
        <w:t>(Headey &amp; Wearing, 1988)</w:t>
      </w:r>
      <w:r w:rsidR="00B44439" w:rsidRPr="004E614C">
        <w:rPr>
          <w:lang w:eastAsia="zh-CN"/>
        </w:rPr>
        <w:fldChar w:fldCharType="end"/>
      </w:r>
      <w:r w:rsidR="0032532B">
        <w:rPr>
          <w:rFonts w:hint="eastAsia"/>
          <w:lang w:eastAsia="zh-CN"/>
        </w:rPr>
        <w:t>。</w:t>
      </w:r>
      <w:r w:rsidR="00750692">
        <w:rPr>
          <w:rFonts w:hint="eastAsia"/>
          <w:lang w:eastAsia="zh-CN"/>
        </w:rPr>
        <w:t>一项关于收入和生活满意度的研究中也揭示了优越感与生活满意度之间的正向关系。该研究发现，是收入的相对水平，而不是绝对水平影响了人们对于生活满意度的评价</w:t>
      </w:r>
      <w:r w:rsidR="00750692">
        <w:rPr>
          <w:rFonts w:hint="eastAsia"/>
          <w:lang w:eastAsia="zh-CN"/>
        </w:rPr>
        <w:t xml:space="preserve"> </w:t>
      </w:r>
      <w:r w:rsidR="00750692">
        <w:rPr>
          <w:lang w:eastAsia="zh-CN"/>
        </w:rPr>
        <w:fldChar w:fldCharType="begin"/>
      </w:r>
      <w:r w:rsidR="00750692">
        <w:rPr>
          <w:lang w:eastAsia="zh-CN"/>
        </w:rPr>
        <w:instrText xml:space="preserve"> ADDIN EN.CITE &lt;EndNote&gt;&lt;Cite&gt;&lt;Author&gt;Wolbring&lt;/Author&gt;&lt;Year&gt;2013&lt;/Year&gt;&lt;RecNum&gt;204&lt;/RecNum&gt;&lt;DisplayText&gt;(Wolbring et al., 2013)&lt;/DisplayText&gt;&lt;record&gt;&lt;rec-number&gt;204&lt;/rec-number&gt;&lt;foreign-keys&gt;&lt;key app="EN" db-id="25zwtzd2ipsxxpedr5u5fe2as9wdf5twxw0s" timestamp="1711097604"&gt;204&lt;/key&gt;&lt;/foreign-keys&gt;&lt;ref-type name="Journal Article"&gt;17&lt;/ref-type&gt;&lt;contributors&gt;&lt;authors&gt;&lt;author&gt;Wolbring, Tobias&lt;/author&gt;&lt;author&gt;Keuschnigg, Marc&lt;/author&gt;&lt;author&gt;Negele, Eva&lt;/author&gt;&lt;/authors&gt;&lt;/contributors&gt;&lt;titles&gt;&lt;title&gt;Needs, comparisons, and adaptation: The importance of relative income for life satisfaction&lt;/title&gt;&lt;secondary-title&gt;European sociological review&lt;/secondary-title&gt;&lt;/titles&gt;&lt;periodical&gt;&lt;full-title&gt;European sociological review&lt;/full-title&gt;&lt;/periodical&gt;&lt;pages&gt;86-104&lt;/pages&gt;&lt;volume&gt;29&lt;/volume&gt;&lt;number&gt;1&lt;/number&gt;&lt;dates&gt;&lt;year&gt;2013&lt;/year&gt;&lt;/dates&gt;&lt;isbn&gt;1468-2672&lt;/isbn&gt;&lt;urls&gt;&lt;/urls&gt;&lt;/record&gt;&lt;/Cite&gt;&lt;/EndNote&gt;</w:instrText>
      </w:r>
      <w:r w:rsidR="00750692">
        <w:rPr>
          <w:lang w:eastAsia="zh-CN"/>
        </w:rPr>
        <w:fldChar w:fldCharType="separate"/>
      </w:r>
      <w:r w:rsidR="00750692">
        <w:rPr>
          <w:noProof/>
          <w:lang w:eastAsia="zh-CN"/>
        </w:rPr>
        <w:t>(Wolbring et al., 2013)</w:t>
      </w:r>
      <w:r w:rsidR="00750692">
        <w:rPr>
          <w:lang w:eastAsia="zh-CN"/>
        </w:rPr>
        <w:fldChar w:fldCharType="end"/>
      </w:r>
      <w:r w:rsidR="00750692">
        <w:rPr>
          <w:rFonts w:hint="eastAsia"/>
          <w:lang w:eastAsia="zh-CN"/>
        </w:rPr>
        <w:t>。</w:t>
      </w:r>
      <w:r w:rsidR="007F1DE2">
        <w:rPr>
          <w:rFonts w:hint="eastAsia"/>
          <w:lang w:eastAsia="zh-CN"/>
        </w:rPr>
        <w:t>换句话说，是和他人收入对比中产生的相对优势，而不是对自己收入绝对水平的评估，影响了人们对于生活满意度的评价。总的来说</w:t>
      </w:r>
      <w:r w:rsidR="0032532B" w:rsidRPr="0032532B">
        <w:rPr>
          <w:rFonts w:hint="eastAsia"/>
          <w:lang w:eastAsia="zh-CN"/>
        </w:rPr>
        <w:t>，</w:t>
      </w:r>
      <w:r w:rsidR="003A192D">
        <w:rPr>
          <w:rFonts w:hint="eastAsia"/>
          <w:lang w:eastAsia="zh-CN"/>
        </w:rPr>
        <w:t>本研究</w:t>
      </w:r>
      <w:r w:rsidR="0032532B" w:rsidRPr="0032532B">
        <w:rPr>
          <w:rFonts w:hint="eastAsia"/>
          <w:lang w:eastAsia="zh-CN"/>
        </w:rPr>
        <w:t>认为，</w:t>
      </w:r>
      <w:r w:rsidR="007F1DE2">
        <w:rPr>
          <w:rFonts w:hint="eastAsia"/>
          <w:lang w:eastAsia="zh-CN"/>
        </w:rPr>
        <w:t>当人们在比较中体验到优势，产生了优越感</w:t>
      </w:r>
      <w:r w:rsidR="00B33242">
        <w:rPr>
          <w:rFonts w:hint="eastAsia"/>
          <w:lang w:eastAsia="zh-CN"/>
        </w:rPr>
        <w:t>，</w:t>
      </w:r>
      <w:r w:rsidR="007F1DE2">
        <w:rPr>
          <w:rFonts w:hint="eastAsia"/>
          <w:lang w:eastAsia="zh-CN"/>
        </w:rPr>
        <w:t>则会对</w:t>
      </w:r>
      <w:r w:rsidR="00B33242">
        <w:rPr>
          <w:rFonts w:hint="eastAsia"/>
          <w:lang w:eastAsia="zh-CN"/>
        </w:rPr>
        <w:t>生活满意度的评价有所提升</w:t>
      </w:r>
      <w:r w:rsidR="0032532B" w:rsidRPr="0032532B">
        <w:rPr>
          <w:rFonts w:hint="eastAsia"/>
          <w:lang w:eastAsia="zh-CN"/>
        </w:rPr>
        <w:t>。</w:t>
      </w:r>
    </w:p>
    <w:p w14:paraId="066A1559" w14:textId="37CB5371" w:rsidR="00826748" w:rsidRPr="00B33092" w:rsidRDefault="0016091D" w:rsidP="007C3DE2">
      <w:pPr>
        <w:pStyle w:val="3"/>
        <w:spacing w:before="180" w:after="180"/>
        <w:rPr>
          <w:lang w:eastAsia="zh-CN"/>
        </w:rPr>
      </w:pPr>
      <w:bookmarkStart w:id="23" w:name="_Toc162021901"/>
      <w:r>
        <w:rPr>
          <w:lang w:eastAsia="zh-CN"/>
        </w:rPr>
        <w:t>2.</w:t>
      </w:r>
      <w:r w:rsidR="00B12990">
        <w:rPr>
          <w:rFonts w:hint="eastAsia"/>
          <w:lang w:eastAsia="zh-CN"/>
        </w:rPr>
        <w:t>2.5</w:t>
      </w:r>
      <w:r w:rsidR="001F3A33" w:rsidRPr="00B33092">
        <w:rPr>
          <w:lang w:eastAsia="zh-CN"/>
        </w:rPr>
        <w:t xml:space="preserve"> </w:t>
      </w:r>
      <w:r w:rsidR="00826748" w:rsidRPr="00B33092">
        <w:rPr>
          <w:rFonts w:hint="eastAsia"/>
          <w:lang w:eastAsia="zh-CN"/>
        </w:rPr>
        <w:t>社会比较倾向</w:t>
      </w:r>
      <w:r w:rsidR="00614842">
        <w:rPr>
          <w:rFonts w:hint="eastAsia"/>
          <w:lang w:eastAsia="zh-CN"/>
        </w:rPr>
        <w:t>的调节作用</w:t>
      </w:r>
      <w:bookmarkEnd w:id="23"/>
    </w:p>
    <w:p w14:paraId="52A82A76" w14:textId="0A01CE3F" w:rsidR="0016091D" w:rsidRDefault="008B6D7C" w:rsidP="00A14DD1">
      <w:pPr>
        <w:ind w:firstLineChars="200" w:firstLine="480"/>
        <w:rPr>
          <w:lang w:eastAsia="zh-CN"/>
        </w:rPr>
      </w:pPr>
      <w:r w:rsidRPr="008B6D7C">
        <w:rPr>
          <w:rFonts w:hint="eastAsia"/>
          <w:lang w:eastAsia="zh-CN"/>
        </w:rPr>
        <w:t>在前文中，</w:t>
      </w:r>
      <w:r w:rsidR="003A192D">
        <w:rPr>
          <w:rFonts w:hint="eastAsia"/>
          <w:lang w:eastAsia="zh-CN"/>
        </w:rPr>
        <w:t>本研究</w:t>
      </w:r>
      <w:r w:rsidRPr="008B6D7C">
        <w:rPr>
          <w:rFonts w:hint="eastAsia"/>
          <w:lang w:eastAsia="zh-CN"/>
        </w:rPr>
        <w:t>探讨了向上比较为何会导致相对剥夺感，以及向下比较为何会引发优越感。然而，</w:t>
      </w:r>
      <w:r w:rsidR="003A192D">
        <w:rPr>
          <w:rFonts w:hint="eastAsia"/>
          <w:lang w:eastAsia="zh-CN"/>
        </w:rPr>
        <w:t>本研究</w:t>
      </w:r>
      <w:r w:rsidRPr="008B6D7C">
        <w:rPr>
          <w:rFonts w:hint="eastAsia"/>
          <w:lang w:eastAsia="zh-CN"/>
        </w:rPr>
        <w:t>认为社会比较并非仅仅因为</w:t>
      </w:r>
      <w:r w:rsidR="006D07C7">
        <w:rPr>
          <w:rFonts w:hint="eastAsia"/>
          <w:lang w:eastAsia="zh-CN"/>
        </w:rPr>
        <w:t>比较者与被比较之间存在客观差异就会发生</w:t>
      </w:r>
      <w:r w:rsidRPr="008B6D7C">
        <w:rPr>
          <w:rFonts w:hint="eastAsia"/>
          <w:lang w:eastAsia="zh-CN"/>
        </w:rPr>
        <w:t>。</w:t>
      </w:r>
      <w:r w:rsidR="003A192D">
        <w:rPr>
          <w:rFonts w:hint="eastAsia"/>
          <w:lang w:eastAsia="zh-CN"/>
        </w:rPr>
        <w:t>本研究</w:t>
      </w:r>
      <w:r>
        <w:rPr>
          <w:rFonts w:hint="eastAsia"/>
          <w:lang w:eastAsia="zh-CN"/>
        </w:rPr>
        <w:t>认为</w:t>
      </w:r>
      <w:r w:rsidRPr="008B6D7C">
        <w:rPr>
          <w:rFonts w:hint="eastAsia"/>
          <w:lang w:eastAsia="zh-CN"/>
        </w:rPr>
        <w:t>，</w:t>
      </w:r>
      <w:r>
        <w:rPr>
          <w:rFonts w:hint="eastAsia"/>
          <w:lang w:eastAsia="zh-CN"/>
        </w:rPr>
        <w:t>在客观差异存在的基础上，</w:t>
      </w:r>
      <w:r w:rsidRPr="008B6D7C">
        <w:rPr>
          <w:rFonts w:hint="eastAsia"/>
          <w:lang w:eastAsia="zh-CN"/>
        </w:rPr>
        <w:t>社会比较</w:t>
      </w:r>
      <w:r w:rsidR="006D07C7">
        <w:rPr>
          <w:rFonts w:hint="eastAsia"/>
          <w:lang w:eastAsia="zh-CN"/>
        </w:rPr>
        <w:t>的发生</w:t>
      </w:r>
      <w:r>
        <w:rPr>
          <w:rFonts w:hint="eastAsia"/>
          <w:lang w:eastAsia="zh-CN"/>
        </w:rPr>
        <w:t>还</w:t>
      </w:r>
      <w:r w:rsidRPr="008B6D7C">
        <w:rPr>
          <w:rFonts w:hint="eastAsia"/>
          <w:lang w:eastAsia="zh-CN"/>
        </w:rPr>
        <w:t>需要比较者具备与</w:t>
      </w:r>
      <w:r w:rsidR="006D07C7">
        <w:rPr>
          <w:rFonts w:hint="eastAsia"/>
          <w:lang w:eastAsia="zh-CN"/>
        </w:rPr>
        <w:t>被比较者进行</w:t>
      </w:r>
      <w:r w:rsidRPr="008B6D7C">
        <w:rPr>
          <w:rFonts w:hint="eastAsia"/>
          <w:lang w:eastAsia="zh-CN"/>
        </w:rPr>
        <w:t>比较的倾向。</w:t>
      </w:r>
      <w:r w:rsidR="003D244A" w:rsidRPr="003D244A">
        <w:rPr>
          <w:rFonts w:hint="eastAsia"/>
          <w:lang w:eastAsia="zh-CN"/>
        </w:rPr>
        <w:t>社会比较倾向越高，往往意味着个体更频繁地进行社会比较</w:t>
      </w:r>
      <w:r w:rsidR="003D244A">
        <w:rPr>
          <w:rFonts w:hint="eastAsia"/>
          <w:lang w:eastAsia="zh-CN"/>
        </w:rPr>
        <w:t xml:space="preserve"> </w:t>
      </w:r>
      <w:r w:rsidR="00D22A80" w:rsidRPr="004E614C">
        <w:rPr>
          <w:lang w:eastAsia="zh-CN"/>
        </w:rPr>
        <w:fldChar w:fldCharType="begin"/>
      </w:r>
      <w:r w:rsidR="0019217D">
        <w:rPr>
          <w:lang w:eastAsia="zh-CN"/>
        </w:rPr>
        <w:instrText xml:space="preserve"> ADDIN EN.CITE &lt;EndNote&gt;&lt;Cite&gt;&lt;Author&gt;Buunk&lt;/Author&gt;&lt;Year&gt;2003&lt;/Year&gt;&lt;RecNum&gt;17&lt;/RecNum&gt;&lt;Prefix&gt;e.g.`, &lt;/Prefix&gt;&lt;DisplayText&gt;(e.g., 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D22A80" w:rsidRPr="004E614C">
        <w:rPr>
          <w:lang w:eastAsia="zh-CN"/>
        </w:rPr>
        <w:fldChar w:fldCharType="separate"/>
      </w:r>
      <w:r w:rsidR="0019217D">
        <w:rPr>
          <w:noProof/>
          <w:lang w:eastAsia="zh-CN"/>
        </w:rPr>
        <w:t>(e.g., Buunk et al., 2003; Buunk et al., 2005)</w:t>
      </w:r>
      <w:r w:rsidR="00D22A80" w:rsidRPr="004E614C">
        <w:rPr>
          <w:lang w:eastAsia="zh-CN"/>
        </w:rPr>
        <w:fldChar w:fldCharType="end"/>
      </w:r>
      <w:r>
        <w:rPr>
          <w:rFonts w:hint="eastAsia"/>
          <w:lang w:eastAsia="zh-CN"/>
        </w:rPr>
        <w:t>。</w:t>
      </w:r>
      <w:r w:rsidR="00A70145">
        <w:rPr>
          <w:rFonts w:hint="eastAsia"/>
          <w:lang w:eastAsia="zh-CN"/>
        </w:rPr>
        <w:t>并且，社会比较倾向高带来的社会比较频率的高，是不区分比较方向的。有研究发现，</w:t>
      </w:r>
      <w:r w:rsidR="003D244A" w:rsidRPr="003D244A">
        <w:rPr>
          <w:rFonts w:hint="eastAsia"/>
          <w:lang w:eastAsia="zh-CN"/>
        </w:rPr>
        <w:t>社会比较倾向较高的个体，无论是向上比较</w:t>
      </w:r>
      <w:r w:rsidR="00A70145">
        <w:rPr>
          <w:rFonts w:hint="eastAsia"/>
          <w:lang w:eastAsia="zh-CN"/>
        </w:rPr>
        <w:t>的频率</w:t>
      </w:r>
      <w:r w:rsidR="003D244A" w:rsidRPr="003D244A">
        <w:rPr>
          <w:rFonts w:hint="eastAsia"/>
          <w:lang w:eastAsia="zh-CN"/>
        </w:rPr>
        <w:t>还是向下比较</w:t>
      </w:r>
      <w:r w:rsidR="00A70145">
        <w:rPr>
          <w:rFonts w:hint="eastAsia"/>
          <w:lang w:eastAsia="zh-CN"/>
        </w:rPr>
        <w:t>的频率都更高</w:t>
      </w:r>
      <w:r w:rsidR="00A70145">
        <w:rPr>
          <w:rFonts w:hint="eastAsia"/>
          <w:lang w:eastAsia="zh-CN"/>
        </w:rPr>
        <w:t xml:space="preserve"> </w:t>
      </w:r>
      <w:r w:rsidR="00BF5DA9" w:rsidRPr="004E614C">
        <w:rPr>
          <w:lang w:eastAsia="zh-CN"/>
        </w:rPr>
        <w:fldChar w:fldCharType="begin">
          <w:fldData xml:space="preserve">PEVuZE5vdGU+PENpdGU+PEF1dGhvcj5CdXVuazwvQXV0aG9yPjxZZWFyPjIwMDM8L1llYXI+PFJl
Y051bT4xNzwvUmVjTnVtPjxQcmVmaXg+ZS5nLmAsIDwvUHJlZml4PjxEaXNwbGF5VGV4dD4oZS5n
LiwgQnV0emVyICZhbXA7IEt1aXBlciwgMjAwNjsgQnV1bmsgZXQgYWwuLCAyMDAzOyBCdXVuayBl
dCBhbC4sIDIwMDU7IExlZSwgMjAxNCk8L0Rpc3BsYXlUZXh0PjxyZWNvcmQ+PHJlYy1udW1iZXI+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dGU+PENpdGU+PEF1dGhvcj5CdXR6ZXI8L0F1dGhvcj48WWVhcj4yMDA2PC9ZZWFyPjxSZWNOdW0+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</w:fldData>
        </w:fldChar>
      </w:r>
      <w:r w:rsidR="0019217D">
        <w:rPr>
          <w:lang w:eastAsia="zh-CN"/>
        </w:rPr>
        <w:instrText xml:space="preserve"> ADDIN EN.CITE </w:instrText>
      </w:r>
      <w:r w:rsidR="0019217D">
        <w:rPr>
          <w:lang w:eastAsia="zh-CN"/>
        </w:rPr>
        <w:fldChar w:fldCharType="begin">
          <w:fldData xml:space="preserve">PEVuZE5vdGU+PENpdGU+PEF1dGhvcj5CdXVuazwvQXV0aG9yPjxZZWFyPjIwMDM8L1llYXI+PFJl
Y051bT4xNzwvUmVjTnVtPjxQcmVmaXg+ZS5nLmAsIDwvUHJlZml4PjxEaXNwbGF5VGV4dD4oZS5n
LiwgQnV0emVyICZhbXA7IEt1aXBlciwgMjAwNjsgQnV1bmsgZXQgYWwuLCAyMDAzOyBCdXVuayBl
dCBhbC4sIDIwMDU7IExlZSwgMjAxNCk8L0Rpc3BsYXlUZXh0PjxyZWNvcmQ+PHJlYy1udW1iZXI+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dGU+PENpdGU+PEF1dGhvcj5CdXR6ZXI8L0F1dGhvcj48WWVhcj4yMDA2PC9ZZWFyPjxSZWNOdW0+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</w:fldData>
        </w:fldChar>
      </w:r>
      <w:r w:rsidR="0019217D">
        <w:rPr>
          <w:lang w:eastAsia="zh-CN"/>
        </w:rPr>
        <w:instrText xml:space="preserve"> ADDIN EN.CITE.DATA </w:instrText>
      </w:r>
      <w:r w:rsidR="0019217D">
        <w:rPr>
          <w:lang w:eastAsia="zh-CN"/>
        </w:rPr>
      </w:r>
      <w:r w:rsidR="0019217D">
        <w:rPr>
          <w:lang w:eastAsia="zh-CN"/>
        </w:rPr>
        <w:fldChar w:fldCharType="end"/>
      </w:r>
      <w:r w:rsidR="00BF5DA9" w:rsidRPr="004E614C">
        <w:rPr>
          <w:lang w:eastAsia="zh-CN"/>
        </w:rPr>
      </w:r>
      <w:r w:rsidR="00BF5DA9" w:rsidRPr="004E614C">
        <w:rPr>
          <w:lang w:eastAsia="zh-CN"/>
        </w:rPr>
        <w:fldChar w:fldCharType="separate"/>
      </w:r>
      <w:r w:rsidR="0019217D">
        <w:rPr>
          <w:noProof/>
          <w:lang w:eastAsia="zh-CN"/>
        </w:rPr>
        <w:t>(e.g., Butzer &amp; Kuiper, 2006; Buunk et al., 2003; Buunk et al., 2005; Lee, 2014)</w:t>
      </w:r>
      <w:r w:rsidR="00BF5DA9" w:rsidRPr="004E614C">
        <w:rPr>
          <w:lang w:eastAsia="zh-CN"/>
        </w:rPr>
        <w:fldChar w:fldCharType="end"/>
      </w:r>
      <w:r w:rsidRPr="008B6D7C">
        <w:rPr>
          <w:rFonts w:hint="eastAsia"/>
          <w:lang w:eastAsia="zh-CN"/>
        </w:rPr>
        <w:t>。</w:t>
      </w:r>
      <w:r w:rsidR="003D244A" w:rsidRPr="003D244A">
        <w:rPr>
          <w:rFonts w:hint="eastAsia"/>
          <w:lang w:eastAsia="zh-CN"/>
        </w:rPr>
        <w:t>因此，</w:t>
      </w:r>
      <w:r w:rsidR="003A192D">
        <w:rPr>
          <w:rFonts w:hint="eastAsia"/>
          <w:lang w:eastAsia="zh-CN"/>
        </w:rPr>
        <w:t>本研究</w:t>
      </w:r>
      <w:r w:rsidR="003D244A" w:rsidRPr="003D244A">
        <w:rPr>
          <w:rFonts w:hint="eastAsia"/>
          <w:lang w:eastAsia="zh-CN"/>
        </w:rPr>
        <w:t>认为，</w:t>
      </w:r>
      <w:r w:rsidR="007E1A7F">
        <w:rPr>
          <w:rFonts w:hint="eastAsia"/>
          <w:lang w:eastAsia="zh-CN"/>
        </w:rPr>
        <w:t>社会比较倾向较高的人</w:t>
      </w:r>
      <w:r w:rsidR="003D244A" w:rsidRPr="003D244A">
        <w:rPr>
          <w:rFonts w:hint="eastAsia"/>
          <w:lang w:eastAsia="zh-CN"/>
        </w:rPr>
        <w:t>，</w:t>
      </w:r>
      <w:r w:rsidR="007E1A7F">
        <w:rPr>
          <w:rFonts w:hint="eastAsia"/>
          <w:lang w:eastAsia="zh-CN"/>
        </w:rPr>
        <w:t>更容易在向上比较中体验到相对剥夺感</w:t>
      </w:r>
      <w:r w:rsidR="003D244A" w:rsidRPr="003D244A">
        <w:rPr>
          <w:rFonts w:hint="eastAsia"/>
          <w:lang w:eastAsia="zh-CN"/>
        </w:rPr>
        <w:t>，从而对生活满意度评价</w:t>
      </w:r>
      <w:r w:rsidR="007E1A7F">
        <w:rPr>
          <w:rFonts w:hint="eastAsia"/>
          <w:lang w:eastAsia="zh-CN"/>
        </w:rPr>
        <w:t>更</w:t>
      </w:r>
      <w:r w:rsidR="003D244A" w:rsidRPr="003D244A">
        <w:rPr>
          <w:rFonts w:hint="eastAsia"/>
          <w:lang w:eastAsia="zh-CN"/>
        </w:rPr>
        <w:t>低。</w:t>
      </w:r>
      <w:r w:rsidR="007E1A7F">
        <w:rPr>
          <w:rFonts w:hint="eastAsia"/>
          <w:lang w:eastAsia="zh-CN"/>
        </w:rPr>
        <w:t>作为佐证，已有研究指出</w:t>
      </w:r>
      <w:r w:rsidR="007E1A7F" w:rsidRPr="003D244A">
        <w:rPr>
          <w:rFonts w:hint="eastAsia"/>
          <w:lang w:eastAsia="zh-CN"/>
        </w:rPr>
        <w:t>社会比较倾向越高的个体</w:t>
      </w:r>
      <w:r w:rsidR="007E1A7F">
        <w:rPr>
          <w:rFonts w:hint="eastAsia"/>
          <w:lang w:eastAsia="zh-CN"/>
        </w:rPr>
        <w:t>越</w:t>
      </w:r>
      <w:r w:rsidR="007E1A7F" w:rsidRPr="003D244A">
        <w:rPr>
          <w:rFonts w:hint="eastAsia"/>
          <w:lang w:eastAsia="zh-CN"/>
        </w:rPr>
        <w:t>容易体验到相对剥夺感</w:t>
      </w:r>
      <w:r w:rsidR="007E1A7F">
        <w:rPr>
          <w:rFonts w:hint="eastAsia"/>
          <w:lang w:eastAsia="zh-CN"/>
        </w:rPr>
        <w:t xml:space="preserve"> </w:t>
      </w:r>
      <w:r w:rsidR="007E1A7F">
        <w:rPr>
          <w:lang w:eastAsia="zh-CN"/>
        </w:rPr>
        <w:fldChar w:fldCharType="begin"/>
      </w:r>
      <w:r w:rsidR="007E1A7F">
        <w:rPr>
          <w:lang w:eastAsia="zh-CN"/>
        </w:rPr>
        <w:instrText xml:space="preserve"> ADDIN EN.CITE &lt;EndNote&gt;&lt;Cite&gt;&lt;Author&gt;Kim&lt;/Author&gt;&lt;Year&gt;2017&lt;/Year&gt;&lt;RecNum&gt;57&lt;/RecNum&gt;&lt;Prefix&gt;e.g.`, &lt;/Prefix&gt;&lt;DisplayText&gt;(e.g., Kim et al., 2017; Kim et al., 2021)&lt;/DisplayText&gt;&lt;record&gt;&lt;rec-number&gt;57&lt;/rec-number&gt;&lt;foreign-keys&gt;&lt;key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record&gt;&lt;/Cite&gt;&lt;Cite&gt;&lt;Author&gt;Kim&lt;/Author&gt;&lt;Year&gt;2021&lt;/Year&gt;&lt;RecNum&gt;59&lt;/RecNum&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record&gt;&lt;/Cite&gt;&lt;/EndNote&gt;</w:instrText>
      </w:r>
      <w:r w:rsidR="007E1A7F">
        <w:rPr>
          <w:lang w:eastAsia="zh-CN"/>
        </w:rPr>
        <w:fldChar w:fldCharType="separate"/>
      </w:r>
      <w:r w:rsidR="007E1A7F">
        <w:rPr>
          <w:noProof/>
          <w:lang w:eastAsia="zh-CN"/>
        </w:rPr>
        <w:t>(e.g., Kim et al., 2017; Kim et al., 2021)</w:t>
      </w:r>
      <w:r w:rsidR="007E1A7F">
        <w:rPr>
          <w:lang w:eastAsia="zh-CN"/>
        </w:rPr>
        <w:fldChar w:fldCharType="end"/>
      </w:r>
      <w:r w:rsidR="007E1A7F" w:rsidRPr="003D244A">
        <w:rPr>
          <w:rFonts w:hint="eastAsia"/>
          <w:lang w:eastAsia="zh-CN"/>
        </w:rPr>
        <w:t>。</w:t>
      </w:r>
      <w:r w:rsidR="007E1A7F">
        <w:rPr>
          <w:rFonts w:hint="eastAsia"/>
          <w:lang w:eastAsia="zh-CN"/>
        </w:rPr>
        <w:t>类似的</w:t>
      </w:r>
      <w:r w:rsidR="007E1A7F" w:rsidRPr="004E614C">
        <w:rPr>
          <w:rFonts w:hint="eastAsia"/>
          <w:lang w:eastAsia="zh-CN"/>
        </w:rPr>
        <w:t>，</w:t>
      </w:r>
      <w:r w:rsidR="007E1A7F" w:rsidRPr="004E614C">
        <w:rPr>
          <w:lang w:eastAsia="zh-CN"/>
        </w:rPr>
        <w:fldChar w:fldCharType="begin"/>
      </w:r>
      <w:r w:rsidR="007E1A7F" w:rsidRPr="004E614C">
        <w:rPr>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7E1A7F" w:rsidRPr="004E614C">
        <w:rPr>
          <w:lang w:eastAsia="zh-CN"/>
        </w:rPr>
        <w:fldChar w:fldCharType="separate"/>
      </w:r>
      <w:r w:rsidR="007E1A7F" w:rsidRPr="004E614C">
        <w:rPr>
          <w:noProof/>
          <w:lang w:eastAsia="zh-CN"/>
        </w:rPr>
        <w:t>Callan et al. (2015a)</w:t>
      </w:r>
      <w:r w:rsidR="007E1A7F" w:rsidRPr="004E614C">
        <w:rPr>
          <w:lang w:eastAsia="zh-CN"/>
        </w:rPr>
        <w:fldChar w:fldCharType="end"/>
      </w:r>
      <w:r w:rsidR="007E1A7F" w:rsidRPr="004E614C">
        <w:rPr>
          <w:lang w:eastAsia="zh-CN"/>
        </w:rPr>
        <w:t xml:space="preserve"> </w:t>
      </w:r>
      <w:r w:rsidR="007E1A7F" w:rsidRPr="003D244A">
        <w:rPr>
          <w:rFonts w:hint="eastAsia"/>
          <w:lang w:eastAsia="zh-CN"/>
        </w:rPr>
        <w:t>发现，年龄越大的</w:t>
      </w:r>
      <w:r w:rsidR="007E1A7F">
        <w:rPr>
          <w:rFonts w:hint="eastAsia"/>
          <w:lang w:eastAsia="zh-CN"/>
        </w:rPr>
        <w:t>被试社会比较倾向越低，他们体验到的相对剥夺感也相对较低</w:t>
      </w:r>
      <w:r w:rsidR="007E1A7F" w:rsidRPr="003D244A">
        <w:rPr>
          <w:rFonts w:hint="eastAsia"/>
          <w:lang w:eastAsia="zh-CN"/>
        </w:rPr>
        <w:t>。</w:t>
      </w:r>
      <w:r w:rsidR="00BF5DA9" w:rsidRPr="004E614C">
        <w:rPr>
          <w:lang w:eastAsia="zh-CN"/>
        </w:rPr>
        <w:fldChar w:fldCharType="begin"/>
      </w:r>
      <w:r w:rsidR="0019217D">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F5DA9" w:rsidRPr="004E614C">
        <w:rPr>
          <w:lang w:eastAsia="zh-CN"/>
        </w:rPr>
        <w:fldChar w:fldCharType="separate"/>
      </w:r>
      <w:r w:rsidR="0019217D">
        <w:rPr>
          <w:noProof/>
          <w:lang w:eastAsia="zh-CN"/>
        </w:rPr>
        <w:t>Buunk et al. (2003)</w:t>
      </w:r>
      <w:r w:rsidR="00BF5DA9" w:rsidRPr="004E614C">
        <w:rPr>
          <w:lang w:eastAsia="zh-CN"/>
        </w:rPr>
        <w:fldChar w:fldCharType="end"/>
      </w:r>
      <w:r w:rsidR="007E1A7F">
        <w:rPr>
          <w:rFonts w:hint="eastAsia"/>
          <w:lang w:eastAsia="zh-CN"/>
        </w:rPr>
        <w:t xml:space="preserve"> </w:t>
      </w:r>
      <w:r w:rsidR="003D244A" w:rsidRPr="003D244A">
        <w:rPr>
          <w:rFonts w:hint="eastAsia"/>
          <w:lang w:eastAsia="zh-CN"/>
        </w:rPr>
        <w:t>发现，只有对于社会比较倾向较高的人，向上比较的频率越高，才会更多地体验到相对剥夺感；而对于社会比较倾向较低的人，无论其进行社会比较的频率如何，他们所体验到的相对剥夺感都保持在适中水平</w:t>
      </w:r>
      <w:r w:rsidR="00BF5DA9" w:rsidRPr="004E614C">
        <w:rPr>
          <w:rFonts w:hint="eastAsia"/>
          <w:lang w:eastAsia="zh-CN"/>
        </w:rPr>
        <w:t>。</w:t>
      </w:r>
      <w:r w:rsidR="00A14DD1">
        <w:rPr>
          <w:rFonts w:hint="eastAsia"/>
          <w:lang w:eastAsia="zh-CN"/>
        </w:rPr>
        <w:t>然而，很少有研究讨论社会比较倾向在向下比较中的调节作用。</w:t>
      </w:r>
      <w:r w:rsidR="00F67449">
        <w:rPr>
          <w:rFonts w:hint="eastAsia"/>
          <w:lang w:eastAsia="zh-CN"/>
        </w:rPr>
        <w:t>比如，有研究发现，</w:t>
      </w:r>
      <w:r w:rsidR="003D244A" w:rsidRPr="003D244A">
        <w:rPr>
          <w:rFonts w:hint="eastAsia"/>
          <w:lang w:eastAsia="zh-CN"/>
        </w:rPr>
        <w:t>在向下比较时，社会比较倾向越高则意味着生活满意度越高</w:t>
      </w:r>
      <w:r w:rsidR="00F67449">
        <w:rPr>
          <w:rFonts w:hint="eastAsia"/>
          <w:lang w:eastAsia="zh-CN"/>
        </w:rPr>
        <w:t xml:space="preserve"> </w:t>
      </w:r>
      <w:r w:rsidR="00F67449" w:rsidRPr="004E614C">
        <w:rPr>
          <w:lang w:eastAsia="zh-CN"/>
        </w:rPr>
        <w:fldChar w:fldCharType="begin"/>
      </w:r>
      <w:r w:rsidR="00F67449">
        <w:rPr>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F67449" w:rsidRPr="004E614C">
        <w:rPr>
          <w:lang w:eastAsia="zh-CN"/>
        </w:rPr>
        <w:fldChar w:fldCharType="separate"/>
      </w:r>
      <w:r w:rsidR="00F67449">
        <w:rPr>
          <w:noProof/>
          <w:lang w:eastAsia="zh-CN"/>
        </w:rPr>
        <w:t>(Buunk et al., 2007)</w:t>
      </w:r>
      <w:r w:rsidR="00F67449" w:rsidRPr="004E614C">
        <w:rPr>
          <w:lang w:eastAsia="zh-CN"/>
        </w:rPr>
        <w:fldChar w:fldCharType="end"/>
      </w:r>
      <w:r w:rsidR="00826748" w:rsidRPr="004E614C">
        <w:rPr>
          <w:rFonts w:hint="eastAsia"/>
          <w:lang w:eastAsia="zh-CN"/>
        </w:rPr>
        <w:t>。</w:t>
      </w:r>
      <w:r w:rsidR="003D244A" w:rsidRPr="003D244A">
        <w:rPr>
          <w:rFonts w:hint="eastAsia"/>
          <w:lang w:eastAsia="zh-CN"/>
        </w:rPr>
        <w:t>然而，</w:t>
      </w:r>
      <w:r w:rsidR="00F67449">
        <w:rPr>
          <w:rFonts w:hint="eastAsia"/>
          <w:lang w:eastAsia="zh-CN"/>
        </w:rPr>
        <w:t>该研究并没有解释这一过程背后的机制</w:t>
      </w:r>
      <w:r w:rsidR="00BF5DA9">
        <w:rPr>
          <w:rFonts w:hint="eastAsia"/>
          <w:lang w:eastAsia="zh-CN"/>
        </w:rPr>
        <w:t>。</w:t>
      </w:r>
      <w:r w:rsidR="00F67449">
        <w:rPr>
          <w:rFonts w:hint="eastAsia"/>
          <w:lang w:eastAsia="zh-CN"/>
        </w:rPr>
        <w:t>本文认为，这是因为社会比较倾向较高的人</w:t>
      </w:r>
      <w:r w:rsidR="00F67449" w:rsidRPr="003D244A">
        <w:rPr>
          <w:rFonts w:hint="eastAsia"/>
          <w:lang w:eastAsia="zh-CN"/>
        </w:rPr>
        <w:t>，</w:t>
      </w:r>
      <w:r w:rsidR="00F67449">
        <w:rPr>
          <w:rFonts w:hint="eastAsia"/>
          <w:lang w:eastAsia="zh-CN"/>
        </w:rPr>
        <w:t>更容易在向下比较中感知到优越感</w:t>
      </w:r>
      <w:r w:rsidR="00F67449" w:rsidRPr="003D244A">
        <w:rPr>
          <w:rFonts w:hint="eastAsia"/>
          <w:lang w:eastAsia="zh-CN"/>
        </w:rPr>
        <w:t>，从而对生活满意度评价</w:t>
      </w:r>
      <w:r w:rsidR="00F67449">
        <w:rPr>
          <w:rFonts w:hint="eastAsia"/>
          <w:lang w:eastAsia="zh-CN"/>
        </w:rPr>
        <w:t>更</w:t>
      </w:r>
      <w:r w:rsidR="00F67449" w:rsidRPr="003D244A">
        <w:rPr>
          <w:rFonts w:hint="eastAsia"/>
          <w:lang w:eastAsia="zh-CN"/>
        </w:rPr>
        <w:t>高</w:t>
      </w:r>
      <w:r w:rsidR="00F67449">
        <w:rPr>
          <w:rFonts w:hint="eastAsia"/>
          <w:lang w:eastAsia="zh-CN"/>
        </w:rPr>
        <w:t>。</w:t>
      </w:r>
    </w:p>
    <w:p w14:paraId="64516732" w14:textId="13E315DF" w:rsidR="0016091D" w:rsidRPr="00B33092" w:rsidRDefault="0016091D" w:rsidP="007C3DE2">
      <w:pPr>
        <w:pStyle w:val="3"/>
        <w:spacing w:before="180" w:after="180"/>
        <w:rPr>
          <w:lang w:eastAsia="zh-CN"/>
        </w:rPr>
      </w:pPr>
      <w:bookmarkStart w:id="24" w:name="_Toc162021902"/>
      <w:r>
        <w:rPr>
          <w:lang w:eastAsia="zh-CN"/>
        </w:rPr>
        <w:t>2.</w:t>
      </w:r>
      <w:r w:rsidR="00B12990">
        <w:rPr>
          <w:rFonts w:hint="eastAsia"/>
          <w:lang w:eastAsia="zh-CN"/>
        </w:rPr>
        <w:t>2.6</w:t>
      </w:r>
      <w:r w:rsidRPr="00B33092">
        <w:rPr>
          <w:lang w:eastAsia="zh-CN"/>
        </w:rPr>
        <w:t xml:space="preserve"> </w:t>
      </w:r>
      <w:r>
        <w:rPr>
          <w:rFonts w:hint="eastAsia"/>
          <w:lang w:eastAsia="zh-CN"/>
        </w:rPr>
        <w:t>社会比较策略</w:t>
      </w:r>
      <w:r w:rsidR="00AB7A98">
        <w:rPr>
          <w:rFonts w:hint="eastAsia"/>
          <w:lang w:eastAsia="zh-CN"/>
        </w:rPr>
        <w:t>概念的引入</w:t>
      </w:r>
      <w:bookmarkEnd w:id="24"/>
    </w:p>
    <w:p w14:paraId="73AEFF9E" w14:textId="0E27920B" w:rsidR="00B50816" w:rsidRDefault="00B50816" w:rsidP="00A3755D">
      <w:pPr>
        <w:ind w:firstLineChars="200" w:firstLine="480"/>
        <w:rPr>
          <w:lang w:eastAsia="zh-CN"/>
        </w:rPr>
      </w:pPr>
      <w:r>
        <w:rPr>
          <w:rFonts w:hint="eastAsia"/>
          <w:lang w:eastAsia="zh-CN"/>
        </w:rPr>
        <w:t>然而，</w:t>
      </w:r>
      <w:r w:rsidR="00D73EFC" w:rsidRPr="00D73EFC">
        <w:rPr>
          <w:rFonts w:hint="eastAsia"/>
          <w:lang w:eastAsia="zh-CN"/>
        </w:rPr>
        <w:t>与之前讨论的情况相反，</w:t>
      </w:r>
      <w:r w:rsidR="00D73EFC">
        <w:rPr>
          <w:rFonts w:hint="eastAsia"/>
          <w:lang w:eastAsia="zh-CN"/>
        </w:rPr>
        <w:t>也有</w:t>
      </w:r>
      <w:r w:rsidR="00D73EFC" w:rsidRPr="00D73EFC">
        <w:rPr>
          <w:rFonts w:hint="eastAsia"/>
          <w:lang w:eastAsia="zh-CN"/>
        </w:rPr>
        <w:t>研究表明，人们在进行向上比较时可能会体验到积极效果，而在进行向下比较时可能会体验到消极效果</w:t>
      </w:r>
      <w:r w:rsidR="0003226F" w:rsidRPr="004E614C">
        <w:rPr>
          <w:rFonts w:hint="eastAsia"/>
          <w:lang w:eastAsia="zh-CN"/>
        </w:rPr>
        <w:t xml:space="preserve"> </w:t>
      </w:r>
      <w:r w:rsidR="007C729C" w:rsidRPr="004E614C">
        <w:rPr>
          <w:lang w:eastAsia="zh-CN"/>
        </w:rPr>
        <w:fldChar w:fldCharType="begin"/>
      </w:r>
      <w:r w:rsidR="00362A61">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7C729C" w:rsidRPr="004E614C">
        <w:rPr>
          <w:lang w:eastAsia="zh-CN"/>
        </w:rPr>
        <w:fldChar w:fldCharType="separate"/>
      </w:r>
      <w:r w:rsidR="00362A61">
        <w:rPr>
          <w:noProof/>
          <w:lang w:eastAsia="zh-CN"/>
        </w:rPr>
        <w:t>(e.g., Buunk et al., 1990; Hemphill &amp; Lehman, 1991)</w:t>
      </w:r>
      <w:r w:rsidR="007C729C" w:rsidRPr="004E614C">
        <w:rPr>
          <w:lang w:eastAsia="zh-CN"/>
        </w:rPr>
        <w:fldChar w:fldCharType="end"/>
      </w:r>
      <w:r w:rsidR="00D73EFC">
        <w:rPr>
          <w:rFonts w:hint="eastAsia"/>
          <w:lang w:eastAsia="zh-CN"/>
        </w:rPr>
        <w:t>。</w:t>
      </w:r>
      <w:r w:rsidR="00024058">
        <w:rPr>
          <w:rFonts w:hint="eastAsia"/>
          <w:lang w:eastAsia="zh-CN"/>
        </w:rPr>
        <w:t>这意味着仅仅使用社会比较的方向来描述社会比较是不准确的。</w:t>
      </w:r>
      <w:r w:rsidR="00024058" w:rsidRPr="004E614C">
        <w:rPr>
          <w:lang w:eastAsia="zh-CN"/>
        </w:rPr>
        <w:fldChar w:fldCharType="begin"/>
      </w:r>
      <w:r w:rsidR="00024058">
        <w:rPr>
          <w:rFonts w:hint="eastAsia"/>
          <w:lang w:eastAsia="zh-CN"/>
        </w:rPr>
        <w:instrText xml:space="preserve"> ADDIN EN.CITE &lt;EndNote&gt;&lt;Cite AuthorYear="1"&gt;&lt;Author&gt;Buunk&lt;/Author&gt;&lt;Year&gt;1997&lt;/Year&gt;&lt;RecNum&gt;15&lt;/RecNum&gt;&lt;DisplayText&gt;Buunk </w:instrText>
      </w:r>
      <w:r w:rsidR="00024058">
        <w:rPr>
          <w:rFonts w:hint="eastAsia"/>
          <w:lang w:eastAsia="zh-CN"/>
        </w:rPr>
        <w:instrText>和</w:instrText>
      </w:r>
      <w:r w:rsidR="00024058">
        <w:rPr>
          <w:rFonts w:hint="eastAsia"/>
          <w:lang w:eastAsia="zh-CN"/>
        </w:rPr>
        <w:instrText xml:space="preserve"> Ybema (1997)&lt;/DisplayText&gt;&lt;record&gt;&lt;rec-number&gt;15&lt;/rec-number&gt;&lt;foreign-keys&gt;&lt;key app="EN" db-id="25zwtzd2ipsxxpedr5u5fe2as9wdf5twxw0</w:instrText>
      </w:r>
      <w:r w:rsidR="00024058">
        <w:rPr>
          <w:lang w:eastAsia="zh-CN"/>
        </w:rPr>
        <w:instrText>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024058" w:rsidRPr="004E614C">
        <w:rPr>
          <w:lang w:eastAsia="zh-CN"/>
        </w:rPr>
        <w:fldChar w:fldCharType="separate"/>
      </w:r>
      <w:r w:rsidR="00024058">
        <w:rPr>
          <w:rFonts w:hint="eastAsia"/>
          <w:noProof/>
          <w:lang w:eastAsia="zh-CN"/>
        </w:rPr>
        <w:t xml:space="preserve">Buunk </w:t>
      </w:r>
      <w:r w:rsidR="00024058">
        <w:rPr>
          <w:rFonts w:hint="eastAsia"/>
          <w:noProof/>
          <w:lang w:eastAsia="zh-CN"/>
        </w:rPr>
        <w:t>和</w:t>
      </w:r>
      <w:r w:rsidR="00024058">
        <w:rPr>
          <w:rFonts w:hint="eastAsia"/>
          <w:noProof/>
          <w:lang w:eastAsia="zh-CN"/>
        </w:rPr>
        <w:t xml:space="preserve"> Ybema (1997)</w:t>
      </w:r>
      <w:r w:rsidR="00024058" w:rsidRPr="004E614C">
        <w:rPr>
          <w:lang w:eastAsia="zh-CN"/>
        </w:rPr>
        <w:fldChar w:fldCharType="end"/>
      </w:r>
      <w:r w:rsidR="00024058">
        <w:rPr>
          <w:rFonts w:hint="eastAsia"/>
          <w:lang w:eastAsia="zh-CN"/>
        </w:rPr>
        <w:t xml:space="preserve"> </w:t>
      </w:r>
      <w:r w:rsidR="00024058">
        <w:rPr>
          <w:rFonts w:hint="eastAsia"/>
          <w:lang w:eastAsia="zh-CN"/>
        </w:rPr>
        <w:t>提出的社会比较策略概念很好的解释了这种现象。具体而言，如果在向上比较中认为被比较对象是自己未来可能的样子，则会产生积极的体验；反之，如果在向下比较中认为被比较对象是自己未来可能的样子，就会产生消极的体验。因此，更完整的社会比较模型应该囊括比较方向与比较策略两个维度来描述社会比较</w:t>
      </w:r>
      <w:r w:rsidR="00CF49ED">
        <w:rPr>
          <w:rFonts w:hint="eastAsia"/>
          <w:lang w:eastAsia="zh-CN"/>
        </w:rPr>
        <w:t>，即将</w:t>
      </w:r>
      <w:r w:rsidR="00024058">
        <w:rPr>
          <w:rFonts w:hint="eastAsia"/>
          <w:lang w:eastAsia="zh-CN"/>
        </w:rPr>
        <w:t>社会比较分为“</w:t>
      </w:r>
      <w:r w:rsidR="00024058" w:rsidRPr="00D73EFC">
        <w:rPr>
          <w:rFonts w:hint="eastAsia"/>
          <w:lang w:eastAsia="zh-CN"/>
        </w:rPr>
        <w:t>向上对比</w:t>
      </w:r>
      <w:r w:rsidR="00024058">
        <w:rPr>
          <w:rFonts w:hint="eastAsia"/>
          <w:lang w:eastAsia="zh-CN"/>
        </w:rPr>
        <w:t>”</w:t>
      </w:r>
      <w:r w:rsidR="00024058" w:rsidRPr="00D73EFC">
        <w:rPr>
          <w:rFonts w:hint="eastAsia"/>
          <w:lang w:eastAsia="zh-CN"/>
        </w:rPr>
        <w:t>、</w:t>
      </w:r>
      <w:r w:rsidR="00024058">
        <w:rPr>
          <w:rFonts w:hint="eastAsia"/>
          <w:lang w:eastAsia="zh-CN"/>
        </w:rPr>
        <w:t>“</w:t>
      </w:r>
      <w:r w:rsidR="00024058" w:rsidRPr="00D73EFC">
        <w:rPr>
          <w:rFonts w:hint="eastAsia"/>
          <w:lang w:eastAsia="zh-CN"/>
        </w:rPr>
        <w:t>向上认同</w:t>
      </w:r>
      <w:r w:rsidR="00024058">
        <w:rPr>
          <w:rFonts w:hint="eastAsia"/>
          <w:lang w:eastAsia="zh-CN"/>
        </w:rPr>
        <w:t>”</w:t>
      </w:r>
      <w:r w:rsidR="00024058" w:rsidRPr="00D73EFC">
        <w:rPr>
          <w:rFonts w:hint="eastAsia"/>
          <w:lang w:eastAsia="zh-CN"/>
        </w:rPr>
        <w:t>、</w:t>
      </w:r>
      <w:r w:rsidR="00024058">
        <w:rPr>
          <w:rFonts w:hint="eastAsia"/>
          <w:lang w:eastAsia="zh-CN"/>
        </w:rPr>
        <w:t>“</w:t>
      </w:r>
      <w:r w:rsidR="00024058" w:rsidRPr="00D73EFC">
        <w:rPr>
          <w:rFonts w:hint="eastAsia"/>
          <w:lang w:eastAsia="zh-CN"/>
        </w:rPr>
        <w:t>向下对比</w:t>
      </w:r>
      <w:r w:rsidR="00024058">
        <w:rPr>
          <w:rFonts w:hint="eastAsia"/>
          <w:lang w:eastAsia="zh-CN"/>
        </w:rPr>
        <w:t>”和“</w:t>
      </w:r>
      <w:r w:rsidR="00024058" w:rsidRPr="00D73EFC">
        <w:rPr>
          <w:rFonts w:hint="eastAsia"/>
          <w:lang w:eastAsia="zh-CN"/>
        </w:rPr>
        <w:t>向下认同</w:t>
      </w:r>
      <w:r w:rsidR="00024058">
        <w:rPr>
          <w:rFonts w:hint="eastAsia"/>
          <w:lang w:eastAsia="zh-CN"/>
        </w:rPr>
        <w:t>”</w:t>
      </w:r>
      <w:r w:rsidR="00024058" w:rsidRPr="004E614C">
        <w:rPr>
          <w:lang w:eastAsia="zh-CN"/>
        </w:rPr>
        <w:fldChar w:fldCharType="begin"/>
      </w:r>
      <w:r w:rsidR="00CF49ED">
        <w:rPr>
          <w:lang w:eastAsia="zh-CN"/>
        </w:rPr>
        <w:instrText xml:space="preserve"> ADDIN EN.CITE &lt;EndNote&gt;&lt;Cite&gt;&lt;Author&gt;Van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024058" w:rsidRPr="004E614C">
        <w:rPr>
          <w:lang w:eastAsia="zh-CN"/>
        </w:rPr>
        <w:fldChar w:fldCharType="separate"/>
      </w:r>
      <w:r w:rsidR="00CF49ED">
        <w:rPr>
          <w:noProof/>
          <w:lang w:eastAsia="zh-CN"/>
        </w:rPr>
        <w:t>(Van der Zee et al., 2000)</w:t>
      </w:r>
      <w:r w:rsidR="00024058" w:rsidRPr="004E614C">
        <w:rPr>
          <w:lang w:eastAsia="zh-CN"/>
        </w:rPr>
        <w:fldChar w:fldCharType="end"/>
      </w:r>
      <w:r w:rsidR="00E769FE">
        <w:rPr>
          <w:rFonts w:hint="eastAsia"/>
          <w:lang w:eastAsia="zh-CN"/>
        </w:rPr>
        <w:t>。</w:t>
      </w:r>
    </w:p>
    <w:p w14:paraId="6FD58DE7" w14:textId="54F36D45" w:rsidR="00A3755D" w:rsidRPr="004E614C" w:rsidRDefault="00D73EFC" w:rsidP="00231DA4">
      <w:pPr>
        <w:ind w:firstLineChars="200" w:firstLine="480"/>
        <w:rPr>
          <w:lang w:eastAsia="zh-CN"/>
        </w:rPr>
      </w:pPr>
      <w:r w:rsidRPr="00D73EFC">
        <w:rPr>
          <w:rFonts w:hint="eastAsia"/>
          <w:lang w:eastAsia="zh-CN"/>
        </w:rPr>
        <w:t>近年来的研究通常只关注社会比较策略对个体积极或消极影响的方面。举例来说</w:t>
      </w:r>
      <w:r w:rsidR="00A3755D" w:rsidRPr="004E614C">
        <w:rPr>
          <w:rFonts w:hint="eastAsia"/>
          <w:lang w:eastAsia="zh-CN"/>
        </w:rPr>
        <w:t>，</w:t>
      </w:r>
      <w:r w:rsidR="00990271" w:rsidRPr="004E614C">
        <w:rPr>
          <w:lang w:eastAsia="zh-CN"/>
        </w:rPr>
        <w:fldChar w:fldCharType="begin"/>
      </w:r>
      <w:r w:rsidR="00990271" w:rsidRPr="004E614C">
        <w:rPr>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record&gt;&lt;/Cite&gt;&lt;/EndNote&gt;</w:instrText>
      </w:r>
      <w:r w:rsidR="00990271" w:rsidRPr="004E614C">
        <w:rPr>
          <w:lang w:eastAsia="zh-CN"/>
        </w:rPr>
        <w:fldChar w:fldCharType="separate"/>
      </w:r>
      <w:r w:rsidR="00990271" w:rsidRPr="004E614C">
        <w:rPr>
          <w:noProof/>
          <w:lang w:eastAsia="zh-CN"/>
        </w:rPr>
        <w:t>Dibb (2019)</w:t>
      </w:r>
      <w:r w:rsidR="00990271" w:rsidRPr="004E614C">
        <w:rPr>
          <w:lang w:eastAsia="zh-CN"/>
        </w:rPr>
        <w:fldChar w:fldCharType="end"/>
      </w:r>
      <w:r w:rsidR="0003226F" w:rsidRPr="004E614C">
        <w:rPr>
          <w:lang w:eastAsia="zh-CN"/>
        </w:rPr>
        <w:t xml:space="preserve"> </w:t>
      </w:r>
      <w:r w:rsidRPr="00D73EFC">
        <w:rPr>
          <w:rFonts w:hint="eastAsia"/>
          <w:lang w:eastAsia="zh-CN"/>
        </w:rPr>
        <w:t>在研究中发现，在</w:t>
      </w:r>
      <w:r w:rsidRPr="00D73EFC">
        <w:rPr>
          <w:rFonts w:hint="eastAsia"/>
          <w:lang w:eastAsia="zh-CN"/>
        </w:rPr>
        <w:t>Facebook</w:t>
      </w:r>
      <w:r w:rsidRPr="00D73EFC">
        <w:rPr>
          <w:rFonts w:hint="eastAsia"/>
          <w:lang w:eastAsia="zh-CN"/>
        </w:rPr>
        <w:t>上，越多地采取“向上认同”比较策略的人会报告更多的生理性症状。同时，他的研究还发现“向上对比”与“生活满意度”之间存在显著的负相关。另外，一项针对教师的研究发现，如果教师越多地采取“向上对比”或“向下认同”的比较策略，在比较后，他们会产生更多的</w:t>
      </w:r>
      <w:r>
        <w:rPr>
          <w:rFonts w:hint="eastAsia"/>
          <w:lang w:eastAsia="zh-CN"/>
        </w:rPr>
        <w:t>耗竭</w:t>
      </w:r>
      <w:r>
        <w:rPr>
          <w:rFonts w:hint="eastAsia"/>
          <w:lang w:eastAsia="zh-CN"/>
        </w:rPr>
        <w:t xml:space="preserve"> </w:t>
      </w:r>
      <w:r w:rsidR="00990271" w:rsidRPr="004E614C">
        <w:rPr>
          <w:lang w:eastAsia="zh-CN"/>
        </w:rPr>
        <w:fldChar w:fldCharType="begin"/>
      </w:r>
      <w:r w:rsidR="00990271" w:rsidRPr="004E614C">
        <w:rPr>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990271" w:rsidRPr="004E614C">
        <w:rPr>
          <w:rFonts w:hint="eastAsia"/>
          <w:lang w:eastAsia="zh-CN"/>
        </w:rPr>
        <w:instrText>s</w:instrText>
      </w:r>
      <w:r w:rsidR="00990271" w:rsidRPr="004E614C">
        <w:rPr>
          <w:rFonts w:hint="eastAsia"/>
          <w:lang w:eastAsia="zh-CN"/>
        </w:rPr>
        <w:instrText>ú</w:instrText>
      </w:r>
      <w:r w:rsidR="00990271" w:rsidRPr="004E614C">
        <w:rPr>
          <w:rFonts w:hint="eastAsia"/>
          <w:lang w:eastAsia="zh-CN"/>
        </w:rPr>
        <w:instrText>s&lt;/author&gt;&lt;/authors&gt;&lt;/contributors&gt;&lt;titles&gt;&lt;title&gt;Do social comparison and coping styles play a role in the development of burnout? Cross</w:instrText>
      </w:r>
      <w:r w:rsidR="00990271" w:rsidRPr="004E614C">
        <w:rPr>
          <w:rFonts w:hint="eastAsia"/>
          <w:lang w:eastAsia="zh-CN"/>
        </w:rPr>
        <w:instrText>‐</w:instrText>
      </w:r>
      <w:r w:rsidR="00990271" w:rsidRPr="004E614C">
        <w:rPr>
          <w:rFonts w:hint="eastAsia"/>
          <w:lang w:eastAsia="zh-CN"/>
        </w:rPr>
        <w:instrText>sectional and longitudinal findings&lt;/title&gt;&lt;secondary-title&gt;Journal of Occupational and Organizational Psychology&lt;/</w:instrText>
      </w:r>
      <w:r w:rsidR="00990271" w:rsidRPr="004E614C">
        <w:rPr>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record&gt;&lt;/Cite&gt;&lt;/EndNote&gt;</w:instrText>
      </w:r>
      <w:r w:rsidR="00990271" w:rsidRPr="004E614C">
        <w:rPr>
          <w:lang w:eastAsia="zh-CN"/>
        </w:rPr>
        <w:fldChar w:fldCharType="separate"/>
      </w:r>
      <w:r w:rsidR="00990271" w:rsidRPr="004E614C">
        <w:rPr>
          <w:noProof/>
          <w:lang w:eastAsia="zh-CN"/>
        </w:rPr>
        <w:t>(Carmona et al., 2006)</w:t>
      </w:r>
      <w:r w:rsidR="00990271" w:rsidRPr="004E614C">
        <w:rPr>
          <w:lang w:eastAsia="zh-CN"/>
        </w:rPr>
        <w:fldChar w:fldCharType="end"/>
      </w:r>
      <w:r>
        <w:rPr>
          <w:rFonts w:hint="eastAsia"/>
          <w:lang w:eastAsia="zh-CN"/>
        </w:rPr>
        <w:t>。</w:t>
      </w:r>
      <w:r w:rsidRPr="00D73EFC">
        <w:rPr>
          <w:rFonts w:hint="eastAsia"/>
          <w:lang w:eastAsia="zh-CN"/>
        </w:rPr>
        <w:t>此外，针对不同健康程度的老人进行的调查发现，采取“向上对比”或“向下认同”策略的老人会体验到更低的生活满意度</w:t>
      </w:r>
      <w:r w:rsidRPr="00D73EFC">
        <w:rPr>
          <w:rFonts w:hint="eastAsia"/>
          <w:lang w:eastAsia="zh-CN"/>
        </w:rPr>
        <w:t xml:space="preserve"> </w:t>
      </w:r>
      <w:r w:rsidR="0003226F" w:rsidRPr="004E614C">
        <w:rPr>
          <w:rFonts w:hint="eastAsia"/>
          <w:lang w:eastAsia="zh-CN"/>
        </w:rPr>
        <w:t xml:space="preserve"> </w:t>
      </w:r>
      <w:r w:rsidR="00767B57" w:rsidRPr="004E614C">
        <w:rPr>
          <w:lang w:eastAsia="zh-CN"/>
        </w:rPr>
        <w:fldChar w:fldCharType="begin"/>
      </w:r>
      <w:r w:rsidR="00767B57" w:rsidRPr="004E614C">
        <w:rPr>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 Psychological Sciences and Social Sciences&lt;/secondary-title&gt;&lt;/titles&gt;&lt;periodical&gt;&lt;full-title&gt;The Journals of Gerontology Series B: Psychological Sciences and Social Sciences&lt;/full-title&gt;&lt;/periodical&gt;&lt;pages&gt;P250-P257&lt;/pages&gt;&lt;volume&gt;59&lt;/volume&gt;&lt;number&gt;5&lt;/number&gt;&lt;dates&gt;&lt;year&gt;2004&lt;/year&gt;&lt;/dates&gt;&lt;isbn&gt;1758-5368&lt;/isbn&gt;&lt;urls&gt;&lt;/urls&gt;&lt;/record&gt;&lt;/Cite&gt;&lt;/EndNote&gt;</w:instrText>
      </w:r>
      <w:r w:rsidR="00767B57" w:rsidRPr="004E614C">
        <w:rPr>
          <w:lang w:eastAsia="zh-CN"/>
        </w:rPr>
        <w:fldChar w:fldCharType="separate"/>
      </w:r>
      <w:r w:rsidR="00767B57" w:rsidRPr="004E614C">
        <w:rPr>
          <w:noProof/>
          <w:lang w:eastAsia="zh-CN"/>
        </w:rPr>
        <w:t>(Frieswijk et al., 2004b)</w:t>
      </w:r>
      <w:r w:rsidR="00767B57" w:rsidRPr="004E614C">
        <w:rPr>
          <w:lang w:eastAsia="zh-CN"/>
        </w:rPr>
        <w:fldChar w:fldCharType="end"/>
      </w:r>
      <w:r>
        <w:rPr>
          <w:rFonts w:hint="eastAsia"/>
          <w:lang w:eastAsia="zh-CN"/>
        </w:rPr>
        <w:t>。</w:t>
      </w:r>
      <w:r w:rsidRPr="00D73EFC">
        <w:rPr>
          <w:rFonts w:hint="eastAsia"/>
          <w:lang w:eastAsia="zh-CN"/>
        </w:rPr>
        <w:t>尽管有元分析总结指出，“向上对比”和“向下认同”会降低幸福感，“向下对比”和“向上认同”会提高幸福感</w:t>
      </w:r>
      <w:r>
        <w:rPr>
          <w:rFonts w:hint="eastAsia"/>
          <w:lang w:eastAsia="zh-CN"/>
        </w:rPr>
        <w:t xml:space="preserve"> </w:t>
      </w:r>
      <w:r w:rsidR="00767B57" w:rsidRPr="004E614C">
        <w:rPr>
          <w:lang w:eastAsia="zh-CN"/>
        </w:rPr>
        <w:fldChar w:fldCharType="begin"/>
      </w:r>
      <w:r w:rsidR="00767B57" w:rsidRPr="004E614C">
        <w:rPr>
          <w:lang w:eastAsia="zh-CN"/>
        </w:rPr>
        <w:instrText xml:space="preserve"> ADDIN EN.CITE &lt;EndNote&gt;&lt;Cite&gt;&lt;Author&gt;Gerber&lt;/Author&gt;&lt;Year&gt;2018&lt;/Year&gt;&lt;RecNum&gt;43&lt;/RecNum&gt;&lt;DisplayText&gt;(Gerber et al.,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record&gt;&lt;/Cite&gt;&lt;/EndNote&gt;</w:instrText>
      </w:r>
      <w:r w:rsidR="00767B57" w:rsidRPr="004E614C">
        <w:rPr>
          <w:lang w:eastAsia="zh-CN"/>
        </w:rPr>
        <w:fldChar w:fldCharType="separate"/>
      </w:r>
      <w:r w:rsidR="00767B57" w:rsidRPr="004E614C">
        <w:rPr>
          <w:noProof/>
          <w:lang w:eastAsia="zh-CN"/>
        </w:rPr>
        <w:t>(Gerber et al., 2018)</w:t>
      </w:r>
      <w:r w:rsidR="00767B57" w:rsidRPr="004E614C">
        <w:rPr>
          <w:lang w:eastAsia="zh-CN"/>
        </w:rPr>
        <w:fldChar w:fldCharType="end"/>
      </w:r>
      <w:r>
        <w:rPr>
          <w:rFonts w:hint="eastAsia"/>
          <w:lang w:eastAsia="zh-CN"/>
        </w:rPr>
        <w:t>，</w:t>
      </w:r>
      <w:r w:rsidRPr="00D73EFC">
        <w:rPr>
          <w:rFonts w:hint="eastAsia"/>
          <w:lang w:eastAsia="zh-CN"/>
        </w:rPr>
        <w:t>但他们并未解释其中的心理机制。因此，</w:t>
      </w:r>
      <w:r w:rsidR="003A192D">
        <w:rPr>
          <w:rFonts w:hint="eastAsia"/>
          <w:lang w:eastAsia="zh-CN"/>
        </w:rPr>
        <w:t>本研究</w:t>
      </w:r>
      <w:r w:rsidR="005F5DA0">
        <w:rPr>
          <w:rFonts w:hint="eastAsia"/>
          <w:lang w:eastAsia="zh-CN"/>
        </w:rPr>
        <w:t>将在</w:t>
      </w:r>
      <w:r w:rsidR="003A192D">
        <w:rPr>
          <w:rFonts w:hint="eastAsia"/>
          <w:lang w:eastAsia="zh-CN"/>
        </w:rPr>
        <w:t>本研究</w:t>
      </w:r>
      <w:r w:rsidR="005F5DA0">
        <w:rPr>
          <w:rFonts w:hint="eastAsia"/>
          <w:lang w:eastAsia="zh-CN"/>
        </w:rPr>
        <w:t>的模型中引入</w:t>
      </w:r>
      <w:r w:rsidRPr="00D73EFC">
        <w:rPr>
          <w:rFonts w:hint="eastAsia"/>
          <w:lang w:eastAsia="zh-CN"/>
        </w:rPr>
        <w:t>“社会比较策略”的</w:t>
      </w:r>
      <w:r w:rsidR="005F5DA0">
        <w:rPr>
          <w:rFonts w:hint="eastAsia"/>
          <w:lang w:eastAsia="zh-CN"/>
        </w:rPr>
        <w:t>概念</w:t>
      </w:r>
      <w:r w:rsidRPr="00D73EFC">
        <w:rPr>
          <w:rFonts w:hint="eastAsia"/>
          <w:lang w:eastAsia="zh-CN"/>
        </w:rPr>
        <w:t>，</w:t>
      </w:r>
      <w:r w:rsidR="005F5DA0">
        <w:rPr>
          <w:rFonts w:hint="eastAsia"/>
          <w:lang w:eastAsia="zh-CN"/>
        </w:rPr>
        <w:t>借由</w:t>
      </w:r>
      <w:r w:rsidRPr="00D73EFC">
        <w:rPr>
          <w:rFonts w:hint="eastAsia"/>
          <w:lang w:eastAsia="zh-CN"/>
        </w:rPr>
        <w:t>“相对剥夺感”和“</w:t>
      </w:r>
      <w:r w:rsidR="005F5DA0">
        <w:rPr>
          <w:rFonts w:hint="eastAsia"/>
          <w:lang w:eastAsia="zh-CN"/>
        </w:rPr>
        <w:t>感知到的</w:t>
      </w:r>
      <w:r w:rsidRPr="00D73EFC">
        <w:rPr>
          <w:rFonts w:hint="eastAsia"/>
          <w:lang w:eastAsia="zh-CN"/>
        </w:rPr>
        <w:t>优越感”，来解释</w:t>
      </w:r>
      <w:r w:rsidR="005F5DA0">
        <w:rPr>
          <w:rFonts w:hint="eastAsia"/>
          <w:lang w:eastAsia="zh-CN"/>
        </w:rPr>
        <w:t>不同的社会比较策略</w:t>
      </w:r>
      <w:r w:rsidRPr="00D73EFC">
        <w:rPr>
          <w:rFonts w:hint="eastAsia"/>
          <w:lang w:eastAsia="zh-CN"/>
        </w:rPr>
        <w:t>在何种情况下以及如何影响“生活满意度”</w:t>
      </w:r>
      <w:r w:rsidR="00A3755D" w:rsidRPr="004E614C">
        <w:rPr>
          <w:rFonts w:hint="eastAsia"/>
          <w:lang w:eastAsia="zh-CN"/>
        </w:rPr>
        <w:t>。</w:t>
      </w:r>
    </w:p>
    <w:p w14:paraId="477D23EE" w14:textId="2983A9F5" w:rsidR="007C3DE2" w:rsidRDefault="00B12990" w:rsidP="00475CD9">
      <w:pPr>
        <w:pStyle w:val="2"/>
        <w:spacing w:before="180" w:after="180"/>
        <w:rPr>
          <w:lang w:val="en" w:eastAsia="zh-CN"/>
        </w:rPr>
      </w:pPr>
      <w:bookmarkStart w:id="25" w:name="_Toc162021903"/>
      <w:r>
        <w:rPr>
          <w:rFonts w:hint="eastAsia"/>
          <w:lang w:val="en" w:eastAsia="zh-CN"/>
        </w:rPr>
        <w:t>2.3</w:t>
      </w:r>
      <w:r w:rsidR="00953173">
        <w:rPr>
          <w:rFonts w:hint="eastAsia"/>
          <w:lang w:val="en" w:eastAsia="zh-CN"/>
        </w:rPr>
        <w:t>研究框架</w:t>
      </w:r>
      <w:bookmarkEnd w:id="25"/>
    </w:p>
    <w:p w14:paraId="5C7913A9" w14:textId="4BAB3423" w:rsidR="00953173" w:rsidRDefault="00B12990" w:rsidP="00B12990">
      <w:pPr>
        <w:pStyle w:val="3"/>
        <w:spacing w:before="180" w:after="180"/>
        <w:rPr>
          <w:lang w:val="en" w:eastAsia="zh-CN"/>
        </w:rPr>
      </w:pPr>
      <w:bookmarkStart w:id="26" w:name="_Toc162021904"/>
      <w:r>
        <w:rPr>
          <w:rFonts w:hint="eastAsia"/>
          <w:lang w:val="en" w:eastAsia="zh-CN"/>
        </w:rPr>
        <w:t>2.3.1 研究目的</w:t>
      </w:r>
      <w:bookmarkEnd w:id="26"/>
    </w:p>
    <w:p w14:paraId="20BF3DEE" w14:textId="77777777" w:rsidR="0059724D" w:rsidRDefault="0059724D" w:rsidP="0059724D">
      <w:pPr>
        <w:rPr>
          <w:lang w:val="en" w:eastAsia="zh-CN"/>
        </w:rPr>
      </w:pPr>
      <w:r>
        <w:rPr>
          <w:lang w:val="en" w:eastAsia="zh-CN"/>
        </w:rPr>
        <w:tab/>
      </w:r>
      <w:r>
        <w:rPr>
          <w:rFonts w:hint="eastAsia"/>
          <w:lang w:val="en" w:eastAsia="zh-CN"/>
        </w:rPr>
        <w:t>本文包括五个研究目的：</w:t>
      </w:r>
    </w:p>
    <w:p w14:paraId="12CED637" w14:textId="47A58E31" w:rsidR="0059724D" w:rsidRDefault="0059724D" w:rsidP="0059724D">
      <w:pPr>
        <w:ind w:firstLine="480"/>
        <w:rPr>
          <w:lang w:val="en" w:eastAsia="zh-CN"/>
        </w:rPr>
      </w:pPr>
      <w:r>
        <w:rPr>
          <w:rFonts w:hint="eastAsia"/>
          <w:lang w:val="en" w:eastAsia="zh-CN"/>
        </w:rPr>
        <w:t>研究目的一</w:t>
      </w:r>
      <w:r w:rsidR="00683613">
        <w:rPr>
          <w:rFonts w:hint="eastAsia"/>
          <w:lang w:val="en" w:eastAsia="zh-CN"/>
        </w:rPr>
        <w:t>：对本文使用的所有量表进行信效度检验，对信效度存在问题的量表进行修订。</w:t>
      </w:r>
    </w:p>
    <w:p w14:paraId="5F963919" w14:textId="2BEF9363" w:rsidR="00683613" w:rsidRDefault="00683613" w:rsidP="0059724D">
      <w:pPr>
        <w:ind w:firstLine="480"/>
        <w:rPr>
          <w:lang w:val="en" w:eastAsia="zh-CN"/>
        </w:rPr>
      </w:pPr>
      <w:r>
        <w:rPr>
          <w:rFonts w:hint="eastAsia"/>
          <w:lang w:val="en" w:eastAsia="zh-CN"/>
        </w:rPr>
        <w:t>研究目的二：本文</w:t>
      </w:r>
      <w:r w:rsidR="0059724D">
        <w:rPr>
          <w:rFonts w:hint="eastAsia"/>
          <w:lang w:val="en" w:eastAsia="zh-CN"/>
        </w:rPr>
        <w:t>旨在构建一个</w:t>
      </w:r>
      <w:r w:rsidR="00633182">
        <w:rPr>
          <w:rFonts w:hint="eastAsia"/>
          <w:lang w:val="en" w:eastAsia="zh-CN"/>
        </w:rPr>
        <w:t>并列中介</w:t>
      </w:r>
      <w:r w:rsidR="0059724D">
        <w:rPr>
          <w:rFonts w:hint="eastAsia"/>
          <w:lang w:val="en" w:eastAsia="zh-CN"/>
        </w:rPr>
        <w:t>模型，解释社会比较对生活满意度的影响。具体而言，本文将通过相对剥夺感和感知到的优越感</w:t>
      </w:r>
      <w:r w:rsidR="00633182">
        <w:rPr>
          <w:rFonts w:hint="eastAsia"/>
          <w:lang w:val="en" w:eastAsia="zh-CN"/>
        </w:rPr>
        <w:t>作为中介变量</w:t>
      </w:r>
      <w:r w:rsidR="0059724D">
        <w:rPr>
          <w:rFonts w:hint="eastAsia"/>
          <w:lang w:val="en" w:eastAsia="zh-CN"/>
        </w:rPr>
        <w:t>，解释社会比较影响生活满意度的作用机制。</w:t>
      </w:r>
    </w:p>
    <w:p w14:paraId="0D8BC3DD" w14:textId="02229C11" w:rsidR="00683613" w:rsidRDefault="00683613" w:rsidP="0059724D">
      <w:pPr>
        <w:ind w:firstLine="480"/>
        <w:rPr>
          <w:lang w:val="en" w:eastAsia="zh-CN"/>
        </w:rPr>
      </w:pPr>
      <w:r>
        <w:rPr>
          <w:rFonts w:hint="eastAsia"/>
          <w:lang w:val="en" w:eastAsia="zh-CN"/>
        </w:rPr>
        <w:t>研究目的三：</w:t>
      </w:r>
      <w:r w:rsidR="0059724D">
        <w:rPr>
          <w:rFonts w:hint="eastAsia"/>
          <w:lang w:val="en" w:eastAsia="zh-CN"/>
        </w:rPr>
        <w:t>讨论社会比较影响生活满意度的边际条件——社会比较倾向。</w:t>
      </w:r>
      <w:r>
        <w:rPr>
          <w:rFonts w:hint="eastAsia"/>
          <w:lang w:val="en" w:eastAsia="zh-CN"/>
        </w:rPr>
        <w:t>社会比较倾向的高低是否会影响社会比较对于生活满意度的影响。</w:t>
      </w:r>
    </w:p>
    <w:p w14:paraId="28AF97BB" w14:textId="1A90DD20" w:rsidR="0059724D" w:rsidRDefault="00683613" w:rsidP="0059724D">
      <w:pPr>
        <w:ind w:firstLine="480"/>
        <w:rPr>
          <w:lang w:val="en" w:eastAsia="zh-CN"/>
        </w:rPr>
      </w:pPr>
      <w:r>
        <w:rPr>
          <w:rFonts w:hint="eastAsia"/>
          <w:lang w:val="en" w:eastAsia="zh-CN"/>
        </w:rPr>
        <w:t>研究目的四：</w:t>
      </w:r>
      <w:r w:rsidR="0059724D">
        <w:rPr>
          <w:rFonts w:hint="eastAsia"/>
          <w:lang w:val="en" w:eastAsia="zh-CN"/>
        </w:rPr>
        <w:t>引入社会比较策略的概念，替代原本的社会比较方向，对社会比较进行更全面的描述</w:t>
      </w:r>
      <w:r w:rsidR="00633182">
        <w:rPr>
          <w:rFonts w:hint="eastAsia"/>
          <w:lang w:val="en" w:eastAsia="zh-CN"/>
        </w:rPr>
        <w:t>，</w:t>
      </w:r>
      <w:r w:rsidR="0059724D">
        <w:rPr>
          <w:rFonts w:hint="eastAsia"/>
          <w:lang w:val="en" w:eastAsia="zh-CN"/>
        </w:rPr>
        <w:t>并探讨不同比较策略如何对生活满意度造成影响。</w:t>
      </w:r>
    </w:p>
    <w:p w14:paraId="6CB6FD23" w14:textId="643DBD7C" w:rsidR="00683613" w:rsidRPr="0059724D" w:rsidRDefault="00683613" w:rsidP="0059724D">
      <w:pPr>
        <w:ind w:firstLine="480"/>
        <w:rPr>
          <w:lang w:val="en" w:eastAsia="zh-CN"/>
        </w:rPr>
      </w:pPr>
      <w:r>
        <w:rPr>
          <w:rFonts w:hint="eastAsia"/>
          <w:lang w:val="en" w:eastAsia="zh-CN"/>
        </w:rPr>
        <w:t>研究目的五：正如前文所述，本文认为社会比较与生活满意度之间，存在着两条相反的作用路径。因此，本文将会对过往社会比较与生活满意度的研究进行元分析，选取社会比较倾向，这个不具有比较方向属性的变量，与生活满意度的相关系数作为元分析的对象。</w:t>
      </w:r>
      <w:r w:rsidR="00633182">
        <w:rPr>
          <w:rFonts w:hint="eastAsia"/>
          <w:lang w:val="en" w:eastAsia="zh-CN"/>
        </w:rPr>
        <w:t>如果元分析得到了一个接近于零的总体效应值，则说明社会比较与生活满意度之间可能确实存在着两条相反的作用路径。</w:t>
      </w:r>
    </w:p>
    <w:p w14:paraId="6876A7B7" w14:textId="31F0E74B" w:rsidR="00B12990" w:rsidRDefault="00B12990" w:rsidP="00B12990">
      <w:pPr>
        <w:pStyle w:val="3"/>
        <w:spacing w:before="180" w:after="180"/>
        <w:rPr>
          <w:lang w:val="en" w:eastAsia="zh-CN"/>
        </w:rPr>
      </w:pPr>
      <w:bookmarkStart w:id="27" w:name="_Toc162021905"/>
      <w:r>
        <w:rPr>
          <w:rFonts w:hint="eastAsia"/>
          <w:lang w:val="en" w:eastAsia="zh-CN"/>
        </w:rPr>
        <w:t>2.3.</w:t>
      </w:r>
      <w:r w:rsidR="0059724D">
        <w:rPr>
          <w:rFonts w:hint="eastAsia"/>
          <w:lang w:val="en" w:eastAsia="zh-CN"/>
        </w:rPr>
        <w:t>2</w:t>
      </w:r>
      <w:r>
        <w:rPr>
          <w:rFonts w:hint="eastAsia"/>
          <w:lang w:val="en" w:eastAsia="zh-CN"/>
        </w:rPr>
        <w:t xml:space="preserve"> 研究假设</w:t>
      </w:r>
      <w:bookmarkEnd w:id="27"/>
    </w:p>
    <w:p w14:paraId="70B59117" w14:textId="1474A8A8" w:rsidR="00140454" w:rsidRDefault="00695F5F" w:rsidP="00B12990">
      <w:pPr>
        <w:ind w:firstLineChars="200" w:firstLine="480"/>
        <w:rPr>
          <w:bCs/>
          <w:lang w:eastAsia="zh-CN"/>
        </w:rPr>
      </w:pPr>
      <w:r w:rsidRPr="00E763D6">
        <w:rPr>
          <w:rFonts w:hint="eastAsia"/>
          <w:lang w:eastAsia="zh-CN"/>
        </w:rPr>
        <w:t>社交网络</w:t>
      </w:r>
      <w:r w:rsidR="00FA2201">
        <w:rPr>
          <w:rFonts w:hint="eastAsia"/>
          <w:lang w:eastAsia="zh-CN"/>
        </w:rPr>
        <w:t>的出现让发布与接受信息变得更加简单</w:t>
      </w:r>
      <w:r>
        <w:rPr>
          <w:rFonts w:hint="eastAsia"/>
          <w:lang w:eastAsia="zh-CN"/>
        </w:rPr>
        <w:t xml:space="preserve"> </w:t>
      </w:r>
      <w:r w:rsidRPr="004E614C">
        <w:rPr>
          <w:lang w:eastAsia="zh-CN"/>
        </w:rPr>
        <w:t xml:space="preserve"> </w:t>
      </w:r>
      <w:r w:rsidRPr="004E614C">
        <w:rPr>
          <w:lang w:eastAsia="zh-CN"/>
        </w:rPr>
        <w:fldChar w:fldCharType="begin">
          <w:fldData xml:space="preserve">PEVuZE5vdGU+PENpdGU+PEF1dGhvcj5IYWZlcmthbXA8L0F1dGhvcj48WWVhcj4yMDExPC9ZZWFy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PHVybHM+PC91cmxzPjwvcmVjb3JkPjwvQ2l0ZT48Q2l0ZT48QXV0aG9yPkFjYXI8L0F1dGhvcj48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</w:fldData>
        </w:fldChar>
      </w:r>
      <w:r w:rsidR="00FA2201">
        <w:rPr>
          <w:lang w:eastAsia="zh-CN"/>
        </w:rPr>
        <w:instrText xml:space="preserve"> ADDIN EN.CITE </w:instrText>
      </w:r>
      <w:r w:rsidR="00FA2201">
        <w:rPr>
          <w:lang w:eastAsia="zh-CN"/>
        </w:rPr>
        <w:fldChar w:fldCharType="begin">
          <w:fldData xml:space="preserve">PEVuZE5vdGU+PENpdGU+PEF1dGhvcj5IYWZlcmthbXA8L0F1dGhvcj48WWVhcj4yMDExPC9ZZWFy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PHVybHM+PC91cmxzPjwvcmVjb3JkPjwvQ2l0ZT48Q2l0ZT48QXV0aG9yPkFjYXI8L0F1dGhvcj48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</w:fldData>
        </w:fldChar>
      </w:r>
      <w:r w:rsidR="00FA2201">
        <w:rPr>
          <w:lang w:eastAsia="zh-CN"/>
        </w:rPr>
        <w:instrText xml:space="preserve"> ADDIN EN.CITE.DATA </w:instrText>
      </w:r>
      <w:r w:rsidR="00FA2201">
        <w:rPr>
          <w:lang w:eastAsia="zh-CN"/>
        </w:rPr>
      </w:r>
      <w:r w:rsidR="00FA2201">
        <w:rPr>
          <w:lang w:eastAsia="zh-CN"/>
        </w:rPr>
        <w:fldChar w:fldCharType="end"/>
      </w:r>
      <w:r w:rsidRPr="004E614C">
        <w:rPr>
          <w:lang w:eastAsia="zh-CN"/>
        </w:rPr>
      </w:r>
      <w:r w:rsidRPr="004E614C">
        <w:rPr>
          <w:lang w:eastAsia="zh-CN"/>
        </w:rPr>
        <w:fldChar w:fldCharType="separate"/>
      </w:r>
      <w:r w:rsidR="00FA2201">
        <w:rPr>
          <w:noProof/>
          <w:lang w:eastAsia="zh-CN"/>
        </w:rPr>
        <w:t>(e.g., Acar, 2008; Haferkamp &amp; Krämer, 2011; Vogel et al., 2015)</w:t>
      </w:r>
      <w:r w:rsidRPr="004E614C">
        <w:rPr>
          <w:lang w:eastAsia="zh-CN"/>
        </w:rPr>
        <w:fldChar w:fldCharType="end"/>
      </w:r>
      <w:r>
        <w:rPr>
          <w:rFonts w:hint="eastAsia"/>
          <w:lang w:eastAsia="zh-CN"/>
        </w:rPr>
        <w:t>。</w:t>
      </w:r>
      <w:r w:rsidR="00FA2201">
        <w:rPr>
          <w:rFonts w:hint="eastAsia"/>
          <w:lang w:eastAsia="zh-CN"/>
        </w:rPr>
        <w:t>这也意味着社会比较变得比以往更加容易。</w:t>
      </w:r>
      <w:r w:rsidR="004251ED">
        <w:rPr>
          <w:rFonts w:hint="eastAsia"/>
          <w:lang w:eastAsia="zh-CN"/>
        </w:rPr>
        <w:t>鉴于已有很多研究指出</w:t>
      </w:r>
      <w:r w:rsidR="004251ED" w:rsidRPr="00F677AC">
        <w:rPr>
          <w:rFonts w:hint="eastAsia"/>
          <w:lang w:eastAsia="zh-CN"/>
        </w:rPr>
        <w:t>，</w:t>
      </w:r>
      <w:r w:rsidR="004251ED">
        <w:rPr>
          <w:rFonts w:hint="eastAsia"/>
          <w:lang w:eastAsia="zh-CN"/>
        </w:rPr>
        <w:t>社交网络上的向上比较会让人体验到相对剥夺感</w:t>
      </w:r>
      <w:r w:rsidR="004251ED" w:rsidRPr="004E614C">
        <w:rPr>
          <w:rFonts w:hint="eastAsia"/>
          <w:lang w:eastAsia="zh-CN"/>
        </w:rPr>
        <w:t xml:space="preserve"> </w:t>
      </w:r>
      <w:r w:rsidR="004251ED" w:rsidRPr="004E614C">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L3RpdGxlPjxzZWNvbmRhcnktdGl0bGU+Q29tcHV0ZXJzIGluIGh1bWFuIGJlaGF2aW9yPC9zZWNv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PGlzYm4+MDc0Ny01NjMyPC9pc2JuPjx1cmxzPjwvdXJscz48L3JlY29yZD48L0NpdGU+PENpdGU+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PjEwNzEtMjA4OTwvaXNibj48dXJscz48L3VybHM+PC9yZWNvcmQ+PC9DaXRlPjwvRW5kTm90ZT5=
</w:fldData>
        </w:fldChar>
      </w:r>
      <w:r w:rsidR="004251ED">
        <w:rPr>
          <w:lang w:eastAsia="zh-CN"/>
        </w:rPr>
        <w:instrText xml:space="preserve"> ADDIN EN.CITE </w:instrText>
      </w:r>
      <w:r w:rsidR="004251ED">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L3RpdGxlPjxzZWNvbmRhcnktdGl0bGU+Q29tcHV0ZXJzIGluIGh1bWFuIGJlaGF2aW9yPC9zZWNv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PGlzYm4+MDc0Ny01NjMyPC9pc2JuPjx1cmxzPjwvdXJscz48L3JlY29yZD48L0NpdGU+PENpdGU+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PjEwNzEtMjA4OTwvaXNibj48dXJscz48L3VybHM+PC9yZWNvcmQ+PC9DaXRlPjwvRW5kTm90ZT5=
</w:fldData>
        </w:fldChar>
      </w:r>
      <w:r w:rsidR="004251ED">
        <w:rPr>
          <w:lang w:eastAsia="zh-CN"/>
        </w:rPr>
        <w:instrText xml:space="preserve"> ADDIN EN.CITE.DATA </w:instrText>
      </w:r>
      <w:r w:rsidR="004251ED">
        <w:rPr>
          <w:lang w:eastAsia="zh-CN"/>
        </w:rPr>
      </w:r>
      <w:r w:rsidR="004251ED">
        <w:rPr>
          <w:lang w:eastAsia="zh-CN"/>
        </w:rPr>
        <w:fldChar w:fldCharType="end"/>
      </w:r>
      <w:r w:rsidR="004251ED" w:rsidRPr="004E614C">
        <w:rPr>
          <w:lang w:eastAsia="zh-CN"/>
        </w:rPr>
      </w:r>
      <w:r w:rsidR="004251ED" w:rsidRPr="004E614C">
        <w:rPr>
          <w:lang w:eastAsia="zh-CN"/>
        </w:rPr>
        <w:fldChar w:fldCharType="separate"/>
      </w:r>
      <w:r w:rsidR="004251ED">
        <w:rPr>
          <w:noProof/>
          <w:lang w:eastAsia="zh-CN"/>
        </w:rPr>
        <w:t>(e.g., De Vries et al., 2018; Jang et al., 2016; Kim et al., 2021; Lee, 2014; Robinson et al., 2019; Vogel et al., 2015)</w:t>
      </w:r>
      <w:r w:rsidR="004251ED" w:rsidRPr="004E614C">
        <w:rPr>
          <w:lang w:eastAsia="zh-CN"/>
        </w:rPr>
        <w:fldChar w:fldCharType="end"/>
      </w:r>
      <w:r w:rsidR="004251ED">
        <w:rPr>
          <w:rFonts w:hint="eastAsia"/>
          <w:lang w:eastAsia="zh-CN"/>
        </w:rPr>
        <w:t>，我们提出了假设</w:t>
      </w:r>
      <w:r w:rsidR="004251ED">
        <w:rPr>
          <w:rFonts w:hint="eastAsia"/>
          <w:lang w:eastAsia="zh-CN"/>
        </w:rPr>
        <w:t>1</w:t>
      </w:r>
      <w:r w:rsidR="007D52BC">
        <w:rPr>
          <w:rFonts w:hint="eastAsia"/>
          <w:lang w:eastAsia="zh-CN"/>
        </w:rPr>
        <w:t>：</w:t>
      </w:r>
    </w:p>
    <w:p w14:paraId="17ACE406" w14:textId="423D5B26"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1</w:t>
      </w:r>
      <w:r w:rsidRPr="00231DA4">
        <w:rPr>
          <w:rFonts w:hint="eastAsia"/>
          <w:bCs/>
          <w:lang w:eastAsia="zh-CN"/>
        </w:rPr>
        <w:t>：当人们</w:t>
      </w:r>
      <w:r w:rsidR="004251ED">
        <w:rPr>
          <w:rFonts w:hint="eastAsia"/>
          <w:bCs/>
          <w:lang w:eastAsia="zh-CN"/>
        </w:rPr>
        <w:t>在社交网络上</w:t>
      </w:r>
      <w:r w:rsidRPr="00231DA4">
        <w:rPr>
          <w:rFonts w:hint="eastAsia"/>
          <w:bCs/>
          <w:lang w:eastAsia="zh-CN"/>
        </w:rPr>
        <w:t>进行向上比较的时候，会产生相对剥夺感</w:t>
      </w:r>
    </w:p>
    <w:p w14:paraId="5EB48748" w14:textId="72A8835B" w:rsidR="00B12990" w:rsidRPr="00E5661A" w:rsidRDefault="007D52BC" w:rsidP="00B12990">
      <w:pPr>
        <w:ind w:firstLineChars="200" w:firstLine="480"/>
        <w:rPr>
          <w:bCs/>
          <w:lang w:eastAsia="zh-CN"/>
        </w:rPr>
      </w:pPr>
      <w:r>
        <w:rPr>
          <w:rFonts w:hint="eastAsia"/>
          <w:lang w:eastAsia="zh-CN"/>
        </w:rPr>
        <w:t>而</w:t>
      </w:r>
      <w:r w:rsidR="002A47AB" w:rsidRPr="00F677AC">
        <w:rPr>
          <w:rFonts w:hint="eastAsia"/>
          <w:lang w:eastAsia="zh-CN"/>
        </w:rPr>
        <w:t>当人们体验到相对剥夺感时，其心理或生理健康都会受到一定程度的影响</w:t>
      </w:r>
      <w:r w:rsidR="002A47AB" w:rsidRPr="004E614C">
        <w:rPr>
          <w:rFonts w:hint="eastAsia"/>
          <w:lang w:eastAsia="zh-CN"/>
        </w:rPr>
        <w:t xml:space="preserve"> </w:t>
      </w:r>
      <w:r w:rsidR="002A47AB" w:rsidRPr="004E614C">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ZXM+PGlzYm4+MTkzMi02MjAzPC9pc2JuPjx1cmxzPjwvdXJscz48L3JlY29yZD48L0NpdGU+PENp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</w:fldData>
        </w:fldChar>
      </w:r>
      <w:r w:rsidR="002A47AB">
        <w:rPr>
          <w:lang w:eastAsia="zh-CN"/>
        </w:rPr>
        <w:instrText xml:space="preserve"> ADDIN EN.CITE </w:instrText>
      </w:r>
      <w:r w:rsidR="002A47AB">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ZXM+PGlzYm4+MTkzMi02MjAzPC9pc2JuPjx1cmxzPjwvdXJscz48L3JlY29yZD48L0NpdGU+PENp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</w:fldData>
        </w:fldChar>
      </w:r>
      <w:r w:rsidR="002A47AB">
        <w:rPr>
          <w:lang w:eastAsia="zh-CN"/>
        </w:rPr>
        <w:instrText xml:space="preserve"> ADDIN EN.CITE.DATA </w:instrText>
      </w:r>
      <w:r w:rsidR="002A47AB">
        <w:rPr>
          <w:lang w:eastAsia="zh-CN"/>
        </w:rPr>
      </w:r>
      <w:r w:rsidR="002A47AB">
        <w:rPr>
          <w:lang w:eastAsia="zh-CN"/>
        </w:rPr>
        <w:fldChar w:fldCharType="end"/>
      </w:r>
      <w:r w:rsidR="002A47AB" w:rsidRPr="004E614C">
        <w:rPr>
          <w:lang w:eastAsia="zh-CN"/>
        </w:rPr>
      </w:r>
      <w:r w:rsidR="002A47AB" w:rsidRPr="004E614C">
        <w:rPr>
          <w:lang w:eastAsia="zh-CN"/>
        </w:rPr>
        <w:fldChar w:fldCharType="separate"/>
      </w:r>
      <w:r w:rsidR="002A47AB">
        <w:rPr>
          <w:noProof/>
          <w:lang w:eastAsia="zh-CN"/>
        </w:rPr>
        <w:t>(e.g., Adjaye-Gbewonyo &amp; Kawachi, 2012; Beshai et al., 2017; Callan et al., 2015b; Osborne et al., 2012)</w:t>
      </w:r>
      <w:r w:rsidR="002A47AB" w:rsidRPr="004E614C">
        <w:rPr>
          <w:lang w:eastAsia="zh-CN"/>
        </w:rPr>
        <w:fldChar w:fldCharType="end"/>
      </w:r>
      <w:r>
        <w:rPr>
          <w:rFonts w:hint="eastAsia"/>
          <w:lang w:eastAsia="zh-CN"/>
        </w:rPr>
        <w:t>。因此我们进而提出假设</w:t>
      </w:r>
      <w:r>
        <w:rPr>
          <w:rFonts w:hint="eastAsia"/>
          <w:lang w:eastAsia="zh-CN"/>
        </w:rPr>
        <w:t>2</w:t>
      </w:r>
      <w:r>
        <w:rPr>
          <w:rFonts w:hint="eastAsia"/>
          <w:lang w:eastAsia="zh-CN"/>
        </w:rPr>
        <w:t>：</w:t>
      </w:r>
    </w:p>
    <w:p w14:paraId="4EB6AB79" w14:textId="05CA6873"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2</w:t>
      </w:r>
      <w:r w:rsidRPr="00231DA4">
        <w:rPr>
          <w:rFonts w:hint="eastAsia"/>
          <w:bCs/>
          <w:lang w:eastAsia="zh-CN"/>
        </w:rPr>
        <w:t>：人们</w:t>
      </w:r>
      <w:r w:rsidR="007D52BC">
        <w:rPr>
          <w:rFonts w:hint="eastAsia"/>
          <w:bCs/>
          <w:lang w:eastAsia="zh-CN"/>
        </w:rPr>
        <w:t>在社交网络上进行</w:t>
      </w:r>
      <w:r w:rsidRPr="00231DA4">
        <w:rPr>
          <w:rFonts w:hint="eastAsia"/>
          <w:bCs/>
          <w:lang w:eastAsia="zh-CN"/>
        </w:rPr>
        <w:t>向上比较时会产生相对剥夺感，这种相对剥夺感越高，</w:t>
      </w:r>
      <w:r w:rsidR="008E62FE">
        <w:rPr>
          <w:rFonts w:hint="eastAsia"/>
          <w:bCs/>
          <w:lang w:eastAsia="zh-CN"/>
        </w:rPr>
        <w:t>人们</w:t>
      </w:r>
      <w:r w:rsidRPr="00231DA4">
        <w:rPr>
          <w:rFonts w:hint="eastAsia"/>
          <w:bCs/>
          <w:lang w:eastAsia="zh-CN"/>
        </w:rPr>
        <w:t>对自己的生活满意度评价越低。</w:t>
      </w:r>
    </w:p>
    <w:p w14:paraId="50DD2463" w14:textId="06F9A903" w:rsidR="00B12990" w:rsidRPr="007C3DE2" w:rsidRDefault="007D52BC" w:rsidP="00B12990">
      <w:pPr>
        <w:ind w:firstLineChars="200" w:firstLine="480"/>
        <w:rPr>
          <w:bCs/>
          <w:lang w:eastAsia="zh-CN"/>
        </w:rPr>
      </w:pPr>
      <w:r>
        <w:rPr>
          <w:rFonts w:hint="eastAsia"/>
          <w:bCs/>
          <w:lang w:eastAsia="zh-CN"/>
        </w:rPr>
        <w:t>与此同时，也有很多研究指出，在社交网络上发生的社会比较，也会产生积极的效果</w:t>
      </w:r>
      <w:r>
        <w:rPr>
          <w:bCs/>
          <w:lang w:eastAsia="zh-CN"/>
        </w:rPr>
        <w:fldChar w:fldCharType="begin">
          <w:fldData xml:space="preserve">PEVuZE5vdGU+PENpdGU+PEF1dGhvcj5NZWllcjwvQXV0aG9yPjxZZWFyPjIwMTg8L1llYXI+PFJl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</w:fldData>
        </w:fldChar>
      </w:r>
      <w:r>
        <w:rPr>
          <w:bCs/>
          <w:lang w:eastAsia="zh-CN"/>
        </w:rPr>
        <w:instrText xml:space="preserve"> ADDIN EN.CITE </w:instrText>
      </w:r>
      <w:r>
        <w:rPr>
          <w:bCs/>
          <w:lang w:eastAsia="zh-CN"/>
        </w:rPr>
        <w:fldChar w:fldCharType="begin">
          <w:fldData xml:space="preserve">PEVuZE5vdGU+PENpdGU+PEF1dGhvcj5NZWllcjwvQXV0aG9yPjxZZWFyPjIwMTg8L1llYXI+PFJl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</w:fldData>
        </w:fldChar>
      </w:r>
      <w:r>
        <w:rPr>
          <w:bCs/>
          <w:lang w:eastAsia="zh-CN"/>
        </w:rPr>
        <w:instrText xml:space="preserve"> ADDIN EN.CITE.DATA </w:instrText>
      </w:r>
      <w:r>
        <w:rPr>
          <w:bCs/>
          <w:lang w:eastAsia="zh-CN"/>
        </w:rPr>
      </w:r>
      <w:r>
        <w:rPr>
          <w:bCs/>
          <w:lang w:eastAsia="zh-CN"/>
        </w:rPr>
        <w:fldChar w:fldCharType="end"/>
      </w:r>
      <w:r>
        <w:rPr>
          <w:bCs/>
          <w:lang w:eastAsia="zh-CN"/>
        </w:rPr>
      </w:r>
      <w:r>
        <w:rPr>
          <w:bCs/>
          <w:lang w:eastAsia="zh-CN"/>
        </w:rPr>
        <w:fldChar w:fldCharType="separate"/>
      </w:r>
      <w:r>
        <w:rPr>
          <w:bCs/>
          <w:noProof/>
          <w:lang w:eastAsia="zh-CN"/>
        </w:rPr>
        <w:t>(Meier &amp; Schäfer, 2018; Verduyn et al., 2020; Zhang &amp; Centola, 2019)</w:t>
      </w:r>
      <w:r>
        <w:rPr>
          <w:bCs/>
          <w:lang w:eastAsia="zh-CN"/>
        </w:rPr>
        <w:fldChar w:fldCharType="end"/>
      </w:r>
      <w:r>
        <w:rPr>
          <w:rFonts w:hint="eastAsia"/>
          <w:bCs/>
          <w:lang w:eastAsia="zh-CN"/>
        </w:rPr>
        <w:t>。本文是首次将优越感引入社会比较的模型中。正如前文所述，通过幽默理论和犯错误效应，本文解释了为什么人们会在向下比较中产生优越感。基于此，本文提出假设</w:t>
      </w:r>
      <w:r>
        <w:rPr>
          <w:rFonts w:hint="eastAsia"/>
          <w:bCs/>
          <w:lang w:eastAsia="zh-CN"/>
        </w:rPr>
        <w:t>3</w:t>
      </w:r>
      <w:r>
        <w:rPr>
          <w:rFonts w:hint="eastAsia"/>
          <w:bCs/>
          <w:lang w:eastAsia="zh-CN"/>
        </w:rPr>
        <w:t>：</w:t>
      </w:r>
    </w:p>
    <w:p w14:paraId="4EC9C53A" w14:textId="2C482FC2"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3</w:t>
      </w:r>
      <w:r w:rsidRPr="00231DA4">
        <w:rPr>
          <w:bCs/>
          <w:lang w:eastAsia="zh-CN"/>
        </w:rPr>
        <w:t>：</w:t>
      </w:r>
      <w:r w:rsidRPr="00231DA4">
        <w:rPr>
          <w:rFonts w:hint="eastAsia"/>
          <w:bCs/>
          <w:lang w:eastAsia="zh-CN"/>
        </w:rPr>
        <w:t>当人们</w:t>
      </w:r>
      <w:r w:rsidR="007D52BC">
        <w:rPr>
          <w:rFonts w:hint="eastAsia"/>
          <w:bCs/>
          <w:lang w:eastAsia="zh-CN"/>
        </w:rPr>
        <w:t>在社交网络上</w:t>
      </w:r>
      <w:r w:rsidRPr="00231DA4">
        <w:rPr>
          <w:rFonts w:hint="eastAsia"/>
          <w:bCs/>
          <w:lang w:eastAsia="zh-CN"/>
        </w:rPr>
        <w:t>进行向下比较的时候，会产生优越感</w:t>
      </w:r>
    </w:p>
    <w:p w14:paraId="2DA0250D" w14:textId="0E21A875" w:rsidR="00B12990" w:rsidRPr="007D52BC" w:rsidRDefault="007D52BC" w:rsidP="00B12990">
      <w:pPr>
        <w:ind w:firstLineChars="200" w:firstLine="480"/>
        <w:rPr>
          <w:bCs/>
          <w:lang w:eastAsia="zh-CN"/>
        </w:rPr>
      </w:pPr>
      <w:r>
        <w:rPr>
          <w:rFonts w:hint="eastAsia"/>
          <w:bCs/>
          <w:lang w:eastAsia="zh-CN"/>
        </w:rPr>
        <w:t>而优越感常常被认为是提升人们对生活满意度评价的关键因素</w:t>
      </w:r>
      <w:r>
        <w:rPr>
          <w:bCs/>
          <w:lang w:eastAsia="zh-CN"/>
        </w:rPr>
        <w:fldChar w:fldCharType="begin"/>
      </w:r>
      <w:r>
        <w:rPr>
          <w:bCs/>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Pr>
          <w:bCs/>
          <w:lang w:eastAsia="zh-CN"/>
        </w:rPr>
        <w:fldChar w:fldCharType="separate"/>
      </w:r>
      <w:r>
        <w:rPr>
          <w:bCs/>
          <w:noProof/>
          <w:lang w:eastAsia="zh-CN"/>
        </w:rPr>
        <w:t>(Headey &amp; Wearing, 1988)</w:t>
      </w:r>
      <w:r>
        <w:rPr>
          <w:bCs/>
          <w:lang w:eastAsia="zh-CN"/>
        </w:rPr>
        <w:fldChar w:fldCharType="end"/>
      </w:r>
      <w:r>
        <w:rPr>
          <w:rFonts w:hint="eastAsia"/>
          <w:bCs/>
          <w:lang w:eastAsia="zh-CN"/>
        </w:rPr>
        <w:t>。因此，本文提出假设</w:t>
      </w:r>
      <w:r>
        <w:rPr>
          <w:rFonts w:hint="eastAsia"/>
          <w:bCs/>
          <w:lang w:eastAsia="zh-CN"/>
        </w:rPr>
        <w:t>4</w:t>
      </w:r>
    </w:p>
    <w:p w14:paraId="73BA3B89" w14:textId="3D9F4563" w:rsidR="00B12990" w:rsidRPr="00231DA4" w:rsidRDefault="00B12990" w:rsidP="00B12990">
      <w:pPr>
        <w:ind w:firstLineChars="200" w:firstLine="480"/>
        <w:rPr>
          <w:bCs/>
          <w:lang w:eastAsia="zh-CN"/>
        </w:rPr>
      </w:pPr>
      <w:r w:rsidRPr="00231DA4">
        <w:rPr>
          <w:rFonts w:hint="eastAsia"/>
          <w:bCs/>
          <w:lang w:eastAsia="zh-CN"/>
        </w:rPr>
        <w:t>假设</w:t>
      </w:r>
      <w:r w:rsidRPr="00231DA4">
        <w:rPr>
          <w:rFonts w:hint="eastAsia"/>
          <w:bCs/>
          <w:lang w:eastAsia="zh-CN"/>
        </w:rPr>
        <w:t>4</w:t>
      </w:r>
      <w:r w:rsidRPr="00231DA4">
        <w:rPr>
          <w:rFonts w:hint="eastAsia"/>
          <w:bCs/>
          <w:lang w:eastAsia="zh-CN"/>
        </w:rPr>
        <w:t>：人们</w:t>
      </w:r>
      <w:r w:rsidR="007D52BC">
        <w:rPr>
          <w:rFonts w:hint="eastAsia"/>
          <w:bCs/>
          <w:lang w:eastAsia="zh-CN"/>
        </w:rPr>
        <w:t>在社交网络上进行</w:t>
      </w:r>
      <w:r w:rsidRPr="00231DA4">
        <w:rPr>
          <w:rFonts w:hint="eastAsia"/>
          <w:bCs/>
          <w:lang w:eastAsia="zh-CN"/>
        </w:rPr>
        <w:t>向下比较时会产生优越感，这种优越感越高，</w:t>
      </w:r>
      <w:r w:rsidR="008E62FE">
        <w:rPr>
          <w:rFonts w:hint="eastAsia"/>
          <w:bCs/>
          <w:lang w:eastAsia="zh-CN"/>
        </w:rPr>
        <w:t>人们</w:t>
      </w:r>
      <w:r w:rsidRPr="00231DA4">
        <w:rPr>
          <w:rFonts w:hint="eastAsia"/>
          <w:bCs/>
          <w:lang w:eastAsia="zh-CN"/>
        </w:rPr>
        <w:t>对自己的生活满意度评价越高</w:t>
      </w:r>
    </w:p>
    <w:p w14:paraId="4A8AF27A" w14:textId="0675A99D" w:rsidR="00B12990" w:rsidRPr="007D52BC" w:rsidRDefault="008E62FE" w:rsidP="00B12990">
      <w:pPr>
        <w:ind w:firstLineChars="200" w:firstLine="480"/>
        <w:rPr>
          <w:bCs/>
          <w:lang w:eastAsia="zh-CN"/>
        </w:rPr>
      </w:pPr>
      <w:r>
        <w:rPr>
          <w:rFonts w:hint="eastAsia"/>
          <w:bCs/>
          <w:lang w:eastAsia="zh-CN"/>
        </w:rPr>
        <w:t>在假设</w:t>
      </w:r>
      <w:r>
        <w:rPr>
          <w:rFonts w:hint="eastAsia"/>
          <w:bCs/>
          <w:lang w:eastAsia="zh-CN"/>
        </w:rPr>
        <w:t>1-4</w:t>
      </w:r>
      <w:r>
        <w:rPr>
          <w:rFonts w:hint="eastAsia"/>
          <w:bCs/>
          <w:lang w:eastAsia="zh-CN"/>
        </w:rPr>
        <w:t>构建的社会比较与生活满意度的并列中介模型中，向上比较的路径由相对剥夺感所中介，向下比较的路径由感知到的优越感中介。然而，本研究认为，该并列中介模型存在着一个边际条件——社会比较倾向。以往研究也指出，只有当社会比较倾向较高的个体，才会被社会比较所影响，产生积极或消极的结果</w:t>
      </w:r>
      <w:r w:rsidR="008D03BF">
        <w:rPr>
          <w:rFonts w:hint="eastAsia"/>
          <w:bCs/>
          <w:lang w:eastAsia="zh-CN"/>
        </w:rPr>
        <w:t xml:space="preserve"> </w:t>
      </w:r>
      <w:r>
        <w:rPr>
          <w:bCs/>
          <w:lang w:eastAsia="zh-CN"/>
        </w:rPr>
        <w:fldChar w:fldCharType="begin"/>
      </w:r>
      <w:r>
        <w:rPr>
          <w:bCs/>
          <w:lang w:eastAsia="zh-CN"/>
        </w:rPr>
        <w:instrText xml:space="preserve"> ADDIN EN.CITE &lt;EndNote&gt;&lt;Cite&gt;&lt;Author&gt;Buunk&lt;/Author&gt;&lt;Year&gt;2003&lt;/Year&gt;&lt;RecNum&gt;142&lt;/RecNum&gt;&lt;DisplayText&gt;(Buunk et al., 2007; 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2007&lt;/Year&gt;&lt;RecNum&gt;12&lt;/RecNum&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Pr>
          <w:bCs/>
          <w:lang w:eastAsia="zh-CN"/>
        </w:rPr>
        <w:fldChar w:fldCharType="separate"/>
      </w:r>
      <w:r>
        <w:rPr>
          <w:bCs/>
          <w:noProof/>
          <w:lang w:eastAsia="zh-CN"/>
        </w:rPr>
        <w:t>(Buunk et al., 2007; Buunk et al., 2003)</w:t>
      </w:r>
      <w:r>
        <w:rPr>
          <w:bCs/>
          <w:lang w:eastAsia="zh-CN"/>
        </w:rPr>
        <w:fldChar w:fldCharType="end"/>
      </w:r>
      <w:r w:rsidR="008D03BF">
        <w:rPr>
          <w:rFonts w:hint="eastAsia"/>
          <w:bCs/>
          <w:lang w:eastAsia="zh-CN"/>
        </w:rPr>
        <w:t>。基于这个观点，本文提出假设</w:t>
      </w:r>
      <w:r w:rsidR="008D03BF">
        <w:rPr>
          <w:rFonts w:hint="eastAsia"/>
          <w:bCs/>
          <w:lang w:eastAsia="zh-CN"/>
        </w:rPr>
        <w:t>5</w:t>
      </w:r>
      <w:r w:rsidR="008D03BF">
        <w:rPr>
          <w:rFonts w:hint="eastAsia"/>
          <w:bCs/>
          <w:lang w:eastAsia="zh-CN"/>
        </w:rPr>
        <w:t>：</w:t>
      </w:r>
    </w:p>
    <w:p w14:paraId="4F8507F6" w14:textId="77777777" w:rsidR="00B12990" w:rsidRDefault="00B12990" w:rsidP="00B12990">
      <w:pPr>
        <w:ind w:firstLineChars="200" w:firstLine="480"/>
        <w:rPr>
          <w:bCs/>
          <w:lang w:eastAsia="zh-CN"/>
        </w:rPr>
      </w:pPr>
      <w:r w:rsidRPr="00231DA4">
        <w:rPr>
          <w:rFonts w:hint="eastAsia"/>
          <w:bCs/>
          <w:lang w:eastAsia="zh-CN"/>
        </w:rPr>
        <w:t>假设</w:t>
      </w:r>
      <w:r w:rsidRPr="00231DA4">
        <w:rPr>
          <w:rFonts w:hint="eastAsia"/>
          <w:bCs/>
          <w:lang w:eastAsia="zh-CN"/>
        </w:rPr>
        <w:t>5</w:t>
      </w:r>
      <w:r>
        <w:rPr>
          <w:rFonts w:hint="eastAsia"/>
          <w:bCs/>
          <w:lang w:eastAsia="zh-CN"/>
        </w:rPr>
        <w:t>a</w:t>
      </w:r>
      <w:r w:rsidRPr="00231DA4">
        <w:rPr>
          <w:rFonts w:hint="eastAsia"/>
          <w:bCs/>
          <w:lang w:eastAsia="zh-CN"/>
        </w:rPr>
        <w:t>：在向上比较时，只有当个体的社会比较倾向较高时，才会出现向上比较的频率越高，进而体验到的相对剥夺感越强，从而导致生活满意度的评价更低</w:t>
      </w:r>
      <w:r>
        <w:rPr>
          <w:rFonts w:hint="eastAsia"/>
          <w:bCs/>
          <w:lang w:eastAsia="zh-CN"/>
        </w:rPr>
        <w:t>。</w:t>
      </w:r>
    </w:p>
    <w:p w14:paraId="3D8F59CF" w14:textId="77777777" w:rsidR="00B12990" w:rsidRPr="00231DA4" w:rsidRDefault="00B12990" w:rsidP="00B12990">
      <w:pPr>
        <w:ind w:firstLineChars="200" w:firstLine="480"/>
        <w:rPr>
          <w:bCs/>
          <w:lang w:eastAsia="zh-CN"/>
        </w:rPr>
      </w:pPr>
      <w:r>
        <w:rPr>
          <w:rFonts w:hint="eastAsia"/>
          <w:bCs/>
          <w:lang w:eastAsia="zh-CN"/>
        </w:rPr>
        <w:t>假设</w:t>
      </w:r>
      <w:r>
        <w:rPr>
          <w:rFonts w:hint="eastAsia"/>
          <w:bCs/>
          <w:lang w:eastAsia="zh-CN"/>
        </w:rPr>
        <w:t>5b</w:t>
      </w:r>
      <w:r>
        <w:rPr>
          <w:rFonts w:hint="eastAsia"/>
          <w:bCs/>
          <w:lang w:eastAsia="zh-CN"/>
        </w:rPr>
        <w:t>：</w:t>
      </w:r>
      <w:r w:rsidRPr="00231DA4">
        <w:rPr>
          <w:rFonts w:hint="eastAsia"/>
          <w:bCs/>
          <w:lang w:eastAsia="zh-CN"/>
        </w:rPr>
        <w:t>在向下比较时，只有当个体的社会比较倾向较高时，才会出现向下比较的频率越高，从而感知到的优越感越强，进而导致生活满意度的评价更高。</w:t>
      </w:r>
    </w:p>
    <w:p w14:paraId="3F753430" w14:textId="71819F42" w:rsidR="00B12990" w:rsidRPr="007C3DE2" w:rsidRDefault="00DE7D04" w:rsidP="00B12990">
      <w:pPr>
        <w:ind w:firstLineChars="200" w:firstLine="480"/>
        <w:rPr>
          <w:bCs/>
          <w:lang w:eastAsia="zh-CN"/>
        </w:rPr>
      </w:pPr>
      <w:r>
        <w:rPr>
          <w:rFonts w:hint="eastAsia"/>
          <w:lang w:eastAsia="zh-CN"/>
        </w:rPr>
        <w:t>尽管我们已经通过假设</w:t>
      </w:r>
      <w:r>
        <w:rPr>
          <w:rFonts w:hint="eastAsia"/>
          <w:lang w:eastAsia="zh-CN"/>
        </w:rPr>
        <w:t>1-5</w:t>
      </w:r>
      <w:r>
        <w:rPr>
          <w:rFonts w:hint="eastAsia"/>
          <w:lang w:eastAsia="zh-CN"/>
        </w:rPr>
        <w:t>构建了一个存在着边际条件的并列中介模型。但我们仍然不能解释，为什么有时</w:t>
      </w:r>
      <w:r w:rsidR="000A137D" w:rsidRPr="00D73EFC">
        <w:rPr>
          <w:rFonts w:hint="eastAsia"/>
          <w:lang w:eastAsia="zh-CN"/>
        </w:rPr>
        <w:t>人们在进行向上比较时会体验到积极效果，而在进行向下比较时会体验到消极效果</w:t>
      </w:r>
      <w:r w:rsidR="000A137D" w:rsidRPr="004E614C">
        <w:rPr>
          <w:rFonts w:hint="eastAsia"/>
          <w:lang w:eastAsia="zh-CN"/>
        </w:rPr>
        <w:t xml:space="preserve"> </w:t>
      </w:r>
      <w:r w:rsidR="000A137D" w:rsidRPr="004E614C">
        <w:rPr>
          <w:lang w:eastAsia="zh-CN"/>
        </w:rPr>
        <w:fldChar w:fldCharType="begin"/>
      </w:r>
      <w:r w:rsidR="000A137D">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0A137D" w:rsidRPr="004E614C">
        <w:rPr>
          <w:lang w:eastAsia="zh-CN"/>
        </w:rPr>
        <w:fldChar w:fldCharType="separate"/>
      </w:r>
      <w:r w:rsidR="000A137D">
        <w:rPr>
          <w:noProof/>
          <w:lang w:eastAsia="zh-CN"/>
        </w:rPr>
        <w:t>(e.g., Buunk et al., 1990; Hemphill &amp; Lehman, 1991)</w:t>
      </w:r>
      <w:r w:rsidR="000A137D" w:rsidRPr="004E614C">
        <w:rPr>
          <w:lang w:eastAsia="zh-CN"/>
        </w:rPr>
        <w:fldChar w:fldCharType="end"/>
      </w:r>
      <w:r>
        <w:rPr>
          <w:rFonts w:hint="eastAsia"/>
          <w:lang w:eastAsia="zh-CN"/>
        </w:rPr>
        <w:t>。本文认为，仅仅从比较方向这一个维度来描述社会比较是不完成的。因此，本文结合了社会比较方向与社会比较策略，将社会比较分成了四种可能的形式——“</w:t>
      </w:r>
      <w:r w:rsidRPr="00D73EFC">
        <w:rPr>
          <w:rFonts w:hint="eastAsia"/>
          <w:lang w:eastAsia="zh-CN"/>
        </w:rPr>
        <w:t>向上对比</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向上认同</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向下对比</w:t>
      </w:r>
      <w:r>
        <w:rPr>
          <w:rFonts w:hint="eastAsia"/>
          <w:lang w:eastAsia="zh-CN"/>
        </w:rPr>
        <w:t>”和“</w:t>
      </w:r>
      <w:r w:rsidRPr="00D73EFC">
        <w:rPr>
          <w:rFonts w:hint="eastAsia"/>
          <w:lang w:eastAsia="zh-CN"/>
        </w:rPr>
        <w:t>向下认同</w:t>
      </w:r>
      <w:r>
        <w:rPr>
          <w:rFonts w:hint="eastAsia"/>
          <w:lang w:eastAsia="zh-CN"/>
        </w:rPr>
        <w:t>”</w:t>
      </w:r>
      <w:r>
        <w:rPr>
          <w:lang w:eastAsia="zh-CN"/>
        </w:rPr>
        <w:fldChar w:fldCharType="begin"/>
      </w:r>
      <w:r>
        <w:rPr>
          <w:lang w:eastAsia="zh-CN"/>
        </w:rPr>
        <w:instrText xml:space="preserve"> ADDIN EN.CITE &lt;EndNote&gt;&lt;Cite&gt;&lt;Author&gt;Van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Pr>
          <w:lang w:eastAsia="zh-CN"/>
        </w:rPr>
        <w:fldChar w:fldCharType="separate"/>
      </w:r>
      <w:r>
        <w:rPr>
          <w:noProof/>
          <w:lang w:eastAsia="zh-CN"/>
        </w:rPr>
        <w:t>(Van der Zee et al., 2000)</w:t>
      </w:r>
      <w:r>
        <w:rPr>
          <w:lang w:eastAsia="zh-CN"/>
        </w:rPr>
        <w:fldChar w:fldCharType="end"/>
      </w:r>
      <w:r>
        <w:rPr>
          <w:rFonts w:hint="eastAsia"/>
          <w:lang w:eastAsia="zh-CN"/>
        </w:rPr>
        <w:t>。进而，本文提出了假设</w:t>
      </w:r>
      <w:r>
        <w:rPr>
          <w:rFonts w:hint="eastAsia"/>
          <w:lang w:eastAsia="zh-CN"/>
        </w:rPr>
        <w:t>6</w:t>
      </w:r>
      <w:r>
        <w:rPr>
          <w:rFonts w:hint="eastAsia"/>
          <w:lang w:eastAsia="zh-CN"/>
        </w:rPr>
        <w:t>：</w:t>
      </w:r>
    </w:p>
    <w:p w14:paraId="0E5FF50D" w14:textId="77777777"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6</w:t>
      </w:r>
      <w:r w:rsidRPr="00231DA4">
        <w:rPr>
          <w:rFonts w:hint="eastAsia"/>
          <w:bCs/>
          <w:lang w:eastAsia="zh-CN"/>
        </w:rPr>
        <w:t>a</w:t>
      </w:r>
      <w:r w:rsidRPr="00231DA4">
        <w:rPr>
          <w:rFonts w:hint="eastAsia"/>
          <w:bCs/>
          <w:lang w:eastAsia="zh-CN"/>
        </w:rPr>
        <w:t>：在向上比较时，一个人越倾向于使用对比策略，则会体验到越多的相对剥夺感，从而对生活满意度评价降低。</w:t>
      </w:r>
    </w:p>
    <w:p w14:paraId="3D44E909" w14:textId="14C7896F" w:rsidR="00B12990" w:rsidRDefault="00B12990" w:rsidP="00DE7D04">
      <w:pPr>
        <w:ind w:firstLineChars="200" w:firstLine="480"/>
        <w:rPr>
          <w:bCs/>
          <w:lang w:eastAsia="zh-CN"/>
        </w:rPr>
      </w:pPr>
      <w:r w:rsidRPr="00231DA4">
        <w:rPr>
          <w:rFonts w:hint="eastAsia"/>
          <w:bCs/>
          <w:lang w:eastAsia="zh-CN"/>
        </w:rPr>
        <w:t>假设</w:t>
      </w:r>
      <w:r w:rsidRPr="00231DA4">
        <w:rPr>
          <w:rFonts w:hint="eastAsia"/>
          <w:bCs/>
          <w:lang w:eastAsia="zh-CN"/>
        </w:rPr>
        <w:t>6b</w:t>
      </w:r>
      <w:r w:rsidRPr="00231DA4">
        <w:rPr>
          <w:rFonts w:hint="eastAsia"/>
          <w:bCs/>
          <w:lang w:eastAsia="zh-CN"/>
        </w:rPr>
        <w:t>：在向下比较时，一个人越倾向于使用对比策略，将会体验到越多的优越感，从而对生活满意度评价升高。</w:t>
      </w:r>
    </w:p>
    <w:p w14:paraId="38E94D5E" w14:textId="4B7E29F8" w:rsidR="006B7A1F" w:rsidRDefault="006B7A1F" w:rsidP="006B7A1F">
      <w:pPr>
        <w:rPr>
          <w:lang w:eastAsia="zh-CN"/>
        </w:rPr>
      </w:pPr>
      <w:r w:rsidRPr="004E614C">
        <w:rPr>
          <w:lang w:eastAsia="zh-CN"/>
        </w:rPr>
        <w:tab/>
      </w:r>
      <w:r>
        <w:rPr>
          <w:rFonts w:hint="eastAsia"/>
          <w:lang w:eastAsia="zh-CN"/>
        </w:rPr>
        <w:t>正如前文假设</w:t>
      </w:r>
      <w:r>
        <w:rPr>
          <w:rFonts w:hint="eastAsia"/>
          <w:lang w:eastAsia="zh-CN"/>
        </w:rPr>
        <w:t>1</w:t>
      </w:r>
      <w:r>
        <w:rPr>
          <w:lang w:eastAsia="zh-CN"/>
        </w:rPr>
        <w:t>-4</w:t>
      </w:r>
      <w:r>
        <w:rPr>
          <w:rFonts w:hint="eastAsia"/>
          <w:lang w:eastAsia="zh-CN"/>
        </w:rPr>
        <w:t>所述，本研究认为在社会比较中，存在向上比较与向下比较。向上比较引发人们的相对剥夺感，进而降低人们对于生活满意度的评价；向下比较让人们感知到优越感，进而提高人们对于生活满意度的评价。如果本研究的假设成立，这意味着在社会比较与生活满意度之间存在两条相反作用的中介路径。并且有很多研究指出，在生活中</w:t>
      </w:r>
      <w:r w:rsidRPr="004E614C">
        <w:rPr>
          <w:rFonts w:hint="eastAsia"/>
          <w:lang w:eastAsia="zh-CN"/>
        </w:rPr>
        <w:t>向上比较</w:t>
      </w:r>
      <w:r>
        <w:rPr>
          <w:rFonts w:hint="eastAsia"/>
          <w:lang w:eastAsia="zh-CN"/>
        </w:rPr>
        <w:t>的机会</w:t>
      </w:r>
      <w:r w:rsidRPr="004E614C">
        <w:rPr>
          <w:rFonts w:hint="eastAsia"/>
          <w:lang w:eastAsia="zh-CN"/>
        </w:rPr>
        <w:t>多于向下比较</w:t>
      </w:r>
      <w:r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Pr>
          <w:lang w:eastAsia="zh-CN"/>
        </w:rPr>
        <w:instrText xml:space="preserve"> ADDIN EN.CITE </w:instrText>
      </w:r>
      <w:r>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Pr>
          <w:lang w:eastAsia="zh-CN"/>
        </w:rPr>
        <w:instrText xml:space="preserve"> ADDIN EN.CITE.DATA </w:instrText>
      </w:r>
      <w:r>
        <w:rPr>
          <w:lang w:eastAsia="zh-CN"/>
        </w:rPr>
      </w:r>
      <w:r>
        <w:rPr>
          <w:lang w:eastAsia="zh-CN"/>
        </w:rPr>
        <w:fldChar w:fldCharType="end"/>
      </w:r>
      <w:r w:rsidRPr="004E614C">
        <w:rPr>
          <w:lang w:eastAsia="zh-CN"/>
        </w:rPr>
      </w:r>
      <w:r w:rsidRPr="004E614C">
        <w:rPr>
          <w:lang w:eastAsia="zh-CN"/>
        </w:rPr>
        <w:fldChar w:fldCharType="separate"/>
      </w:r>
      <w:r>
        <w:rPr>
          <w:noProof/>
          <w:lang w:eastAsia="zh-CN"/>
        </w:rPr>
        <w:t>(e.g.Feinstein et al., 2013; Haferkamp &amp; Krämer, 2011; Lee, 2014; Vogel et al., 2015; Vogel et al., 2014)</w:t>
      </w:r>
      <w:r w:rsidRPr="004E614C">
        <w:rPr>
          <w:lang w:eastAsia="zh-CN"/>
        </w:rPr>
        <w:fldChar w:fldCharType="end"/>
      </w:r>
      <w:r>
        <w:rPr>
          <w:rFonts w:hint="eastAsia"/>
          <w:lang w:eastAsia="zh-CN"/>
        </w:rPr>
        <w:t>。社会比较倾向代表着一个人多么愿意进行社会比较</w:t>
      </w:r>
      <w:r w:rsidRPr="004E614C">
        <w:rPr>
          <w:rFonts w:hint="eastAsia"/>
          <w:lang w:eastAsia="zh-CN"/>
        </w:rPr>
        <w:t>。</w:t>
      </w:r>
      <w:r>
        <w:rPr>
          <w:rFonts w:hint="eastAsia"/>
          <w:lang w:eastAsia="zh-CN"/>
        </w:rPr>
        <w:t>显然，这个变量并不涉及社会比较的方向。一个社会比较倾向较高的人，可能既倾向于进行向上比较，又倾向于进行向下比较。其结果是，两种感受，即相对剥夺感和优越感，对生活满意度的影响相互抵消。因此，本研究提出假设</w:t>
      </w:r>
      <w:r>
        <w:rPr>
          <w:rFonts w:hint="eastAsia"/>
          <w:lang w:eastAsia="zh-CN"/>
        </w:rPr>
        <w:t>7</w:t>
      </w:r>
      <w:r>
        <w:rPr>
          <w:rFonts w:hint="eastAsia"/>
          <w:lang w:eastAsia="zh-CN"/>
        </w:rPr>
        <w:t>：</w:t>
      </w:r>
    </w:p>
    <w:p w14:paraId="74714823" w14:textId="421CE928" w:rsidR="006B7A1F" w:rsidRPr="006B7A1F" w:rsidRDefault="006B7A1F" w:rsidP="006B7A1F">
      <w:pPr>
        <w:ind w:firstLine="480"/>
        <w:rPr>
          <w:lang w:eastAsia="zh-CN"/>
        </w:rPr>
      </w:pPr>
      <w:r>
        <w:rPr>
          <w:rFonts w:hint="eastAsia"/>
          <w:lang w:eastAsia="zh-CN"/>
        </w:rPr>
        <w:t>假设</w:t>
      </w:r>
      <w:r>
        <w:rPr>
          <w:rFonts w:hint="eastAsia"/>
          <w:lang w:eastAsia="zh-CN"/>
        </w:rPr>
        <w:t>7</w:t>
      </w:r>
      <w:r>
        <w:rPr>
          <w:rFonts w:hint="eastAsia"/>
          <w:lang w:eastAsia="zh-CN"/>
        </w:rPr>
        <w:t>：社会比较倾向与生活满意度之间存在着很小的负相关。</w:t>
      </w:r>
    </w:p>
    <w:p w14:paraId="68310156" w14:textId="6FAE7A61" w:rsidR="00B12990" w:rsidRPr="00953173" w:rsidRDefault="00B12990" w:rsidP="00B12990">
      <w:pPr>
        <w:pStyle w:val="3"/>
        <w:spacing w:before="180" w:after="180"/>
        <w:rPr>
          <w:lang w:val="en" w:eastAsia="zh-CN"/>
        </w:rPr>
      </w:pPr>
      <w:bookmarkStart w:id="28" w:name="_Toc162021906"/>
      <w:r>
        <w:rPr>
          <w:rFonts w:hint="eastAsia"/>
          <w:lang w:val="en" w:eastAsia="zh-CN"/>
        </w:rPr>
        <w:t>2.3.</w:t>
      </w:r>
      <w:r w:rsidR="0059724D">
        <w:rPr>
          <w:rFonts w:hint="eastAsia"/>
          <w:lang w:val="en" w:eastAsia="zh-CN"/>
        </w:rPr>
        <w:t>3</w:t>
      </w:r>
      <w:r>
        <w:rPr>
          <w:rFonts w:hint="eastAsia"/>
          <w:lang w:val="en" w:eastAsia="zh-CN"/>
        </w:rPr>
        <w:t xml:space="preserve"> </w:t>
      </w:r>
      <w:r w:rsidR="0059724D">
        <w:rPr>
          <w:rFonts w:hint="eastAsia"/>
          <w:lang w:val="en" w:eastAsia="zh-CN"/>
        </w:rPr>
        <w:t>总体研究设计</w:t>
      </w:r>
      <w:bookmarkEnd w:id="28"/>
    </w:p>
    <w:p w14:paraId="078473F6" w14:textId="7AB92BC6" w:rsidR="00475CD9" w:rsidRDefault="00475CD9" w:rsidP="0059724D">
      <w:pPr>
        <w:ind w:firstLine="480"/>
        <w:rPr>
          <w:rStyle w:val="a6"/>
          <w:color w:val="auto"/>
          <w:u w:val="none"/>
          <w:lang w:eastAsia="zh-CN"/>
        </w:rPr>
      </w:pPr>
      <w:r w:rsidRPr="004E614C">
        <w:rPr>
          <w:rFonts w:hint="eastAsia"/>
          <w:lang w:eastAsia="zh-CN"/>
        </w:rPr>
        <w:t>本研究将采用</w:t>
      </w:r>
      <w:r w:rsidR="00EC796A">
        <w:rPr>
          <w:rFonts w:hint="eastAsia"/>
          <w:lang w:eastAsia="zh-CN"/>
        </w:rPr>
        <w:t>五个研究</w:t>
      </w:r>
      <w:r w:rsidRPr="004E614C">
        <w:rPr>
          <w:rFonts w:hint="eastAsia"/>
          <w:lang w:eastAsia="zh-CN"/>
        </w:rPr>
        <w:t>来</w:t>
      </w:r>
      <w:r>
        <w:rPr>
          <w:rFonts w:hint="eastAsia"/>
          <w:lang w:eastAsia="zh-CN"/>
        </w:rPr>
        <w:t>检验</w:t>
      </w:r>
      <w:r w:rsidR="003A192D">
        <w:rPr>
          <w:rFonts w:hint="eastAsia"/>
          <w:lang w:eastAsia="zh-CN"/>
        </w:rPr>
        <w:t>本研究</w:t>
      </w:r>
      <w:r w:rsidRPr="004E614C">
        <w:rPr>
          <w:rFonts w:hint="eastAsia"/>
          <w:lang w:eastAsia="zh-CN"/>
        </w:rPr>
        <w:t>的假设。</w:t>
      </w:r>
    </w:p>
    <w:p w14:paraId="565F5506" w14:textId="7CB2AC2A" w:rsidR="00475CD9" w:rsidRPr="00AF0FAA" w:rsidRDefault="002E0932" w:rsidP="00EC796A">
      <w:pPr>
        <w:ind w:firstLine="480"/>
        <w:rPr>
          <w:rStyle w:val="a6"/>
          <w:color w:val="auto"/>
          <w:u w:val="none"/>
          <w:lang w:eastAsia="zh-CN"/>
        </w:rPr>
      </w:pPr>
      <w:r>
        <w:rPr>
          <w:rFonts w:hint="eastAsia"/>
          <w:lang w:eastAsia="zh-CN"/>
        </w:rPr>
        <w:t>首先，研究一将对之后研究中用到的量表进行修订和信效度检验。具体而言，</w:t>
      </w:r>
      <w:r w:rsidR="00EC796A">
        <w:rPr>
          <w:rFonts w:hint="eastAsia"/>
          <w:lang w:eastAsia="zh-CN"/>
        </w:rPr>
        <w:t>研究一</w:t>
      </w:r>
      <w:r>
        <w:rPr>
          <w:rFonts w:hint="eastAsia"/>
          <w:lang w:eastAsia="zh-CN"/>
        </w:rPr>
        <w:t>将</w:t>
      </w:r>
      <w:r w:rsidR="00EC796A">
        <w:rPr>
          <w:rFonts w:hint="eastAsia"/>
          <w:lang w:eastAsia="zh-CN"/>
        </w:rPr>
        <w:t>分为两个阶段，包含</w:t>
      </w:r>
      <w:r>
        <w:rPr>
          <w:rFonts w:hint="eastAsia"/>
          <w:lang w:eastAsia="zh-CN"/>
        </w:rPr>
        <w:t>对</w:t>
      </w:r>
      <w:r w:rsidR="00EC796A">
        <w:rPr>
          <w:rFonts w:hint="eastAsia"/>
          <w:lang w:eastAsia="zh-CN"/>
        </w:rPr>
        <w:t>量表的初测</w:t>
      </w:r>
      <w:r>
        <w:rPr>
          <w:rFonts w:hint="eastAsia"/>
          <w:lang w:eastAsia="zh-CN"/>
        </w:rPr>
        <w:t>和</w:t>
      </w:r>
      <w:r w:rsidR="00EC796A">
        <w:rPr>
          <w:rFonts w:hint="eastAsia"/>
          <w:lang w:eastAsia="zh-CN"/>
        </w:rPr>
        <w:t>复测。</w:t>
      </w:r>
      <w:r w:rsidR="00EC796A">
        <w:rPr>
          <w:rStyle w:val="a6"/>
          <w:rFonts w:hint="eastAsia"/>
          <w:color w:val="auto"/>
          <w:u w:val="none"/>
          <w:lang w:eastAsia="zh-CN"/>
        </w:rPr>
        <w:t>第一阶段将施测之后研究中会使用到的所有量表，</w:t>
      </w:r>
      <w:r w:rsidR="00475CD9" w:rsidRPr="00AF0FAA">
        <w:rPr>
          <w:rStyle w:val="a6"/>
          <w:rFonts w:hint="eastAsia"/>
          <w:color w:val="auto"/>
          <w:u w:val="none"/>
          <w:lang w:eastAsia="zh-CN"/>
        </w:rPr>
        <w:t>对</w:t>
      </w:r>
      <w:r w:rsidR="00EC796A">
        <w:rPr>
          <w:rStyle w:val="a6"/>
          <w:rFonts w:hint="eastAsia"/>
          <w:color w:val="auto"/>
          <w:u w:val="none"/>
          <w:lang w:eastAsia="zh-CN"/>
        </w:rPr>
        <w:t>每个量表</w:t>
      </w:r>
      <w:r w:rsidR="00475CD9" w:rsidRPr="00AF0FAA">
        <w:rPr>
          <w:rStyle w:val="a6"/>
          <w:rFonts w:hint="eastAsia"/>
          <w:color w:val="auto"/>
          <w:u w:val="none"/>
          <w:lang w:eastAsia="zh-CN"/>
        </w:rPr>
        <w:t>的信效度进行了全面的检测和评估。</w:t>
      </w:r>
      <w:r w:rsidR="00EC796A">
        <w:rPr>
          <w:rStyle w:val="a6"/>
          <w:rFonts w:hint="eastAsia"/>
          <w:color w:val="auto"/>
          <w:u w:val="none"/>
          <w:lang w:eastAsia="zh-CN"/>
        </w:rPr>
        <w:t>该阶段将</w:t>
      </w:r>
      <w:r w:rsidR="00475CD9" w:rsidRPr="00AF0FAA">
        <w:rPr>
          <w:rStyle w:val="a6"/>
          <w:rFonts w:hint="eastAsia"/>
          <w:color w:val="auto"/>
          <w:u w:val="none"/>
          <w:lang w:eastAsia="zh-CN"/>
        </w:rPr>
        <w:t>采用</w:t>
      </w:r>
      <w:r w:rsidR="00475CD9">
        <w:rPr>
          <w:rStyle w:val="a6"/>
          <w:rFonts w:hint="eastAsia"/>
          <w:color w:val="auto"/>
          <w:u w:val="none"/>
          <w:lang w:eastAsia="zh-CN"/>
        </w:rPr>
        <w:t>信度</w:t>
      </w:r>
      <w:r w:rsidR="00EC796A">
        <w:rPr>
          <w:rStyle w:val="a6"/>
          <w:rFonts w:hint="eastAsia"/>
          <w:color w:val="auto"/>
          <w:u w:val="none"/>
          <w:lang w:eastAsia="zh-CN"/>
        </w:rPr>
        <w:t>分析</w:t>
      </w:r>
      <w:r w:rsidR="00475CD9" w:rsidRPr="00AF0FAA">
        <w:rPr>
          <w:rStyle w:val="a6"/>
          <w:rFonts w:hint="eastAsia"/>
          <w:color w:val="auto"/>
          <w:u w:val="none"/>
          <w:lang w:eastAsia="zh-CN"/>
        </w:rPr>
        <w:t>、</w:t>
      </w:r>
      <w:r w:rsidR="00475CD9">
        <w:rPr>
          <w:rStyle w:val="a6"/>
          <w:rFonts w:hint="eastAsia"/>
          <w:color w:val="auto"/>
          <w:u w:val="none"/>
          <w:lang w:eastAsia="zh-CN"/>
        </w:rPr>
        <w:t>收敛效度分析和区别效度分析</w:t>
      </w:r>
      <w:r w:rsidR="00475CD9" w:rsidRPr="00AF0FAA">
        <w:rPr>
          <w:rStyle w:val="a6"/>
          <w:rFonts w:hint="eastAsia"/>
          <w:color w:val="auto"/>
          <w:u w:val="none"/>
          <w:lang w:eastAsia="zh-CN"/>
        </w:rPr>
        <w:t>，以确保</w:t>
      </w:r>
      <w:r w:rsidR="00EC796A">
        <w:rPr>
          <w:rStyle w:val="a6"/>
          <w:rFonts w:hint="eastAsia"/>
          <w:color w:val="auto"/>
          <w:u w:val="none"/>
          <w:lang w:eastAsia="zh-CN"/>
        </w:rPr>
        <w:t>量表</w:t>
      </w:r>
      <w:r w:rsidR="00475CD9" w:rsidRPr="00AF0FAA">
        <w:rPr>
          <w:rStyle w:val="a6"/>
          <w:rFonts w:hint="eastAsia"/>
          <w:color w:val="auto"/>
          <w:u w:val="none"/>
          <w:lang w:eastAsia="zh-CN"/>
        </w:rPr>
        <w:t>的信效度达到理想水平。在对结果进行分析后，</w:t>
      </w:r>
      <w:r w:rsidR="00EC796A">
        <w:rPr>
          <w:rStyle w:val="a6"/>
          <w:rFonts w:hint="eastAsia"/>
          <w:color w:val="auto"/>
          <w:u w:val="none"/>
          <w:lang w:eastAsia="zh-CN"/>
        </w:rPr>
        <w:t>该阶段</w:t>
      </w:r>
      <w:r w:rsidR="00475CD9" w:rsidRPr="00AF0FAA">
        <w:rPr>
          <w:rStyle w:val="a6"/>
          <w:rFonts w:hint="eastAsia"/>
          <w:color w:val="auto"/>
          <w:u w:val="none"/>
          <w:lang w:eastAsia="zh-CN"/>
        </w:rPr>
        <w:t>对信效度不理想的问卷题目进行了精心的修改</w:t>
      </w:r>
      <w:r w:rsidR="00475CD9">
        <w:rPr>
          <w:rStyle w:val="a6"/>
          <w:rFonts w:hint="eastAsia"/>
          <w:color w:val="auto"/>
          <w:u w:val="none"/>
          <w:lang w:eastAsia="zh-CN"/>
        </w:rPr>
        <w:t>、</w:t>
      </w:r>
      <w:r w:rsidR="00475CD9" w:rsidRPr="00AF0FAA">
        <w:rPr>
          <w:rStyle w:val="a6"/>
          <w:rFonts w:hint="eastAsia"/>
          <w:color w:val="auto"/>
          <w:u w:val="none"/>
          <w:lang w:eastAsia="zh-CN"/>
        </w:rPr>
        <w:t>删减</w:t>
      </w:r>
      <w:r w:rsidR="00475CD9">
        <w:rPr>
          <w:rStyle w:val="a6"/>
          <w:rFonts w:hint="eastAsia"/>
          <w:color w:val="auto"/>
          <w:u w:val="none"/>
          <w:lang w:eastAsia="zh-CN"/>
        </w:rPr>
        <w:t>和增补</w:t>
      </w:r>
      <w:r w:rsidR="00475CD9" w:rsidRPr="00AF0FAA">
        <w:rPr>
          <w:rStyle w:val="a6"/>
          <w:rFonts w:hint="eastAsia"/>
          <w:color w:val="auto"/>
          <w:u w:val="none"/>
          <w:lang w:eastAsia="zh-CN"/>
        </w:rPr>
        <w:t>，以提高问卷的</w:t>
      </w:r>
      <w:r w:rsidR="00475CD9">
        <w:rPr>
          <w:rStyle w:val="a6"/>
          <w:rFonts w:hint="eastAsia"/>
          <w:color w:val="auto"/>
          <w:u w:val="none"/>
          <w:lang w:eastAsia="zh-CN"/>
        </w:rPr>
        <w:t>信度和效度</w:t>
      </w:r>
      <w:r w:rsidR="00475CD9" w:rsidRPr="00AF0FAA">
        <w:rPr>
          <w:rStyle w:val="a6"/>
          <w:rFonts w:hint="eastAsia"/>
          <w:color w:val="auto"/>
          <w:u w:val="none"/>
          <w:lang w:eastAsia="zh-CN"/>
        </w:rPr>
        <w:t>。</w:t>
      </w:r>
      <w:r w:rsidR="00EC796A">
        <w:rPr>
          <w:rStyle w:val="a6"/>
          <w:rFonts w:hint="eastAsia"/>
          <w:color w:val="auto"/>
          <w:u w:val="none"/>
          <w:lang w:eastAsia="zh-CN"/>
        </w:rPr>
        <w:t>第二阶段将</w:t>
      </w:r>
      <w:r w:rsidR="00475CD9" w:rsidRPr="00AF0FAA">
        <w:rPr>
          <w:rStyle w:val="a6"/>
          <w:rFonts w:hint="eastAsia"/>
          <w:color w:val="auto"/>
          <w:u w:val="none"/>
          <w:lang w:eastAsia="zh-CN"/>
        </w:rPr>
        <w:t>针对经过修订的问卷进行了</w:t>
      </w:r>
      <w:r w:rsidR="00475CD9">
        <w:rPr>
          <w:rStyle w:val="a6"/>
          <w:rFonts w:hint="eastAsia"/>
          <w:color w:val="auto"/>
          <w:u w:val="none"/>
          <w:lang w:eastAsia="zh-CN"/>
        </w:rPr>
        <w:t>第二次</w:t>
      </w:r>
      <w:r w:rsidR="00475CD9" w:rsidRPr="00AF0FAA">
        <w:rPr>
          <w:rStyle w:val="a6"/>
          <w:rFonts w:hint="eastAsia"/>
          <w:color w:val="auto"/>
          <w:u w:val="none"/>
          <w:lang w:eastAsia="zh-CN"/>
        </w:rPr>
        <w:t>施测。</w:t>
      </w:r>
      <w:r w:rsidR="00EC796A">
        <w:rPr>
          <w:rStyle w:val="a6"/>
          <w:rFonts w:hint="eastAsia"/>
          <w:color w:val="auto"/>
          <w:u w:val="none"/>
          <w:lang w:eastAsia="zh-CN"/>
        </w:rPr>
        <w:t>该阶段</w:t>
      </w:r>
      <w:r w:rsidR="00475CD9" w:rsidRPr="00AF0FAA">
        <w:rPr>
          <w:rStyle w:val="a6"/>
          <w:rFonts w:hint="eastAsia"/>
          <w:color w:val="auto"/>
          <w:u w:val="none"/>
          <w:lang w:eastAsia="zh-CN"/>
        </w:rPr>
        <w:t>旨在验证修订后问卷的信效度是否得到了有效改善，</w:t>
      </w:r>
      <w:r w:rsidR="00475CD9">
        <w:rPr>
          <w:rStyle w:val="a6"/>
          <w:rFonts w:hint="eastAsia"/>
          <w:color w:val="auto"/>
          <w:u w:val="none"/>
          <w:lang w:eastAsia="zh-CN"/>
        </w:rPr>
        <w:t>并</w:t>
      </w:r>
      <w:r w:rsidR="00475CD9" w:rsidRPr="00AF0FAA">
        <w:rPr>
          <w:rStyle w:val="a6"/>
          <w:rFonts w:hint="eastAsia"/>
          <w:color w:val="auto"/>
          <w:u w:val="none"/>
          <w:lang w:eastAsia="zh-CN"/>
        </w:rPr>
        <w:t>进一步评估问卷的</w:t>
      </w:r>
      <w:r w:rsidR="00475CD9">
        <w:rPr>
          <w:rStyle w:val="a6"/>
          <w:rFonts w:hint="eastAsia"/>
          <w:color w:val="auto"/>
          <w:u w:val="none"/>
          <w:lang w:eastAsia="zh-CN"/>
        </w:rPr>
        <w:t>信效度</w:t>
      </w:r>
      <w:r w:rsidR="00475CD9" w:rsidRPr="00AF0FAA">
        <w:rPr>
          <w:rStyle w:val="a6"/>
          <w:rFonts w:hint="eastAsia"/>
          <w:color w:val="auto"/>
          <w:u w:val="none"/>
          <w:lang w:eastAsia="zh-CN"/>
        </w:rPr>
        <w:t>。通过重新施测修订后的问卷，</w:t>
      </w:r>
      <w:r w:rsidR="003A192D">
        <w:rPr>
          <w:rStyle w:val="a6"/>
          <w:rFonts w:hint="eastAsia"/>
          <w:color w:val="auto"/>
          <w:u w:val="none"/>
          <w:lang w:eastAsia="zh-CN"/>
        </w:rPr>
        <w:t>本研究</w:t>
      </w:r>
      <w:r w:rsidR="00475CD9" w:rsidRPr="00AF0FAA">
        <w:rPr>
          <w:rStyle w:val="a6"/>
          <w:rFonts w:hint="eastAsia"/>
          <w:color w:val="auto"/>
          <w:u w:val="none"/>
          <w:lang w:eastAsia="zh-CN"/>
        </w:rPr>
        <w:t>确认了问卷的信效度已经达到了预期水平</w:t>
      </w:r>
      <w:r w:rsidR="00475CD9">
        <w:rPr>
          <w:rStyle w:val="a6"/>
          <w:rFonts w:hint="eastAsia"/>
          <w:color w:val="auto"/>
          <w:u w:val="none"/>
          <w:lang w:eastAsia="zh-CN"/>
        </w:rPr>
        <w:t>。这</w:t>
      </w:r>
      <w:r w:rsidR="00475CD9" w:rsidRPr="00AF0FAA">
        <w:rPr>
          <w:rStyle w:val="a6"/>
          <w:rFonts w:hint="eastAsia"/>
          <w:color w:val="auto"/>
          <w:u w:val="none"/>
          <w:lang w:eastAsia="zh-CN"/>
        </w:rPr>
        <w:t>为后续</w:t>
      </w:r>
      <w:r w:rsidR="002A789E">
        <w:rPr>
          <w:rStyle w:val="a6"/>
          <w:rFonts w:hint="eastAsia"/>
          <w:color w:val="auto"/>
          <w:u w:val="none"/>
          <w:lang w:eastAsia="zh-CN"/>
        </w:rPr>
        <w:t>研究</w:t>
      </w:r>
      <w:r w:rsidR="00475CD9" w:rsidRPr="00AF0FAA">
        <w:rPr>
          <w:rStyle w:val="a6"/>
          <w:rFonts w:hint="eastAsia"/>
          <w:color w:val="auto"/>
          <w:u w:val="none"/>
          <w:lang w:eastAsia="zh-CN"/>
        </w:rPr>
        <w:t>的顺利进行奠定了基础。</w:t>
      </w:r>
    </w:p>
    <w:p w14:paraId="1AB9255D" w14:textId="0444DF22" w:rsidR="00475CD9" w:rsidRDefault="004C0724" w:rsidP="00475CD9">
      <w:pPr>
        <w:ind w:firstLine="480"/>
        <w:rPr>
          <w:rStyle w:val="a6"/>
          <w:color w:val="auto"/>
          <w:u w:val="none"/>
          <w:lang w:eastAsia="zh-CN"/>
        </w:rPr>
      </w:pPr>
      <w:r>
        <w:rPr>
          <w:rStyle w:val="a6"/>
          <w:rFonts w:hint="eastAsia"/>
          <w:color w:val="auto"/>
          <w:u w:val="none"/>
          <w:lang w:eastAsia="zh-CN"/>
        </w:rPr>
        <w:t>接着，在之后的研究开始之前，研究二将进行一个元分析。</w:t>
      </w:r>
      <w:r w:rsidR="00475CD9" w:rsidRPr="000E796E">
        <w:rPr>
          <w:rStyle w:val="a6"/>
          <w:rFonts w:hint="eastAsia"/>
          <w:color w:val="auto"/>
          <w:u w:val="none"/>
          <w:lang w:eastAsia="zh-CN"/>
        </w:rPr>
        <w:t>由于</w:t>
      </w:r>
      <w:r w:rsidR="003A192D">
        <w:rPr>
          <w:rStyle w:val="a6"/>
          <w:rFonts w:hint="eastAsia"/>
          <w:color w:val="auto"/>
          <w:u w:val="none"/>
          <w:lang w:eastAsia="zh-CN"/>
        </w:rPr>
        <w:t>本研究</w:t>
      </w:r>
      <w:r w:rsidR="00475CD9" w:rsidRPr="000E796E">
        <w:rPr>
          <w:rStyle w:val="a6"/>
          <w:rFonts w:hint="eastAsia"/>
          <w:color w:val="auto"/>
          <w:u w:val="none"/>
          <w:lang w:eastAsia="zh-CN"/>
        </w:rPr>
        <w:t>的假设推导建立在两种社会比较路径存在的基础上。而社会比较倾向，一种人格特质变量，与社会比较方向并无必然联系。一个社会比较倾向高的人，可能向上比较的频率与向下比较的频率都很高。又因为，在社交网络中，向上比较的频率可能高于向下比较。因此，</w:t>
      </w:r>
      <w:r w:rsidR="00EC796A">
        <w:rPr>
          <w:rStyle w:val="a6"/>
          <w:rFonts w:hint="eastAsia"/>
          <w:color w:val="auto"/>
          <w:u w:val="none"/>
          <w:lang w:eastAsia="zh-CN"/>
        </w:rPr>
        <w:t>本文</w:t>
      </w:r>
      <w:r w:rsidR="00475CD9" w:rsidRPr="000E796E">
        <w:rPr>
          <w:rStyle w:val="a6"/>
          <w:rFonts w:hint="eastAsia"/>
          <w:color w:val="auto"/>
          <w:u w:val="none"/>
          <w:lang w:eastAsia="zh-CN"/>
        </w:rPr>
        <w:t>认为社会比较倾向较高的人可能将向上比较体验到的消极效果与向下比较体验到的积极效果相互抵消。这意味着，如果</w:t>
      </w:r>
      <w:r w:rsidR="00EC796A">
        <w:rPr>
          <w:rStyle w:val="a6"/>
          <w:rFonts w:hint="eastAsia"/>
          <w:color w:val="auto"/>
          <w:u w:val="none"/>
          <w:lang w:eastAsia="zh-CN"/>
        </w:rPr>
        <w:t>本研究</w:t>
      </w:r>
      <w:r w:rsidR="00475CD9" w:rsidRPr="000E796E">
        <w:rPr>
          <w:rStyle w:val="a6"/>
          <w:rFonts w:hint="eastAsia"/>
          <w:color w:val="auto"/>
          <w:u w:val="none"/>
          <w:lang w:eastAsia="zh-CN"/>
        </w:rPr>
        <w:t>只关注社会比较倾向与生活满意度之间的相关，可能只会发现一个很低的负相关。</w:t>
      </w:r>
      <w:r>
        <w:rPr>
          <w:rStyle w:val="a6"/>
          <w:rFonts w:hint="eastAsia"/>
          <w:color w:val="auto"/>
          <w:u w:val="none"/>
          <w:lang w:eastAsia="zh-CN"/>
        </w:rPr>
        <w:t>具体而言</w:t>
      </w:r>
      <w:r w:rsidR="00475CD9" w:rsidRPr="000E796E">
        <w:rPr>
          <w:rStyle w:val="a6"/>
          <w:rFonts w:hint="eastAsia"/>
          <w:color w:val="auto"/>
          <w:u w:val="none"/>
          <w:lang w:eastAsia="zh-CN"/>
        </w:rPr>
        <w:t>，</w:t>
      </w:r>
      <w:r w:rsidR="00EC796A">
        <w:rPr>
          <w:rStyle w:val="a6"/>
          <w:rFonts w:hint="eastAsia"/>
          <w:color w:val="auto"/>
          <w:u w:val="none"/>
          <w:lang w:eastAsia="zh-CN"/>
        </w:rPr>
        <w:t>研究二</w:t>
      </w:r>
      <w:r w:rsidR="00475CD9" w:rsidRPr="000E796E">
        <w:rPr>
          <w:rStyle w:val="a6"/>
          <w:rFonts w:hint="eastAsia"/>
          <w:color w:val="auto"/>
          <w:u w:val="none"/>
          <w:lang w:eastAsia="zh-CN"/>
        </w:rPr>
        <w:t>将进行一个元分析，搜集</w:t>
      </w:r>
      <w:r>
        <w:rPr>
          <w:rStyle w:val="a6"/>
          <w:rFonts w:hint="eastAsia"/>
          <w:color w:val="auto"/>
          <w:u w:val="none"/>
          <w:lang w:eastAsia="zh-CN"/>
        </w:rPr>
        <w:t>测量了</w:t>
      </w:r>
      <w:r w:rsidR="00475CD9" w:rsidRPr="000E796E">
        <w:rPr>
          <w:rStyle w:val="a6"/>
          <w:rFonts w:hint="eastAsia"/>
          <w:color w:val="auto"/>
          <w:u w:val="none"/>
          <w:lang w:eastAsia="zh-CN"/>
        </w:rPr>
        <w:t>社会比较倾向与生活满意度之间相关系数的</w:t>
      </w:r>
      <w:r>
        <w:rPr>
          <w:rStyle w:val="a6"/>
          <w:rFonts w:hint="eastAsia"/>
          <w:color w:val="auto"/>
          <w:u w:val="none"/>
          <w:lang w:eastAsia="zh-CN"/>
        </w:rPr>
        <w:t>文献</w:t>
      </w:r>
      <w:r w:rsidR="00475CD9" w:rsidRPr="000E796E">
        <w:rPr>
          <w:rStyle w:val="a6"/>
          <w:rFonts w:hint="eastAsia"/>
          <w:color w:val="auto"/>
          <w:u w:val="none"/>
          <w:lang w:eastAsia="zh-CN"/>
        </w:rPr>
        <w:t>。</w:t>
      </w:r>
      <w:r>
        <w:rPr>
          <w:rStyle w:val="a6"/>
          <w:rFonts w:hint="eastAsia"/>
          <w:color w:val="auto"/>
          <w:u w:val="none"/>
          <w:lang w:eastAsia="zh-CN"/>
        </w:rPr>
        <w:t>如果元分析最终得到了一个很小的负相关系数</w:t>
      </w:r>
      <w:r w:rsidR="00475CD9" w:rsidRPr="000E796E">
        <w:rPr>
          <w:rStyle w:val="a6"/>
          <w:rFonts w:hint="eastAsia"/>
          <w:color w:val="auto"/>
          <w:u w:val="none"/>
          <w:lang w:eastAsia="zh-CN"/>
        </w:rPr>
        <w:t>，</w:t>
      </w:r>
      <w:r>
        <w:rPr>
          <w:rStyle w:val="a6"/>
          <w:rFonts w:hint="eastAsia"/>
          <w:color w:val="auto"/>
          <w:u w:val="none"/>
          <w:lang w:eastAsia="zh-CN"/>
        </w:rPr>
        <w:t>则间接证明了我们的研究假设——</w:t>
      </w:r>
      <w:r w:rsidR="00475CD9" w:rsidRPr="000E796E">
        <w:rPr>
          <w:rStyle w:val="a6"/>
          <w:rFonts w:hint="eastAsia"/>
          <w:color w:val="auto"/>
          <w:u w:val="none"/>
          <w:lang w:eastAsia="zh-CN"/>
        </w:rPr>
        <w:t>即社会比较是通过向上和向下两条路径影响个体对生活满意度的评价的。此外，元分析得到的总体效应值可以作为接下来</w:t>
      </w:r>
      <w:r w:rsidR="002A789E">
        <w:rPr>
          <w:rStyle w:val="a6"/>
          <w:rFonts w:hint="eastAsia"/>
          <w:color w:val="auto"/>
          <w:u w:val="none"/>
          <w:lang w:eastAsia="zh-CN"/>
        </w:rPr>
        <w:t>研究</w:t>
      </w:r>
      <w:r w:rsidR="00475CD9" w:rsidRPr="000E796E">
        <w:rPr>
          <w:rStyle w:val="a6"/>
          <w:rFonts w:hint="eastAsia"/>
          <w:color w:val="auto"/>
          <w:u w:val="none"/>
          <w:lang w:eastAsia="zh-CN"/>
        </w:rPr>
        <w:t>中贝叶斯结构方程模型的先验概率，使得</w:t>
      </w:r>
      <w:r w:rsidR="00EC796A">
        <w:rPr>
          <w:rStyle w:val="a6"/>
          <w:rFonts w:hint="eastAsia"/>
          <w:color w:val="auto"/>
          <w:u w:val="none"/>
          <w:lang w:eastAsia="zh-CN"/>
        </w:rPr>
        <w:t>之后研究</w:t>
      </w:r>
      <w:r w:rsidR="00475CD9" w:rsidRPr="000E796E">
        <w:rPr>
          <w:rStyle w:val="a6"/>
          <w:rFonts w:hint="eastAsia"/>
          <w:color w:val="auto"/>
          <w:u w:val="none"/>
          <w:lang w:eastAsia="zh-CN"/>
        </w:rPr>
        <w:t>对参数的估计更加准确</w:t>
      </w:r>
      <w:r w:rsidR="00475CD9">
        <w:rPr>
          <w:rStyle w:val="a6"/>
          <w:rFonts w:hint="eastAsia"/>
          <w:color w:val="auto"/>
          <w:u w:val="none"/>
          <w:lang w:eastAsia="zh-CN"/>
        </w:rPr>
        <w:t xml:space="preserve"> </w:t>
      </w:r>
      <w:r w:rsidR="00475CD9">
        <w:rPr>
          <w:rStyle w:val="a6"/>
          <w:color w:val="auto"/>
          <w:u w:val="none"/>
          <w:lang w:eastAsia="zh-CN"/>
        </w:rPr>
        <w:fldChar w:fldCharType="begin"/>
      </w:r>
      <w:r w:rsidR="00475CD9">
        <w:rPr>
          <w:rStyle w:val="a6"/>
          <w:color w:val="auto"/>
          <w:u w:val="none"/>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sidR="00475CD9">
        <w:rPr>
          <w:rStyle w:val="a6"/>
          <w:color w:val="auto"/>
          <w:u w:val="none"/>
          <w:lang w:eastAsia="zh-CN"/>
        </w:rPr>
        <w:fldChar w:fldCharType="separate"/>
      </w:r>
      <w:r w:rsidR="00475CD9">
        <w:rPr>
          <w:rStyle w:val="a6"/>
          <w:noProof/>
          <w:color w:val="auto"/>
          <w:u w:val="none"/>
          <w:lang w:eastAsia="zh-CN"/>
        </w:rPr>
        <w:t>(Holtmann et al., 2016)</w:t>
      </w:r>
      <w:r w:rsidR="00475CD9">
        <w:rPr>
          <w:rStyle w:val="a6"/>
          <w:color w:val="auto"/>
          <w:u w:val="none"/>
          <w:lang w:eastAsia="zh-CN"/>
        </w:rPr>
        <w:fldChar w:fldCharType="end"/>
      </w:r>
      <w:r w:rsidR="00475CD9">
        <w:rPr>
          <w:rStyle w:val="a6"/>
          <w:rFonts w:hint="eastAsia"/>
          <w:color w:val="auto"/>
          <w:u w:val="none"/>
          <w:lang w:eastAsia="zh-CN"/>
        </w:rPr>
        <w:t>。</w:t>
      </w:r>
    </w:p>
    <w:p w14:paraId="3367E92E" w14:textId="04D526E1" w:rsidR="00475CD9" w:rsidRDefault="00EC796A" w:rsidP="004C0724">
      <w:pPr>
        <w:ind w:firstLine="480"/>
        <w:rPr>
          <w:rStyle w:val="a6"/>
          <w:color w:val="auto"/>
          <w:u w:val="none"/>
          <w:lang w:eastAsia="zh-CN"/>
        </w:rPr>
      </w:pPr>
      <w:r>
        <w:rPr>
          <w:rStyle w:val="a6"/>
          <w:rFonts w:hint="eastAsia"/>
          <w:color w:val="auto"/>
          <w:u w:val="none"/>
          <w:lang w:eastAsia="zh-CN"/>
        </w:rPr>
        <w:t>研究三旨在检验社会比较与生活满意度之间的并列中介模型。具体而言，研究三将</w:t>
      </w:r>
      <w:r w:rsidR="00475CD9" w:rsidRPr="000E796E">
        <w:rPr>
          <w:rStyle w:val="a6"/>
          <w:rFonts w:hint="eastAsia"/>
          <w:color w:val="auto"/>
          <w:u w:val="none"/>
          <w:lang w:eastAsia="zh-CN"/>
        </w:rPr>
        <w:t>诱发被试产生向上比较和向下比较。被试在被操纵了社会比较方向后，评价他（她）此时的相对剥夺感，感知到的优越感和生活满意度。</w:t>
      </w:r>
      <w:r w:rsidR="003A192D">
        <w:rPr>
          <w:rStyle w:val="a6"/>
          <w:rFonts w:hint="eastAsia"/>
          <w:color w:val="auto"/>
          <w:u w:val="none"/>
          <w:lang w:eastAsia="zh-CN"/>
        </w:rPr>
        <w:t>本研究</w:t>
      </w:r>
      <w:r w:rsidR="00475CD9" w:rsidRPr="000E796E">
        <w:rPr>
          <w:rStyle w:val="a6"/>
          <w:rFonts w:hint="eastAsia"/>
          <w:color w:val="auto"/>
          <w:u w:val="none"/>
          <w:lang w:eastAsia="zh-CN"/>
        </w:rPr>
        <w:t>预期被操纵为向上比较的被试将会体验到更多的相对剥夺感，从而对生活满意度的评价更低；被操纵为向下比较的被试将体验到更多的优越感，从而对生活满意度的评价更高</w:t>
      </w:r>
      <w:r w:rsidR="00475CD9">
        <w:rPr>
          <w:rStyle w:val="a6"/>
          <w:rFonts w:hint="eastAsia"/>
          <w:color w:val="auto"/>
          <w:u w:val="none"/>
          <w:lang w:eastAsia="zh-CN"/>
        </w:rPr>
        <w:t>。</w:t>
      </w:r>
    </w:p>
    <w:p w14:paraId="34694E1F" w14:textId="77777777" w:rsidR="00475CD9" w:rsidRDefault="00475CD9" w:rsidP="004C0724">
      <w:pPr>
        <w:spacing w:beforeLines="100" w:before="360"/>
        <w:jc w:val="center"/>
        <w:rPr>
          <w:rStyle w:val="a6"/>
          <w:color w:val="auto"/>
          <w:u w:val="none"/>
          <w:lang w:eastAsia="zh-CN"/>
        </w:rPr>
      </w:pPr>
      <w:r>
        <w:rPr>
          <w:rStyle w:val="a6"/>
          <w:noProof/>
          <w:color w:val="auto"/>
          <w:u w:val="none"/>
          <w:lang w:eastAsia="zh-CN"/>
        </w:rPr>
        <w:drawing>
          <wp:inline distT="0" distB="0" distL="0" distR="0" wp14:anchorId="1EF5F84D" wp14:editId="7F72EEAF">
            <wp:extent cx="5091010" cy="2266042"/>
            <wp:effectExtent l="0" t="0" r="0" b="0"/>
            <wp:docPr id="530363458" name="图片 2"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63458" name="图片 2" descr="形状&#10;&#10;中度可信度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26668" cy="2281914"/>
                    </a:xfrm>
                    <a:prstGeom prst="rect">
                      <a:avLst/>
                    </a:prstGeom>
                    <a:noFill/>
                  </pic:spPr>
                </pic:pic>
              </a:graphicData>
            </a:graphic>
          </wp:inline>
        </w:drawing>
      </w:r>
    </w:p>
    <w:p w14:paraId="46E6CEE2" w14:textId="1623C97D" w:rsidR="00475CD9" w:rsidRPr="00FD28A4" w:rsidRDefault="00475CD9" w:rsidP="00475CD9">
      <w:pPr>
        <w:pStyle w:val="af5"/>
        <w:rPr>
          <w:rStyle w:val="a6"/>
          <w:color w:val="auto"/>
          <w:u w:val="none"/>
        </w:rPr>
      </w:pPr>
      <w:r>
        <w:rPr>
          <w:rStyle w:val="a6"/>
          <w:rFonts w:hint="eastAsia"/>
          <w:color w:val="auto"/>
          <w:u w:val="none"/>
        </w:rPr>
        <w:t>图2</w:t>
      </w:r>
      <w:r>
        <w:rPr>
          <w:rStyle w:val="a6"/>
          <w:color w:val="auto"/>
          <w:u w:val="none"/>
        </w:rPr>
        <w:t xml:space="preserve">.1 </w:t>
      </w:r>
      <w:r w:rsidR="002A789E">
        <w:rPr>
          <w:rStyle w:val="a6"/>
          <w:rFonts w:hint="eastAsia"/>
          <w:color w:val="auto"/>
          <w:u w:val="none"/>
        </w:rPr>
        <w:t>研究</w:t>
      </w:r>
      <w:r>
        <w:rPr>
          <w:rStyle w:val="a6"/>
          <w:rFonts w:hint="eastAsia"/>
          <w:color w:val="auto"/>
          <w:u w:val="none"/>
        </w:rPr>
        <w:t>1模型</w:t>
      </w:r>
    </w:p>
    <w:p w14:paraId="2BF7BB5D" w14:textId="4B43D87E" w:rsidR="00475CD9" w:rsidRPr="004C0724" w:rsidRDefault="004C0724" w:rsidP="004C0724">
      <w:pPr>
        <w:ind w:firstLine="480"/>
        <w:rPr>
          <w:rStyle w:val="a6"/>
          <w:color w:val="auto"/>
          <w:u w:val="none"/>
          <w:lang w:eastAsia="zh-CN"/>
        </w:rPr>
      </w:pPr>
      <w:r>
        <w:rPr>
          <w:rStyle w:val="a6"/>
          <w:rFonts w:hint="eastAsia"/>
          <w:color w:val="auto"/>
          <w:u w:val="none"/>
          <w:lang w:eastAsia="zh-CN"/>
        </w:rPr>
        <w:t>在研究三的基础上，本文考虑到</w:t>
      </w:r>
      <w:r w:rsidR="00475CD9" w:rsidRPr="004E614C">
        <w:rPr>
          <w:rStyle w:val="a6"/>
          <w:rFonts w:hint="eastAsia"/>
          <w:color w:val="auto"/>
          <w:u w:val="none"/>
          <w:lang w:eastAsia="zh-CN"/>
        </w:rPr>
        <w:t>日常生活中不可能仅仅只存在向上比较</w:t>
      </w:r>
      <w:r w:rsidR="00475CD9">
        <w:rPr>
          <w:rStyle w:val="a6"/>
          <w:rFonts w:hint="eastAsia"/>
          <w:color w:val="auto"/>
          <w:u w:val="none"/>
          <w:lang w:eastAsia="zh-CN"/>
        </w:rPr>
        <w:t>或</w:t>
      </w:r>
      <w:r w:rsidR="00475CD9" w:rsidRPr="004E614C">
        <w:rPr>
          <w:rStyle w:val="a6"/>
          <w:rFonts w:hint="eastAsia"/>
          <w:color w:val="auto"/>
          <w:u w:val="none"/>
          <w:lang w:eastAsia="zh-CN"/>
        </w:rPr>
        <w:t>向下比较，</w:t>
      </w:r>
      <w:r>
        <w:rPr>
          <w:rStyle w:val="a6"/>
          <w:rFonts w:hint="eastAsia"/>
          <w:color w:val="auto"/>
          <w:u w:val="none"/>
          <w:lang w:eastAsia="zh-CN"/>
        </w:rPr>
        <w:t>因此</w:t>
      </w:r>
      <w:r w:rsidR="00EC796A">
        <w:rPr>
          <w:rStyle w:val="a6"/>
          <w:rFonts w:hint="eastAsia"/>
          <w:color w:val="auto"/>
          <w:u w:val="none"/>
          <w:lang w:eastAsia="zh-CN"/>
        </w:rPr>
        <w:t>研究四将</w:t>
      </w:r>
      <w:r w:rsidR="00475CD9" w:rsidRPr="004E614C">
        <w:rPr>
          <w:rStyle w:val="a6"/>
          <w:rFonts w:hint="eastAsia"/>
          <w:color w:val="auto"/>
          <w:u w:val="none"/>
          <w:lang w:eastAsia="zh-CN"/>
        </w:rPr>
        <w:t>不再</w:t>
      </w:r>
      <w:r w:rsidR="00475CD9">
        <w:rPr>
          <w:rStyle w:val="a6"/>
          <w:rFonts w:hint="eastAsia"/>
          <w:color w:val="auto"/>
          <w:u w:val="none"/>
          <w:lang w:eastAsia="zh-CN"/>
        </w:rPr>
        <w:t>操纵</w:t>
      </w:r>
      <w:r w:rsidR="00EC796A">
        <w:rPr>
          <w:rStyle w:val="a6"/>
          <w:rFonts w:hint="eastAsia"/>
          <w:color w:val="auto"/>
          <w:u w:val="none"/>
          <w:lang w:eastAsia="zh-CN"/>
        </w:rPr>
        <w:t>被试的社会比较方向</w:t>
      </w:r>
      <w:r w:rsidR="00475CD9" w:rsidRPr="004E614C">
        <w:rPr>
          <w:rStyle w:val="a6"/>
          <w:rFonts w:hint="eastAsia"/>
          <w:color w:val="auto"/>
          <w:u w:val="none"/>
          <w:lang w:eastAsia="zh-CN"/>
        </w:rPr>
        <w:t>，取而代之的是测量被试在社交网络上中进行向上比较和向下比较的频率。</w:t>
      </w:r>
      <w:r>
        <w:rPr>
          <w:rStyle w:val="a6"/>
          <w:rFonts w:hint="eastAsia"/>
          <w:color w:val="auto"/>
          <w:u w:val="none"/>
          <w:lang w:eastAsia="zh-CN"/>
        </w:rPr>
        <w:t>具体而言</w:t>
      </w:r>
      <w:r w:rsidR="002E0932">
        <w:rPr>
          <w:rStyle w:val="a6"/>
          <w:rFonts w:hint="eastAsia"/>
          <w:color w:val="auto"/>
          <w:u w:val="none"/>
          <w:lang w:eastAsia="zh-CN"/>
        </w:rPr>
        <w:t>，研究四将</w:t>
      </w:r>
      <w:r>
        <w:rPr>
          <w:rStyle w:val="a6"/>
          <w:rFonts w:hint="eastAsia"/>
          <w:color w:val="auto"/>
          <w:u w:val="none"/>
          <w:lang w:eastAsia="zh-CN"/>
        </w:rPr>
        <w:t>首先</w:t>
      </w:r>
      <w:r w:rsidR="002E0932">
        <w:rPr>
          <w:rStyle w:val="a6"/>
          <w:rFonts w:hint="eastAsia"/>
          <w:color w:val="auto"/>
          <w:u w:val="none"/>
          <w:lang w:eastAsia="zh-CN"/>
        </w:rPr>
        <w:t>重复检验研究三的并列中介模型是否仍然成立。在此基础上</w:t>
      </w:r>
      <w:r w:rsidR="00475CD9">
        <w:rPr>
          <w:rStyle w:val="a6"/>
          <w:rFonts w:hint="eastAsia"/>
          <w:color w:val="auto"/>
          <w:u w:val="none"/>
          <w:lang w:eastAsia="zh-CN"/>
        </w:rPr>
        <w:t>，</w:t>
      </w:r>
      <w:r w:rsidR="00EC796A">
        <w:rPr>
          <w:rStyle w:val="a6"/>
          <w:rFonts w:hint="eastAsia"/>
          <w:color w:val="auto"/>
          <w:u w:val="none"/>
          <w:lang w:eastAsia="zh-CN"/>
        </w:rPr>
        <w:t>研究</w:t>
      </w:r>
      <w:r w:rsidR="00892302">
        <w:rPr>
          <w:rStyle w:val="a6"/>
          <w:rFonts w:hint="eastAsia"/>
          <w:color w:val="auto"/>
          <w:u w:val="none"/>
          <w:lang w:eastAsia="zh-CN"/>
        </w:rPr>
        <w:t>四</w:t>
      </w:r>
      <w:r w:rsidR="00475CD9">
        <w:rPr>
          <w:rStyle w:val="a6"/>
          <w:rFonts w:hint="eastAsia"/>
          <w:color w:val="auto"/>
          <w:u w:val="none"/>
          <w:lang w:eastAsia="zh-CN"/>
        </w:rPr>
        <w:t>还将测量被试的社会比较倾向，以</w:t>
      </w:r>
      <w:r w:rsidR="00892302">
        <w:rPr>
          <w:rStyle w:val="a6"/>
          <w:rFonts w:hint="eastAsia"/>
          <w:color w:val="auto"/>
          <w:u w:val="none"/>
          <w:lang w:eastAsia="zh-CN"/>
        </w:rPr>
        <w:t>验证社会比较倾向是否对研究三的并列中介模型存在调节效应</w:t>
      </w:r>
      <w:r w:rsidR="00475CD9" w:rsidRPr="004E614C">
        <w:rPr>
          <w:rStyle w:val="a6"/>
          <w:rFonts w:hint="eastAsia"/>
          <w:color w:val="auto"/>
          <w:u w:val="none"/>
          <w:lang w:eastAsia="zh-CN"/>
        </w:rPr>
        <w:t>。</w:t>
      </w:r>
      <w:r w:rsidR="003A192D">
        <w:rPr>
          <w:rStyle w:val="a6"/>
          <w:rFonts w:hint="eastAsia"/>
          <w:color w:val="auto"/>
          <w:u w:val="none"/>
          <w:lang w:eastAsia="zh-CN"/>
        </w:rPr>
        <w:t>本研究</w:t>
      </w:r>
      <w:r w:rsidR="00475CD9" w:rsidRPr="004E614C">
        <w:rPr>
          <w:rStyle w:val="a6"/>
          <w:rFonts w:hint="eastAsia"/>
          <w:color w:val="auto"/>
          <w:u w:val="none"/>
          <w:lang w:eastAsia="zh-CN"/>
        </w:rPr>
        <w:t>预测，只有当社会比较倾向较高的情况下，</w:t>
      </w:r>
      <w:r w:rsidR="00475CD9">
        <w:rPr>
          <w:rStyle w:val="a6"/>
          <w:rFonts w:hint="eastAsia"/>
          <w:color w:val="auto"/>
          <w:u w:val="none"/>
          <w:lang w:eastAsia="zh-CN"/>
        </w:rPr>
        <w:t>向上比较频率越高，体验到的相对剥夺感才会越高，进而对生活满意度的评价越低；同样，也只有当社会比较倾向较高时，向下比较频率越高，感知到的优越感才会越高，进而对生活满意度的评价越高</w:t>
      </w:r>
      <w:r w:rsidR="00475CD9" w:rsidRPr="004E614C">
        <w:rPr>
          <w:rStyle w:val="a6"/>
          <w:rFonts w:hint="eastAsia"/>
          <w:color w:val="auto"/>
          <w:u w:val="none"/>
          <w:lang w:eastAsia="zh-CN"/>
        </w:rPr>
        <w:t>。</w:t>
      </w:r>
    </w:p>
    <w:p w14:paraId="59DBB447" w14:textId="77777777" w:rsidR="00475CD9" w:rsidRDefault="00475CD9" w:rsidP="004C0724">
      <w:pPr>
        <w:spacing w:beforeLines="100" w:before="360"/>
        <w:jc w:val="center"/>
        <w:rPr>
          <w:rStyle w:val="a6"/>
          <w:color w:val="auto"/>
          <w:u w:val="none"/>
          <w:lang w:eastAsia="zh-CN"/>
        </w:rPr>
      </w:pPr>
      <w:r>
        <w:rPr>
          <w:rStyle w:val="a6"/>
          <w:noProof/>
          <w:color w:val="auto"/>
          <w:u w:val="none"/>
          <w:lang w:eastAsia="zh-CN"/>
        </w:rPr>
        <w:drawing>
          <wp:inline distT="0" distB="0" distL="0" distR="0" wp14:anchorId="7BFB2565" wp14:editId="5E4A9F32">
            <wp:extent cx="5055394" cy="1909760"/>
            <wp:effectExtent l="0" t="0" r="0" b="0"/>
            <wp:docPr id="718430962" name="图片 3"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30962" name="图片 3" descr="形状&#10;&#10;中度可信度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05642" cy="1928742"/>
                    </a:xfrm>
                    <a:prstGeom prst="rect">
                      <a:avLst/>
                    </a:prstGeom>
                    <a:noFill/>
                  </pic:spPr>
                </pic:pic>
              </a:graphicData>
            </a:graphic>
          </wp:inline>
        </w:drawing>
      </w:r>
    </w:p>
    <w:p w14:paraId="5C9FEB4C" w14:textId="78BACA51" w:rsidR="00475CD9" w:rsidRPr="00013678" w:rsidRDefault="00475CD9" w:rsidP="00475CD9">
      <w:pPr>
        <w:pStyle w:val="af5"/>
        <w:rPr>
          <w:rStyle w:val="a6"/>
          <w:color w:val="auto"/>
          <w:u w:val="none"/>
        </w:rPr>
      </w:pPr>
      <w:r>
        <w:rPr>
          <w:rStyle w:val="a6"/>
          <w:rFonts w:hint="eastAsia"/>
          <w:color w:val="auto"/>
          <w:u w:val="none"/>
        </w:rPr>
        <w:t>图2</w:t>
      </w:r>
      <w:r>
        <w:rPr>
          <w:rStyle w:val="a6"/>
          <w:color w:val="auto"/>
          <w:u w:val="none"/>
        </w:rPr>
        <w:t xml:space="preserve">.2 </w:t>
      </w:r>
      <w:r w:rsidR="002A789E">
        <w:rPr>
          <w:rStyle w:val="a6"/>
          <w:rFonts w:hint="eastAsia"/>
          <w:color w:val="auto"/>
          <w:u w:val="none"/>
        </w:rPr>
        <w:t>研究</w:t>
      </w:r>
      <w:r>
        <w:rPr>
          <w:rStyle w:val="a6"/>
          <w:color w:val="auto"/>
          <w:u w:val="none"/>
        </w:rPr>
        <w:t>2</w:t>
      </w:r>
      <w:r>
        <w:rPr>
          <w:rStyle w:val="a6"/>
          <w:rFonts w:hint="eastAsia"/>
          <w:color w:val="auto"/>
          <w:u w:val="none"/>
        </w:rPr>
        <w:t>模型</w:t>
      </w:r>
    </w:p>
    <w:p w14:paraId="7E12A4D6" w14:textId="2BB271EF" w:rsidR="00475CD9" w:rsidRDefault="004C0724" w:rsidP="00475CD9">
      <w:pPr>
        <w:ind w:firstLine="480"/>
        <w:rPr>
          <w:rStyle w:val="a6"/>
          <w:color w:val="auto"/>
          <w:u w:val="none"/>
          <w:lang w:eastAsia="zh-CN"/>
        </w:rPr>
      </w:pPr>
      <w:r>
        <w:rPr>
          <w:rStyle w:val="a6"/>
          <w:rFonts w:hint="eastAsia"/>
          <w:color w:val="auto"/>
          <w:u w:val="none"/>
          <w:lang w:eastAsia="zh-CN"/>
        </w:rPr>
        <w:t>与研究三和研究四不同的是，</w:t>
      </w:r>
      <w:r w:rsidR="00475CD9">
        <w:rPr>
          <w:rStyle w:val="a6"/>
          <w:rFonts w:hint="eastAsia"/>
          <w:color w:val="auto"/>
          <w:u w:val="none"/>
          <w:lang w:eastAsia="zh-CN"/>
        </w:rPr>
        <w:t>以往研究发现，有些时候向上比较也会带来积极的效果，而向下比较也会带来消极的效果</w:t>
      </w:r>
      <w:r w:rsidR="00475CD9">
        <w:rPr>
          <w:rStyle w:val="a6"/>
          <w:rFonts w:hint="eastAsia"/>
          <w:color w:val="auto"/>
          <w:u w:val="none"/>
          <w:lang w:eastAsia="zh-CN"/>
        </w:rPr>
        <w:t xml:space="preserve"> </w:t>
      </w:r>
      <w:r w:rsidR="00475CD9" w:rsidRPr="004E614C">
        <w:rPr>
          <w:lang w:eastAsia="zh-CN"/>
        </w:rPr>
        <w:fldChar w:fldCharType="begin"/>
      </w:r>
      <w:r w:rsidR="0019217D">
        <w:rPr>
          <w:lang w:eastAsia="zh-CN"/>
        </w:rPr>
        <w:instrText xml:space="preserve"> ADDIN EN.CITE &lt;EndNote&gt;&lt;Cite&gt;&lt;Author&gt;Buunk&lt;/Author&gt;&lt;Year&gt;1990&lt;/Year&gt;&lt;RecNum&gt;16&lt;/RecNum&gt;&lt;Prefix&gt;e.g.&lt;/Prefix&gt;&lt;DisplayText&gt;(e.g.Buunk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475CD9" w:rsidRPr="004E614C">
        <w:rPr>
          <w:lang w:eastAsia="zh-CN"/>
        </w:rPr>
        <w:fldChar w:fldCharType="separate"/>
      </w:r>
      <w:r w:rsidR="0019217D">
        <w:rPr>
          <w:noProof/>
          <w:lang w:eastAsia="zh-CN"/>
        </w:rPr>
        <w:t>(e.g.Buunk et al., 1990; Hemphill &amp; Lehman, 1991)</w:t>
      </w:r>
      <w:r w:rsidR="00475CD9" w:rsidRPr="004E614C">
        <w:rPr>
          <w:lang w:eastAsia="zh-CN"/>
        </w:rPr>
        <w:fldChar w:fldCharType="end"/>
      </w:r>
      <w:r w:rsidR="00475CD9">
        <w:rPr>
          <w:rStyle w:val="a6"/>
          <w:rFonts w:hint="eastAsia"/>
          <w:color w:val="auto"/>
          <w:u w:val="none"/>
          <w:lang w:eastAsia="zh-CN"/>
        </w:rPr>
        <w:t>。因此，</w:t>
      </w:r>
      <w:r w:rsidR="00892302">
        <w:rPr>
          <w:rStyle w:val="a6"/>
          <w:rFonts w:hint="eastAsia"/>
          <w:color w:val="auto"/>
          <w:u w:val="none"/>
          <w:lang w:eastAsia="zh-CN"/>
        </w:rPr>
        <w:t>研究五将引入</w:t>
      </w:r>
      <w:r w:rsidR="00475CD9">
        <w:rPr>
          <w:rStyle w:val="a6"/>
          <w:rFonts w:hint="eastAsia"/>
          <w:color w:val="auto"/>
          <w:u w:val="none"/>
          <w:lang w:eastAsia="zh-CN"/>
        </w:rPr>
        <w:t>社会比较策略</w:t>
      </w:r>
      <w:r w:rsidR="00892302">
        <w:rPr>
          <w:rStyle w:val="a6"/>
          <w:rFonts w:hint="eastAsia"/>
          <w:color w:val="auto"/>
          <w:u w:val="none"/>
          <w:lang w:eastAsia="zh-CN"/>
        </w:rPr>
        <w:t>的概念，替代原有的</w:t>
      </w:r>
      <w:r w:rsidR="00475CD9">
        <w:rPr>
          <w:rStyle w:val="a6"/>
          <w:rFonts w:hint="eastAsia"/>
          <w:color w:val="auto"/>
          <w:u w:val="none"/>
          <w:lang w:eastAsia="zh-CN"/>
        </w:rPr>
        <w:t>社会比较方向。</w:t>
      </w:r>
      <w:r w:rsidR="003A192D">
        <w:rPr>
          <w:rStyle w:val="a6"/>
          <w:rFonts w:hint="eastAsia"/>
          <w:color w:val="auto"/>
          <w:u w:val="none"/>
          <w:lang w:eastAsia="zh-CN"/>
        </w:rPr>
        <w:t>本研究</w:t>
      </w:r>
      <w:r w:rsidR="00475CD9">
        <w:rPr>
          <w:rStyle w:val="a6"/>
          <w:rFonts w:hint="eastAsia"/>
          <w:color w:val="auto"/>
          <w:u w:val="none"/>
          <w:lang w:eastAsia="zh-CN"/>
        </w:rPr>
        <w:t>认为，人们越倾向于使用向上对比的策略，则越容易体验到相对剥夺感，进而对生活满意度的评价越低；人们越倾向于使用向下对比，则越容易感知到优越感，进而对生活满意度的评价越高</w:t>
      </w:r>
      <w:r w:rsidR="00475CD9" w:rsidRPr="004E614C">
        <w:rPr>
          <w:rStyle w:val="a6"/>
          <w:rFonts w:hint="eastAsia"/>
          <w:color w:val="auto"/>
          <w:u w:val="none"/>
          <w:lang w:eastAsia="zh-CN"/>
        </w:rPr>
        <w:t>。</w:t>
      </w:r>
      <w:r w:rsidR="00892302">
        <w:rPr>
          <w:rStyle w:val="a6"/>
          <w:rFonts w:hint="eastAsia"/>
          <w:color w:val="auto"/>
          <w:u w:val="none"/>
          <w:lang w:eastAsia="zh-CN"/>
        </w:rPr>
        <w:t>此外，为了避免共同方法偏差对实验结果参数的影响，研究五将引入标记变量</w:t>
      </w:r>
      <w:r w:rsidR="002E0932">
        <w:rPr>
          <w:rStyle w:val="a6"/>
          <w:rFonts w:hint="eastAsia"/>
          <w:color w:val="auto"/>
          <w:u w:val="none"/>
          <w:lang w:eastAsia="zh-CN"/>
        </w:rPr>
        <w:t>来</w:t>
      </w:r>
      <w:r w:rsidR="00892302">
        <w:rPr>
          <w:rStyle w:val="a6"/>
          <w:rFonts w:hint="eastAsia"/>
          <w:color w:val="auto"/>
          <w:u w:val="none"/>
          <w:lang w:eastAsia="zh-CN"/>
        </w:rPr>
        <w:t>控制共同方法偏差。在此基础上，研究五将重新检验研究三和研究四的模型，以检验在控制了共同方法偏差的影响后，原有假设是否仍然成立。</w:t>
      </w:r>
    </w:p>
    <w:p w14:paraId="2C4AAAF7" w14:textId="77777777" w:rsidR="00475CD9" w:rsidRDefault="00475CD9" w:rsidP="004C0724">
      <w:pPr>
        <w:spacing w:beforeLines="100" w:before="360"/>
        <w:jc w:val="center"/>
        <w:rPr>
          <w:rStyle w:val="a6"/>
          <w:color w:val="auto"/>
          <w:u w:val="none"/>
          <w:lang w:eastAsia="zh-CN"/>
        </w:rPr>
      </w:pPr>
      <w:r>
        <w:rPr>
          <w:rStyle w:val="a6"/>
          <w:noProof/>
          <w:color w:val="auto"/>
          <w:u w:val="none"/>
          <w:lang w:eastAsia="zh-CN"/>
        </w:rPr>
        <w:drawing>
          <wp:inline distT="0" distB="0" distL="0" distR="0" wp14:anchorId="7BE6AD1D" wp14:editId="17E43AAE">
            <wp:extent cx="5017430" cy="1706838"/>
            <wp:effectExtent l="0" t="0" r="0" b="8255"/>
            <wp:docPr id="1207457672" name="图片 1"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57672" name="图片 1" descr="形状&#10;&#10;中度可信度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60751" cy="1721575"/>
                    </a:xfrm>
                    <a:prstGeom prst="rect">
                      <a:avLst/>
                    </a:prstGeom>
                    <a:noFill/>
                  </pic:spPr>
                </pic:pic>
              </a:graphicData>
            </a:graphic>
          </wp:inline>
        </w:drawing>
      </w:r>
    </w:p>
    <w:p w14:paraId="478D9E12" w14:textId="283F9EBA" w:rsidR="00475CD9" w:rsidRDefault="00475CD9" w:rsidP="00475CD9">
      <w:pPr>
        <w:pStyle w:val="af5"/>
        <w:rPr>
          <w:rStyle w:val="a6"/>
          <w:color w:val="auto"/>
          <w:u w:val="none"/>
        </w:rPr>
      </w:pPr>
      <w:r>
        <w:rPr>
          <w:rStyle w:val="a6"/>
          <w:rFonts w:hint="eastAsia"/>
          <w:color w:val="auto"/>
          <w:u w:val="none"/>
        </w:rPr>
        <w:t>图2</w:t>
      </w:r>
      <w:r>
        <w:rPr>
          <w:rStyle w:val="a6"/>
          <w:color w:val="auto"/>
          <w:u w:val="none"/>
        </w:rPr>
        <w:t xml:space="preserve">.3 </w:t>
      </w:r>
      <w:r w:rsidR="002A789E">
        <w:rPr>
          <w:rStyle w:val="a6"/>
          <w:rFonts w:hint="eastAsia"/>
          <w:color w:val="auto"/>
          <w:u w:val="none"/>
        </w:rPr>
        <w:t>研究</w:t>
      </w:r>
      <w:r>
        <w:rPr>
          <w:rStyle w:val="a6"/>
          <w:color w:val="auto"/>
          <w:u w:val="none"/>
        </w:rPr>
        <w:t>3</w:t>
      </w:r>
      <w:r>
        <w:rPr>
          <w:rStyle w:val="a6"/>
          <w:rFonts w:hint="eastAsia"/>
          <w:color w:val="auto"/>
          <w:u w:val="none"/>
        </w:rPr>
        <w:t>模型</w:t>
      </w:r>
    </w:p>
    <w:p w14:paraId="5A56E9A8" w14:textId="3C0F4217" w:rsidR="005144A8" w:rsidRPr="005144A8" w:rsidRDefault="005144A8" w:rsidP="005144A8">
      <w:pPr>
        <w:pStyle w:val="3"/>
        <w:spacing w:before="180" w:after="180"/>
        <w:rPr>
          <w:lang w:eastAsia="zh-CN"/>
        </w:rPr>
      </w:pPr>
      <w:bookmarkStart w:id="29" w:name="_Toc162021907"/>
      <w:r>
        <w:rPr>
          <w:rStyle w:val="a6"/>
          <w:rFonts w:hint="eastAsia"/>
          <w:color w:val="auto"/>
          <w:u w:val="none"/>
          <w:lang w:eastAsia="zh-CN"/>
        </w:rPr>
        <w:t>2.3.4 技术路线</w:t>
      </w:r>
      <w:bookmarkEnd w:id="29"/>
    </w:p>
    <w:p w14:paraId="60005EFC" w14:textId="77777777" w:rsidR="00065313" w:rsidRDefault="00F6622E" w:rsidP="00065313">
      <w:pPr>
        <w:spacing w:beforeLines="100" w:before="360"/>
        <w:ind w:firstLine="480"/>
        <w:rPr>
          <w:lang w:eastAsia="zh-CN"/>
        </w:rPr>
      </w:pPr>
      <w:r w:rsidRPr="00F6622E">
        <w:rPr>
          <w:rFonts w:hint="eastAsia"/>
          <w:lang w:eastAsia="zh-CN"/>
        </w:rPr>
        <w:t>本研究首先</w:t>
      </w:r>
      <w:r>
        <w:rPr>
          <w:rFonts w:hint="eastAsia"/>
          <w:lang w:eastAsia="zh-CN"/>
        </w:rPr>
        <w:t>进行了选题，确定了本研究将讨论社会比较对生活满意度的影响及其作用机制。接着，本研究对过往与社会比较和生活满意度相关的文献进行了</w:t>
      </w:r>
      <w:r w:rsidRPr="00F6622E">
        <w:rPr>
          <w:rFonts w:hint="eastAsia"/>
          <w:lang w:eastAsia="zh-CN"/>
        </w:rPr>
        <w:t>综述，</w:t>
      </w:r>
      <w:r>
        <w:rPr>
          <w:rFonts w:hint="eastAsia"/>
          <w:lang w:eastAsia="zh-CN"/>
        </w:rPr>
        <w:t>总结出了社会比较与生活满意度之间存在着向上比较的作用路径与向下比较的作用路径。</w:t>
      </w:r>
      <w:r w:rsidRPr="00F6622E">
        <w:rPr>
          <w:rFonts w:hint="eastAsia"/>
          <w:lang w:eastAsia="zh-CN"/>
        </w:rPr>
        <w:t>随后，</w:t>
      </w:r>
      <w:r>
        <w:rPr>
          <w:rFonts w:hint="eastAsia"/>
          <w:lang w:eastAsia="zh-CN"/>
        </w:rPr>
        <w:t>本研究提出了七个研究假设，</w:t>
      </w:r>
      <w:r w:rsidRPr="00F6622E">
        <w:rPr>
          <w:rFonts w:hint="eastAsia"/>
          <w:lang w:eastAsia="zh-CN"/>
        </w:rPr>
        <w:t>并设计五个阶段的研究方案，包括量表</w:t>
      </w:r>
      <w:r>
        <w:rPr>
          <w:rFonts w:hint="eastAsia"/>
          <w:lang w:eastAsia="zh-CN"/>
        </w:rPr>
        <w:t>的修订与信效度检验</w:t>
      </w:r>
      <w:r w:rsidRPr="00F6622E">
        <w:rPr>
          <w:rFonts w:hint="eastAsia"/>
          <w:lang w:eastAsia="zh-CN"/>
        </w:rPr>
        <w:t>、</w:t>
      </w:r>
      <w:r>
        <w:rPr>
          <w:rFonts w:hint="eastAsia"/>
          <w:lang w:eastAsia="zh-CN"/>
        </w:rPr>
        <w:t>模型中关键变量的</w:t>
      </w:r>
      <w:r w:rsidRPr="00F6622E">
        <w:rPr>
          <w:rFonts w:hint="eastAsia"/>
          <w:lang w:eastAsia="zh-CN"/>
        </w:rPr>
        <w:t>元分析、并列中介模型验证、</w:t>
      </w:r>
      <w:r>
        <w:rPr>
          <w:rFonts w:hint="eastAsia"/>
          <w:lang w:eastAsia="zh-CN"/>
        </w:rPr>
        <w:t>模型边际条件的讨论以及使用社会比较策略来细分社会比较方向</w:t>
      </w:r>
      <w:r w:rsidRPr="00F6622E">
        <w:rPr>
          <w:rFonts w:hint="eastAsia"/>
          <w:lang w:eastAsia="zh-CN"/>
        </w:rPr>
        <w:t>。最后，</w:t>
      </w:r>
      <w:r w:rsidR="00E56A22">
        <w:rPr>
          <w:rFonts w:hint="eastAsia"/>
          <w:lang w:eastAsia="zh-CN"/>
        </w:rPr>
        <w:t>本研究讨论了现有的</w:t>
      </w:r>
      <w:r w:rsidRPr="00F6622E">
        <w:rPr>
          <w:rFonts w:hint="eastAsia"/>
          <w:lang w:eastAsia="zh-CN"/>
        </w:rPr>
        <w:t>研究结果，总结理论贡献和实践意义，并指出研究的局限性和未来研究方向</w:t>
      </w:r>
      <w:r w:rsidR="00E56A22">
        <w:rPr>
          <w:rFonts w:hint="eastAsia"/>
          <w:lang w:eastAsia="zh-CN"/>
        </w:rPr>
        <w:t>。</w:t>
      </w:r>
    </w:p>
    <w:p w14:paraId="352138C1" w14:textId="421CA55B" w:rsidR="005144A8" w:rsidRDefault="005144A8" w:rsidP="00065313">
      <w:pPr>
        <w:spacing w:beforeLines="100" w:before="360"/>
        <w:ind w:firstLine="480"/>
        <w:jc w:val="center"/>
        <w:rPr>
          <w:bCs/>
          <w:lang w:eastAsia="zh-CN"/>
        </w:rPr>
      </w:pPr>
      <w:r>
        <w:rPr>
          <w:bCs/>
          <w:noProof/>
          <w:lang w:eastAsia="zh-CN"/>
        </w:rPr>
        <w:drawing>
          <wp:inline distT="0" distB="0" distL="0" distR="0" wp14:anchorId="77B4910C" wp14:editId="49065F7C">
            <wp:extent cx="4170024" cy="5374640"/>
            <wp:effectExtent l="0" t="0" r="2540" b="0"/>
            <wp:docPr id="2099777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8582" cy="5385671"/>
                    </a:xfrm>
                    <a:prstGeom prst="rect">
                      <a:avLst/>
                    </a:prstGeom>
                    <a:noFill/>
                  </pic:spPr>
                </pic:pic>
              </a:graphicData>
            </a:graphic>
          </wp:inline>
        </w:drawing>
      </w:r>
    </w:p>
    <w:p w14:paraId="21E0FEBC" w14:textId="2E959965" w:rsidR="005144A8" w:rsidRDefault="005144A8" w:rsidP="005144A8">
      <w:pPr>
        <w:pStyle w:val="af5"/>
        <w:sectPr w:rsidR="005144A8" w:rsidSect="004C21E6">
          <w:headerReference w:type="default" r:id="rId25"/>
          <w:pgSz w:w="11906" w:h="16838"/>
          <w:pgMar w:top="1440" w:right="1800" w:bottom="1440" w:left="1800" w:header="851" w:footer="992" w:gutter="0"/>
          <w:cols w:space="425"/>
          <w:docGrid w:type="lines" w:linePitch="360"/>
        </w:sectPr>
      </w:pPr>
      <w:r>
        <w:rPr>
          <w:rFonts w:hint="eastAsia"/>
        </w:rPr>
        <w:t xml:space="preserve">图2.4 </w:t>
      </w:r>
      <w:commentRangeStart w:id="30"/>
      <w:r>
        <w:rPr>
          <w:rFonts w:hint="eastAsia"/>
        </w:rPr>
        <w:t>技术</w:t>
      </w:r>
      <w:commentRangeEnd w:id="30"/>
      <w:r w:rsidR="00587ECF">
        <w:rPr>
          <w:rStyle w:val="af9"/>
          <w:rFonts w:ascii="Times New Roman" w:hAnsi="Times New Roman"/>
          <w:lang w:eastAsia="zh-TW"/>
        </w:rPr>
        <w:commentReference w:id="30"/>
      </w:r>
      <w:r>
        <w:rPr>
          <w:rFonts w:hint="eastAsia"/>
        </w:rPr>
        <w:t>路线</w:t>
      </w:r>
    </w:p>
    <w:p w14:paraId="5C730AE5" w14:textId="2D7E695B" w:rsidR="00CF7E2A" w:rsidRDefault="007252EF" w:rsidP="00CF7E2A">
      <w:pPr>
        <w:pStyle w:val="1"/>
        <w:spacing w:before="360" w:after="360"/>
        <w:rPr>
          <w:lang w:eastAsia="zh-CN"/>
        </w:rPr>
      </w:pPr>
      <w:bookmarkStart w:id="31" w:name="_Toc162021908"/>
      <w:commentRangeStart w:id="32"/>
      <w:r w:rsidRPr="005C1037">
        <w:rPr>
          <w:rFonts w:hint="eastAsia"/>
          <w:lang w:eastAsia="zh-CN"/>
        </w:rPr>
        <w:t>第</w:t>
      </w:r>
      <w:r>
        <w:rPr>
          <w:rFonts w:hint="eastAsia"/>
          <w:lang w:eastAsia="zh-CN"/>
        </w:rPr>
        <w:t>三</w:t>
      </w:r>
      <w:r w:rsidRPr="005C1037">
        <w:rPr>
          <w:rFonts w:hint="eastAsia"/>
          <w:lang w:eastAsia="zh-CN"/>
        </w:rPr>
        <w:t xml:space="preserve">章 </w:t>
      </w:r>
      <w:r>
        <w:rPr>
          <w:rFonts w:hint="eastAsia"/>
          <w:lang w:eastAsia="zh-CN"/>
        </w:rPr>
        <w:t>研究</w:t>
      </w:r>
      <w:r w:rsidR="00356E74">
        <w:rPr>
          <w:rFonts w:hint="eastAsia"/>
          <w:lang w:eastAsia="zh-CN"/>
        </w:rPr>
        <w:t>一</w:t>
      </w:r>
      <w:r>
        <w:rPr>
          <w:rFonts w:hint="eastAsia"/>
          <w:lang w:eastAsia="zh-CN"/>
        </w:rPr>
        <w:t>：问卷</w:t>
      </w:r>
      <w:r w:rsidR="00E82DAE">
        <w:rPr>
          <w:rFonts w:hint="eastAsia"/>
          <w:lang w:eastAsia="zh-CN"/>
        </w:rPr>
        <w:t>的</w:t>
      </w:r>
      <w:r w:rsidR="001E6E5F">
        <w:rPr>
          <w:rFonts w:hint="eastAsia"/>
          <w:lang w:eastAsia="zh-CN"/>
        </w:rPr>
        <w:t>修订及</w:t>
      </w:r>
      <w:r w:rsidR="00E82DAE">
        <w:rPr>
          <w:rFonts w:hint="eastAsia"/>
          <w:lang w:eastAsia="zh-CN"/>
        </w:rPr>
        <w:t>信效度检验</w:t>
      </w:r>
      <w:commentRangeEnd w:id="32"/>
      <w:r w:rsidR="009F63DD">
        <w:rPr>
          <w:rStyle w:val="af9"/>
          <w:rFonts w:ascii="Times New Roman" w:eastAsia="宋体" w:hAnsi="Times New Roman" w:cstheme="minorBidi"/>
          <w:b w:val="0"/>
          <w:bCs w:val="0"/>
          <w:kern w:val="2"/>
        </w:rPr>
        <w:commentReference w:id="32"/>
      </w:r>
      <w:bookmarkEnd w:id="31"/>
    </w:p>
    <w:p w14:paraId="44636D15" w14:textId="44DBEF98" w:rsidR="00CF7E2A" w:rsidRDefault="00CF7E2A" w:rsidP="00CF7E2A">
      <w:pPr>
        <w:pStyle w:val="2"/>
        <w:spacing w:before="180" w:after="180"/>
        <w:rPr>
          <w:lang w:eastAsia="zh-CN"/>
        </w:rPr>
      </w:pPr>
      <w:bookmarkStart w:id="33" w:name="_Toc162021909"/>
      <w:r>
        <w:rPr>
          <w:rFonts w:hint="eastAsia"/>
          <w:lang w:eastAsia="zh-CN"/>
        </w:rPr>
        <w:t>3.1 研究目的</w:t>
      </w:r>
      <w:bookmarkEnd w:id="33"/>
    </w:p>
    <w:p w14:paraId="64C5AC5B" w14:textId="380B3F28" w:rsidR="00CF7E2A" w:rsidRPr="00CF7E2A" w:rsidRDefault="00CF7E2A" w:rsidP="00CF7E2A">
      <w:pPr>
        <w:rPr>
          <w:lang w:eastAsia="zh-CN"/>
        </w:rPr>
      </w:pPr>
      <w:r>
        <w:rPr>
          <w:lang w:eastAsia="zh-CN"/>
        </w:rPr>
        <w:tab/>
      </w:r>
      <w:r>
        <w:rPr>
          <w:rFonts w:hint="eastAsia"/>
          <w:lang w:eastAsia="zh-CN"/>
        </w:rPr>
        <w:t>研究一将对之后研究需要用到的所有量表进行信效度检验。对于信效度未达学者建议标准的量表，本研究将进行修订，并重新施测未达标准的量表。以确保之后研究中所使用的量表具有良好的信效度。</w:t>
      </w:r>
    </w:p>
    <w:p w14:paraId="2256A68C" w14:textId="09755E8E" w:rsidR="007252EF" w:rsidRPr="005C1037" w:rsidRDefault="007252EF" w:rsidP="007252EF">
      <w:pPr>
        <w:pStyle w:val="2"/>
        <w:spacing w:before="180" w:after="180"/>
        <w:rPr>
          <w:lang w:eastAsia="zh-CN"/>
        </w:rPr>
      </w:pPr>
      <w:bookmarkStart w:id="34" w:name="_Toc162021910"/>
      <w:r>
        <w:rPr>
          <w:lang w:eastAsia="zh-CN"/>
        </w:rPr>
        <w:t>3</w:t>
      </w:r>
      <w:r w:rsidRPr="005C1037">
        <w:rPr>
          <w:lang w:eastAsia="zh-CN"/>
        </w:rPr>
        <w:t>.</w:t>
      </w:r>
      <w:r w:rsidR="00CF7E2A">
        <w:rPr>
          <w:rFonts w:hint="eastAsia"/>
          <w:lang w:eastAsia="zh-CN"/>
        </w:rPr>
        <w:t>2</w:t>
      </w:r>
      <w:r w:rsidRPr="005C1037">
        <w:rPr>
          <w:lang w:eastAsia="zh-CN"/>
        </w:rPr>
        <w:t xml:space="preserve"> </w:t>
      </w:r>
      <w:r>
        <w:rPr>
          <w:rFonts w:hint="eastAsia"/>
          <w:lang w:eastAsia="zh-CN"/>
        </w:rPr>
        <w:t>研究</w:t>
      </w:r>
      <w:r w:rsidRPr="005C1037">
        <w:rPr>
          <w:lang w:eastAsia="zh-CN"/>
        </w:rPr>
        <w:t>方法</w:t>
      </w:r>
      <w:bookmarkEnd w:id="34"/>
    </w:p>
    <w:p w14:paraId="7140065F" w14:textId="35814825" w:rsidR="007252EF" w:rsidRPr="005C1037" w:rsidRDefault="007252EF" w:rsidP="007252EF">
      <w:pPr>
        <w:pStyle w:val="3"/>
        <w:spacing w:before="180" w:after="180"/>
        <w:rPr>
          <w:lang w:eastAsia="zh-CN"/>
        </w:rPr>
      </w:pPr>
      <w:bookmarkStart w:id="35" w:name="_Toc162021911"/>
      <w:r>
        <w:rPr>
          <w:lang w:eastAsia="zh-CN"/>
        </w:rPr>
        <w:t>3</w:t>
      </w:r>
      <w:r w:rsidRPr="005C1037">
        <w:rPr>
          <w:lang w:eastAsia="zh-CN"/>
        </w:rPr>
        <w:t>.</w:t>
      </w:r>
      <w:r w:rsidR="00CF7E2A">
        <w:rPr>
          <w:rFonts w:hint="eastAsia"/>
          <w:lang w:eastAsia="zh-CN"/>
        </w:rPr>
        <w:t>2</w:t>
      </w:r>
      <w:r w:rsidRPr="005C1037">
        <w:rPr>
          <w:lang w:eastAsia="zh-CN"/>
        </w:rPr>
        <w:t>.1 被试</w:t>
      </w:r>
      <w:bookmarkEnd w:id="35"/>
    </w:p>
    <w:p w14:paraId="40416F96" w14:textId="0ED143D4" w:rsidR="007252EF" w:rsidRDefault="00115D6F" w:rsidP="007252EF">
      <w:pPr>
        <w:ind w:firstLine="480"/>
        <w:rPr>
          <w:lang w:eastAsia="zh-CN"/>
        </w:rPr>
      </w:pPr>
      <w:r>
        <w:rPr>
          <w:rFonts w:hint="eastAsia"/>
          <w:lang w:eastAsia="zh-CN"/>
        </w:rPr>
        <w:t>在第一阶段，</w:t>
      </w:r>
      <w:r w:rsidR="007252EF">
        <w:rPr>
          <w:rFonts w:hint="eastAsia"/>
          <w:lang w:eastAsia="zh-CN"/>
        </w:rPr>
        <w:t>本研究一共收集了</w:t>
      </w:r>
      <w:r w:rsidR="007252EF">
        <w:rPr>
          <w:rFonts w:hint="eastAsia"/>
          <w:lang w:eastAsia="zh-CN"/>
        </w:rPr>
        <w:t>2</w:t>
      </w:r>
      <w:r w:rsidR="007252EF">
        <w:rPr>
          <w:lang w:eastAsia="zh-CN"/>
        </w:rPr>
        <w:t>18</w:t>
      </w:r>
      <w:r w:rsidR="007252EF">
        <w:rPr>
          <w:rFonts w:hint="eastAsia"/>
          <w:lang w:eastAsia="zh-CN"/>
        </w:rPr>
        <w:t>份有效问卷，</w:t>
      </w:r>
      <w:r w:rsidR="007252EF" w:rsidRPr="00D21442">
        <w:rPr>
          <w:rFonts w:hint="eastAsia"/>
          <w:lang w:eastAsia="zh-CN"/>
        </w:rPr>
        <w:t>并且没有剔除任何问卷</w:t>
      </w:r>
      <w:r w:rsidR="007252EF">
        <w:rPr>
          <w:rFonts w:hint="eastAsia"/>
          <w:lang w:eastAsia="zh-CN"/>
        </w:rPr>
        <w:t>。其中女性</w:t>
      </w:r>
      <w:r w:rsidR="007252EF">
        <w:rPr>
          <w:rFonts w:hint="eastAsia"/>
          <w:lang w:eastAsia="zh-CN"/>
        </w:rPr>
        <w:t>1</w:t>
      </w:r>
      <w:r w:rsidR="007252EF">
        <w:rPr>
          <w:lang w:eastAsia="zh-CN"/>
        </w:rPr>
        <w:t>19</w:t>
      </w:r>
      <w:r w:rsidR="007252EF">
        <w:rPr>
          <w:rFonts w:hint="eastAsia"/>
          <w:lang w:eastAsia="zh-CN"/>
        </w:rPr>
        <w:t>人，平均年龄</w:t>
      </w:r>
      <w:r w:rsidR="007252EF">
        <w:rPr>
          <w:rFonts w:hint="eastAsia"/>
          <w:lang w:eastAsia="zh-CN"/>
        </w:rPr>
        <w:t>3</w:t>
      </w:r>
      <w:r w:rsidR="007252EF">
        <w:rPr>
          <w:lang w:eastAsia="zh-CN"/>
        </w:rPr>
        <w:t>0.59</w:t>
      </w:r>
      <w:r w:rsidR="007252EF">
        <w:rPr>
          <w:rFonts w:hint="eastAsia"/>
          <w:lang w:eastAsia="zh-CN"/>
        </w:rPr>
        <w:t>（</w:t>
      </w:r>
      <w:r w:rsidR="007252EF">
        <w:rPr>
          <w:rFonts w:hint="eastAsia"/>
          <w:lang w:eastAsia="zh-CN"/>
        </w:rPr>
        <w:t>S</w:t>
      </w:r>
      <w:r w:rsidR="007252EF">
        <w:rPr>
          <w:lang w:eastAsia="zh-CN"/>
        </w:rPr>
        <w:t>D = 7.41</w:t>
      </w:r>
      <w:r w:rsidR="007252EF">
        <w:rPr>
          <w:rFonts w:hint="eastAsia"/>
          <w:lang w:eastAsia="zh-CN"/>
        </w:rPr>
        <w:t>）；“高中</w:t>
      </w:r>
      <w:r w:rsidR="007252EF">
        <w:rPr>
          <w:rFonts w:hint="eastAsia"/>
          <w:lang w:eastAsia="zh-CN"/>
        </w:rPr>
        <w:t>/</w:t>
      </w:r>
      <w:r w:rsidR="007252EF">
        <w:rPr>
          <w:rFonts w:hint="eastAsia"/>
          <w:lang w:eastAsia="zh-CN"/>
        </w:rPr>
        <w:t>中专”</w:t>
      </w:r>
      <w:r w:rsidR="007252EF">
        <w:rPr>
          <w:rFonts w:hint="eastAsia"/>
          <w:lang w:eastAsia="zh-CN"/>
        </w:rPr>
        <w:t>8</w:t>
      </w:r>
      <w:r w:rsidR="007252EF">
        <w:rPr>
          <w:rFonts w:hint="eastAsia"/>
          <w:lang w:eastAsia="zh-CN"/>
        </w:rPr>
        <w:t>名，占总数的</w:t>
      </w:r>
      <w:r w:rsidR="007252EF">
        <w:rPr>
          <w:rFonts w:hint="eastAsia"/>
          <w:lang w:eastAsia="zh-CN"/>
        </w:rPr>
        <w:t>4%</w:t>
      </w:r>
      <w:r w:rsidR="007252EF">
        <w:rPr>
          <w:rFonts w:hint="eastAsia"/>
          <w:lang w:eastAsia="zh-CN"/>
        </w:rPr>
        <w:t>，“大学专科”</w:t>
      </w:r>
      <w:r w:rsidR="007252EF">
        <w:rPr>
          <w:rFonts w:hint="eastAsia"/>
          <w:lang w:eastAsia="zh-CN"/>
        </w:rPr>
        <w:t>2</w:t>
      </w:r>
      <w:r w:rsidR="007252EF">
        <w:rPr>
          <w:lang w:eastAsia="zh-CN"/>
        </w:rPr>
        <w:t>5</w:t>
      </w:r>
      <w:r w:rsidR="007252EF">
        <w:rPr>
          <w:rFonts w:hint="eastAsia"/>
          <w:lang w:eastAsia="zh-CN"/>
        </w:rPr>
        <w:t>名，占总数的</w:t>
      </w:r>
      <w:r w:rsidR="007252EF">
        <w:rPr>
          <w:lang w:eastAsia="zh-CN"/>
        </w:rPr>
        <w:t>11</w:t>
      </w:r>
      <w:r w:rsidR="007252EF">
        <w:rPr>
          <w:rFonts w:hint="eastAsia"/>
          <w:lang w:eastAsia="zh-CN"/>
        </w:rPr>
        <w:t>%</w:t>
      </w:r>
      <w:r w:rsidR="007252EF">
        <w:rPr>
          <w:rFonts w:hint="eastAsia"/>
          <w:lang w:eastAsia="zh-CN"/>
        </w:rPr>
        <w:t>，“大学本科”</w:t>
      </w:r>
      <w:r w:rsidR="007252EF">
        <w:rPr>
          <w:rFonts w:hint="eastAsia"/>
          <w:lang w:eastAsia="zh-CN"/>
        </w:rPr>
        <w:t>1</w:t>
      </w:r>
      <w:r w:rsidR="007252EF">
        <w:rPr>
          <w:lang w:eastAsia="zh-CN"/>
        </w:rPr>
        <w:t>68</w:t>
      </w:r>
      <w:r w:rsidR="007252EF">
        <w:rPr>
          <w:rFonts w:hint="eastAsia"/>
          <w:lang w:eastAsia="zh-CN"/>
        </w:rPr>
        <w:t>名，占总数的</w:t>
      </w:r>
      <w:r w:rsidR="007252EF">
        <w:rPr>
          <w:lang w:eastAsia="zh-CN"/>
        </w:rPr>
        <w:t>77</w:t>
      </w:r>
      <w:r w:rsidR="007252EF">
        <w:rPr>
          <w:rFonts w:hint="eastAsia"/>
          <w:lang w:eastAsia="zh-CN"/>
        </w:rPr>
        <w:t>%</w:t>
      </w:r>
      <w:r w:rsidR="007252EF">
        <w:rPr>
          <w:rFonts w:hint="eastAsia"/>
          <w:lang w:eastAsia="zh-CN"/>
        </w:rPr>
        <w:t>，“研究生及以上”</w:t>
      </w:r>
      <w:r w:rsidR="007252EF">
        <w:rPr>
          <w:rFonts w:hint="eastAsia"/>
          <w:lang w:eastAsia="zh-CN"/>
        </w:rPr>
        <w:t>1</w:t>
      </w:r>
      <w:r w:rsidR="007252EF">
        <w:rPr>
          <w:lang w:eastAsia="zh-CN"/>
        </w:rPr>
        <w:t>7</w:t>
      </w:r>
      <w:r w:rsidR="007252EF">
        <w:rPr>
          <w:rFonts w:hint="eastAsia"/>
          <w:lang w:eastAsia="zh-CN"/>
        </w:rPr>
        <w:t>名，占总数的</w:t>
      </w:r>
      <w:r w:rsidR="007252EF">
        <w:rPr>
          <w:rFonts w:hint="eastAsia"/>
          <w:lang w:eastAsia="zh-CN"/>
        </w:rPr>
        <w:t>8%</w:t>
      </w:r>
      <w:r w:rsidR="007252EF">
        <w:rPr>
          <w:rFonts w:hint="eastAsia"/>
          <w:lang w:eastAsia="zh-CN"/>
        </w:rPr>
        <w:t>；未婚</w:t>
      </w:r>
      <w:r w:rsidR="007252EF">
        <w:rPr>
          <w:rFonts w:hint="eastAsia"/>
          <w:lang w:eastAsia="zh-CN"/>
        </w:rPr>
        <w:t>6</w:t>
      </w:r>
      <w:r w:rsidR="007252EF">
        <w:rPr>
          <w:lang w:eastAsia="zh-CN"/>
        </w:rPr>
        <w:t>1</w:t>
      </w:r>
      <w:r w:rsidR="007252EF">
        <w:rPr>
          <w:rFonts w:hint="eastAsia"/>
          <w:lang w:eastAsia="zh-CN"/>
        </w:rPr>
        <w:t>人，占总数的</w:t>
      </w:r>
      <w:r w:rsidR="007252EF">
        <w:rPr>
          <w:rFonts w:hint="eastAsia"/>
          <w:lang w:eastAsia="zh-CN"/>
        </w:rPr>
        <w:t>2</w:t>
      </w:r>
      <w:r w:rsidR="007252EF">
        <w:rPr>
          <w:lang w:eastAsia="zh-CN"/>
        </w:rPr>
        <w:t>8</w:t>
      </w:r>
      <w:r w:rsidR="007252EF">
        <w:rPr>
          <w:rFonts w:hint="eastAsia"/>
          <w:lang w:eastAsia="zh-CN"/>
        </w:rPr>
        <w:t>%</w:t>
      </w:r>
      <w:r w:rsidR="007252EF">
        <w:rPr>
          <w:rFonts w:hint="eastAsia"/>
          <w:lang w:eastAsia="zh-CN"/>
        </w:rPr>
        <w:t>，已婚</w:t>
      </w:r>
      <w:r w:rsidR="007252EF">
        <w:rPr>
          <w:rFonts w:hint="eastAsia"/>
          <w:lang w:eastAsia="zh-CN"/>
        </w:rPr>
        <w:t>1</w:t>
      </w:r>
      <w:r w:rsidR="007252EF">
        <w:rPr>
          <w:lang w:eastAsia="zh-CN"/>
        </w:rPr>
        <w:t>56</w:t>
      </w:r>
      <w:r w:rsidR="007252EF">
        <w:rPr>
          <w:rFonts w:hint="eastAsia"/>
          <w:lang w:eastAsia="zh-CN"/>
        </w:rPr>
        <w:t>人，占总数的</w:t>
      </w:r>
      <w:r w:rsidR="007252EF">
        <w:rPr>
          <w:rFonts w:hint="eastAsia"/>
          <w:lang w:eastAsia="zh-CN"/>
        </w:rPr>
        <w:t>7</w:t>
      </w:r>
      <w:r w:rsidR="007252EF">
        <w:rPr>
          <w:lang w:eastAsia="zh-CN"/>
        </w:rPr>
        <w:t>2</w:t>
      </w:r>
      <w:r w:rsidR="007252EF">
        <w:rPr>
          <w:rFonts w:hint="eastAsia"/>
          <w:lang w:eastAsia="zh-CN"/>
        </w:rPr>
        <w:t>%</w:t>
      </w:r>
      <w:r w:rsidR="007252EF">
        <w:rPr>
          <w:rFonts w:hint="eastAsia"/>
          <w:lang w:eastAsia="zh-CN"/>
        </w:rPr>
        <w:t>，离异</w:t>
      </w:r>
      <w:r w:rsidR="007252EF">
        <w:rPr>
          <w:rFonts w:hint="eastAsia"/>
          <w:lang w:eastAsia="zh-CN"/>
        </w:rPr>
        <w:t>1</w:t>
      </w:r>
      <w:r w:rsidR="007252EF">
        <w:rPr>
          <w:rFonts w:hint="eastAsia"/>
          <w:lang w:eastAsia="zh-CN"/>
        </w:rPr>
        <w:t>人，占总数的</w:t>
      </w:r>
      <w:r w:rsidR="007252EF">
        <w:rPr>
          <w:lang w:eastAsia="zh-CN"/>
        </w:rPr>
        <w:t>0.5</w:t>
      </w:r>
      <w:r w:rsidR="007252EF">
        <w:rPr>
          <w:rFonts w:hint="eastAsia"/>
          <w:lang w:eastAsia="zh-CN"/>
        </w:rPr>
        <w:t>%</w:t>
      </w:r>
      <w:r w:rsidR="007252EF">
        <w:rPr>
          <w:rFonts w:hint="eastAsia"/>
          <w:lang w:eastAsia="zh-CN"/>
        </w:rPr>
        <w:t>。</w:t>
      </w:r>
    </w:p>
    <w:p w14:paraId="16FA2D5B" w14:textId="0A8563F1" w:rsidR="001E6E5F" w:rsidRPr="004E614C" w:rsidRDefault="001E6E5F" w:rsidP="007252EF">
      <w:pPr>
        <w:ind w:firstLine="480"/>
        <w:rPr>
          <w:lang w:eastAsia="zh-CN"/>
        </w:rPr>
      </w:pPr>
      <w:r>
        <w:rPr>
          <w:rFonts w:hint="eastAsia"/>
          <w:lang w:eastAsia="zh-CN"/>
        </w:rPr>
        <w:t>在第二阶段，本研究一共收集了</w:t>
      </w:r>
      <w:r>
        <w:rPr>
          <w:rFonts w:hint="eastAsia"/>
          <w:lang w:eastAsia="zh-CN"/>
        </w:rPr>
        <w:t>224</w:t>
      </w:r>
      <w:r>
        <w:rPr>
          <w:rFonts w:hint="eastAsia"/>
          <w:lang w:eastAsia="zh-CN"/>
        </w:rPr>
        <w:t>份问卷，在排除了三份年龄填写在</w:t>
      </w:r>
      <w:r>
        <w:rPr>
          <w:rFonts w:hint="eastAsia"/>
          <w:lang w:eastAsia="zh-CN"/>
        </w:rPr>
        <w:t>5</w:t>
      </w:r>
      <w:r>
        <w:rPr>
          <w:rFonts w:hint="eastAsia"/>
          <w:lang w:eastAsia="zh-CN"/>
        </w:rPr>
        <w:t>岁以下的问卷后，最终有</w:t>
      </w:r>
      <w:r>
        <w:rPr>
          <w:rFonts w:hint="eastAsia"/>
          <w:lang w:eastAsia="zh-CN"/>
        </w:rPr>
        <w:t>2</w:t>
      </w:r>
      <w:r>
        <w:rPr>
          <w:lang w:eastAsia="zh-CN"/>
        </w:rPr>
        <w:t>21</w:t>
      </w:r>
      <w:r>
        <w:rPr>
          <w:rFonts w:hint="eastAsia"/>
          <w:lang w:eastAsia="zh-CN"/>
        </w:rPr>
        <w:t>份有效问卷进入之后的分析。其中女性</w:t>
      </w:r>
      <w:r>
        <w:rPr>
          <w:lang w:eastAsia="zh-CN"/>
        </w:rPr>
        <w:t>134</w:t>
      </w:r>
      <w:r>
        <w:rPr>
          <w:rFonts w:hint="eastAsia"/>
          <w:lang w:eastAsia="zh-CN"/>
        </w:rPr>
        <w:t>人，平均年龄</w:t>
      </w:r>
      <w:r>
        <w:rPr>
          <w:lang w:eastAsia="zh-CN"/>
        </w:rPr>
        <w:t>31</w:t>
      </w:r>
      <w:r>
        <w:rPr>
          <w:rFonts w:hint="eastAsia"/>
          <w:lang w:eastAsia="zh-CN"/>
        </w:rPr>
        <w:t>.</w:t>
      </w:r>
      <w:r>
        <w:rPr>
          <w:lang w:eastAsia="zh-CN"/>
        </w:rPr>
        <w:t>10</w:t>
      </w:r>
      <w:r>
        <w:rPr>
          <w:rFonts w:hint="eastAsia"/>
          <w:lang w:eastAsia="zh-CN"/>
        </w:rPr>
        <w:t>（</w:t>
      </w:r>
      <w:r>
        <w:rPr>
          <w:rFonts w:hint="eastAsia"/>
          <w:lang w:eastAsia="zh-CN"/>
        </w:rPr>
        <w:t>S</w:t>
      </w:r>
      <w:r>
        <w:rPr>
          <w:lang w:eastAsia="zh-CN"/>
        </w:rPr>
        <w:t>D = 7.55</w:t>
      </w:r>
      <w:r>
        <w:rPr>
          <w:rFonts w:hint="eastAsia"/>
          <w:lang w:eastAsia="zh-CN"/>
        </w:rPr>
        <w:t>）；“初中及以下”</w:t>
      </w:r>
      <w:r>
        <w:rPr>
          <w:rFonts w:hint="eastAsia"/>
          <w:lang w:eastAsia="zh-CN"/>
        </w:rPr>
        <w:t>3</w:t>
      </w:r>
      <w:r>
        <w:rPr>
          <w:rFonts w:hint="eastAsia"/>
          <w:lang w:eastAsia="zh-CN"/>
        </w:rPr>
        <w:t>名，占总数的</w:t>
      </w:r>
      <w:r>
        <w:rPr>
          <w:lang w:eastAsia="zh-CN"/>
        </w:rPr>
        <w:t>1</w:t>
      </w:r>
      <w:r>
        <w:rPr>
          <w:rFonts w:hint="eastAsia"/>
          <w:lang w:eastAsia="zh-CN"/>
        </w:rPr>
        <w:t>%</w:t>
      </w:r>
      <w:r>
        <w:rPr>
          <w:rFonts w:hint="eastAsia"/>
          <w:lang w:eastAsia="zh-CN"/>
        </w:rPr>
        <w:t>，“高中</w:t>
      </w:r>
      <w:r>
        <w:rPr>
          <w:rFonts w:hint="eastAsia"/>
          <w:lang w:eastAsia="zh-CN"/>
        </w:rPr>
        <w:t>/</w:t>
      </w:r>
      <w:r>
        <w:rPr>
          <w:rFonts w:hint="eastAsia"/>
          <w:lang w:eastAsia="zh-CN"/>
        </w:rPr>
        <w:t>中专”</w:t>
      </w:r>
      <w:r>
        <w:rPr>
          <w:lang w:eastAsia="zh-CN"/>
        </w:rPr>
        <w:t>10</w:t>
      </w:r>
      <w:r>
        <w:rPr>
          <w:rFonts w:hint="eastAsia"/>
          <w:lang w:eastAsia="zh-CN"/>
        </w:rPr>
        <w:t>名，占总数的</w:t>
      </w:r>
      <w:r>
        <w:rPr>
          <w:lang w:eastAsia="zh-CN"/>
        </w:rPr>
        <w:t>5</w:t>
      </w:r>
      <w:r>
        <w:rPr>
          <w:rFonts w:hint="eastAsia"/>
          <w:lang w:eastAsia="zh-CN"/>
        </w:rPr>
        <w:t>%</w:t>
      </w:r>
      <w:r>
        <w:rPr>
          <w:rFonts w:hint="eastAsia"/>
          <w:lang w:eastAsia="zh-CN"/>
        </w:rPr>
        <w:t>，“大学专科”</w:t>
      </w:r>
      <w:r>
        <w:rPr>
          <w:lang w:eastAsia="zh-CN"/>
        </w:rPr>
        <w:t>39</w:t>
      </w:r>
      <w:r>
        <w:rPr>
          <w:rFonts w:hint="eastAsia"/>
          <w:lang w:eastAsia="zh-CN"/>
        </w:rPr>
        <w:t>名，占总数的</w:t>
      </w:r>
      <w:r>
        <w:rPr>
          <w:lang w:eastAsia="zh-CN"/>
        </w:rPr>
        <w:t>18</w:t>
      </w:r>
      <w:r>
        <w:rPr>
          <w:rFonts w:hint="eastAsia"/>
          <w:lang w:eastAsia="zh-CN"/>
        </w:rPr>
        <w:t>%</w:t>
      </w:r>
      <w:r>
        <w:rPr>
          <w:rFonts w:hint="eastAsia"/>
          <w:lang w:eastAsia="zh-CN"/>
        </w:rPr>
        <w:t>，“大学本科”</w:t>
      </w:r>
      <w:r>
        <w:rPr>
          <w:rFonts w:hint="eastAsia"/>
          <w:lang w:eastAsia="zh-CN"/>
        </w:rPr>
        <w:t>1</w:t>
      </w:r>
      <w:r>
        <w:rPr>
          <w:lang w:eastAsia="zh-CN"/>
        </w:rPr>
        <w:t>52</w:t>
      </w:r>
      <w:r>
        <w:rPr>
          <w:rFonts w:hint="eastAsia"/>
          <w:lang w:eastAsia="zh-CN"/>
        </w:rPr>
        <w:t>名，占总数的</w:t>
      </w:r>
      <w:r>
        <w:rPr>
          <w:lang w:eastAsia="zh-CN"/>
        </w:rPr>
        <w:t>69</w:t>
      </w:r>
      <w:r>
        <w:rPr>
          <w:rFonts w:hint="eastAsia"/>
          <w:lang w:eastAsia="zh-CN"/>
        </w:rPr>
        <w:t>%</w:t>
      </w:r>
      <w:r>
        <w:rPr>
          <w:rFonts w:hint="eastAsia"/>
          <w:lang w:eastAsia="zh-CN"/>
        </w:rPr>
        <w:t>，“研究生及以上”</w:t>
      </w:r>
      <w:r>
        <w:rPr>
          <w:rFonts w:hint="eastAsia"/>
          <w:lang w:eastAsia="zh-CN"/>
        </w:rPr>
        <w:t>1</w:t>
      </w:r>
      <w:r>
        <w:rPr>
          <w:lang w:eastAsia="zh-CN"/>
        </w:rPr>
        <w:t>7</w:t>
      </w:r>
      <w:r>
        <w:rPr>
          <w:rFonts w:hint="eastAsia"/>
          <w:lang w:eastAsia="zh-CN"/>
        </w:rPr>
        <w:t>名，占总数的</w:t>
      </w:r>
      <w:r>
        <w:rPr>
          <w:rFonts w:hint="eastAsia"/>
          <w:lang w:eastAsia="zh-CN"/>
        </w:rPr>
        <w:t>8%</w:t>
      </w:r>
      <w:r>
        <w:rPr>
          <w:rFonts w:hint="eastAsia"/>
          <w:lang w:eastAsia="zh-CN"/>
        </w:rPr>
        <w:t>；未婚</w:t>
      </w:r>
      <w:r>
        <w:rPr>
          <w:lang w:eastAsia="zh-CN"/>
        </w:rPr>
        <w:t>73</w:t>
      </w:r>
      <w:r>
        <w:rPr>
          <w:rFonts w:hint="eastAsia"/>
          <w:lang w:eastAsia="zh-CN"/>
        </w:rPr>
        <w:t>人，占总数的</w:t>
      </w:r>
      <w:r>
        <w:rPr>
          <w:lang w:eastAsia="zh-CN"/>
        </w:rPr>
        <w:t>33</w:t>
      </w:r>
      <w:r>
        <w:rPr>
          <w:rFonts w:hint="eastAsia"/>
          <w:lang w:eastAsia="zh-CN"/>
        </w:rPr>
        <w:t>%</w:t>
      </w:r>
      <w:r>
        <w:rPr>
          <w:rFonts w:hint="eastAsia"/>
          <w:lang w:eastAsia="zh-CN"/>
        </w:rPr>
        <w:t>，已婚</w:t>
      </w:r>
      <w:r>
        <w:rPr>
          <w:rFonts w:hint="eastAsia"/>
          <w:lang w:eastAsia="zh-CN"/>
        </w:rPr>
        <w:t>1</w:t>
      </w:r>
      <w:r>
        <w:rPr>
          <w:lang w:eastAsia="zh-CN"/>
        </w:rPr>
        <w:t>48</w:t>
      </w:r>
      <w:r>
        <w:rPr>
          <w:rFonts w:hint="eastAsia"/>
          <w:lang w:eastAsia="zh-CN"/>
        </w:rPr>
        <w:t>人，占总数的</w:t>
      </w:r>
      <w:r>
        <w:rPr>
          <w:lang w:eastAsia="zh-CN"/>
        </w:rPr>
        <w:t>67</w:t>
      </w:r>
      <w:r>
        <w:rPr>
          <w:rFonts w:hint="eastAsia"/>
          <w:lang w:eastAsia="zh-CN"/>
        </w:rPr>
        <w:t>%</w:t>
      </w:r>
      <w:r>
        <w:rPr>
          <w:rFonts w:hint="eastAsia"/>
          <w:lang w:eastAsia="zh-CN"/>
        </w:rPr>
        <w:t>。</w:t>
      </w:r>
    </w:p>
    <w:p w14:paraId="296297BF" w14:textId="548581D5" w:rsidR="007252EF" w:rsidRPr="004E614C" w:rsidRDefault="007252EF" w:rsidP="007252EF">
      <w:pPr>
        <w:pStyle w:val="3"/>
        <w:spacing w:before="180" w:after="180"/>
        <w:rPr>
          <w:lang w:eastAsia="zh-CN"/>
        </w:rPr>
      </w:pPr>
      <w:bookmarkStart w:id="36" w:name="_Toc162021912"/>
      <w:commentRangeStart w:id="37"/>
      <w:r>
        <w:rPr>
          <w:lang w:eastAsia="zh-CN"/>
        </w:rPr>
        <w:t>3.</w:t>
      </w:r>
      <w:r w:rsidR="00CF7E2A">
        <w:rPr>
          <w:rFonts w:hint="eastAsia"/>
          <w:lang w:eastAsia="zh-CN"/>
        </w:rPr>
        <w:t>2</w:t>
      </w:r>
      <w:r>
        <w:rPr>
          <w:lang w:eastAsia="zh-CN"/>
        </w:rPr>
        <w:t xml:space="preserve">.2 </w:t>
      </w:r>
      <w:r>
        <w:rPr>
          <w:rFonts w:hint="eastAsia"/>
          <w:lang w:eastAsia="zh-CN"/>
        </w:rPr>
        <w:t>研究设计</w:t>
      </w:r>
      <w:bookmarkEnd w:id="36"/>
      <w:commentRangeEnd w:id="37"/>
      <w:r w:rsidR="00873EE5">
        <w:rPr>
          <w:rStyle w:val="af9"/>
          <w:rFonts w:ascii="Times New Roman" w:eastAsia="宋体" w:hAnsi="Times New Roman" w:cstheme="minorBidi"/>
          <w:b w:val="0"/>
          <w:bCs w:val="0"/>
        </w:rPr>
        <w:commentReference w:id="37"/>
      </w:r>
    </w:p>
    <w:p w14:paraId="098ED023" w14:textId="78D2136C" w:rsidR="00115D6F" w:rsidRDefault="00115D6F" w:rsidP="001E6E5F">
      <w:pPr>
        <w:ind w:firstLine="480"/>
        <w:rPr>
          <w:lang w:eastAsia="zh-CN"/>
        </w:rPr>
      </w:pPr>
      <w:r>
        <w:rPr>
          <w:rFonts w:hint="eastAsia"/>
          <w:lang w:eastAsia="zh-CN"/>
        </w:rPr>
        <w:t>本研究分为两个阶段</w:t>
      </w:r>
      <w:r w:rsidR="00BD0693">
        <w:rPr>
          <w:rFonts w:hint="eastAsia"/>
          <w:lang w:eastAsia="zh-CN"/>
        </w:rPr>
        <w:t>，包含了量表的初测与复测</w:t>
      </w:r>
      <w:r>
        <w:rPr>
          <w:rFonts w:hint="eastAsia"/>
          <w:lang w:eastAsia="zh-CN"/>
        </w:rPr>
        <w:t>。</w:t>
      </w:r>
      <w:r w:rsidR="000049D5">
        <w:rPr>
          <w:rFonts w:hint="eastAsia"/>
          <w:lang w:eastAsia="zh-CN"/>
        </w:rPr>
        <w:t>在第一阶段，本研究在问卷星上施测了之后研究中会使用到的所有量表。</w:t>
      </w:r>
      <w:r w:rsidR="00BD0693">
        <w:rPr>
          <w:rFonts w:hint="eastAsia"/>
          <w:lang w:eastAsia="zh-CN"/>
        </w:rPr>
        <w:t>在该阶段，</w:t>
      </w:r>
      <w:r w:rsidR="000049D5">
        <w:rPr>
          <w:rFonts w:hint="eastAsia"/>
          <w:lang w:eastAsia="zh-CN"/>
        </w:rPr>
        <w:t>被试需要依次完成《</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感知到的优越感量表</w:t>
      </w:r>
      <w:r w:rsidR="000049D5">
        <w:rPr>
          <w:rFonts w:hint="eastAsia"/>
          <w:lang w:eastAsia="zh-CN"/>
        </w:rPr>
        <w:t>》，《</w:t>
      </w:r>
      <w:r w:rsidR="000049D5" w:rsidRPr="004E614C">
        <w:rPr>
          <w:rFonts w:hint="eastAsia"/>
          <w:lang w:eastAsia="zh-CN"/>
        </w:rPr>
        <w:t>生活满意度量表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社会比较方向量表</w:t>
      </w:r>
      <w:r w:rsidR="000049D5">
        <w:rPr>
          <w:rFonts w:hint="eastAsia"/>
          <w:lang w:eastAsia="zh-CN"/>
        </w:rPr>
        <w:t>》</w:t>
      </w:r>
      <w:r w:rsidR="000049D5" w:rsidRPr="004E614C">
        <w:rPr>
          <w:rFonts w:hint="eastAsia"/>
          <w:lang w:eastAsia="zh-CN"/>
        </w:rPr>
        <w:t>和</w:t>
      </w:r>
      <w:r w:rsidR="000049D5">
        <w:rPr>
          <w:rFonts w:hint="eastAsia"/>
          <w:lang w:eastAsia="zh-CN"/>
        </w:rPr>
        <w:t>《</w:t>
      </w:r>
      <w:r w:rsidR="000049D5" w:rsidRPr="004E614C">
        <w:rPr>
          <w:rFonts w:hint="eastAsia"/>
          <w:lang w:eastAsia="zh-CN"/>
        </w:rPr>
        <w:t>社会比较策略量表</w:t>
      </w:r>
      <w:r w:rsidR="000049D5">
        <w:rPr>
          <w:rFonts w:hint="eastAsia"/>
          <w:lang w:eastAsia="zh-CN"/>
        </w:rPr>
        <w:t>》</w:t>
      </w:r>
      <w:r w:rsidR="000049D5" w:rsidRPr="004E614C">
        <w:rPr>
          <w:rFonts w:hint="eastAsia"/>
          <w:lang w:eastAsia="zh-CN"/>
        </w:rPr>
        <w:t>。</w:t>
      </w:r>
      <w:r w:rsidR="000049D5">
        <w:rPr>
          <w:rFonts w:hint="eastAsia"/>
          <w:lang w:eastAsia="zh-CN"/>
        </w:rPr>
        <w:t>此外，被试还需要填写一些人口统计学信息，如性别，年龄等。</w:t>
      </w:r>
      <w:r>
        <w:rPr>
          <w:rFonts w:hint="eastAsia"/>
          <w:lang w:eastAsia="zh-CN"/>
        </w:rPr>
        <w:t>在进行信效度检验后，本研究</w:t>
      </w:r>
      <w:r w:rsidR="000049D5">
        <w:rPr>
          <w:rFonts w:hint="eastAsia"/>
          <w:lang w:eastAsia="zh-CN"/>
        </w:rPr>
        <w:t>发现《</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》和《</w:t>
      </w:r>
      <w:r w:rsidR="000049D5" w:rsidRPr="004E614C">
        <w:rPr>
          <w:rFonts w:hint="eastAsia"/>
          <w:lang w:eastAsia="zh-CN"/>
        </w:rPr>
        <w:t>感知到的优越感量表</w:t>
      </w:r>
      <w:r w:rsidR="000049D5">
        <w:rPr>
          <w:rFonts w:hint="eastAsia"/>
          <w:lang w:eastAsia="zh-CN"/>
        </w:rPr>
        <w:t>》存在一定的信效度问题。因此本研究对以上三个量表进行了修订</w:t>
      </w:r>
      <w:r>
        <w:rPr>
          <w:rFonts w:hint="eastAsia"/>
          <w:lang w:eastAsia="zh-CN"/>
        </w:rPr>
        <w:t>。在第二阶段，本研究在问卷星上重新施测修订后的量表</w:t>
      </w:r>
      <w:r w:rsidR="000049D5">
        <w:rPr>
          <w:rFonts w:hint="eastAsia"/>
          <w:lang w:eastAsia="zh-CN"/>
        </w:rPr>
        <w:t>。</w:t>
      </w:r>
      <w:r w:rsidR="00BD0693">
        <w:rPr>
          <w:rFonts w:hint="eastAsia"/>
          <w:lang w:eastAsia="zh-CN"/>
        </w:rPr>
        <w:t>在该阶段，</w:t>
      </w:r>
      <w:r w:rsidR="000049D5">
        <w:rPr>
          <w:rFonts w:hint="eastAsia"/>
          <w:lang w:eastAsia="zh-CN"/>
        </w:rPr>
        <w:t>被试需要依次完成《</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感知到的优越感量表</w:t>
      </w:r>
      <w:r w:rsidR="000049D5">
        <w:rPr>
          <w:rFonts w:hint="eastAsia"/>
          <w:lang w:eastAsia="zh-CN"/>
        </w:rPr>
        <w:t>》</w:t>
      </w:r>
      <w:r>
        <w:rPr>
          <w:rFonts w:hint="eastAsia"/>
          <w:lang w:eastAsia="zh-CN"/>
        </w:rPr>
        <w:t>。</w:t>
      </w:r>
      <w:r w:rsidR="000049D5">
        <w:rPr>
          <w:rFonts w:hint="eastAsia"/>
          <w:lang w:eastAsia="zh-CN"/>
        </w:rPr>
        <w:t>同样，被试也需要填写一些人口统计学信息，如性别，年龄等。</w:t>
      </w:r>
    </w:p>
    <w:p w14:paraId="1208A65B" w14:textId="4DC83771" w:rsidR="007252EF" w:rsidRPr="004E614C" w:rsidRDefault="007252EF" w:rsidP="007252EF">
      <w:pPr>
        <w:pStyle w:val="3"/>
        <w:spacing w:before="180" w:after="180"/>
        <w:rPr>
          <w:lang w:eastAsia="zh-CN"/>
        </w:rPr>
      </w:pPr>
      <w:bookmarkStart w:id="38" w:name="_Toc162021913"/>
      <w:r>
        <w:rPr>
          <w:lang w:eastAsia="zh-CN"/>
        </w:rPr>
        <w:t>3.</w:t>
      </w:r>
      <w:r w:rsidR="00CF7E2A">
        <w:rPr>
          <w:rFonts w:hint="eastAsia"/>
          <w:lang w:eastAsia="zh-CN"/>
        </w:rPr>
        <w:t>2</w:t>
      </w:r>
      <w:r>
        <w:rPr>
          <w:lang w:eastAsia="zh-CN"/>
        </w:rPr>
        <w:t>.</w:t>
      </w:r>
      <w:r>
        <w:rPr>
          <w:rFonts w:hint="eastAsia"/>
          <w:lang w:eastAsia="zh-CN"/>
        </w:rPr>
        <w:t>3</w:t>
      </w:r>
      <w:r>
        <w:rPr>
          <w:lang w:eastAsia="zh-CN"/>
        </w:rPr>
        <w:t xml:space="preserve"> </w:t>
      </w:r>
      <w:r>
        <w:rPr>
          <w:rFonts w:hint="eastAsia"/>
          <w:lang w:eastAsia="zh-CN"/>
        </w:rPr>
        <w:t>研究工具</w:t>
      </w:r>
      <w:bookmarkEnd w:id="38"/>
    </w:p>
    <w:p w14:paraId="70E2BE15" w14:textId="4D452D8D" w:rsidR="007252EF" w:rsidRDefault="007252EF" w:rsidP="007252EF">
      <w:pPr>
        <w:ind w:firstLine="480"/>
        <w:rPr>
          <w:lang w:eastAsia="zh-CN"/>
        </w:rPr>
      </w:pPr>
      <w:r w:rsidRPr="00614842">
        <w:rPr>
          <w:b/>
          <w:bCs/>
          <w:lang w:eastAsia="zh-CN"/>
        </w:rPr>
        <w:t>社会比较倾向量表</w:t>
      </w:r>
      <w:r>
        <w:rPr>
          <w:rFonts w:hint="eastAsia"/>
          <w:b/>
          <w:bCs/>
          <w:lang w:eastAsia="zh-CN"/>
        </w:rPr>
        <w:t xml:space="preserve"> </w:t>
      </w:r>
      <w:r w:rsidRPr="0019217D">
        <w:rPr>
          <w:rFonts w:hint="eastAsia"/>
          <w:lang w:eastAsia="zh-CN"/>
        </w:rPr>
        <w:t>本研究</w:t>
      </w:r>
      <w:r>
        <w:rPr>
          <w:rFonts w:hint="eastAsia"/>
          <w:lang w:eastAsia="zh-CN"/>
        </w:rPr>
        <w:t>采用中文修订版的社会比较倾向量表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王明姬</w:instrText>
      </w:r>
      <w:r>
        <w:rPr>
          <w:rFonts w:hint="eastAsia"/>
          <w:lang w:eastAsia="zh-CN"/>
        </w:rPr>
        <w:instrText>&lt;/Author&gt;&lt;Year&gt;2006&lt;/Year&gt;&lt;RecNum&gt;136&lt;/RecNum&gt;&lt;DisplayText&gt;(</w:instrText>
      </w:r>
      <w:r>
        <w:rPr>
          <w:rFonts w:hint="eastAsia"/>
          <w:lang w:eastAsia="zh-CN"/>
        </w:rPr>
        <w:instrText>王明姬</w:instrText>
      </w:r>
      <w:r>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Pr>
          <w:rFonts w:hint="eastAsia"/>
          <w:lang w:eastAsia="zh-CN"/>
        </w:rPr>
        <w:instrText>王明姬</w:instrText>
      </w:r>
      <w:r>
        <w:rPr>
          <w:rFonts w:hint="eastAsia"/>
          <w:lang w:eastAsia="zh-CN"/>
        </w:rPr>
        <w:instrText>&lt;/author&gt;&lt;author&gt;</w:instrText>
      </w:r>
      <w:r>
        <w:rPr>
          <w:rFonts w:hint="eastAsia"/>
          <w:lang w:eastAsia="zh-CN"/>
        </w:rPr>
        <w:instrText>王垒</w:instrText>
      </w:r>
      <w:r>
        <w:rPr>
          <w:rFonts w:hint="eastAsia"/>
          <w:lang w:eastAsia="zh-CN"/>
        </w:rPr>
        <w:instrText>&lt;/author&gt;&lt;author&gt;</w:instrText>
      </w:r>
      <w:r>
        <w:rPr>
          <w:rFonts w:hint="eastAsia"/>
          <w:lang w:eastAsia="zh-CN"/>
        </w:rPr>
        <w:instrText>施俊琦</w:instrText>
      </w:r>
      <w:r>
        <w:rPr>
          <w:rFonts w:hint="eastAsia"/>
          <w:lang w:eastAsia="zh-CN"/>
        </w:rPr>
        <w:instrText>&lt;/author&gt;&lt;/authors&gt;&lt;/contributors&gt;&lt;titles&gt;&lt;title&gt;</w:instrText>
      </w:r>
      <w:r>
        <w:rPr>
          <w:rFonts w:hint="eastAsia"/>
          <w:lang w:eastAsia="zh-CN"/>
        </w:rPr>
        <w:instrText>社会比较倾向量表中文版的信效度检验</w:instrText>
      </w:r>
      <w:r>
        <w:rPr>
          <w:rFonts w:hint="eastAsia"/>
          <w:lang w:eastAsia="zh-CN"/>
        </w:rPr>
        <w:instrText>&lt;/title&gt;&lt;secondary-title&gt;</w:instrText>
      </w:r>
      <w:r>
        <w:rPr>
          <w:rFonts w:hint="eastAsia"/>
          <w:lang w:eastAsia="zh-CN"/>
        </w:rPr>
        <w:instrText>中国心理卫生杂志</w:instrText>
      </w:r>
      <w:r>
        <w:rPr>
          <w:rFonts w:hint="eastAsia"/>
          <w:lang w:eastAsia="zh-CN"/>
        </w:rPr>
        <w:instrText>&lt;/secondary-title&gt;&lt;/titles&gt;&lt;periodical&gt;&lt;full-title&gt;</w:instrText>
      </w:r>
      <w:r>
        <w:rPr>
          <w:rFonts w:hint="eastAsia"/>
          <w:lang w:eastAsia="zh-CN"/>
        </w:rPr>
        <w:instrText>中国心理卫生杂志</w:instrText>
      </w:r>
      <w:r>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王明姬</w:t>
      </w:r>
      <w:r>
        <w:rPr>
          <w:rFonts w:hint="eastAsia"/>
          <w:noProof/>
          <w:lang w:eastAsia="zh-CN"/>
        </w:rPr>
        <w:t xml:space="preserve"> et al., 2006)</w:t>
      </w:r>
      <w:r>
        <w:rPr>
          <w:lang w:eastAsia="zh-CN"/>
        </w:rPr>
        <w:fldChar w:fldCharType="end"/>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”），其中每个维度的最后一题为反向计分</w:t>
      </w:r>
      <w:r>
        <w:rPr>
          <w:rFonts w:hint="eastAsia"/>
          <w:lang w:eastAsia="zh-CN"/>
        </w:rPr>
        <w:t xml:space="preserve"> </w:t>
      </w:r>
      <w:r>
        <w:rPr>
          <w:lang w:eastAsia="zh-CN"/>
        </w:rPr>
        <w:fldChar w:fldCharType="begin"/>
      </w:r>
      <w:r>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Pr>
          <w:lang w:eastAsia="zh-CN"/>
        </w:rPr>
        <w:fldChar w:fldCharType="separate"/>
      </w:r>
      <w:r>
        <w:rPr>
          <w:noProof/>
          <w:lang w:eastAsia="zh-CN"/>
        </w:rPr>
        <w:t>(Gibbons &amp; Buunk, 1999)</w:t>
      </w:r>
      <w:r>
        <w:rPr>
          <w:lang w:eastAsia="zh-CN"/>
        </w:rPr>
        <w:fldChar w:fldCharType="end"/>
      </w:r>
      <w:r>
        <w:rPr>
          <w:rFonts w:hint="eastAsia"/>
          <w:lang w:eastAsia="zh-CN"/>
        </w:rPr>
        <w:t>。尽管该量表已经在中文语境下被证明具有良好的信效度</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王明姬</w:instrText>
      </w:r>
      <w:r>
        <w:rPr>
          <w:rFonts w:hint="eastAsia"/>
          <w:lang w:eastAsia="zh-CN"/>
        </w:rPr>
        <w:instrText>&lt;/Author&gt;&lt;Year&gt;2006&lt;/Year&gt;&lt;RecNum&gt;136&lt;/RecNum&gt;&lt;DisplayText&gt;(</w:instrText>
      </w:r>
      <w:r>
        <w:rPr>
          <w:rFonts w:hint="eastAsia"/>
          <w:lang w:eastAsia="zh-CN"/>
        </w:rPr>
        <w:instrText>王明姬</w:instrText>
      </w:r>
      <w:r>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Pr>
          <w:rFonts w:hint="eastAsia"/>
          <w:lang w:eastAsia="zh-CN"/>
        </w:rPr>
        <w:instrText>王明姬</w:instrText>
      </w:r>
      <w:r>
        <w:rPr>
          <w:rFonts w:hint="eastAsia"/>
          <w:lang w:eastAsia="zh-CN"/>
        </w:rPr>
        <w:instrText>&lt;/author&gt;&lt;author&gt;</w:instrText>
      </w:r>
      <w:r>
        <w:rPr>
          <w:rFonts w:hint="eastAsia"/>
          <w:lang w:eastAsia="zh-CN"/>
        </w:rPr>
        <w:instrText>王垒</w:instrText>
      </w:r>
      <w:r>
        <w:rPr>
          <w:rFonts w:hint="eastAsia"/>
          <w:lang w:eastAsia="zh-CN"/>
        </w:rPr>
        <w:instrText>&lt;/author&gt;&lt;author&gt;</w:instrText>
      </w:r>
      <w:r>
        <w:rPr>
          <w:rFonts w:hint="eastAsia"/>
          <w:lang w:eastAsia="zh-CN"/>
        </w:rPr>
        <w:instrText>施俊琦</w:instrText>
      </w:r>
      <w:r>
        <w:rPr>
          <w:rFonts w:hint="eastAsia"/>
          <w:lang w:eastAsia="zh-CN"/>
        </w:rPr>
        <w:instrText>&lt;/author&gt;&lt;/authors&gt;&lt;/contributors&gt;&lt;titles&gt;&lt;title&gt;</w:instrText>
      </w:r>
      <w:r>
        <w:rPr>
          <w:rFonts w:hint="eastAsia"/>
          <w:lang w:eastAsia="zh-CN"/>
        </w:rPr>
        <w:instrText>社会比较倾向量表中文版的信效度检验</w:instrText>
      </w:r>
      <w:r>
        <w:rPr>
          <w:rFonts w:hint="eastAsia"/>
          <w:lang w:eastAsia="zh-CN"/>
        </w:rPr>
        <w:instrText>&lt;/title&gt;&lt;secondary-title&gt;</w:instrText>
      </w:r>
      <w:r>
        <w:rPr>
          <w:rFonts w:hint="eastAsia"/>
          <w:lang w:eastAsia="zh-CN"/>
        </w:rPr>
        <w:instrText>中国心理卫生杂志</w:instrText>
      </w:r>
      <w:r>
        <w:rPr>
          <w:rFonts w:hint="eastAsia"/>
          <w:lang w:eastAsia="zh-CN"/>
        </w:rPr>
        <w:instrText>&lt;/secondary-title&gt;&lt;/titles&gt;&lt;periodical&gt;&lt;full-title&gt;</w:instrText>
      </w:r>
      <w:r>
        <w:rPr>
          <w:rFonts w:hint="eastAsia"/>
          <w:lang w:eastAsia="zh-CN"/>
        </w:rPr>
        <w:instrText>中国心理卫生杂志</w:instrText>
      </w:r>
      <w:r>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王明姬</w:t>
      </w:r>
      <w:r>
        <w:rPr>
          <w:rFonts w:hint="eastAsia"/>
          <w:noProof/>
          <w:lang w:eastAsia="zh-CN"/>
        </w:rPr>
        <w:t xml:space="preserve"> et al., 2006)</w:t>
      </w:r>
      <w:r>
        <w:rPr>
          <w:lang w:eastAsia="zh-CN"/>
        </w:rPr>
        <w:fldChar w:fldCharType="end"/>
      </w:r>
      <w:r>
        <w:rPr>
          <w:rFonts w:hint="eastAsia"/>
          <w:lang w:eastAsia="zh-CN"/>
        </w:rPr>
        <w:t>，但之后也有研究指出该量表中的反向计分题的标准化因子载荷过低</w:t>
      </w:r>
      <w:r>
        <w:rPr>
          <w:rFonts w:hint="eastAsia"/>
          <w:lang w:eastAsia="zh-CN"/>
        </w:rPr>
        <w:t xml:space="preserve"> </w:t>
      </w:r>
      <w:r>
        <w:rPr>
          <w:lang w:eastAsia="zh-CN"/>
        </w:rPr>
        <w:fldChar w:fldCharType="begin"/>
      </w:r>
      <w:r>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Pr>
          <w:lang w:eastAsia="zh-CN"/>
        </w:rPr>
        <w:fldChar w:fldCharType="separate"/>
      </w:r>
      <w:r>
        <w:rPr>
          <w:noProof/>
          <w:lang w:eastAsia="zh-CN"/>
        </w:rPr>
        <w:t>(Schneider &amp; Schupp, 2014)</w:t>
      </w:r>
      <w:r>
        <w:rPr>
          <w:lang w:eastAsia="zh-CN"/>
        </w:rPr>
        <w:fldChar w:fldCharType="end"/>
      </w:r>
      <w:r>
        <w:rPr>
          <w:rFonts w:hint="eastAsia"/>
          <w:lang w:eastAsia="zh-CN"/>
        </w:rPr>
        <w:t>。</w:t>
      </w:r>
      <w:r w:rsidR="00825981">
        <w:rPr>
          <w:rFonts w:hint="eastAsia"/>
          <w:lang w:eastAsia="zh-CN"/>
        </w:rPr>
        <w:t>因此，</w:t>
      </w:r>
      <w:r>
        <w:rPr>
          <w:rFonts w:hint="eastAsia"/>
          <w:lang w:eastAsia="zh-CN"/>
        </w:rPr>
        <w:t>本研究</w:t>
      </w:r>
      <w:r w:rsidR="00825981">
        <w:rPr>
          <w:rFonts w:hint="eastAsia"/>
          <w:lang w:eastAsia="zh-CN"/>
        </w:rPr>
        <w:t>将</w:t>
      </w:r>
      <w:r>
        <w:rPr>
          <w:rFonts w:hint="eastAsia"/>
          <w:lang w:eastAsia="zh-CN"/>
        </w:rPr>
        <w:t>重新对其进行了信效度检验。</w:t>
      </w:r>
    </w:p>
    <w:p w14:paraId="45A32157" w14:textId="17C5EAE6" w:rsidR="007252EF" w:rsidRDefault="007252EF" w:rsidP="007252EF">
      <w:pPr>
        <w:ind w:firstLine="480"/>
        <w:rPr>
          <w:lang w:eastAsia="zh-CN"/>
        </w:rPr>
      </w:pPr>
      <w:r w:rsidRPr="00614842">
        <w:rPr>
          <w:b/>
          <w:bCs/>
          <w:lang w:eastAsia="zh-CN"/>
        </w:rPr>
        <w:t>相对剥夺感量表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5C37F4">
        <w:rPr>
          <w:rFonts w:hint="eastAsia"/>
          <w:lang w:eastAsia="zh-CN"/>
        </w:rPr>
        <w:t>相对剥夺感量表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徐璐</w:instrText>
      </w:r>
      <w:r>
        <w:rPr>
          <w:rFonts w:hint="eastAsia"/>
          <w:lang w:eastAsia="zh-CN"/>
        </w:rPr>
        <w:instrText>&lt;/Author&gt;&lt;Year&gt;2022&lt;/Year&gt;&lt;RecNum&gt;138&lt;/RecNum&gt;&lt;DisplayText&gt;(</w:instrText>
      </w:r>
      <w:r>
        <w:rPr>
          <w:rFonts w:hint="eastAsia"/>
          <w:lang w:eastAsia="zh-CN"/>
        </w:rPr>
        <w:instrText>徐璐</w:instrText>
      </w:r>
      <w:r>
        <w:rPr>
          <w:rFonts w:hint="eastAsia"/>
          <w:lang w:eastAsia="zh-CN"/>
        </w:rPr>
        <w:instrText>, 2022)&lt;/DisplayText&gt;&lt;record&gt;&lt;rec-number&gt;138&lt;/rec-number&gt;&lt;foreign-keys&gt;&lt;key app="EN" db-id="25zwtzd2ipsxxpedr5u5fe2as9wdf5twxw0s" timestamp="1679719925"&gt;138&lt;/key&gt;&lt;/foreign-keys&gt;&lt;ref-type name="Thesis"&gt;32&lt;/ref-type&gt;&lt;contributors&gt;&lt;authors&gt;&lt;author&gt;</w:instrText>
      </w:r>
      <w:r>
        <w:rPr>
          <w:rFonts w:hint="eastAsia"/>
          <w:lang w:eastAsia="zh-CN"/>
        </w:rPr>
        <w:instrText>徐璐</w:instrText>
      </w:r>
      <w:r>
        <w:rPr>
          <w:rFonts w:hint="eastAsia"/>
          <w:lang w:eastAsia="zh-CN"/>
        </w:rPr>
        <w:instrText>&lt;/author&gt;&lt;/authors&gt;&lt;tertiary-authors&gt;&lt;author&gt;</w:instrText>
      </w:r>
      <w:r>
        <w:rPr>
          <w:rFonts w:hint="eastAsia"/>
          <w:lang w:eastAsia="zh-CN"/>
        </w:rPr>
        <w:instrText>姚琦</w:instrText>
      </w:r>
      <w:r>
        <w:rPr>
          <w:rFonts w:hint="eastAsia"/>
          <w:lang w:eastAsia="zh-CN"/>
        </w:rPr>
        <w:instrText>,&lt;/author&gt;&lt;/tertiary-authors&gt;&lt;/contributors&gt;&lt;titles&gt;&lt;title&gt;</w:instrText>
      </w:r>
      <w:r>
        <w:rPr>
          <w:rFonts w:hint="eastAsia"/>
          <w:lang w:eastAsia="zh-CN"/>
        </w:rPr>
        <w:instrText>相对剥夺感对网络不文明评论的影响</w:instrText>
      </w:r>
      <w:r>
        <w:rPr>
          <w:rFonts w:hint="eastAsia"/>
          <w:lang w:eastAsia="zh-CN"/>
        </w:rPr>
        <w:instrText>&lt;/title&gt;&lt;/titles&gt;&lt;keywords&gt;&lt;keyword&gt;</w:instrText>
      </w:r>
      <w:r>
        <w:rPr>
          <w:rFonts w:hint="eastAsia"/>
          <w:lang w:eastAsia="zh-CN"/>
        </w:rPr>
        <w:instrText>相对剥夺感</w:instrText>
      </w:r>
      <w:r>
        <w:rPr>
          <w:rFonts w:hint="eastAsia"/>
          <w:lang w:eastAsia="zh-CN"/>
        </w:rPr>
        <w:instrText>&lt;/keyword&gt;&lt;keyword&gt;</w:instrText>
      </w:r>
      <w:r>
        <w:rPr>
          <w:rFonts w:hint="eastAsia"/>
          <w:lang w:eastAsia="zh-CN"/>
        </w:rPr>
        <w:instrText>网络不文明评论</w:instrText>
      </w:r>
      <w:r>
        <w:rPr>
          <w:rFonts w:hint="eastAsia"/>
          <w:lang w:eastAsia="zh-CN"/>
        </w:rPr>
        <w:instrText>&lt;/keyword&gt;&lt;keyword&gt;</w:instrText>
      </w:r>
      <w:r>
        <w:rPr>
          <w:rFonts w:hint="eastAsia"/>
          <w:lang w:eastAsia="zh-CN"/>
        </w:rPr>
        <w:instrText>补偿性网络使用理论</w:instrText>
      </w:r>
      <w:r>
        <w:rPr>
          <w:rFonts w:hint="eastAsia"/>
          <w:lang w:eastAsia="zh-CN"/>
        </w:rPr>
        <w:instrText>&lt;/keyword&gt;&lt;keyword&gt;</w:instrText>
      </w:r>
      <w:r>
        <w:rPr>
          <w:rFonts w:hint="eastAsia"/>
          <w:lang w:eastAsia="zh-CN"/>
        </w:rPr>
        <w:instrText>地位寻求</w:instrText>
      </w:r>
      <w:r>
        <w:rPr>
          <w:rFonts w:hint="eastAsia"/>
          <w:lang w:eastAsia="zh-CN"/>
        </w:rPr>
        <w:instrText>&lt;/keyword&gt;&lt;keyword&gt;</w:instrText>
      </w:r>
      <w:r>
        <w:rPr>
          <w:rFonts w:hint="eastAsia"/>
          <w:lang w:eastAsia="zh-CN"/>
        </w:rPr>
        <w:instrText>领悟社会支持</w:instrText>
      </w:r>
      <w:r>
        <w:rPr>
          <w:rFonts w:hint="eastAsia"/>
          <w:lang w:eastAsia="zh-CN"/>
        </w:rPr>
        <w:instrText>&lt;/keyword&gt;&lt;/keywords&gt;&lt;dates&gt;&lt;year&gt;2022&lt;/year&gt;&lt;/dates&gt;&lt;publisher&gt;</w:instrText>
      </w:r>
      <w:r>
        <w:rPr>
          <w:rFonts w:hint="eastAsia"/>
          <w:lang w:eastAsia="zh-CN"/>
        </w:rPr>
        <w:instrText>华东师范大学</w:instrText>
      </w:r>
      <w:r>
        <w:rPr>
          <w:rFonts w:hint="eastAsia"/>
          <w:lang w:eastAsia="zh-CN"/>
        </w:rPr>
        <w:instrText>&lt;/publisher&gt;&lt;work-type&gt;</w:instrText>
      </w:r>
      <w:r>
        <w:rPr>
          <w:rFonts w:hint="eastAsia"/>
          <w:lang w:eastAsia="zh-CN"/>
        </w:rPr>
        <w:instrText>硕士</w:instrText>
      </w:r>
      <w:r>
        <w:rPr>
          <w:rFonts w:hint="eastAsia"/>
          <w:lang w:eastAsia="zh-CN"/>
        </w:rPr>
        <w:instrText>&lt;/work-type&gt;&lt;urls&gt;&lt;/urls&gt;&lt;electronic-resource-num&gt;10.271</w:instrText>
      </w:r>
      <w:r>
        <w:rPr>
          <w:lang w:eastAsia="zh-CN"/>
        </w:rPr>
        <w:instrText>49/d.cnki.ghdsu.2022.003687&lt;/electronic-resource-num&gt;&lt;remote-database-provider&gt;Cnki&lt;/remote-database-provider&gt;&lt;/record&gt;&lt;/Cite&gt;&lt;/EndNote&gt;</w:instrText>
      </w:r>
      <w:r>
        <w:rPr>
          <w:lang w:eastAsia="zh-CN"/>
        </w:rPr>
        <w:fldChar w:fldCharType="separate"/>
      </w:r>
      <w:r>
        <w:rPr>
          <w:rFonts w:hint="eastAsia"/>
          <w:noProof/>
          <w:lang w:eastAsia="zh-CN"/>
        </w:rPr>
        <w:t>(</w:t>
      </w:r>
      <w:r>
        <w:rPr>
          <w:rFonts w:hint="eastAsia"/>
          <w:noProof/>
          <w:lang w:eastAsia="zh-CN"/>
        </w:rPr>
        <w:t>徐璐</w:t>
      </w:r>
      <w:r>
        <w:rPr>
          <w:rFonts w:hint="eastAsia"/>
          <w:noProof/>
          <w:lang w:eastAsia="zh-CN"/>
        </w:rPr>
        <w:t>, 2022)</w:t>
      </w:r>
      <w:r>
        <w:rPr>
          <w:lang w:eastAsia="zh-CN"/>
        </w:rPr>
        <w:fldChar w:fldCharType="end"/>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Pr>
          <w:lang w:eastAsia="zh-CN"/>
        </w:rPr>
        <w:instrText xml:space="preserve"> ADDIN EN.CITE &lt;EndNote&gt;&lt;Cite&gt;&lt;Author&gt;Callan&lt;/Author&gt;&lt;Year&gt;2011&lt;/Year&gt;&lt;RecNum&gt;137&lt;/RecNum&gt;&lt;DisplayText&gt;(Callan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Pr>
          <w:lang w:eastAsia="zh-CN"/>
        </w:rPr>
        <w:fldChar w:fldCharType="separate"/>
      </w:r>
      <w:r>
        <w:rPr>
          <w:noProof/>
          <w:lang w:eastAsia="zh-CN"/>
        </w:rPr>
        <w:t>(Callan et al., 2011)</w:t>
      </w:r>
      <w:r>
        <w:rPr>
          <w:lang w:eastAsia="zh-CN"/>
        </w:rPr>
        <w:fldChar w:fldCharType="end"/>
      </w:r>
      <w:r>
        <w:rPr>
          <w:rFonts w:hint="eastAsia"/>
          <w:lang w:eastAsia="zh-CN"/>
        </w:rPr>
        <w:t>。由于</w:t>
      </w:r>
      <w:r w:rsidRPr="004E614C">
        <w:rPr>
          <w:rFonts w:hint="eastAsia"/>
          <w:lang w:eastAsia="zh-CN"/>
        </w:rPr>
        <w:t>目前国内并没有系统地对该量表进行过信效度检验</w:t>
      </w:r>
      <w:r>
        <w:rPr>
          <w:rFonts w:hint="eastAsia"/>
          <w:lang w:eastAsia="zh-CN"/>
        </w:rPr>
        <w:t>，因此本研究</w:t>
      </w:r>
      <w:r w:rsidR="00825981">
        <w:rPr>
          <w:rFonts w:hint="eastAsia"/>
          <w:lang w:eastAsia="zh-CN"/>
        </w:rPr>
        <w:t>将</w:t>
      </w:r>
      <w:r>
        <w:rPr>
          <w:rFonts w:hint="eastAsia"/>
          <w:lang w:eastAsia="zh-CN"/>
        </w:rPr>
        <w:t>对其进行了信效度检验。</w:t>
      </w:r>
    </w:p>
    <w:p w14:paraId="1E42EE3C" w14:textId="3AD1795C" w:rsidR="007252EF" w:rsidRDefault="007252EF" w:rsidP="007252EF">
      <w:pPr>
        <w:ind w:firstLine="480"/>
        <w:rPr>
          <w:lang w:eastAsia="zh-CN"/>
        </w:rPr>
      </w:pPr>
      <w:r w:rsidRPr="00614842">
        <w:rPr>
          <w:b/>
          <w:bCs/>
          <w:lang w:eastAsia="zh-CN"/>
        </w:rPr>
        <w:t>感知到的优越感量表</w:t>
      </w:r>
      <w:r>
        <w:rPr>
          <w:rFonts w:hint="eastAsia"/>
          <w:b/>
          <w:bCs/>
          <w:lang w:eastAsia="zh-CN"/>
        </w:rPr>
        <w:t xml:space="preserve"> </w:t>
      </w:r>
      <w:r w:rsidRPr="0019217D">
        <w:rPr>
          <w:rFonts w:hint="eastAsia"/>
          <w:lang w:eastAsia="zh-CN"/>
        </w:rPr>
        <w:t>本研究</w:t>
      </w:r>
      <w:r>
        <w:rPr>
          <w:rFonts w:hint="eastAsia"/>
          <w:lang w:eastAsia="zh-CN"/>
        </w:rPr>
        <w:t>采用的</w:t>
      </w:r>
      <w:r w:rsidRPr="00A70C55">
        <w:rPr>
          <w:rFonts w:hint="eastAsia"/>
          <w:lang w:eastAsia="zh-CN"/>
        </w:rPr>
        <w:t>感知到的优越感量表</w:t>
      </w:r>
      <w:r>
        <w:rPr>
          <w:rFonts w:hint="eastAsia"/>
          <w:lang w:eastAsia="zh-CN"/>
        </w:rPr>
        <w:t>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Pr>
          <w:lang w:eastAsia="zh-CN"/>
        </w:rPr>
        <w:fldChar w:fldCharType="separate"/>
      </w:r>
      <w:r>
        <w:rPr>
          <w:noProof/>
          <w:lang w:eastAsia="zh-CN"/>
        </w:rPr>
        <w:t>(Freis &amp; Hansen-Brown, 2021)</w:t>
      </w:r>
      <w:r>
        <w:rPr>
          <w:lang w:eastAsia="zh-CN"/>
        </w:rPr>
        <w:fldChar w:fldCharType="end"/>
      </w:r>
      <w:r>
        <w:rPr>
          <w:rFonts w:hint="eastAsia"/>
          <w:lang w:eastAsia="zh-CN"/>
        </w:rPr>
        <w:t>。</w:t>
      </w:r>
      <w:r w:rsidRPr="004E614C">
        <w:rPr>
          <w:rFonts w:hint="eastAsia"/>
          <w:lang w:eastAsia="zh-CN"/>
        </w:rPr>
        <w:t>目前国内没有文章对该量表进行过翻译</w:t>
      </w:r>
      <w:r>
        <w:rPr>
          <w:rFonts w:hint="eastAsia"/>
          <w:lang w:eastAsia="zh-CN"/>
        </w:rPr>
        <w:t>，也</w:t>
      </w:r>
      <w:r w:rsidRPr="004E614C">
        <w:rPr>
          <w:rFonts w:hint="eastAsia"/>
          <w:lang w:eastAsia="zh-CN"/>
        </w:rPr>
        <w:t>没有对该量表进行过系统的信效度检验。因此</w:t>
      </w:r>
      <w:r>
        <w:rPr>
          <w:rFonts w:hint="eastAsia"/>
          <w:lang w:eastAsia="zh-CN"/>
        </w:rPr>
        <w:t>本研究</w:t>
      </w:r>
      <w:r w:rsidR="00BE436F">
        <w:rPr>
          <w:rFonts w:hint="eastAsia"/>
          <w:lang w:eastAsia="zh-CN"/>
        </w:rPr>
        <w:t>将</w:t>
      </w:r>
      <w:r w:rsidRPr="004E614C">
        <w:rPr>
          <w:rFonts w:hint="eastAsia"/>
          <w:lang w:eastAsia="zh-CN"/>
        </w:rPr>
        <w:t>对该量表进行翻译</w:t>
      </w:r>
      <w:r>
        <w:rPr>
          <w:rFonts w:hint="eastAsia"/>
          <w:lang w:eastAsia="zh-CN"/>
        </w:rPr>
        <w:t>，</w:t>
      </w:r>
      <w:r w:rsidRPr="004E614C">
        <w:rPr>
          <w:rFonts w:hint="eastAsia"/>
          <w:lang w:eastAsia="zh-CN"/>
        </w:rPr>
        <w:t>并进行信效度检验</w:t>
      </w:r>
      <w:r>
        <w:rPr>
          <w:rFonts w:hint="eastAsia"/>
          <w:lang w:eastAsia="zh-CN"/>
        </w:rPr>
        <w:t>。</w:t>
      </w:r>
    </w:p>
    <w:p w14:paraId="08BA2F4B" w14:textId="77777777" w:rsidR="007252EF" w:rsidRPr="00614842" w:rsidRDefault="007252EF" w:rsidP="007252EF">
      <w:pPr>
        <w:ind w:firstLine="480"/>
        <w:rPr>
          <w:b/>
          <w:bCs/>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lang w:eastAsia="zh-CN"/>
        </w:rPr>
        <w:fldChar w:fldCharType="separate"/>
      </w:r>
      <w:r>
        <w:rPr>
          <w:noProof/>
          <w:lang w:eastAsia="zh-CN"/>
        </w:rPr>
        <w:t>(Diener et al., 1985)</w:t>
      </w:r>
      <w:r>
        <w:rPr>
          <w:lang w:eastAsia="zh-CN"/>
        </w:rPr>
        <w:fldChar w:fldCharType="end"/>
      </w:r>
      <w:r>
        <w:rPr>
          <w:rFonts w:hint="eastAsia"/>
          <w:lang w:eastAsia="zh-CN"/>
        </w:rPr>
        <w:t>。尽管该量表已经在中文语境下被证明具有良好的信效度</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。鉴于该量表距今年代久远，为保证该量表在如今的社会环境下仍然有效，本研究将对其进行信效度检验。</w:t>
      </w:r>
    </w:p>
    <w:p w14:paraId="69B50C43" w14:textId="4F486B28" w:rsidR="007252EF" w:rsidRPr="004E614C" w:rsidRDefault="007252EF" w:rsidP="007252EF">
      <w:pPr>
        <w:ind w:firstLine="480"/>
        <w:rPr>
          <w:lang w:eastAsia="zh-CN"/>
        </w:rPr>
      </w:pPr>
      <w:r w:rsidRPr="00614842">
        <w:rPr>
          <w:b/>
          <w:bCs/>
          <w:lang w:eastAsia="zh-CN"/>
        </w:rPr>
        <w:t>社会比较方向量表</w:t>
      </w:r>
      <w:r>
        <w:rPr>
          <w:rFonts w:hint="eastAsia"/>
          <w:lang w:eastAsia="zh-CN"/>
        </w:rPr>
        <w:t xml:space="preserve"> </w:t>
      </w:r>
      <w:r w:rsidRPr="00B23CF5">
        <w:rPr>
          <w:rFonts w:hint="eastAsia"/>
          <w:lang w:eastAsia="zh-CN"/>
        </w:rPr>
        <w:t>本研究采用的</w:t>
      </w:r>
      <w:r>
        <w:rPr>
          <w:rFonts w:hint="eastAsia"/>
          <w:lang w:eastAsia="zh-CN"/>
        </w:rPr>
        <w:t>社会比较方向量</w:t>
      </w:r>
      <w:r w:rsidRPr="00B23CF5">
        <w:rPr>
          <w:rFonts w:hint="eastAsia"/>
          <w:lang w:eastAsia="zh-CN"/>
        </w:rPr>
        <w:t>表包含</w:t>
      </w:r>
      <w:r>
        <w:rPr>
          <w:rFonts w:hint="eastAsia"/>
          <w:lang w:eastAsia="zh-CN"/>
        </w:rPr>
        <w:t>两</w:t>
      </w:r>
      <w:r w:rsidRPr="00B23CF5">
        <w:rPr>
          <w:rFonts w:hint="eastAsia"/>
          <w:lang w:eastAsia="zh-CN"/>
        </w:rPr>
        <w:t>道题</w:t>
      </w:r>
      <w:r>
        <w:rPr>
          <w:rFonts w:hint="eastAsia"/>
          <w:lang w:eastAsia="zh-CN"/>
        </w:rPr>
        <w:t>，均为七点计分</w:t>
      </w:r>
      <w:r>
        <w:rPr>
          <w:rFonts w:hint="eastAsia"/>
          <w:lang w:eastAsia="zh-CN"/>
        </w:rPr>
        <w:t xml:space="preserve"> </w:t>
      </w:r>
      <w:r>
        <w:rPr>
          <w:lang w:eastAsia="zh-CN"/>
        </w:rPr>
        <w:fldChar w:fldCharType="begin"/>
      </w:r>
      <w:r>
        <w:rPr>
          <w:lang w:eastAsia="zh-CN"/>
        </w:rPr>
        <w:instrText xml:space="preserve"> ADDIN EN.CITE &lt;EndNote&gt;&lt;Cite&gt;&lt;Author&gt;Buunk&lt;/Author&gt;&lt;Year&gt;2003&lt;/Year&gt;&lt;RecNum&gt;142&lt;/RecNum&gt;&lt;DisplayText&gt;(Buunk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Pr>
          <w:lang w:eastAsia="zh-CN"/>
        </w:rPr>
        <w:fldChar w:fldCharType="separate"/>
      </w:r>
      <w:r>
        <w:rPr>
          <w:noProof/>
          <w:lang w:eastAsia="zh-CN"/>
        </w:rPr>
        <w:t>(Buunk et al., 2003)</w:t>
      </w:r>
      <w:r>
        <w:rPr>
          <w:lang w:eastAsia="zh-CN"/>
        </w:rPr>
        <w:fldChar w:fldCharType="end"/>
      </w:r>
      <w:r>
        <w:rPr>
          <w:rFonts w:hint="eastAsia"/>
          <w:lang w:eastAsia="zh-CN"/>
        </w:rPr>
        <w:t>。本研究</w:t>
      </w:r>
      <w:r w:rsidR="00BD0693">
        <w:rPr>
          <w:rFonts w:hint="eastAsia"/>
          <w:lang w:eastAsia="zh-CN"/>
        </w:rPr>
        <w:t>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sidR="00BD0693">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00BD0693">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sidR="00BD0693">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00BD0693">
        <w:rPr>
          <w:rFonts w:hint="eastAsia"/>
          <w:lang w:eastAsia="zh-CN"/>
        </w:rPr>
        <w:t>）</w:t>
      </w:r>
      <w:r w:rsidRPr="004E614C">
        <w:rPr>
          <w:lang w:eastAsia="zh-CN"/>
        </w:rPr>
        <w:t>。</w:t>
      </w:r>
    </w:p>
    <w:p w14:paraId="61A45322" w14:textId="18792EDC" w:rsidR="007252EF" w:rsidRDefault="007252EF" w:rsidP="007252EF">
      <w:pPr>
        <w:ind w:firstLine="480"/>
        <w:rPr>
          <w:lang w:eastAsia="zh-CN"/>
        </w:rPr>
      </w:pPr>
      <w:r w:rsidRPr="00614842">
        <w:rPr>
          <w:b/>
          <w:bCs/>
          <w:lang w:eastAsia="zh-CN"/>
        </w:rPr>
        <w:t>社会比较策略量表</w:t>
      </w:r>
      <w:r>
        <w:rPr>
          <w:rFonts w:hint="eastAsia"/>
          <w:lang w:eastAsia="zh-CN"/>
        </w:rPr>
        <w:t xml:space="preserve"> </w:t>
      </w:r>
      <w:r w:rsidRPr="0019217D">
        <w:rPr>
          <w:rFonts w:hint="eastAsia"/>
          <w:lang w:eastAsia="zh-CN"/>
        </w:rPr>
        <w:t>本研究</w:t>
      </w:r>
      <w:r>
        <w:rPr>
          <w:rFonts w:hint="eastAsia"/>
          <w:lang w:eastAsia="zh-CN"/>
        </w:rPr>
        <w:t>采用中文修订版的</w:t>
      </w:r>
      <w:r w:rsidRPr="00B23CF5">
        <w:rPr>
          <w:rFonts w:hint="eastAsia"/>
          <w:lang w:eastAsia="zh-CN"/>
        </w:rPr>
        <w:t>社会比较策略</w:t>
      </w:r>
      <w:r w:rsidRPr="0090447B">
        <w:rPr>
          <w:lang w:eastAsia="zh-CN"/>
        </w:rPr>
        <w:t>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杨露</w:instrText>
      </w:r>
      <w:r>
        <w:rPr>
          <w:rFonts w:hint="eastAsia"/>
          <w:lang w:eastAsia="zh-CN"/>
        </w:rPr>
        <w:instrText>&lt;/Author&gt;&lt;Year&gt;2011&lt;/Year&gt;&lt;RecNum&gt;144&lt;/RecNum&gt;&lt;DisplayText&gt;(</w:instrText>
      </w:r>
      <w:r>
        <w:rPr>
          <w:rFonts w:hint="eastAsia"/>
          <w:lang w:eastAsia="zh-CN"/>
        </w:rPr>
        <w:instrText>杨露</w:instrText>
      </w:r>
      <w:r>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Pr>
          <w:rFonts w:hint="eastAsia"/>
          <w:lang w:eastAsia="zh-CN"/>
        </w:rPr>
        <w:instrText>杨露</w:instrText>
      </w:r>
      <w:r>
        <w:rPr>
          <w:rFonts w:hint="eastAsia"/>
          <w:lang w:eastAsia="zh-CN"/>
        </w:rPr>
        <w:instrText>&lt;/author&gt;&lt;/authors&gt;&lt;tertiary-authors&gt;&lt;author&gt;</w:instrText>
      </w:r>
      <w:r>
        <w:rPr>
          <w:rFonts w:hint="eastAsia"/>
          <w:lang w:eastAsia="zh-CN"/>
        </w:rPr>
        <w:instrText>杨莉萍</w:instrText>
      </w:r>
      <w:r>
        <w:rPr>
          <w:rFonts w:hint="eastAsia"/>
          <w:lang w:eastAsia="zh-CN"/>
        </w:rPr>
        <w:instrText>,&lt;/author&gt;&lt;/tertiary-authors&gt;&lt;/contributors&gt;&lt;titles&gt;&lt;title&gt;</w:instrText>
      </w:r>
      <w:r>
        <w:rPr>
          <w:rFonts w:hint="eastAsia"/>
          <w:lang w:eastAsia="zh-CN"/>
        </w:rPr>
        <w:instrText>员工的社会比较及其与工作压力的关系研究</w:instrText>
      </w:r>
      <w:r>
        <w:rPr>
          <w:rFonts w:hint="eastAsia"/>
          <w:lang w:eastAsia="zh-CN"/>
        </w:rPr>
        <w:instrText>&lt;/title&gt;&lt;/titles&gt;&lt;keywords&gt;&lt;keyword&gt;</w:instrText>
      </w:r>
      <w:r>
        <w:rPr>
          <w:rFonts w:hint="eastAsia"/>
          <w:lang w:eastAsia="zh-CN"/>
        </w:rPr>
        <w:instrText>员工</w:instrText>
      </w:r>
      <w:r>
        <w:rPr>
          <w:rFonts w:hint="eastAsia"/>
          <w:lang w:eastAsia="zh-CN"/>
        </w:rPr>
        <w:instrText>&lt;/keyword&gt;&lt;keyword&gt;</w:instrText>
      </w:r>
      <w:r>
        <w:rPr>
          <w:rFonts w:hint="eastAsia"/>
          <w:lang w:eastAsia="zh-CN"/>
        </w:rPr>
        <w:instrText>社会比较</w:instrText>
      </w:r>
      <w:r>
        <w:rPr>
          <w:rFonts w:hint="eastAsia"/>
          <w:lang w:eastAsia="zh-CN"/>
        </w:rPr>
        <w:instrText>&lt;/keyword&gt;&lt;keyword&gt;</w:instrText>
      </w:r>
      <w:r>
        <w:rPr>
          <w:rFonts w:hint="eastAsia"/>
          <w:lang w:eastAsia="zh-CN"/>
        </w:rPr>
        <w:instrText>社会比较倾向</w:instrText>
      </w:r>
      <w:r>
        <w:rPr>
          <w:rFonts w:hint="eastAsia"/>
          <w:lang w:eastAsia="zh-CN"/>
        </w:rPr>
        <w:instrText>&lt;/keyword&gt;&lt;keyword&gt;</w:instrText>
      </w:r>
      <w:r>
        <w:rPr>
          <w:rFonts w:hint="eastAsia"/>
          <w:lang w:eastAsia="zh-CN"/>
        </w:rPr>
        <w:instrText>社会比较效应</w:instrText>
      </w:r>
      <w:r>
        <w:rPr>
          <w:rFonts w:hint="eastAsia"/>
          <w:lang w:eastAsia="zh-CN"/>
        </w:rPr>
        <w:instrText>&lt;/keyword&gt;&lt;keyword&gt;</w:instrText>
      </w:r>
      <w:r>
        <w:rPr>
          <w:rFonts w:hint="eastAsia"/>
          <w:lang w:eastAsia="zh-CN"/>
        </w:rPr>
        <w:instrText>同化效应</w:instrText>
      </w:r>
      <w:r>
        <w:rPr>
          <w:rFonts w:hint="eastAsia"/>
          <w:lang w:eastAsia="zh-CN"/>
        </w:rPr>
        <w:instrText>&lt;/keyword&gt;&lt;keyword&gt;</w:instrText>
      </w:r>
      <w:r>
        <w:rPr>
          <w:rFonts w:hint="eastAsia"/>
          <w:lang w:eastAsia="zh-CN"/>
        </w:rPr>
        <w:instrText>对比效应</w:instrText>
      </w:r>
      <w:r>
        <w:rPr>
          <w:rFonts w:hint="eastAsia"/>
          <w:lang w:eastAsia="zh-CN"/>
        </w:rPr>
        <w:instrText>&lt;/keyword&gt;&lt;keyword&gt;</w:instrText>
      </w:r>
      <w:r>
        <w:rPr>
          <w:rFonts w:hint="eastAsia"/>
          <w:lang w:eastAsia="zh-CN"/>
        </w:rPr>
        <w:instrText>工作压力</w:instrText>
      </w:r>
      <w:r>
        <w:rPr>
          <w:rFonts w:hint="eastAsia"/>
          <w:lang w:eastAsia="zh-CN"/>
        </w:rPr>
        <w:instrText>&lt;/keyword&gt;&lt;/keywords&gt;&lt;dates&gt;&lt;year&gt;2011&lt;/year&gt;&lt;/dates&gt;&lt;publisher&gt;</w:instrText>
      </w:r>
      <w:r>
        <w:rPr>
          <w:rFonts w:hint="eastAsia"/>
          <w:lang w:eastAsia="zh-CN"/>
        </w:rPr>
        <w:instrText>南京师范大学</w:instrText>
      </w:r>
      <w:r>
        <w:rPr>
          <w:rFonts w:hint="eastAsia"/>
          <w:lang w:eastAsia="zh-CN"/>
        </w:rPr>
        <w:instrText>&lt;/publisher&gt;&lt;work-type&gt;</w:instrText>
      </w:r>
      <w:r>
        <w:rPr>
          <w:rFonts w:hint="eastAsia"/>
          <w:lang w:eastAsia="zh-CN"/>
        </w:rPr>
        <w:instrText>硕士</w:instrText>
      </w:r>
      <w:r>
        <w:rPr>
          <w:rFonts w:hint="eastAsia"/>
          <w:lang w:eastAsia="zh-CN"/>
        </w:rPr>
        <w:instrText>&lt;/work-type&gt;&lt;ur</w:instrText>
      </w:r>
      <w:r>
        <w:rPr>
          <w:lang w:eastAsia="zh-CN"/>
        </w:rPr>
        <w:instrText>ls&gt;&lt;/urls&gt;&lt;remote-database-provider&gt;Cnki&lt;/remote-database-provider&gt;&lt;/record&gt;&lt;/Cite&gt;&lt;/EndNote&gt;</w:instrText>
      </w:r>
      <w:r>
        <w:rPr>
          <w:lang w:eastAsia="zh-CN"/>
        </w:rPr>
        <w:fldChar w:fldCharType="separate"/>
      </w:r>
      <w:r>
        <w:rPr>
          <w:rFonts w:hint="eastAsia"/>
          <w:noProof/>
          <w:lang w:eastAsia="zh-CN"/>
        </w:rPr>
        <w:t>(</w:t>
      </w:r>
      <w:r>
        <w:rPr>
          <w:rFonts w:hint="eastAsia"/>
          <w:noProof/>
          <w:lang w:eastAsia="zh-CN"/>
        </w:rPr>
        <w:t>杨露</w:t>
      </w:r>
      <w:r>
        <w:rPr>
          <w:rFonts w:hint="eastAsia"/>
          <w:noProof/>
          <w:lang w:eastAsia="zh-CN"/>
        </w:rPr>
        <w:t>, 2011)</w:t>
      </w:r>
      <w:r>
        <w:rPr>
          <w:lang w:eastAsia="zh-CN"/>
        </w:rPr>
        <w:fldChar w:fldCharType="end"/>
      </w:r>
      <w:r>
        <w:rPr>
          <w:rFonts w:hint="eastAsia"/>
          <w:lang w:eastAsia="zh-CN"/>
        </w:rPr>
        <w:t>。该量表的英文原版分为四个维度，分别是向上对比（</w:t>
      </w:r>
      <w:r>
        <w:rPr>
          <w:rFonts w:hint="eastAsia"/>
          <w:lang w:eastAsia="zh-CN"/>
        </w:rPr>
        <w:t>3</w:t>
      </w:r>
      <w:r>
        <w:rPr>
          <w:rFonts w:hint="eastAsia"/>
          <w:lang w:eastAsia="zh-CN"/>
        </w:rPr>
        <w:t>道题，例如：“当我看到别人比我好，</w:t>
      </w:r>
      <w:r w:rsidRPr="00B23CF5">
        <w:rPr>
          <w:rFonts w:hint="eastAsia"/>
          <w:lang w:eastAsia="zh-CN"/>
        </w:rPr>
        <w:t>我会沮丧地意识到自己没能把事情做好</w:t>
      </w:r>
      <w:r>
        <w:rPr>
          <w:rFonts w:hint="eastAsia"/>
          <w:lang w:eastAsia="zh-CN"/>
        </w:rPr>
        <w:t>”）；向上认同（</w:t>
      </w:r>
      <w:r>
        <w:rPr>
          <w:rFonts w:hint="eastAsia"/>
          <w:lang w:eastAsia="zh-CN"/>
        </w:rPr>
        <w:t>3</w:t>
      </w:r>
      <w:r>
        <w:rPr>
          <w:rFonts w:hint="eastAsia"/>
          <w:lang w:eastAsia="zh-CN"/>
        </w:rPr>
        <w:t>道题，例如：“当我看到别人比我好，</w:t>
      </w:r>
      <w:r w:rsidRPr="00B23CF5">
        <w:rPr>
          <w:rFonts w:hint="eastAsia"/>
          <w:lang w:eastAsia="zh-CN"/>
        </w:rPr>
        <w:t>我也看到了事情会变得更好的希望</w:t>
      </w:r>
      <w:r>
        <w:rPr>
          <w:rFonts w:hint="eastAsia"/>
          <w:lang w:eastAsia="zh-CN"/>
        </w:rPr>
        <w:t>”）向下对比（</w:t>
      </w:r>
      <w:r>
        <w:rPr>
          <w:rFonts w:hint="eastAsia"/>
          <w:lang w:eastAsia="zh-CN"/>
        </w:rPr>
        <w:t>3</w:t>
      </w:r>
      <w:r>
        <w:rPr>
          <w:rFonts w:hint="eastAsia"/>
          <w:lang w:eastAsia="zh-CN"/>
        </w:rPr>
        <w:t>道题，例如：“当我看到别人比我差，</w:t>
      </w:r>
      <w:r w:rsidRPr="00B23CF5">
        <w:rPr>
          <w:rFonts w:hint="eastAsia"/>
          <w:lang w:eastAsia="zh-CN"/>
        </w:rPr>
        <w:t>我庆幸自己没到那一步</w:t>
      </w:r>
      <w:r>
        <w:rPr>
          <w:rFonts w:hint="eastAsia"/>
          <w:lang w:eastAsia="zh-CN"/>
        </w:rPr>
        <w:t>”）；向下认同（</w:t>
      </w:r>
      <w:r>
        <w:rPr>
          <w:rFonts w:hint="eastAsia"/>
          <w:lang w:eastAsia="zh-CN"/>
        </w:rPr>
        <w:t>3</w:t>
      </w:r>
      <w:r>
        <w:rPr>
          <w:rFonts w:hint="eastAsia"/>
          <w:lang w:eastAsia="zh-CN"/>
        </w:rPr>
        <w:t>道题，例如：“当我看到别人比我差，</w:t>
      </w:r>
      <w:r w:rsidRPr="00B23CF5">
        <w:rPr>
          <w:rFonts w:hint="eastAsia"/>
          <w:lang w:eastAsia="zh-CN"/>
        </w:rPr>
        <w:t>我会担心自己的未来也会变得糟糕</w:t>
      </w:r>
      <w:r>
        <w:rPr>
          <w:rFonts w:hint="eastAsia"/>
          <w:lang w:eastAsia="zh-CN"/>
        </w:rPr>
        <w:t>”）</w:t>
      </w:r>
      <w:r>
        <w:rPr>
          <w:lang w:eastAsia="zh-CN"/>
        </w:rPr>
        <w:fldChar w:fldCharType="begin"/>
      </w:r>
      <w:r>
        <w:rPr>
          <w:lang w:eastAsia="zh-CN"/>
        </w:rPr>
        <w:instrText xml:space="preserve"> ADDIN EN.CITE &lt;EndNote&gt;&lt;Cite&gt;&lt;Author&gt;Van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Pr>
          <w:lang w:eastAsia="zh-CN"/>
        </w:rPr>
        <w:fldChar w:fldCharType="separate"/>
      </w:r>
      <w:r>
        <w:rPr>
          <w:noProof/>
          <w:lang w:eastAsia="zh-CN"/>
        </w:rPr>
        <w:t>(Van der Zee et al., 2000)</w:t>
      </w:r>
      <w:r>
        <w:rPr>
          <w:lang w:eastAsia="zh-CN"/>
        </w:rPr>
        <w:fldChar w:fldCharType="end"/>
      </w:r>
      <w:r>
        <w:rPr>
          <w:rFonts w:hint="eastAsia"/>
          <w:lang w:eastAsia="zh-CN"/>
        </w:rPr>
        <w:t>。</w:t>
      </w:r>
      <w:r w:rsidR="00BD0693">
        <w:rPr>
          <w:rFonts w:hint="eastAsia"/>
          <w:lang w:eastAsia="zh-CN"/>
        </w:rPr>
        <w:t>该量表均为七点计分，且不包含反向计分题。</w:t>
      </w:r>
      <w:r>
        <w:rPr>
          <w:rFonts w:hint="eastAsia"/>
          <w:lang w:eastAsia="zh-CN"/>
        </w:rPr>
        <w:t>我们对该量表进行了一些修改，使其更符合“社交网络中社会比较”的情景。</w:t>
      </w:r>
      <w:r w:rsidR="00BD0693">
        <w:rPr>
          <w:rFonts w:hint="eastAsia"/>
          <w:lang w:eastAsia="zh-CN"/>
        </w:rPr>
        <w:t>具体而言，我们将量表中的“当我看到别人比我好（差）”，改为了“当我在社交网络上看到别人比我好（差）”。</w:t>
      </w:r>
      <w:r>
        <w:rPr>
          <w:rFonts w:hint="eastAsia"/>
          <w:lang w:eastAsia="zh-CN"/>
        </w:rPr>
        <w:t>此外，</w:t>
      </w:r>
      <w:r w:rsidRPr="004E614C">
        <w:rPr>
          <w:rFonts w:hint="eastAsia"/>
          <w:lang w:eastAsia="zh-CN"/>
        </w:rPr>
        <w:t>目前国内并没有系统地对该量表进行过信效度检验</w:t>
      </w:r>
      <w:r w:rsidR="00BD0693">
        <w:rPr>
          <w:rFonts w:hint="eastAsia"/>
          <w:lang w:eastAsia="zh-CN"/>
        </w:rPr>
        <w:t>，</w:t>
      </w:r>
      <w:r w:rsidRPr="004E614C">
        <w:rPr>
          <w:rFonts w:hint="eastAsia"/>
          <w:lang w:eastAsia="zh-CN"/>
        </w:rPr>
        <w:t>因此</w:t>
      </w:r>
      <w:r>
        <w:rPr>
          <w:rFonts w:hint="eastAsia"/>
          <w:lang w:eastAsia="zh-CN"/>
        </w:rPr>
        <w:t>本研究将对其</w:t>
      </w:r>
      <w:r w:rsidRPr="004E614C">
        <w:rPr>
          <w:rFonts w:hint="eastAsia"/>
          <w:lang w:eastAsia="zh-CN"/>
        </w:rPr>
        <w:t>进行信效度检验。</w:t>
      </w:r>
    </w:p>
    <w:p w14:paraId="1CA96AB7" w14:textId="5B999BBA" w:rsidR="007252EF" w:rsidRPr="00B05400" w:rsidRDefault="007252EF" w:rsidP="00B05400">
      <w:pPr>
        <w:ind w:firstLine="480"/>
        <w:rPr>
          <w:lang w:eastAsia="zh-CN"/>
        </w:rPr>
      </w:pPr>
      <w:commentRangeStart w:id="39"/>
      <w:r w:rsidRPr="00614842">
        <w:rPr>
          <w:rFonts w:hint="eastAsia"/>
          <w:b/>
          <w:bCs/>
          <w:lang w:eastAsia="zh-CN"/>
        </w:rPr>
        <w:t>人口学信息</w:t>
      </w:r>
      <w:commentRangeEnd w:id="39"/>
      <w:r w:rsidR="00930A37">
        <w:rPr>
          <w:rStyle w:val="af9"/>
        </w:rPr>
        <w:commentReference w:id="39"/>
      </w:r>
      <w:r>
        <w:rPr>
          <w:rFonts w:hint="eastAsia"/>
          <w:lang w:eastAsia="zh-CN"/>
        </w:rPr>
        <w:t xml:space="preserve"> </w:t>
      </w:r>
      <w:r>
        <w:rPr>
          <w:rFonts w:hint="eastAsia"/>
          <w:lang w:eastAsia="zh-CN"/>
        </w:rPr>
        <w:t>包含性别，年龄，受教育程度和婚姻状况。</w:t>
      </w:r>
    </w:p>
    <w:p w14:paraId="2A6FAE65" w14:textId="4FD1AD38" w:rsidR="00E82DAE" w:rsidRDefault="00E82DAE" w:rsidP="00E82DAE">
      <w:pPr>
        <w:pStyle w:val="3"/>
        <w:spacing w:before="180" w:after="180"/>
        <w:rPr>
          <w:lang w:eastAsia="zh-CN"/>
        </w:rPr>
      </w:pPr>
      <w:bookmarkStart w:id="40" w:name="_Toc162021914"/>
      <w:r>
        <w:rPr>
          <w:rFonts w:hint="eastAsia"/>
        </w:rPr>
        <w:t>3.</w:t>
      </w:r>
      <w:r w:rsidR="00CF7E2A">
        <w:rPr>
          <w:rFonts w:hint="eastAsia"/>
          <w:lang w:eastAsia="zh-CN"/>
        </w:rPr>
        <w:t>2</w:t>
      </w:r>
      <w:r>
        <w:rPr>
          <w:rFonts w:hint="eastAsia"/>
        </w:rPr>
        <w:t>.4 数据分析</w:t>
      </w:r>
      <w:bookmarkEnd w:id="40"/>
    </w:p>
    <w:p w14:paraId="19823036" w14:textId="72C6CC90" w:rsidR="00E82DAE" w:rsidRDefault="00E82DAE" w:rsidP="00E82DAE">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。首先，本研究使用“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程序包对数据进行了描述统计以及绘制相关矩阵。然后，本研究使用</w:t>
      </w:r>
      <w:r>
        <w:rPr>
          <w:rFonts w:hint="eastAsia"/>
          <w:lang w:eastAsia="zh-CN"/>
        </w:rPr>
        <w:t xml:space="preserve"> </w:t>
      </w:r>
      <w:r>
        <w:rPr>
          <w:rFonts w:hint="eastAsia"/>
          <w:lang w:eastAsia="zh-CN"/>
        </w:rPr>
        <w:t>“</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程序包计算每个量表（维度）的</w:t>
      </w:r>
      <w:r>
        <w:rPr>
          <w:rFonts w:hint="eastAsia"/>
          <w:lang w:eastAsia="zh-CN"/>
        </w:rPr>
        <w:t>alpha</w:t>
      </w:r>
      <w:r>
        <w:rPr>
          <w:rFonts w:hint="eastAsia"/>
          <w:lang w:eastAsia="zh-CN"/>
        </w:rPr>
        <w:t>值，以评估量表的信度。接着，本研究使用“</w:t>
      </w:r>
      <w:r>
        <w:rPr>
          <w:rFonts w:hint="eastAsia"/>
          <w:lang w:eastAsia="zh-CN"/>
        </w:rPr>
        <w:t>lavaan</w:t>
      </w:r>
      <w:r>
        <w:rPr>
          <w:rFonts w:hint="eastAsia"/>
          <w:lang w:eastAsia="zh-CN"/>
        </w:rPr>
        <w:t>”</w:t>
      </w:r>
      <w:r>
        <w:rPr>
          <w:lang w:eastAsia="zh-CN"/>
        </w:rPr>
        <w:fldChar w:fldCharType="begin"/>
      </w:r>
      <w:r>
        <w:rPr>
          <w:lang w:eastAsia="zh-CN"/>
        </w:rPr>
        <w:instrText xml:space="preserve"> ADDIN EN.CITE &lt;EndNote&gt;&lt;Cite&gt;&lt;Author&gt;Rosseel&lt;/Author&gt;&lt;Year&gt;2012&lt;/Year&gt;&lt;RecNum&gt;163&lt;/RecNum&gt;&lt;DisplayText&gt;(Rosseel, 2012)&lt;/DisplayText&gt;&lt;record&gt;&lt;rec-number&gt;163&lt;/rec-number&gt;&lt;foreign-keys&gt;&lt;key app="EN" db-id="25zwtzd2ipsxxpedr5u5fe2as9wdf5twxw0s" timestamp="1709721622"&gt;163&lt;/key&gt;&lt;/foreign-keys&gt;&lt;ref-type name="Journal Article"&gt;17&lt;/ref-type&gt;&lt;contributors&gt;&lt;authors&gt;&lt;author&gt;Rosseel, Yves&lt;/author&gt;&lt;/authors&gt;&lt;/contributors&gt;&lt;titles&gt;&lt;title&gt;lavaan: An R package for structural equation modeling&lt;/title&gt;&lt;secondary-title&gt;Journal of statistical software&lt;/secondary-title&gt;&lt;/titles&gt;&lt;periodical&gt;&lt;full-title&gt;Journal of statistical software&lt;/full-title&gt;&lt;/periodical&gt;&lt;pages&gt;1-36&lt;/pages&gt;&lt;volume&gt;48&lt;/volume&gt;&lt;dates&gt;&lt;year&gt;2012&lt;/year&gt;&lt;/dates&gt;&lt;isbn&gt;1548-7660&lt;/isbn&gt;&lt;urls&gt;&lt;/urls&gt;&lt;/record&gt;&lt;/Cite&gt;&lt;/EndNote&gt;</w:instrText>
      </w:r>
      <w:r>
        <w:rPr>
          <w:lang w:eastAsia="zh-CN"/>
        </w:rPr>
        <w:fldChar w:fldCharType="separate"/>
      </w:r>
      <w:r>
        <w:rPr>
          <w:noProof/>
          <w:lang w:eastAsia="zh-CN"/>
        </w:rPr>
        <w:t>(Rosseel, 2012)</w:t>
      </w:r>
      <w:r>
        <w:rPr>
          <w:lang w:eastAsia="zh-CN"/>
        </w:rPr>
        <w:fldChar w:fldCharType="end"/>
      </w:r>
      <w:r>
        <w:rPr>
          <w:rFonts w:hint="eastAsia"/>
          <w:lang w:eastAsia="zh-CN"/>
        </w:rPr>
        <w:t xml:space="preserve"> </w:t>
      </w:r>
      <w:r>
        <w:rPr>
          <w:rFonts w:hint="eastAsia"/>
          <w:lang w:eastAsia="zh-CN"/>
        </w:rPr>
        <w:t>程序包对每个量表进行了验证性因素分析，以得到每道题的标准化因子载荷。之后，本研究基于得到的标准化因子载荷计算得到了组成信度和平均方差萃取量。根据</w:t>
      </w:r>
      <w:r>
        <w:rPr>
          <w:rFonts w:hint="eastAsia"/>
          <w:lang w:eastAsia="zh-CN"/>
        </w:rPr>
        <w:t xml:space="preserve"> </w:t>
      </w:r>
      <w:r>
        <w:rPr>
          <w:lang w:eastAsia="zh-CN"/>
        </w:rPr>
        <w:fldChar w:fldCharType="begin"/>
      </w:r>
      <w:r>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lang w:eastAsia="zh-CN"/>
        </w:rPr>
        <w:fldChar w:fldCharType="separate"/>
      </w:r>
      <w:r>
        <w:rPr>
          <w:noProof/>
          <w:lang w:eastAsia="zh-CN"/>
        </w:rPr>
        <w:t>Hair (2009)</w:t>
      </w:r>
      <w:r>
        <w:rPr>
          <w:lang w:eastAsia="zh-CN"/>
        </w:rPr>
        <w:fldChar w:fldCharType="end"/>
      </w:r>
      <w:r>
        <w:rPr>
          <w:rFonts w:hint="eastAsia"/>
          <w:lang w:eastAsia="zh-CN"/>
        </w:rPr>
        <w:t xml:space="preserve"> </w:t>
      </w:r>
      <w:r>
        <w:rPr>
          <w:rFonts w:hint="eastAsia"/>
          <w:lang w:eastAsia="zh-CN"/>
        </w:rPr>
        <w:t>所建议的标准评估量表的收敛效度。本研究首先检查了</w:t>
      </w:r>
      <w:r w:rsidRPr="004E614C">
        <w:rPr>
          <w:lang w:eastAsia="zh-CN"/>
        </w:rPr>
        <w:t>题目</w:t>
      </w:r>
      <w:r>
        <w:rPr>
          <w:rFonts w:hint="eastAsia"/>
          <w:lang w:eastAsia="zh-CN"/>
        </w:rPr>
        <w:t>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）是否</w:t>
      </w:r>
      <w:r w:rsidRPr="004E614C">
        <w:rPr>
          <w:lang w:eastAsia="zh-CN"/>
        </w:rPr>
        <w:t>大于</w:t>
      </w:r>
      <w:r w:rsidRPr="004E614C">
        <w:rPr>
          <w:lang w:eastAsia="zh-CN"/>
        </w:rPr>
        <w:t>0.7</w:t>
      </w:r>
      <w:r>
        <w:rPr>
          <w:rFonts w:hint="eastAsia"/>
          <w:lang w:eastAsia="zh-CN"/>
        </w:rPr>
        <w:t>。接着，本研究检查了</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）是否</w:t>
      </w:r>
      <w:r w:rsidRPr="004E614C">
        <w:rPr>
          <w:lang w:eastAsia="zh-CN"/>
        </w:rPr>
        <w:t>大于</w:t>
      </w:r>
      <w:r w:rsidRPr="004E614C">
        <w:rPr>
          <w:rFonts w:hint="eastAsia"/>
          <w:lang w:eastAsia="zh-CN"/>
        </w:rPr>
        <w:t>0</w:t>
      </w:r>
      <w:r w:rsidRPr="004E614C">
        <w:rPr>
          <w:lang w:eastAsia="zh-CN"/>
        </w:rPr>
        <w:t>.6</w:t>
      </w:r>
      <w:r>
        <w:rPr>
          <w:rFonts w:hint="eastAsia"/>
          <w:lang w:eastAsia="zh-CN"/>
        </w:rPr>
        <w:t>，以及</w:t>
      </w:r>
      <w:r w:rsidRPr="004E614C">
        <w:rPr>
          <w:lang w:eastAsia="zh-CN"/>
        </w:rPr>
        <w:t>平均方差萃取量</w:t>
      </w:r>
      <w:r>
        <w:rPr>
          <w:rFonts w:hint="eastAsia"/>
          <w:lang w:eastAsia="zh-CN"/>
        </w:rPr>
        <w:t>（</w:t>
      </w:r>
      <w:r w:rsidRPr="004E614C">
        <w:rPr>
          <w:rFonts w:hint="eastAsia"/>
          <w:lang w:eastAsia="zh-CN"/>
        </w:rPr>
        <w:t>A</w:t>
      </w:r>
      <w:r w:rsidRPr="004E614C">
        <w:rPr>
          <w:lang w:eastAsia="zh-CN"/>
        </w:rPr>
        <w:t>VE</w:t>
      </w:r>
      <w:r>
        <w:rPr>
          <w:rFonts w:hint="eastAsia"/>
          <w:lang w:eastAsia="zh-CN"/>
        </w:rPr>
        <w:t>）是否</w:t>
      </w:r>
      <w:r w:rsidRPr="004E614C">
        <w:rPr>
          <w:lang w:eastAsia="zh-CN"/>
        </w:rPr>
        <w:t>大于</w:t>
      </w:r>
      <w:r w:rsidRPr="004E614C">
        <w:rPr>
          <w:rFonts w:hint="eastAsia"/>
          <w:lang w:eastAsia="zh-CN"/>
        </w:rPr>
        <w:t>0</w:t>
      </w:r>
      <w:r w:rsidRPr="004E614C">
        <w:rPr>
          <w:lang w:eastAsia="zh-CN"/>
        </w:rPr>
        <w:t>.5</w:t>
      </w:r>
      <w:r>
        <w:rPr>
          <w:rFonts w:hint="eastAsia"/>
          <w:lang w:eastAsia="zh-CN"/>
        </w:rPr>
        <w:t>。最后，本研究基于</w:t>
      </w:r>
      <w:r>
        <w:rPr>
          <w:rFonts w:hint="eastAsia"/>
          <w:lang w:eastAsia="zh-CN"/>
        </w:rPr>
        <w:t xml:space="preserve"> </w:t>
      </w:r>
      <w:r>
        <w:rPr>
          <w:lang w:eastAsia="zh-CN"/>
        </w:rPr>
        <w:fldChar w:fldCharType="begin"/>
      </w:r>
      <w:r>
        <w:rPr>
          <w:rFonts w:hint="eastAsia"/>
          <w:lang w:eastAsia="zh-CN"/>
        </w:rPr>
        <w:instrText xml:space="preserve"> ADDIN EN.CITE &lt;EndNote&gt;&lt;Cite AuthorYear="1"&gt;&lt;Author&gt;Fornell&lt;/Author&gt;&lt;Year&gt;1981&lt;/Year&gt;&lt;RecNum&gt;125&lt;/RecNum&gt;&lt;DisplayText&gt;Fornell </w:instrText>
      </w:r>
      <w:r>
        <w:rPr>
          <w:rFonts w:hint="eastAsia"/>
          <w:lang w:eastAsia="zh-CN"/>
        </w:rPr>
        <w:instrText>和</w:instrText>
      </w:r>
      <w:r>
        <w:rPr>
          <w:rFonts w:hint="eastAsia"/>
          <w:lang w:eastAsia="zh-CN"/>
        </w:rPr>
        <w:instrText xml:space="preserve"> Larcker (1981)&lt;/DisplayText&gt;&lt;record&gt;&lt;rec-number&gt;125&lt;/rec-number&gt;&lt;foreign-keys&gt;&lt;key app="EN" db-id="25zwtzd2ipsxxpedr5u5fe2as9w</w:instrText>
      </w:r>
      <w:r>
        <w:rPr>
          <w:lang w:eastAsia="zh-CN"/>
        </w:rPr>
        <w:instrText>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Pr>
          <w:lang w:eastAsia="zh-CN"/>
        </w:rPr>
        <w:fldChar w:fldCharType="separate"/>
      </w:r>
      <w:r>
        <w:rPr>
          <w:rFonts w:hint="eastAsia"/>
          <w:noProof/>
          <w:lang w:eastAsia="zh-CN"/>
        </w:rPr>
        <w:t xml:space="preserve">Fornell </w:t>
      </w:r>
      <w:r>
        <w:rPr>
          <w:rFonts w:hint="eastAsia"/>
          <w:noProof/>
          <w:lang w:eastAsia="zh-CN"/>
        </w:rPr>
        <w:t>和</w:t>
      </w:r>
      <w:r>
        <w:rPr>
          <w:rFonts w:hint="eastAsia"/>
          <w:noProof/>
          <w:lang w:eastAsia="zh-CN"/>
        </w:rPr>
        <w:t xml:space="preserve"> Larcker (1981)</w:t>
      </w:r>
      <w:r>
        <w:rPr>
          <w:lang w:eastAsia="zh-CN"/>
        </w:rPr>
        <w:fldChar w:fldCharType="end"/>
      </w:r>
      <w:r>
        <w:rPr>
          <w:rFonts w:hint="eastAsia"/>
          <w:lang w:eastAsia="zh-CN"/>
        </w:rPr>
        <w:t xml:space="preserve"> </w:t>
      </w:r>
      <w:r>
        <w:rPr>
          <w:rFonts w:hint="eastAsia"/>
          <w:lang w:eastAsia="zh-CN"/>
        </w:rPr>
        <w:t>对区别效度的定义，计算了每个潜变量平均方差萃取量的平方根，将其与该潜变量与其他潜变量的相关系数做比较，以检测该平方根是否大于该潜变量与其他潜变量之间的相关系数。</w:t>
      </w:r>
    </w:p>
    <w:p w14:paraId="32804117" w14:textId="77777777" w:rsidR="00E82DAE" w:rsidRPr="00F40E37" w:rsidRDefault="00E82DAE" w:rsidP="00E82DAE">
      <w:pPr>
        <w:rPr>
          <w:lang w:eastAsia="zh-CN"/>
        </w:rPr>
      </w:pPr>
      <w:r>
        <w:rPr>
          <w:lang w:eastAsia="zh-CN"/>
        </w:rPr>
        <w:tab/>
      </w:r>
      <w:r w:rsidRPr="008232D5">
        <w:rPr>
          <w:rFonts w:hint="eastAsia"/>
          <w:lang w:eastAsia="zh-CN"/>
        </w:rPr>
        <w:t>一个量表只有通过了以上的检验，才能够被认为具有良好的信效度</w:t>
      </w:r>
      <w:r>
        <w:rPr>
          <w:rFonts w:hint="eastAsia"/>
          <w:lang w:eastAsia="zh-CN"/>
        </w:rPr>
        <w:t>。</w:t>
      </w:r>
    </w:p>
    <w:p w14:paraId="7D4DCF0B" w14:textId="2572EB13" w:rsidR="00E82DAE" w:rsidRPr="00634FC0" w:rsidRDefault="00E82DAE" w:rsidP="00E82DAE">
      <w:pPr>
        <w:pStyle w:val="2"/>
        <w:spacing w:before="180" w:after="180"/>
        <w:rPr>
          <w:lang w:eastAsia="zh-CN"/>
        </w:rPr>
      </w:pPr>
      <w:bookmarkStart w:id="41" w:name="_Toc162021915"/>
      <w:r>
        <w:rPr>
          <w:lang w:eastAsia="zh-CN"/>
        </w:rPr>
        <w:t>3</w:t>
      </w:r>
      <w:r w:rsidRPr="00634FC0">
        <w:rPr>
          <w:lang w:eastAsia="zh-CN"/>
        </w:rPr>
        <w:t>.</w:t>
      </w:r>
      <w:r w:rsidR="00CF7E2A">
        <w:rPr>
          <w:rFonts w:hint="eastAsia"/>
          <w:lang w:eastAsia="zh-CN"/>
        </w:rPr>
        <w:t>3</w:t>
      </w:r>
      <w:r w:rsidRPr="00634FC0">
        <w:rPr>
          <w:lang w:eastAsia="zh-CN"/>
        </w:rPr>
        <w:t xml:space="preserve"> 结果</w:t>
      </w:r>
      <w:bookmarkEnd w:id="41"/>
    </w:p>
    <w:p w14:paraId="229D90FD" w14:textId="54E91B63" w:rsidR="00E82DAE" w:rsidRDefault="00E82DAE" w:rsidP="00E82DAE">
      <w:pPr>
        <w:pStyle w:val="3"/>
        <w:spacing w:before="180" w:after="180"/>
        <w:rPr>
          <w:lang w:eastAsia="zh-CN"/>
        </w:rPr>
      </w:pPr>
      <w:bookmarkStart w:id="42" w:name="_Toc162021916"/>
      <w:r>
        <w:rPr>
          <w:lang w:eastAsia="zh-CN"/>
        </w:rPr>
        <w:t>3.</w:t>
      </w:r>
      <w:r w:rsidR="00CF7E2A">
        <w:rPr>
          <w:rFonts w:hint="eastAsia"/>
          <w:lang w:eastAsia="zh-CN"/>
        </w:rPr>
        <w:t>3</w:t>
      </w:r>
      <w:r>
        <w:rPr>
          <w:lang w:eastAsia="zh-CN"/>
        </w:rPr>
        <w:t>.</w:t>
      </w:r>
      <w:r w:rsidR="008916CA">
        <w:rPr>
          <w:rFonts w:hint="eastAsia"/>
          <w:lang w:eastAsia="zh-CN"/>
        </w:rPr>
        <w:t>1</w:t>
      </w:r>
      <w:r>
        <w:rPr>
          <w:lang w:eastAsia="zh-CN"/>
        </w:rPr>
        <w:t xml:space="preserve"> </w:t>
      </w:r>
      <w:r w:rsidR="00714275">
        <w:rPr>
          <w:rFonts w:hint="eastAsia"/>
          <w:lang w:eastAsia="zh-CN"/>
        </w:rPr>
        <w:t>问卷信效度（初测）</w:t>
      </w:r>
      <w:bookmarkEnd w:id="42"/>
    </w:p>
    <w:p w14:paraId="620F4365" w14:textId="77777777" w:rsidR="00E82DAE" w:rsidRPr="004E614C" w:rsidRDefault="00E82DAE" w:rsidP="008A5E92">
      <w:pPr>
        <w:pStyle w:val="4"/>
        <w:spacing w:before="180" w:after="180"/>
        <w:rPr>
          <w:lang w:eastAsia="zh-CN"/>
        </w:rPr>
      </w:pPr>
      <w:commentRangeStart w:id="43"/>
      <w:r>
        <w:rPr>
          <w:rFonts w:hint="eastAsia"/>
          <w:lang w:eastAsia="zh-CN"/>
        </w:rPr>
        <w:t>信度</w:t>
      </w:r>
      <w:commentRangeEnd w:id="43"/>
      <w:r w:rsidR="00537A50">
        <w:rPr>
          <w:rStyle w:val="af9"/>
          <w:rFonts w:ascii="Times New Roman" w:eastAsia="宋体" w:hAnsi="Times New Roman" w:cstheme="minorBidi"/>
          <w:b w:val="0"/>
          <w:bCs w:val="0"/>
        </w:rPr>
        <w:commentReference w:id="43"/>
      </w:r>
    </w:p>
    <w:p w14:paraId="7E9951A7" w14:textId="2F62D7E1" w:rsidR="00E82DAE" w:rsidRDefault="00E82DAE" w:rsidP="00E82DAE">
      <w:pPr>
        <w:ind w:firstLine="480"/>
        <w:rPr>
          <w:lang w:eastAsia="zh-CN"/>
        </w:rPr>
      </w:pPr>
      <w:r>
        <w:rPr>
          <w:lang w:eastAsia="zh-CN"/>
        </w:rPr>
        <w:fldChar w:fldCharType="begin"/>
      </w:r>
      <w:r>
        <w:rPr>
          <w:rFonts w:hint="eastAsia"/>
          <w:lang w:eastAsia="zh-CN"/>
        </w:rPr>
        <w:instrText xml:space="preserve"> ADDIN EN.CITE &lt;EndNote&gt;&lt;Cite AuthorYear="1"&gt;&lt;Author&gt;Tavakol&lt;/Author&gt;&lt;Year&gt;2011&lt;/Year&gt;&lt;RecNum&gt;170&lt;/RecNum&gt;&lt;DisplayText&gt;Tavakol </w:instrText>
      </w:r>
      <w:r>
        <w:rPr>
          <w:rFonts w:hint="eastAsia"/>
          <w:lang w:eastAsia="zh-CN"/>
        </w:rPr>
        <w:instrText>和</w:instrText>
      </w:r>
      <w:r>
        <w:rPr>
          <w:rFonts w:hint="eastAsia"/>
          <w:lang w:eastAsia="zh-CN"/>
        </w:rPr>
        <w:instrText xml:space="preserve"> Dennick (2011)&lt;/DisplayText&gt;&lt;record&gt;&lt;rec-number&gt;170&lt;/rec-number&gt;&lt;foreign-keys&gt;&lt;key app="EN" db-id="25zwtzd2ipsxxpedr5u5fe2as9w</w:instrText>
      </w:r>
      <w:r>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education&lt;/full-title&gt;&lt;/periodical&gt;&lt;pages&gt;53&lt;/pages&gt;&lt;volume&gt;2&lt;/volume&gt;&lt;dates&gt;&lt;year&gt;2011&lt;/year&gt;&lt;/dates&gt;&lt;urls&gt;&lt;/urls&gt;&lt;/record&gt;&lt;/Cite&gt;&lt;/EndNote&gt;</w:instrText>
      </w:r>
      <w:r>
        <w:rPr>
          <w:lang w:eastAsia="zh-CN"/>
        </w:rPr>
        <w:fldChar w:fldCharType="separate"/>
      </w:r>
      <w:r>
        <w:rPr>
          <w:rFonts w:hint="eastAsia"/>
          <w:noProof/>
          <w:lang w:eastAsia="zh-CN"/>
        </w:rPr>
        <w:t xml:space="preserve">Tavakol </w:t>
      </w:r>
      <w:r>
        <w:rPr>
          <w:rFonts w:hint="eastAsia"/>
          <w:noProof/>
          <w:lang w:eastAsia="zh-CN"/>
        </w:rPr>
        <w:t>和</w:t>
      </w:r>
      <w:r>
        <w:rPr>
          <w:rFonts w:hint="eastAsia"/>
          <w:noProof/>
          <w:lang w:eastAsia="zh-CN"/>
        </w:rPr>
        <w:t xml:space="preserve"> Dennick (2011)</w:t>
      </w:r>
      <w:r>
        <w:rPr>
          <w:lang w:eastAsia="zh-CN"/>
        </w:rPr>
        <w:fldChar w:fldCharType="end"/>
      </w:r>
      <w:r>
        <w:rPr>
          <w:rFonts w:hint="eastAsia"/>
          <w:lang w:eastAsia="zh-CN"/>
        </w:rPr>
        <w:t xml:space="preserve"> </w:t>
      </w:r>
      <w:r>
        <w:rPr>
          <w:rFonts w:hint="eastAsia"/>
          <w:lang w:eastAsia="zh-CN"/>
        </w:rPr>
        <w:t>总结了关于量表信度</w:t>
      </w:r>
      <w:r>
        <w:rPr>
          <w:rFonts w:hint="eastAsia"/>
          <w:lang w:eastAsia="zh-CN"/>
        </w:rPr>
        <w:t>alpha</w:t>
      </w:r>
      <w:r>
        <w:rPr>
          <w:rFonts w:hint="eastAsia"/>
          <w:lang w:eastAsia="zh-CN"/>
        </w:rPr>
        <w:t>的判定标准。</w:t>
      </w:r>
      <w:r>
        <w:rPr>
          <w:lang w:eastAsia="zh-CN"/>
        </w:rPr>
        <w:fldChar w:fldCharType="begin"/>
      </w:r>
      <w:r>
        <w:rPr>
          <w:rFonts w:hint="eastAsia"/>
          <w:lang w:eastAsia="zh-CN"/>
        </w:rPr>
        <w:instrText xml:space="preserve"> ADDIN EN.CITE &lt;EndNote&gt;&lt;Cite AuthorYear="1"&gt;&lt;Author&gt;Tavakol&lt;/Author&gt;&lt;Year&gt;2011&lt;/Year&gt;&lt;RecNum&gt;170&lt;/RecNum&gt;&lt;DisplayText&gt;Tavakol </w:instrText>
      </w:r>
      <w:r>
        <w:rPr>
          <w:rFonts w:hint="eastAsia"/>
          <w:lang w:eastAsia="zh-CN"/>
        </w:rPr>
        <w:instrText>和</w:instrText>
      </w:r>
      <w:r>
        <w:rPr>
          <w:rFonts w:hint="eastAsia"/>
          <w:lang w:eastAsia="zh-CN"/>
        </w:rPr>
        <w:instrText xml:space="preserve"> Dennick (2011)&lt;/DisplayText&gt;&lt;record&gt;&lt;rec-number&gt;170&lt;/rec-number&gt;&lt;foreign-keys&gt;&lt;key app="EN" db-id="25zwtzd2ipsxxpedr5u5fe2as9w</w:instrText>
      </w:r>
      <w:r>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education&lt;/full-title&gt;&lt;/periodical&gt;&lt;pages&gt;53&lt;/pages&gt;&lt;volume&gt;2&lt;/volume&gt;&lt;dates&gt;&lt;year&gt;2011&lt;/year&gt;&lt;/dates&gt;&lt;urls&gt;&lt;/urls&gt;&lt;/record&gt;&lt;/Cite&gt;&lt;/EndNote&gt;</w:instrText>
      </w:r>
      <w:r>
        <w:rPr>
          <w:lang w:eastAsia="zh-CN"/>
        </w:rPr>
        <w:fldChar w:fldCharType="separate"/>
      </w:r>
      <w:r>
        <w:rPr>
          <w:rFonts w:hint="eastAsia"/>
          <w:noProof/>
          <w:lang w:eastAsia="zh-CN"/>
        </w:rPr>
        <w:t xml:space="preserve">Tavakol </w:t>
      </w:r>
      <w:r>
        <w:rPr>
          <w:rFonts w:hint="eastAsia"/>
          <w:noProof/>
          <w:lang w:eastAsia="zh-CN"/>
        </w:rPr>
        <w:t>和</w:t>
      </w:r>
      <w:r>
        <w:rPr>
          <w:rFonts w:hint="eastAsia"/>
          <w:noProof/>
          <w:lang w:eastAsia="zh-CN"/>
        </w:rPr>
        <w:t xml:space="preserve"> Dennick (2011)</w:t>
      </w:r>
      <w:r>
        <w:rPr>
          <w:lang w:eastAsia="zh-CN"/>
        </w:rPr>
        <w:fldChar w:fldCharType="end"/>
      </w:r>
      <w:r>
        <w:rPr>
          <w:rFonts w:hint="eastAsia"/>
          <w:lang w:eastAsia="zh-CN"/>
        </w:rPr>
        <w:t xml:space="preserve"> </w:t>
      </w:r>
      <w:r>
        <w:rPr>
          <w:rFonts w:hint="eastAsia"/>
          <w:lang w:eastAsia="zh-CN"/>
        </w:rPr>
        <w:t>发现关于可接受的</w:t>
      </w:r>
      <w:r>
        <w:rPr>
          <w:rFonts w:hint="eastAsia"/>
          <w:lang w:eastAsia="zh-CN"/>
        </w:rPr>
        <w:t>alpha</w:t>
      </w:r>
      <w:r>
        <w:rPr>
          <w:rFonts w:hint="eastAsia"/>
          <w:lang w:eastAsia="zh-CN"/>
        </w:rPr>
        <w:t>值有着不同的标准，从</w:t>
      </w:r>
      <w:r>
        <w:rPr>
          <w:rFonts w:hint="eastAsia"/>
          <w:lang w:eastAsia="zh-CN"/>
        </w:rPr>
        <w:t>.70</w:t>
      </w:r>
      <w:r>
        <w:rPr>
          <w:rFonts w:hint="eastAsia"/>
          <w:lang w:eastAsia="zh-CN"/>
        </w:rPr>
        <w:t>到</w:t>
      </w:r>
      <w:r>
        <w:rPr>
          <w:rFonts w:hint="eastAsia"/>
          <w:lang w:eastAsia="zh-CN"/>
        </w:rPr>
        <w:t>.95</w:t>
      </w:r>
      <w:r>
        <w:rPr>
          <w:rFonts w:hint="eastAsia"/>
          <w:lang w:eastAsia="zh-CN"/>
        </w:rPr>
        <w:t>不等</w:t>
      </w:r>
      <w:r>
        <w:rPr>
          <w:rFonts w:hint="eastAsia"/>
          <w:lang w:eastAsia="zh-CN"/>
        </w:rPr>
        <w:t xml:space="preserve"> </w:t>
      </w:r>
      <w:r>
        <w:rPr>
          <w:lang w:eastAsia="zh-CN"/>
        </w:rPr>
        <w:fldChar w:fldCharType="begin"/>
      </w:r>
      <w:r>
        <w:rPr>
          <w:lang w:eastAsia="zh-CN"/>
        </w:rPr>
        <w:instrText xml:space="preserve"> ADDIN EN.CITE &lt;EndNote&gt;&lt;Cite&gt;&lt;Author&gt;Bland&lt;/Author&gt;&lt;Year&gt;1997&lt;/Year&gt;&lt;RecNum&gt;172&lt;/RecNum&gt;&lt;Prefix&gt;e.g.`, &lt;/Prefix&gt;&lt;DisplayText&gt;(e.g., Bland &amp;amp; Altman, 1997; DeVellis &amp;amp; Thorpe, 2021; Nunnally &amp;amp; Bernstein, 1994)&lt;/DisplayText&gt;&lt;record&gt;&lt;rec-number&gt;172&lt;/rec-number&gt;&lt;foreign-keys&gt;&lt;key app="EN" db-id="25zwtzd2ipsxxpedr5u5fe2as9wdf5twxw0s" timestamp="1709799489"&gt;172&lt;/key&gt;&lt;/foreign-keys&gt;&lt;ref-type name="Journal Article"&gt;17&lt;/ref-type&gt;&lt;contributors&gt;&lt;authors&gt;&lt;author&gt;Bland, J Martin&lt;/author&gt;&lt;author&gt;Altman, Douglas G&lt;/author&gt;&lt;/authors&gt;&lt;/contributors&gt;&lt;titles&gt;&lt;title&gt;Statistics notes: Cronbach&amp;apos;s alpha&lt;/title&gt;&lt;secondary-title&gt;Bmj&lt;/secondary-title&gt;&lt;/titles&gt;&lt;periodical&gt;&lt;full-title&gt;Bmj&lt;/full-title&gt;&lt;/periodical&gt;&lt;pages&gt;572&lt;/pages&gt;&lt;volume&gt;314&lt;/volume&gt;&lt;number&gt;7080&lt;/number&gt;&lt;dates&gt;&lt;year&gt;1997&lt;/year&gt;&lt;/dates&gt;&lt;isbn&gt;0959-8138&lt;/isbn&gt;&lt;urls&gt;&lt;/urls&gt;&lt;/record&gt;&lt;/Cite&gt;&lt;Cite&gt;&lt;Author&gt;DeVellis&lt;/Author&gt;&lt;Year&gt;2021&lt;/Year&gt;&lt;RecNum&gt;173&lt;/RecNum&gt;&lt;record&gt;&lt;rec-number&gt;173&lt;/rec-number&gt;&lt;foreign-keys&gt;&lt;key app="EN" db-id="25zwtzd2ipsxxpedr5u5fe2as9wdf5twxw0s" timestamp="1709799518"&gt;173&lt;/key&gt;&lt;/foreign-keys&gt;&lt;ref-type name="Book"&gt;6&lt;/ref-type&gt;&lt;contributors&gt;&lt;authors&gt;&lt;author&gt;DeVellis, Robert F&lt;/author&gt;&lt;author&gt;Thorpe, Carolyn T&lt;/author&gt;&lt;/authors&gt;&lt;/contributors&gt;&lt;titles&gt;&lt;title&gt;Scale development: Theory and applications&lt;/title&gt;&lt;/titles&gt;&lt;dates&gt;&lt;year&gt;2021&lt;/year&gt;&lt;/dates&gt;&lt;publisher&gt;Sage publications&lt;/publisher&gt;&lt;isbn&gt;1544379358&lt;/isbn&gt;&lt;urls&gt;&lt;/urls&gt;&lt;/record&gt;&lt;/Cite&gt;&lt;Cite&gt;&lt;Author&gt;Nunnally&lt;/Author&gt;&lt;Year&gt;1994&lt;/Year&gt;&lt;RecNum&gt;171&lt;/RecNum&gt;&lt;record&gt;&lt;rec-number&gt;171&lt;/rec-number&gt;&lt;foreign-keys&gt;&lt;key app="EN" db-id="25zwtzd2ipsxxpedr5u5fe2as9wdf5twxw0s" timestamp="1709799449"&gt;171&lt;/key&gt;&lt;/foreign-keys&gt;&lt;ref-type name="Journal Article"&gt;17&lt;/ref-type&gt;&lt;contributors&gt;&lt;authors&gt;&lt;author&gt;Nunnally, Jum C&lt;/author&gt;&lt;author&gt;Bernstein, Ira H&lt;/author&gt;&lt;/authors&gt;&lt;/contributors&gt;&lt;titles&gt;&lt;title&gt;Psychometric Theory New York&lt;/title&gt;&lt;secondary-title&gt;NY: McGraw-Hill&lt;/secondary-title&gt;&lt;/titles&gt;&lt;periodical&gt;&lt;full-title&gt;NY: McGraw-Hill&lt;/full-title&gt;&lt;/periodical&gt;&lt;dates&gt;&lt;year&gt;1994&lt;/year&gt;&lt;/dates&gt;&lt;urls&gt;&lt;/urls&gt;&lt;/record&gt;&lt;/Cite&gt;&lt;/EndNote&gt;</w:instrText>
      </w:r>
      <w:r>
        <w:rPr>
          <w:lang w:eastAsia="zh-CN"/>
        </w:rPr>
        <w:fldChar w:fldCharType="separate"/>
      </w:r>
      <w:r>
        <w:rPr>
          <w:noProof/>
          <w:lang w:eastAsia="zh-CN"/>
        </w:rPr>
        <w:t>(e.g., Bland &amp; Altman, 1997; DeVellis &amp; Thorpe, 2021; Nunnally &amp; Bernstein, 1994)</w:t>
      </w:r>
      <w:r>
        <w:rPr>
          <w:lang w:eastAsia="zh-CN"/>
        </w:rPr>
        <w:fldChar w:fldCharType="end"/>
      </w:r>
      <w:r>
        <w:rPr>
          <w:rFonts w:hint="eastAsia"/>
          <w:lang w:eastAsia="zh-CN"/>
        </w:rPr>
        <w:t>，过低的</w:t>
      </w:r>
      <w:r>
        <w:rPr>
          <w:rFonts w:hint="eastAsia"/>
          <w:lang w:eastAsia="zh-CN"/>
        </w:rPr>
        <w:t>alpha</w:t>
      </w:r>
      <w:r>
        <w:rPr>
          <w:rFonts w:hint="eastAsia"/>
          <w:lang w:eastAsia="zh-CN"/>
        </w:rPr>
        <w:t>值意味着量表缺乏信度。但同时也有学者指出，</w:t>
      </w:r>
      <w:r>
        <w:rPr>
          <w:rFonts w:hint="eastAsia"/>
          <w:lang w:eastAsia="zh-CN"/>
        </w:rPr>
        <w:t>alpha</w:t>
      </w:r>
      <w:r>
        <w:rPr>
          <w:rFonts w:hint="eastAsia"/>
          <w:lang w:eastAsia="zh-CN"/>
        </w:rPr>
        <w:t>值不应该超过</w:t>
      </w:r>
      <w:r>
        <w:rPr>
          <w:rFonts w:hint="eastAsia"/>
          <w:lang w:eastAsia="zh-CN"/>
        </w:rPr>
        <w:t xml:space="preserve">.90 </w:t>
      </w:r>
      <w:r>
        <w:rPr>
          <w:lang w:eastAsia="zh-CN"/>
        </w:rPr>
        <w:fldChar w:fldCharType="begin"/>
      </w:r>
      <w:r>
        <w:rPr>
          <w:lang w:eastAsia="zh-CN"/>
        </w:rPr>
        <w:instrText xml:space="preserve"> ADDIN EN.CITE &lt;EndNote&gt;&lt;Cite&gt;&lt;Author&gt;Streiner&lt;/Author&gt;&lt;Year&gt;2003&lt;/Year&gt;&lt;RecNum&gt;174&lt;/RecNum&gt;&lt;DisplayText&gt;(Streiner, 2003)&lt;/DisplayText&gt;&lt;record&gt;&lt;rec-number&gt;174&lt;/rec-number&gt;&lt;foreign-keys&gt;&lt;key app="EN" db-id="25zwtzd2ipsxxpedr5u5fe2as9wdf5twxw0s" timestamp="1709799602"&gt;174&lt;/key&gt;&lt;/foreign-keys&gt;&lt;ref-type name="Journal Article"&gt;17&lt;/ref-type&gt;&lt;contributors&gt;&lt;authors&gt;&lt;author&gt;Streiner, David L&lt;/author&gt;&lt;/authors&gt;&lt;/contributors&gt;&lt;titles&gt;&lt;title&gt;Starting at the beginning: an introduction to coefficient alpha and internal consistency&lt;/title&gt;&lt;secondary-title&gt;Journal of personality assessment&lt;/secondary-title&gt;&lt;/titles&gt;&lt;periodical&gt;&lt;full-title&gt;Journal of personality assessment&lt;/full-title&gt;&lt;/periodical&gt;&lt;pages&gt;99-103&lt;/pages&gt;&lt;volume&gt;80&lt;/volume&gt;&lt;number&gt;1&lt;/number&gt;&lt;dates&gt;&lt;year&gt;2003&lt;/year&gt;&lt;/dates&gt;&lt;isbn&gt;0022-3891&lt;/isbn&gt;&lt;urls&gt;&lt;/urls&gt;&lt;/record&gt;&lt;/Cite&gt;&lt;/EndNote&gt;</w:instrText>
      </w:r>
      <w:r>
        <w:rPr>
          <w:lang w:eastAsia="zh-CN"/>
        </w:rPr>
        <w:fldChar w:fldCharType="separate"/>
      </w:r>
      <w:r>
        <w:rPr>
          <w:noProof/>
          <w:lang w:eastAsia="zh-CN"/>
        </w:rPr>
        <w:t>(Streiner, 2003)</w:t>
      </w:r>
      <w:r>
        <w:rPr>
          <w:lang w:eastAsia="zh-CN"/>
        </w:rPr>
        <w:fldChar w:fldCharType="end"/>
      </w:r>
      <w:r>
        <w:rPr>
          <w:rFonts w:hint="eastAsia"/>
          <w:lang w:eastAsia="zh-CN"/>
        </w:rPr>
        <w:t>，太高的</w:t>
      </w:r>
      <w:r>
        <w:rPr>
          <w:rFonts w:hint="eastAsia"/>
          <w:lang w:eastAsia="zh-CN"/>
        </w:rPr>
        <w:t>alpha</w:t>
      </w:r>
      <w:r>
        <w:rPr>
          <w:rFonts w:hint="eastAsia"/>
          <w:lang w:eastAsia="zh-CN"/>
        </w:rPr>
        <w:t>意味着有些题目是多余的，因为这些题目正以不同的形式检测相同的问题。</w:t>
      </w:r>
      <w:commentRangeStart w:id="44"/>
      <w:r>
        <w:rPr>
          <w:rFonts w:hint="eastAsia"/>
          <w:lang w:eastAsia="zh-CN"/>
        </w:rPr>
        <w:t>在本研究使用的量表</w:t>
      </w:r>
      <w:r w:rsidRPr="00623CC3">
        <w:rPr>
          <w:rFonts w:hint="eastAsia"/>
          <w:lang w:eastAsia="zh-CN"/>
        </w:rPr>
        <w:t>中，社会比较倾向量表中的</w:t>
      </w:r>
      <w:r w:rsidR="00015BE3">
        <w:rPr>
          <w:rFonts w:hint="eastAsia"/>
          <w:lang w:eastAsia="zh-CN"/>
        </w:rPr>
        <w:t>“</w:t>
      </w:r>
      <w:r w:rsidRPr="00623CC3">
        <w:rPr>
          <w:rFonts w:cs="Times New Roman"/>
          <w:lang w:eastAsia="zh-CN"/>
        </w:rPr>
        <w:t>基于观点的社会比较倾向</w:t>
      </w:r>
      <w:r w:rsidR="00015BE3">
        <w:rPr>
          <w:rFonts w:cs="Times New Roman" w:hint="eastAsia"/>
          <w:lang w:eastAsia="zh-CN"/>
        </w:rPr>
        <w:t>维度”</w:t>
      </w:r>
      <w:r w:rsidRPr="00623CC3">
        <w:rPr>
          <w:rFonts w:cs="Times New Roman" w:hint="eastAsia"/>
          <w:lang w:eastAsia="zh-CN"/>
        </w:rPr>
        <w:t>和</w:t>
      </w:r>
      <w:r w:rsidR="00015BE3">
        <w:rPr>
          <w:rFonts w:cs="Times New Roman" w:hint="eastAsia"/>
          <w:lang w:eastAsia="zh-CN"/>
        </w:rPr>
        <w:t>“</w:t>
      </w:r>
      <w:r w:rsidRPr="00623CC3">
        <w:rPr>
          <w:rFonts w:cs="Times New Roman" w:hint="eastAsia"/>
          <w:lang w:eastAsia="zh-CN"/>
        </w:rPr>
        <w:t>相对剥夺感量表</w:t>
      </w:r>
      <w:r w:rsidR="00015BE3">
        <w:rPr>
          <w:rFonts w:cs="Times New Roman" w:hint="eastAsia"/>
          <w:lang w:eastAsia="zh-CN"/>
        </w:rPr>
        <w:t>”</w:t>
      </w:r>
      <w:r>
        <w:rPr>
          <w:rFonts w:cs="Times New Roman" w:hint="eastAsia"/>
          <w:lang w:eastAsia="zh-CN"/>
        </w:rPr>
        <w:t>存在着信度不足的问题。</w:t>
      </w:r>
      <w:commentRangeEnd w:id="44"/>
      <w:r w:rsidR="001B7EF6">
        <w:rPr>
          <w:rStyle w:val="af9"/>
        </w:rPr>
        <w:commentReference w:id="44"/>
      </w:r>
    </w:p>
    <w:p w14:paraId="5ADE7D4F" w14:textId="77777777" w:rsidR="00E82DAE" w:rsidRDefault="00E82DAE" w:rsidP="008A5E92">
      <w:pPr>
        <w:pStyle w:val="4"/>
        <w:spacing w:before="180" w:after="180"/>
        <w:rPr>
          <w:lang w:eastAsia="zh-CN"/>
        </w:rPr>
      </w:pPr>
      <w:r w:rsidRPr="005C1037">
        <w:rPr>
          <w:lang w:eastAsia="zh-CN"/>
        </w:rPr>
        <w:t>收敛效度</w:t>
      </w:r>
    </w:p>
    <w:p w14:paraId="247A3377" w14:textId="3ED431A2" w:rsidR="00E82DAE" w:rsidRDefault="00E82DAE" w:rsidP="00E82DAE">
      <w:pPr>
        <w:ind w:firstLine="480"/>
        <w:rPr>
          <w:lang w:eastAsia="zh-CN"/>
        </w:rPr>
      </w:pPr>
      <w:r w:rsidRPr="004E614C">
        <w:rPr>
          <w:lang w:eastAsia="zh-CN"/>
        </w:rPr>
        <w:fldChar w:fldCharType="begin"/>
      </w:r>
      <w:r>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Pr>
          <w:noProof/>
          <w:lang w:eastAsia="zh-CN"/>
        </w:rPr>
        <w:t>Hair (2009)</w:t>
      </w:r>
      <w:r w:rsidRPr="004E614C">
        <w:rPr>
          <w:lang w:eastAsia="zh-CN"/>
        </w:rPr>
        <w:fldChar w:fldCharType="end"/>
      </w:r>
      <w:r>
        <w:rPr>
          <w:lang w:eastAsia="zh-CN"/>
        </w:rPr>
        <w:t xml:space="preserve"> </w:t>
      </w:r>
      <w:r>
        <w:rPr>
          <w:rFonts w:hint="eastAsia"/>
          <w:lang w:eastAsia="zh-CN"/>
        </w:rPr>
        <w:t>对于量表的收敛效度提出了三个标准。第一，</w:t>
      </w:r>
      <w:r w:rsidRPr="004E614C">
        <w:rPr>
          <w:lang w:eastAsia="zh-CN"/>
        </w:rPr>
        <w:t>每个题目</w:t>
      </w:r>
      <w:r>
        <w:rPr>
          <w:rFonts w:hint="eastAsia"/>
          <w:lang w:eastAsia="zh-CN"/>
        </w:rPr>
        <w:t>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w:t>
      </w:r>
      <w:r w:rsidRPr="004E614C">
        <w:rPr>
          <w:lang w:eastAsia="zh-CN"/>
        </w:rPr>
        <w:t>应该</w:t>
      </w:r>
      <w:r w:rsidR="009F63DD">
        <w:rPr>
          <w:rFonts w:hint="eastAsia"/>
          <w:lang w:eastAsia="zh-CN"/>
        </w:rPr>
        <w:t>高于</w:t>
      </w:r>
      <w:r w:rsidRPr="004E614C">
        <w:rPr>
          <w:lang w:eastAsia="zh-CN"/>
        </w:rPr>
        <w:t>0.7</w:t>
      </w:r>
      <w:r w:rsidR="009F63DD">
        <w:rPr>
          <w:rFonts w:hint="eastAsia"/>
          <w:lang w:eastAsia="zh-CN"/>
        </w:rPr>
        <w:t>0</w:t>
      </w:r>
      <w:r w:rsidRPr="004E614C">
        <w:rPr>
          <w:rFonts w:hint="eastAsia"/>
          <w:lang w:eastAsia="zh-CN"/>
        </w:rPr>
        <w:t>，</w:t>
      </w:r>
      <w:r w:rsidR="009F63DD">
        <w:rPr>
          <w:rFonts w:hint="eastAsia"/>
          <w:lang w:eastAsia="zh-CN"/>
        </w:rPr>
        <w:t>或</w:t>
      </w:r>
      <w:r w:rsidRPr="004E614C">
        <w:rPr>
          <w:rFonts w:hint="eastAsia"/>
          <w:lang w:eastAsia="zh-CN"/>
        </w:rPr>
        <w:t>至少高于</w:t>
      </w:r>
      <w:r w:rsidRPr="004E614C">
        <w:rPr>
          <w:rFonts w:hint="eastAsia"/>
          <w:lang w:eastAsia="zh-CN"/>
        </w:rPr>
        <w:t>0</w:t>
      </w:r>
      <w:r w:rsidRPr="004E614C">
        <w:rPr>
          <w:lang w:eastAsia="zh-CN"/>
        </w:rPr>
        <w:t>.5</w:t>
      </w:r>
      <w:r w:rsidR="009F63DD">
        <w:rPr>
          <w:rFonts w:hint="eastAsia"/>
          <w:lang w:eastAsia="zh-CN"/>
        </w:rPr>
        <w:t>0</w:t>
      </w:r>
      <w:r>
        <w:rPr>
          <w:rFonts w:hint="eastAsia"/>
          <w:lang w:eastAsia="zh-CN"/>
        </w:rPr>
        <w:t>。第二，</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w:t>
      </w:r>
      <w:r w:rsidRPr="004E614C">
        <w:rPr>
          <w:lang w:eastAsia="zh-CN"/>
        </w:rPr>
        <w:t>应该</w:t>
      </w:r>
      <w:r w:rsidR="009F63DD">
        <w:rPr>
          <w:rFonts w:hint="eastAsia"/>
          <w:lang w:eastAsia="zh-CN"/>
        </w:rPr>
        <w:t>高于</w:t>
      </w:r>
      <w:r w:rsidRPr="004E614C">
        <w:rPr>
          <w:rFonts w:hint="eastAsia"/>
          <w:lang w:eastAsia="zh-CN"/>
        </w:rPr>
        <w:t>0</w:t>
      </w:r>
      <w:r w:rsidRPr="004E614C">
        <w:rPr>
          <w:lang w:eastAsia="zh-CN"/>
        </w:rPr>
        <w:t>.6</w:t>
      </w:r>
      <w:r w:rsidR="009F63DD">
        <w:rPr>
          <w:rFonts w:hint="eastAsia"/>
          <w:lang w:eastAsia="zh-CN"/>
        </w:rPr>
        <w:t>0</w:t>
      </w:r>
      <w:r>
        <w:rPr>
          <w:rFonts w:hint="eastAsia"/>
          <w:lang w:eastAsia="zh-CN"/>
        </w:rPr>
        <w:t>。第三，</w:t>
      </w:r>
      <w:r w:rsidRPr="004E614C">
        <w:rPr>
          <w:lang w:eastAsia="zh-CN"/>
        </w:rPr>
        <w:t>平均方差萃取量</w:t>
      </w:r>
      <w:r>
        <w:rPr>
          <w:rFonts w:hint="eastAsia"/>
          <w:lang w:eastAsia="zh-CN"/>
        </w:rPr>
        <w:t>（</w:t>
      </w:r>
      <w:r w:rsidRPr="004E614C">
        <w:rPr>
          <w:rFonts w:hint="eastAsia"/>
          <w:lang w:eastAsia="zh-CN"/>
        </w:rPr>
        <w:t>A</w:t>
      </w:r>
      <w:r w:rsidRPr="004E614C">
        <w:rPr>
          <w:lang w:eastAsia="zh-CN"/>
        </w:rPr>
        <w:t>VE</w:t>
      </w:r>
      <w:r>
        <w:rPr>
          <w:rFonts w:hint="eastAsia"/>
          <w:lang w:eastAsia="zh-CN"/>
        </w:rPr>
        <w:t>）</w:t>
      </w:r>
      <w:r w:rsidRPr="004E614C">
        <w:rPr>
          <w:lang w:eastAsia="zh-CN"/>
        </w:rPr>
        <w:t>应该</w:t>
      </w:r>
      <w:r w:rsidR="009F63DD">
        <w:rPr>
          <w:rFonts w:hint="eastAsia"/>
          <w:lang w:eastAsia="zh-CN"/>
        </w:rPr>
        <w:t>高于</w:t>
      </w:r>
      <w:r w:rsidRPr="004E614C">
        <w:rPr>
          <w:rFonts w:hint="eastAsia"/>
          <w:lang w:eastAsia="zh-CN"/>
        </w:rPr>
        <w:t>0</w:t>
      </w:r>
      <w:r w:rsidRPr="004E614C">
        <w:rPr>
          <w:lang w:eastAsia="zh-CN"/>
        </w:rPr>
        <w:t>.5</w:t>
      </w:r>
      <w:r w:rsidR="009F63DD">
        <w:rPr>
          <w:rFonts w:hint="eastAsia"/>
          <w:lang w:eastAsia="zh-CN"/>
        </w:rPr>
        <w:t>0</w:t>
      </w:r>
      <w:r>
        <w:rPr>
          <w:rFonts w:hint="eastAsia"/>
          <w:lang w:eastAsia="zh-CN"/>
        </w:rPr>
        <w:t>。</w:t>
      </w:r>
      <w:r w:rsidRPr="004E614C">
        <w:rPr>
          <w:rFonts w:hint="eastAsia"/>
          <w:lang w:eastAsia="zh-CN"/>
        </w:rPr>
        <w:t>在</w:t>
      </w:r>
      <w:r>
        <w:rPr>
          <w:rFonts w:hint="eastAsia"/>
          <w:lang w:eastAsia="zh-CN"/>
        </w:rPr>
        <w:t>本研究</w:t>
      </w:r>
      <w:r w:rsidRPr="004E614C">
        <w:rPr>
          <w:rFonts w:hint="eastAsia"/>
          <w:lang w:eastAsia="zh-CN"/>
        </w:rPr>
        <w:t>的问卷中，</w:t>
      </w:r>
      <w:r w:rsidRPr="004E614C">
        <w:rPr>
          <w:rFonts w:hint="eastAsia"/>
          <w:lang w:eastAsia="zh-CN"/>
        </w:rPr>
        <w:t>4</w:t>
      </w:r>
      <w:r w:rsidRPr="004E614C">
        <w:rPr>
          <w:rFonts w:hint="eastAsia"/>
          <w:lang w:eastAsia="zh-CN"/>
        </w:rPr>
        <w:t>道反向计分（</w:t>
      </w:r>
      <w:r w:rsidRPr="004E614C">
        <w:rPr>
          <w:rFonts w:hint="eastAsia"/>
          <w:lang w:eastAsia="zh-CN"/>
        </w:rPr>
        <w:t>A</w:t>
      </w:r>
      <w:r w:rsidRPr="004E614C">
        <w:rPr>
          <w:lang w:eastAsia="zh-CN"/>
        </w:rPr>
        <w:t>SC5, OSC6, RD2, RD4</w:t>
      </w:r>
      <w:r w:rsidRPr="004E614C">
        <w:rPr>
          <w:rFonts w:hint="eastAsia"/>
          <w:lang w:eastAsia="zh-CN"/>
        </w:rPr>
        <w:t>）的题目的</w:t>
      </w:r>
      <w:r>
        <w:rPr>
          <w:rFonts w:hint="eastAsia"/>
          <w:lang w:eastAsia="zh-CN"/>
        </w:rPr>
        <w:t>标准化</w:t>
      </w:r>
      <w:r w:rsidRPr="004E614C">
        <w:rPr>
          <w:rFonts w:hint="eastAsia"/>
          <w:lang w:eastAsia="zh-CN"/>
        </w:rPr>
        <w:t>因子载荷过低</w:t>
      </w:r>
      <w:r>
        <w:rPr>
          <w:rFonts w:hint="eastAsia"/>
          <w:lang w:eastAsia="zh-CN"/>
        </w:rPr>
        <w:t>，需要将其叙述改为正向计分</w:t>
      </w:r>
      <w:r w:rsidRPr="004E614C">
        <w:rPr>
          <w:rFonts w:hint="eastAsia"/>
          <w:lang w:eastAsia="zh-CN"/>
        </w:rPr>
        <w:t>。此外，</w:t>
      </w:r>
      <w:r w:rsidRPr="004E614C">
        <w:rPr>
          <w:lang w:eastAsia="zh-CN"/>
        </w:rPr>
        <w:t>OSC2</w:t>
      </w:r>
      <w:r>
        <w:rPr>
          <w:rFonts w:hint="eastAsia"/>
          <w:lang w:eastAsia="zh-CN"/>
        </w:rPr>
        <w:t>，</w:t>
      </w:r>
      <w:r w:rsidRPr="004E614C">
        <w:rPr>
          <w:lang w:eastAsia="zh-CN"/>
        </w:rPr>
        <w:t>OSC</w:t>
      </w:r>
      <w:r>
        <w:rPr>
          <w:lang w:eastAsia="zh-CN"/>
        </w:rPr>
        <w:t>5</w:t>
      </w:r>
      <w:r>
        <w:rPr>
          <w:rFonts w:hint="eastAsia"/>
          <w:lang w:eastAsia="zh-CN"/>
        </w:rPr>
        <w:t>，</w:t>
      </w:r>
      <w:r w:rsidRPr="004E614C">
        <w:rPr>
          <w:rFonts w:hint="eastAsia"/>
          <w:lang w:eastAsia="zh-CN"/>
        </w:rPr>
        <w:t xml:space="preserve"> P</w:t>
      </w:r>
      <w:r w:rsidRPr="004E614C">
        <w:rPr>
          <w:lang w:eastAsia="zh-CN"/>
        </w:rPr>
        <w:t>OS4</w:t>
      </w:r>
      <w:r>
        <w:rPr>
          <w:rFonts w:hint="eastAsia"/>
          <w:lang w:eastAsia="zh-CN"/>
        </w:rPr>
        <w:t>和</w:t>
      </w:r>
      <w:r w:rsidRPr="004E614C">
        <w:rPr>
          <w:rFonts w:hint="eastAsia"/>
          <w:lang w:eastAsia="zh-CN"/>
        </w:rPr>
        <w:t>P</w:t>
      </w:r>
      <w:r w:rsidRPr="004E614C">
        <w:rPr>
          <w:lang w:eastAsia="zh-CN"/>
        </w:rPr>
        <w:t>OS5</w:t>
      </w:r>
      <w:r w:rsidRPr="004E614C">
        <w:rPr>
          <w:rFonts w:hint="eastAsia"/>
          <w:lang w:eastAsia="zh-CN"/>
        </w:rPr>
        <w:t>的标准化载荷</w:t>
      </w:r>
      <w:r>
        <w:rPr>
          <w:rFonts w:hint="eastAsia"/>
          <w:lang w:eastAsia="zh-CN"/>
        </w:rPr>
        <w:t>也</w:t>
      </w:r>
      <w:r w:rsidRPr="004E614C">
        <w:rPr>
          <w:rFonts w:hint="eastAsia"/>
          <w:lang w:eastAsia="zh-CN"/>
        </w:rPr>
        <w:t>相对较低</w:t>
      </w:r>
      <w:r w:rsidR="009F63DD">
        <w:rPr>
          <w:rFonts w:hint="eastAsia"/>
          <w:lang w:eastAsia="zh-CN"/>
        </w:rPr>
        <w:t>，</w:t>
      </w:r>
      <w:r>
        <w:rPr>
          <w:rFonts w:hint="eastAsia"/>
          <w:lang w:eastAsia="zh-CN"/>
        </w:rPr>
        <w:t>本研究</w:t>
      </w:r>
      <w:r w:rsidRPr="004E614C">
        <w:rPr>
          <w:rFonts w:hint="eastAsia"/>
          <w:lang w:eastAsia="zh-CN"/>
        </w:rPr>
        <w:t>会在措辞上进行小幅改动</w:t>
      </w:r>
      <w:r w:rsidR="009F63DD">
        <w:rPr>
          <w:rFonts w:hint="eastAsia"/>
          <w:lang w:eastAsia="zh-CN"/>
        </w:rPr>
        <w:t>，</w:t>
      </w:r>
      <w:r w:rsidRPr="004E614C">
        <w:rPr>
          <w:rFonts w:hint="eastAsia"/>
          <w:lang w:eastAsia="zh-CN"/>
        </w:rPr>
        <w:t>使其更通顺。</w:t>
      </w:r>
      <w:r>
        <w:rPr>
          <w:rFonts w:hint="eastAsia"/>
          <w:lang w:eastAsia="zh-CN"/>
        </w:rPr>
        <w:t>由于组成信度和平均方差萃取量的计算依赖于标准化因子载荷，因此社会比较倾向量表，相对剥夺感量表和感知到的优越感量表在这两个指标上也未达标准</w:t>
      </w:r>
      <w:r w:rsidRPr="004E614C">
        <w:rPr>
          <w:rFonts w:hint="eastAsia"/>
          <w:lang w:eastAsia="zh-CN"/>
        </w:rPr>
        <w:t>。</w:t>
      </w:r>
      <w:r>
        <w:rPr>
          <w:rFonts w:hint="eastAsia"/>
          <w:lang w:eastAsia="zh-CN"/>
        </w:rPr>
        <w:t>本研究将会修改这三个量表，并在</w:t>
      </w:r>
      <w:r w:rsidR="00015BE3">
        <w:rPr>
          <w:rFonts w:hint="eastAsia"/>
          <w:lang w:eastAsia="zh-CN"/>
        </w:rPr>
        <w:t>复测</w:t>
      </w:r>
      <w:r>
        <w:rPr>
          <w:rFonts w:hint="eastAsia"/>
          <w:lang w:eastAsia="zh-CN"/>
        </w:rPr>
        <w:t>中对这三个量表再次进行施测。</w:t>
      </w:r>
    </w:p>
    <w:p w14:paraId="7F975118" w14:textId="729FC9A8" w:rsidR="009F63DD" w:rsidRPr="004E614C" w:rsidRDefault="009F63DD" w:rsidP="009F63DD">
      <w:pPr>
        <w:pStyle w:val="af3"/>
      </w:pPr>
      <w:r w:rsidRPr="004E614C">
        <w:rPr>
          <w:rFonts w:hint="eastAsia"/>
        </w:rPr>
        <w:t>表</w:t>
      </w:r>
      <w:r>
        <w:t>3.</w:t>
      </w:r>
      <w:r w:rsidR="008F26B2">
        <w:rPr>
          <w:rFonts w:hint="eastAsia"/>
        </w:rPr>
        <w:t>1</w:t>
      </w:r>
      <w:r w:rsidRPr="004E614C">
        <w:t xml:space="preserve"> </w:t>
      </w:r>
      <w:r w:rsidRPr="004E614C">
        <w:rPr>
          <w:rFonts w:hint="eastAsia"/>
        </w:rPr>
        <w:t>验证性因素分析</w:t>
      </w:r>
      <w:r>
        <w:rPr>
          <w:rFonts w:hint="eastAsia"/>
        </w:rPr>
        <w:t>（初测）</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
        <w:gridCol w:w="866"/>
        <w:gridCol w:w="1148"/>
        <w:gridCol w:w="936"/>
        <w:gridCol w:w="814"/>
        <w:gridCol w:w="1014"/>
        <w:gridCol w:w="680"/>
        <w:gridCol w:w="548"/>
        <w:gridCol w:w="573"/>
        <w:gridCol w:w="727"/>
      </w:tblGrid>
      <w:tr w:rsidR="009F63DD" w:rsidRPr="00DE415E" w14:paraId="4D8C9AF9" w14:textId="77777777" w:rsidTr="000F4FCF">
        <w:trPr>
          <w:trHeight w:val="600"/>
          <w:tblHeader/>
        </w:trPr>
        <w:tc>
          <w:tcPr>
            <w:tcW w:w="604" w:type="pct"/>
            <w:tcBorders>
              <w:top w:val="single" w:sz="12" w:space="0" w:color="auto"/>
              <w:bottom w:val="single" w:sz="4" w:space="0" w:color="auto"/>
            </w:tcBorders>
            <w:noWrap/>
            <w:vAlign w:val="center"/>
            <w:hideMark/>
          </w:tcPr>
          <w:p w14:paraId="6B0F0DDD" w14:textId="77777777" w:rsidR="009F63DD" w:rsidRPr="00DE415E" w:rsidRDefault="009F63DD" w:rsidP="000F4FCF">
            <w:pPr>
              <w:jc w:val="center"/>
              <w:rPr>
                <w:rFonts w:cs="Times New Roman"/>
                <w:szCs w:val="24"/>
                <w:lang w:eastAsia="zh-CN"/>
              </w:rPr>
            </w:pPr>
            <w:r>
              <w:rPr>
                <w:rFonts w:cs="Times New Roman" w:hint="eastAsia"/>
                <w:szCs w:val="24"/>
                <w:lang w:eastAsia="zh-CN"/>
              </w:rPr>
              <w:t>因子</w:t>
            </w:r>
          </w:p>
        </w:tc>
        <w:tc>
          <w:tcPr>
            <w:tcW w:w="523" w:type="pct"/>
            <w:tcBorders>
              <w:top w:val="single" w:sz="12" w:space="0" w:color="auto"/>
              <w:bottom w:val="single" w:sz="4" w:space="0" w:color="auto"/>
            </w:tcBorders>
            <w:noWrap/>
            <w:vAlign w:val="center"/>
            <w:hideMark/>
          </w:tcPr>
          <w:p w14:paraId="3B93BE50" w14:textId="77777777" w:rsidR="009F63DD" w:rsidRPr="00DE415E" w:rsidRDefault="009F63DD" w:rsidP="000F4FCF">
            <w:pPr>
              <w:jc w:val="center"/>
              <w:rPr>
                <w:rFonts w:cs="Times New Roman"/>
                <w:szCs w:val="24"/>
                <w:lang w:eastAsia="zh-CN"/>
              </w:rPr>
            </w:pPr>
            <w:r>
              <w:rPr>
                <w:rFonts w:cs="Times New Roman" w:hint="eastAsia"/>
                <w:szCs w:val="24"/>
                <w:lang w:eastAsia="zh-CN"/>
              </w:rPr>
              <w:t>题目</w:t>
            </w:r>
          </w:p>
        </w:tc>
        <w:tc>
          <w:tcPr>
            <w:tcW w:w="693" w:type="pct"/>
            <w:tcBorders>
              <w:top w:val="single" w:sz="12" w:space="0" w:color="auto"/>
              <w:bottom w:val="single" w:sz="4" w:space="0" w:color="auto"/>
            </w:tcBorders>
            <w:noWrap/>
            <w:vAlign w:val="center"/>
            <w:hideMark/>
          </w:tcPr>
          <w:p w14:paraId="2DF8D39D" w14:textId="77777777" w:rsidR="009F63DD" w:rsidRPr="00DE415E" w:rsidRDefault="009F63DD" w:rsidP="000F4FCF">
            <w:pPr>
              <w:jc w:val="center"/>
              <w:rPr>
                <w:rFonts w:cs="Times New Roman"/>
                <w:szCs w:val="24"/>
                <w:lang w:eastAsia="zh-CN"/>
              </w:rPr>
            </w:pPr>
            <w:r>
              <w:rPr>
                <w:rFonts w:cs="Times New Roman" w:hint="eastAsia"/>
                <w:szCs w:val="24"/>
                <w:lang w:eastAsia="zh-CN"/>
              </w:rPr>
              <w:t>系数</w:t>
            </w:r>
          </w:p>
        </w:tc>
        <w:tc>
          <w:tcPr>
            <w:tcW w:w="549" w:type="pct"/>
            <w:tcBorders>
              <w:top w:val="single" w:sz="12" w:space="0" w:color="auto"/>
              <w:bottom w:val="single" w:sz="4" w:space="0" w:color="auto"/>
            </w:tcBorders>
            <w:noWrap/>
            <w:vAlign w:val="center"/>
            <w:hideMark/>
          </w:tcPr>
          <w:p w14:paraId="3DDAEBA0" w14:textId="77777777" w:rsidR="009F63DD" w:rsidRPr="00DE415E" w:rsidRDefault="009F63DD" w:rsidP="000F4FCF">
            <w:pPr>
              <w:jc w:val="center"/>
              <w:rPr>
                <w:rFonts w:cs="Times New Roman"/>
                <w:szCs w:val="24"/>
                <w:lang w:eastAsia="zh-CN"/>
              </w:rPr>
            </w:pPr>
            <w:r>
              <w:rPr>
                <w:rFonts w:cs="Times New Roman" w:hint="eastAsia"/>
                <w:szCs w:val="24"/>
                <w:lang w:eastAsia="zh-CN"/>
              </w:rPr>
              <w:t>标准误</w:t>
            </w:r>
          </w:p>
        </w:tc>
        <w:tc>
          <w:tcPr>
            <w:tcW w:w="492" w:type="pct"/>
            <w:tcBorders>
              <w:top w:val="single" w:sz="12" w:space="0" w:color="auto"/>
              <w:bottom w:val="single" w:sz="4" w:space="0" w:color="auto"/>
            </w:tcBorders>
            <w:noWrap/>
            <w:vAlign w:val="center"/>
            <w:hideMark/>
          </w:tcPr>
          <w:p w14:paraId="128E3ECE" w14:textId="77777777" w:rsidR="009F63DD" w:rsidRPr="00C35471" w:rsidRDefault="009F63DD" w:rsidP="000F4FCF">
            <w:pPr>
              <w:jc w:val="center"/>
              <w:rPr>
                <w:rFonts w:cs="Times New Roman"/>
                <w:i/>
                <w:iCs/>
                <w:szCs w:val="24"/>
                <w:lang w:eastAsia="zh-CN"/>
              </w:rPr>
            </w:pPr>
            <w:r>
              <w:rPr>
                <w:rFonts w:cs="Times New Roman" w:hint="eastAsia"/>
                <w:i/>
                <w:iCs/>
                <w:szCs w:val="24"/>
                <w:lang w:eastAsia="zh-CN"/>
              </w:rPr>
              <w:t>t</w:t>
            </w:r>
          </w:p>
        </w:tc>
        <w:tc>
          <w:tcPr>
            <w:tcW w:w="612" w:type="pct"/>
            <w:tcBorders>
              <w:top w:val="single" w:sz="12" w:space="0" w:color="auto"/>
              <w:bottom w:val="single" w:sz="4" w:space="0" w:color="auto"/>
            </w:tcBorders>
            <w:noWrap/>
            <w:vAlign w:val="center"/>
            <w:hideMark/>
          </w:tcPr>
          <w:p w14:paraId="760C2AF7" w14:textId="77777777" w:rsidR="009F63DD" w:rsidRPr="00D031AE" w:rsidRDefault="009F63DD" w:rsidP="000F4FCF">
            <w:pPr>
              <w:jc w:val="center"/>
              <w:rPr>
                <w:rFonts w:cs="Times New Roman"/>
                <w:i/>
                <w:iCs/>
                <w:szCs w:val="24"/>
                <w:lang w:eastAsia="zh-CN"/>
              </w:rPr>
            </w:pPr>
            <w:r>
              <w:rPr>
                <w:rFonts w:cs="Times New Roman" w:hint="eastAsia"/>
                <w:i/>
                <w:iCs/>
                <w:szCs w:val="24"/>
                <w:lang w:eastAsia="zh-CN"/>
              </w:rPr>
              <w:t>p</w:t>
            </w:r>
          </w:p>
        </w:tc>
        <w:tc>
          <w:tcPr>
            <w:tcW w:w="411" w:type="pct"/>
            <w:tcBorders>
              <w:top w:val="single" w:sz="12" w:space="0" w:color="auto"/>
              <w:bottom w:val="single" w:sz="4" w:space="0" w:color="auto"/>
            </w:tcBorders>
            <w:noWrap/>
            <w:vAlign w:val="center"/>
            <w:hideMark/>
          </w:tcPr>
          <w:p w14:paraId="4BD94688" w14:textId="77777777" w:rsidR="009F63DD" w:rsidRPr="00727B85" w:rsidRDefault="009F63DD" w:rsidP="000F4FCF">
            <w:pPr>
              <w:jc w:val="center"/>
              <w:rPr>
                <w:rFonts w:cs="Times New Roman"/>
                <w:i/>
                <w:iCs/>
                <w:szCs w:val="24"/>
                <w:lang w:eastAsia="zh-CN"/>
              </w:rPr>
            </w:pPr>
            <w:r w:rsidRPr="00727B85">
              <w:rPr>
                <w:rFonts w:cs="Times New Roman"/>
                <w:i/>
                <w:iCs/>
                <w:szCs w:val="24"/>
                <w:lang w:eastAsia="zh-CN"/>
              </w:rPr>
              <w:t>λ</w:t>
            </w:r>
          </w:p>
        </w:tc>
        <w:tc>
          <w:tcPr>
            <w:tcW w:w="331" w:type="pct"/>
            <w:tcBorders>
              <w:top w:val="single" w:sz="12" w:space="0" w:color="auto"/>
              <w:bottom w:val="single" w:sz="4" w:space="0" w:color="auto"/>
            </w:tcBorders>
            <w:vAlign w:val="center"/>
          </w:tcPr>
          <w:p w14:paraId="6973B289" w14:textId="77777777" w:rsidR="009F63DD" w:rsidRPr="007474E1" w:rsidRDefault="009F63DD" w:rsidP="000F4FCF">
            <w:pPr>
              <w:jc w:val="center"/>
              <w:rPr>
                <w:rFonts w:cs="Times New Roman"/>
                <w:szCs w:val="24"/>
                <w:lang w:eastAsia="zh-CN"/>
              </w:rPr>
            </w:pPr>
            <w:r w:rsidRPr="007474E1">
              <w:rPr>
                <w:rFonts w:cs="Times New Roman"/>
                <w:szCs w:val="24"/>
                <w:lang w:eastAsia="zh-CN"/>
              </w:rPr>
              <w:t>α</w:t>
            </w:r>
          </w:p>
        </w:tc>
        <w:tc>
          <w:tcPr>
            <w:tcW w:w="346" w:type="pct"/>
            <w:tcBorders>
              <w:top w:val="single" w:sz="12" w:space="0" w:color="auto"/>
              <w:bottom w:val="single" w:sz="4" w:space="0" w:color="auto"/>
            </w:tcBorders>
            <w:noWrap/>
            <w:vAlign w:val="center"/>
            <w:hideMark/>
          </w:tcPr>
          <w:p w14:paraId="16951786" w14:textId="77777777" w:rsidR="009F63DD" w:rsidRPr="00DE415E" w:rsidRDefault="009F63DD" w:rsidP="000F4FCF">
            <w:pPr>
              <w:jc w:val="center"/>
              <w:rPr>
                <w:rFonts w:cs="Times New Roman"/>
                <w:szCs w:val="24"/>
                <w:lang w:eastAsia="zh-CN"/>
              </w:rPr>
            </w:pPr>
            <w:r w:rsidRPr="00DE415E">
              <w:rPr>
                <w:rFonts w:cs="Times New Roman"/>
                <w:szCs w:val="24"/>
                <w:lang w:eastAsia="zh-CN"/>
              </w:rPr>
              <w:t>CR</w:t>
            </w:r>
          </w:p>
        </w:tc>
        <w:tc>
          <w:tcPr>
            <w:tcW w:w="441" w:type="pct"/>
            <w:tcBorders>
              <w:top w:val="single" w:sz="12" w:space="0" w:color="auto"/>
              <w:bottom w:val="single" w:sz="4" w:space="0" w:color="auto"/>
            </w:tcBorders>
            <w:noWrap/>
            <w:vAlign w:val="center"/>
            <w:hideMark/>
          </w:tcPr>
          <w:p w14:paraId="70B43CC7" w14:textId="77777777" w:rsidR="009F63DD" w:rsidRPr="00DE415E" w:rsidRDefault="009F63DD" w:rsidP="000F4FCF">
            <w:pPr>
              <w:jc w:val="center"/>
              <w:rPr>
                <w:rFonts w:cs="Times New Roman"/>
                <w:szCs w:val="24"/>
                <w:lang w:eastAsia="zh-CN"/>
              </w:rPr>
            </w:pPr>
            <w:r w:rsidRPr="00DE415E">
              <w:rPr>
                <w:rFonts w:cs="Times New Roman"/>
                <w:szCs w:val="24"/>
                <w:lang w:eastAsia="zh-CN"/>
              </w:rPr>
              <w:t>AVE</w:t>
            </w:r>
          </w:p>
        </w:tc>
      </w:tr>
      <w:tr w:rsidR="009F63DD" w:rsidRPr="00DE415E" w14:paraId="1F95DB00" w14:textId="77777777" w:rsidTr="000F4FCF">
        <w:trPr>
          <w:trHeight w:val="315"/>
        </w:trPr>
        <w:tc>
          <w:tcPr>
            <w:tcW w:w="604" w:type="pct"/>
            <w:tcBorders>
              <w:top w:val="single" w:sz="4" w:space="0" w:color="auto"/>
            </w:tcBorders>
            <w:noWrap/>
            <w:vAlign w:val="center"/>
            <w:hideMark/>
          </w:tcPr>
          <w:p w14:paraId="262225E4" w14:textId="77777777" w:rsidR="009F63DD" w:rsidRPr="00DE415E" w:rsidRDefault="009F63DD" w:rsidP="000F4FCF">
            <w:pPr>
              <w:jc w:val="center"/>
              <w:rPr>
                <w:rFonts w:cs="Times New Roman"/>
                <w:szCs w:val="24"/>
                <w:lang w:eastAsia="zh-CN"/>
              </w:rPr>
            </w:pPr>
            <w:r w:rsidRPr="00DE415E">
              <w:rPr>
                <w:rFonts w:cs="Times New Roman"/>
                <w:szCs w:val="24"/>
                <w:lang w:eastAsia="zh-CN"/>
              </w:rPr>
              <w:t>ASC</w:t>
            </w:r>
          </w:p>
        </w:tc>
        <w:tc>
          <w:tcPr>
            <w:tcW w:w="523" w:type="pct"/>
            <w:tcBorders>
              <w:top w:val="single" w:sz="4" w:space="0" w:color="auto"/>
            </w:tcBorders>
            <w:noWrap/>
            <w:vAlign w:val="center"/>
            <w:hideMark/>
          </w:tcPr>
          <w:p w14:paraId="071450BB" w14:textId="77777777" w:rsidR="009F63DD" w:rsidRPr="00DE415E" w:rsidRDefault="009F63DD" w:rsidP="000F4FCF">
            <w:pPr>
              <w:jc w:val="center"/>
              <w:rPr>
                <w:rFonts w:cs="Times New Roman"/>
                <w:szCs w:val="24"/>
                <w:lang w:eastAsia="zh-CN"/>
              </w:rPr>
            </w:pPr>
            <w:r w:rsidRPr="00DE415E">
              <w:rPr>
                <w:rFonts w:cs="Times New Roman"/>
                <w:szCs w:val="24"/>
                <w:lang w:eastAsia="zh-CN"/>
              </w:rPr>
              <w:t>ASC1</w:t>
            </w:r>
          </w:p>
        </w:tc>
        <w:tc>
          <w:tcPr>
            <w:tcW w:w="693" w:type="pct"/>
            <w:tcBorders>
              <w:top w:val="single" w:sz="4" w:space="0" w:color="auto"/>
            </w:tcBorders>
            <w:noWrap/>
            <w:vAlign w:val="center"/>
            <w:hideMark/>
          </w:tcPr>
          <w:p w14:paraId="3169D28D" w14:textId="77777777" w:rsidR="009F63DD" w:rsidRPr="00DE415E" w:rsidRDefault="009F63DD" w:rsidP="000F4FCF">
            <w:pPr>
              <w:jc w:val="center"/>
              <w:rPr>
                <w:rFonts w:cs="Times New Roman"/>
                <w:szCs w:val="24"/>
                <w:lang w:eastAsia="zh-CN"/>
              </w:rPr>
            </w:pPr>
            <w:r w:rsidRPr="00DE415E">
              <w:rPr>
                <w:rFonts w:cs="Times New Roman"/>
                <w:szCs w:val="24"/>
              </w:rPr>
              <w:t>1.00</w:t>
            </w:r>
          </w:p>
        </w:tc>
        <w:tc>
          <w:tcPr>
            <w:tcW w:w="549" w:type="pct"/>
            <w:tcBorders>
              <w:top w:val="single" w:sz="4" w:space="0" w:color="auto"/>
            </w:tcBorders>
            <w:noWrap/>
            <w:vAlign w:val="center"/>
            <w:hideMark/>
          </w:tcPr>
          <w:p w14:paraId="43BF430A" w14:textId="77777777" w:rsidR="009F63DD" w:rsidRPr="00DE415E" w:rsidRDefault="009F63DD" w:rsidP="000F4FCF">
            <w:pPr>
              <w:jc w:val="center"/>
              <w:rPr>
                <w:rFonts w:cs="Times New Roman"/>
                <w:szCs w:val="24"/>
                <w:lang w:eastAsia="zh-CN"/>
              </w:rPr>
            </w:pPr>
          </w:p>
        </w:tc>
        <w:tc>
          <w:tcPr>
            <w:tcW w:w="492" w:type="pct"/>
            <w:tcBorders>
              <w:top w:val="single" w:sz="4" w:space="0" w:color="auto"/>
            </w:tcBorders>
            <w:noWrap/>
            <w:vAlign w:val="center"/>
            <w:hideMark/>
          </w:tcPr>
          <w:p w14:paraId="1B7BABFB" w14:textId="77777777" w:rsidR="009F63DD" w:rsidRPr="00DE415E" w:rsidRDefault="009F63DD" w:rsidP="000F4FCF">
            <w:pPr>
              <w:jc w:val="center"/>
              <w:rPr>
                <w:rFonts w:cs="Times New Roman"/>
                <w:szCs w:val="24"/>
                <w:lang w:eastAsia="zh-CN"/>
              </w:rPr>
            </w:pPr>
          </w:p>
        </w:tc>
        <w:tc>
          <w:tcPr>
            <w:tcW w:w="612" w:type="pct"/>
            <w:tcBorders>
              <w:top w:val="single" w:sz="4" w:space="0" w:color="auto"/>
            </w:tcBorders>
            <w:noWrap/>
            <w:vAlign w:val="center"/>
            <w:hideMark/>
          </w:tcPr>
          <w:p w14:paraId="72816B63" w14:textId="77777777" w:rsidR="009F63DD" w:rsidRPr="00DE415E" w:rsidRDefault="009F63DD" w:rsidP="000F4FCF">
            <w:pPr>
              <w:jc w:val="center"/>
              <w:rPr>
                <w:rFonts w:cs="Times New Roman"/>
                <w:szCs w:val="24"/>
                <w:lang w:eastAsia="zh-CN"/>
              </w:rPr>
            </w:pPr>
          </w:p>
        </w:tc>
        <w:tc>
          <w:tcPr>
            <w:tcW w:w="411" w:type="pct"/>
            <w:tcBorders>
              <w:top w:val="single" w:sz="4" w:space="0" w:color="auto"/>
            </w:tcBorders>
            <w:noWrap/>
            <w:vAlign w:val="center"/>
            <w:hideMark/>
          </w:tcPr>
          <w:p w14:paraId="6A019F70" w14:textId="77777777" w:rsidR="009F63DD" w:rsidRPr="00DE415E" w:rsidRDefault="009F63DD" w:rsidP="000F4FCF">
            <w:pPr>
              <w:jc w:val="center"/>
              <w:rPr>
                <w:rFonts w:cs="Times New Roman"/>
                <w:szCs w:val="24"/>
                <w:lang w:eastAsia="zh-CN"/>
              </w:rPr>
            </w:pPr>
            <w:r w:rsidRPr="00DE415E">
              <w:rPr>
                <w:rFonts w:cs="Times New Roman"/>
                <w:szCs w:val="24"/>
              </w:rPr>
              <w:t>.72</w:t>
            </w:r>
          </w:p>
        </w:tc>
        <w:tc>
          <w:tcPr>
            <w:tcW w:w="331" w:type="pct"/>
            <w:tcBorders>
              <w:top w:val="single" w:sz="4" w:space="0" w:color="auto"/>
            </w:tcBorders>
            <w:vAlign w:val="center"/>
          </w:tcPr>
          <w:p w14:paraId="5B4E69DF" w14:textId="77777777" w:rsidR="009F63DD" w:rsidRPr="00DE415E" w:rsidRDefault="009F63DD" w:rsidP="000F4FCF">
            <w:pPr>
              <w:jc w:val="center"/>
              <w:rPr>
                <w:rFonts w:cs="Times New Roman"/>
                <w:szCs w:val="24"/>
                <w:lang w:eastAsia="zh-CN"/>
              </w:rPr>
            </w:pPr>
            <w:r>
              <w:rPr>
                <w:rFonts w:cs="Times New Roman" w:hint="eastAsia"/>
                <w:szCs w:val="24"/>
                <w:lang w:eastAsia="zh-CN"/>
              </w:rPr>
              <w:t>.81</w:t>
            </w:r>
          </w:p>
        </w:tc>
        <w:tc>
          <w:tcPr>
            <w:tcW w:w="346" w:type="pct"/>
            <w:tcBorders>
              <w:top w:val="single" w:sz="4" w:space="0" w:color="auto"/>
            </w:tcBorders>
            <w:noWrap/>
            <w:vAlign w:val="center"/>
            <w:hideMark/>
          </w:tcPr>
          <w:p w14:paraId="6A407636" w14:textId="77777777" w:rsidR="009F63DD" w:rsidRPr="00DE415E" w:rsidRDefault="009F63DD" w:rsidP="000F4FCF">
            <w:pPr>
              <w:jc w:val="center"/>
              <w:rPr>
                <w:rFonts w:cs="Times New Roman"/>
                <w:szCs w:val="24"/>
                <w:lang w:eastAsia="zh-CN"/>
              </w:rPr>
            </w:pPr>
            <w:r w:rsidRPr="00DE415E">
              <w:rPr>
                <w:rFonts w:cs="Times New Roman"/>
                <w:szCs w:val="24"/>
              </w:rPr>
              <w:t>.82</w:t>
            </w:r>
          </w:p>
        </w:tc>
        <w:tc>
          <w:tcPr>
            <w:tcW w:w="441" w:type="pct"/>
            <w:tcBorders>
              <w:top w:val="single" w:sz="4" w:space="0" w:color="auto"/>
            </w:tcBorders>
            <w:noWrap/>
            <w:vAlign w:val="center"/>
            <w:hideMark/>
          </w:tcPr>
          <w:p w14:paraId="4603EC87" w14:textId="77777777" w:rsidR="009F63DD" w:rsidRPr="00DE415E" w:rsidRDefault="009F63DD" w:rsidP="000F4FCF">
            <w:pPr>
              <w:jc w:val="center"/>
              <w:rPr>
                <w:rFonts w:cs="Times New Roman"/>
                <w:szCs w:val="24"/>
                <w:lang w:eastAsia="zh-CN"/>
              </w:rPr>
            </w:pPr>
            <w:r w:rsidRPr="00DE415E">
              <w:rPr>
                <w:rFonts w:cs="Times New Roman"/>
                <w:szCs w:val="24"/>
              </w:rPr>
              <w:t>.48</w:t>
            </w:r>
          </w:p>
        </w:tc>
      </w:tr>
      <w:tr w:rsidR="009F63DD" w:rsidRPr="00DE415E" w14:paraId="3A383847" w14:textId="77777777" w:rsidTr="000F4FCF">
        <w:trPr>
          <w:trHeight w:val="315"/>
        </w:trPr>
        <w:tc>
          <w:tcPr>
            <w:tcW w:w="604" w:type="pct"/>
            <w:noWrap/>
            <w:vAlign w:val="center"/>
            <w:hideMark/>
          </w:tcPr>
          <w:p w14:paraId="52FF4E50" w14:textId="77777777" w:rsidR="009F63DD" w:rsidRPr="00DE415E" w:rsidRDefault="009F63DD" w:rsidP="000F4FCF">
            <w:pPr>
              <w:jc w:val="center"/>
              <w:rPr>
                <w:rFonts w:cs="Times New Roman"/>
                <w:szCs w:val="24"/>
                <w:lang w:eastAsia="zh-CN"/>
              </w:rPr>
            </w:pPr>
          </w:p>
        </w:tc>
        <w:tc>
          <w:tcPr>
            <w:tcW w:w="523" w:type="pct"/>
            <w:noWrap/>
            <w:vAlign w:val="center"/>
            <w:hideMark/>
          </w:tcPr>
          <w:p w14:paraId="276C3F8F" w14:textId="77777777" w:rsidR="009F63DD" w:rsidRPr="00DE415E" w:rsidRDefault="009F63DD" w:rsidP="000F4FCF">
            <w:pPr>
              <w:jc w:val="center"/>
              <w:rPr>
                <w:rFonts w:cs="Times New Roman"/>
                <w:szCs w:val="24"/>
                <w:lang w:eastAsia="zh-CN"/>
              </w:rPr>
            </w:pPr>
            <w:r w:rsidRPr="00DE415E">
              <w:rPr>
                <w:rFonts w:cs="Times New Roman"/>
                <w:szCs w:val="24"/>
                <w:lang w:eastAsia="zh-CN"/>
              </w:rPr>
              <w:t>ASC2</w:t>
            </w:r>
          </w:p>
        </w:tc>
        <w:tc>
          <w:tcPr>
            <w:tcW w:w="693" w:type="pct"/>
            <w:noWrap/>
            <w:vAlign w:val="center"/>
            <w:hideMark/>
          </w:tcPr>
          <w:p w14:paraId="7ECF2B62" w14:textId="77777777" w:rsidR="009F63DD" w:rsidRPr="00DE415E" w:rsidRDefault="009F63DD" w:rsidP="000F4FCF">
            <w:pPr>
              <w:jc w:val="center"/>
              <w:rPr>
                <w:rFonts w:cs="Times New Roman"/>
                <w:szCs w:val="24"/>
                <w:lang w:eastAsia="zh-CN"/>
              </w:rPr>
            </w:pPr>
            <w:r w:rsidRPr="00DE415E">
              <w:rPr>
                <w:rFonts w:cs="Times New Roman"/>
                <w:szCs w:val="24"/>
              </w:rPr>
              <w:t>1.02</w:t>
            </w:r>
          </w:p>
        </w:tc>
        <w:tc>
          <w:tcPr>
            <w:tcW w:w="549" w:type="pct"/>
            <w:noWrap/>
            <w:vAlign w:val="center"/>
            <w:hideMark/>
          </w:tcPr>
          <w:p w14:paraId="6CC05805" w14:textId="77777777" w:rsidR="009F63DD" w:rsidRPr="00DE415E" w:rsidRDefault="009F63DD" w:rsidP="000F4FCF">
            <w:pPr>
              <w:jc w:val="center"/>
              <w:rPr>
                <w:rFonts w:cs="Times New Roman"/>
                <w:szCs w:val="24"/>
                <w:lang w:eastAsia="zh-CN"/>
              </w:rPr>
            </w:pPr>
            <w:r w:rsidRPr="00DE415E">
              <w:rPr>
                <w:rFonts w:cs="Times New Roman"/>
                <w:szCs w:val="24"/>
              </w:rPr>
              <w:t>.09</w:t>
            </w:r>
          </w:p>
        </w:tc>
        <w:tc>
          <w:tcPr>
            <w:tcW w:w="492" w:type="pct"/>
            <w:noWrap/>
            <w:vAlign w:val="center"/>
            <w:hideMark/>
          </w:tcPr>
          <w:p w14:paraId="29FD96C1" w14:textId="77777777" w:rsidR="009F63DD" w:rsidRPr="00DE415E" w:rsidRDefault="009F63DD" w:rsidP="000F4FCF">
            <w:pPr>
              <w:jc w:val="center"/>
              <w:rPr>
                <w:rFonts w:cs="Times New Roman"/>
                <w:szCs w:val="24"/>
                <w:lang w:eastAsia="zh-CN"/>
              </w:rPr>
            </w:pPr>
            <w:r w:rsidRPr="00DE415E">
              <w:rPr>
                <w:rFonts w:cs="Times New Roman"/>
                <w:szCs w:val="24"/>
              </w:rPr>
              <w:t>11.33</w:t>
            </w:r>
          </w:p>
        </w:tc>
        <w:tc>
          <w:tcPr>
            <w:tcW w:w="612" w:type="pct"/>
            <w:noWrap/>
            <w:vAlign w:val="center"/>
            <w:hideMark/>
          </w:tcPr>
          <w:p w14:paraId="008D22FD" w14:textId="77777777" w:rsidR="009F63DD" w:rsidRPr="00DE415E" w:rsidRDefault="009F63DD" w:rsidP="000F4FCF">
            <w:pPr>
              <w:jc w:val="center"/>
              <w:rPr>
                <w:rFonts w:cs="Times New Roman"/>
                <w:szCs w:val="24"/>
                <w:lang w:eastAsia="zh-CN"/>
              </w:rPr>
            </w:pPr>
            <w:r w:rsidRPr="00DE415E">
              <w:rPr>
                <w:rFonts w:cs="Times New Roman"/>
                <w:szCs w:val="24"/>
              </w:rPr>
              <w:t>&lt;.001</w:t>
            </w:r>
          </w:p>
        </w:tc>
        <w:tc>
          <w:tcPr>
            <w:tcW w:w="411" w:type="pct"/>
            <w:noWrap/>
            <w:vAlign w:val="center"/>
            <w:hideMark/>
          </w:tcPr>
          <w:p w14:paraId="4183F237" w14:textId="77777777" w:rsidR="009F63DD" w:rsidRPr="00DE415E" w:rsidRDefault="009F63DD" w:rsidP="000F4FCF">
            <w:pPr>
              <w:jc w:val="center"/>
              <w:rPr>
                <w:rFonts w:cs="Times New Roman"/>
                <w:szCs w:val="24"/>
                <w:lang w:eastAsia="zh-CN"/>
              </w:rPr>
            </w:pPr>
            <w:r w:rsidRPr="00DE415E">
              <w:rPr>
                <w:rFonts w:cs="Times New Roman"/>
                <w:szCs w:val="24"/>
              </w:rPr>
              <w:t>.81</w:t>
            </w:r>
          </w:p>
        </w:tc>
        <w:tc>
          <w:tcPr>
            <w:tcW w:w="331" w:type="pct"/>
            <w:vAlign w:val="center"/>
          </w:tcPr>
          <w:p w14:paraId="7DF00B8F" w14:textId="77777777" w:rsidR="009F63DD" w:rsidRPr="00DE415E" w:rsidRDefault="009F63DD" w:rsidP="000F4FCF">
            <w:pPr>
              <w:jc w:val="center"/>
              <w:rPr>
                <w:rFonts w:cs="Times New Roman"/>
                <w:szCs w:val="24"/>
                <w:lang w:eastAsia="zh-CN"/>
              </w:rPr>
            </w:pPr>
          </w:p>
        </w:tc>
        <w:tc>
          <w:tcPr>
            <w:tcW w:w="346" w:type="pct"/>
            <w:noWrap/>
            <w:vAlign w:val="center"/>
            <w:hideMark/>
          </w:tcPr>
          <w:p w14:paraId="7CF8619C" w14:textId="77777777" w:rsidR="009F63DD" w:rsidRPr="00DE415E" w:rsidRDefault="009F63DD" w:rsidP="000F4FCF">
            <w:pPr>
              <w:jc w:val="center"/>
              <w:rPr>
                <w:rFonts w:cs="Times New Roman"/>
                <w:szCs w:val="24"/>
                <w:lang w:eastAsia="zh-CN"/>
              </w:rPr>
            </w:pPr>
          </w:p>
        </w:tc>
        <w:tc>
          <w:tcPr>
            <w:tcW w:w="441" w:type="pct"/>
            <w:noWrap/>
            <w:vAlign w:val="center"/>
            <w:hideMark/>
          </w:tcPr>
          <w:p w14:paraId="5FC596D4" w14:textId="77777777" w:rsidR="009F63DD" w:rsidRPr="00DE415E" w:rsidRDefault="009F63DD" w:rsidP="000F4FCF">
            <w:pPr>
              <w:jc w:val="center"/>
              <w:rPr>
                <w:rFonts w:cs="Times New Roman"/>
                <w:szCs w:val="24"/>
                <w:lang w:eastAsia="zh-CN"/>
              </w:rPr>
            </w:pPr>
          </w:p>
        </w:tc>
      </w:tr>
      <w:tr w:rsidR="009F63DD" w:rsidRPr="00DE415E" w14:paraId="3F18ABF8" w14:textId="77777777" w:rsidTr="000F4FCF">
        <w:trPr>
          <w:trHeight w:val="315"/>
        </w:trPr>
        <w:tc>
          <w:tcPr>
            <w:tcW w:w="604" w:type="pct"/>
            <w:noWrap/>
            <w:vAlign w:val="center"/>
            <w:hideMark/>
          </w:tcPr>
          <w:p w14:paraId="19D3DFE6" w14:textId="77777777" w:rsidR="009F63DD" w:rsidRPr="00DE415E" w:rsidRDefault="009F63DD" w:rsidP="000F4FCF">
            <w:pPr>
              <w:jc w:val="center"/>
              <w:rPr>
                <w:rFonts w:cs="Times New Roman"/>
                <w:szCs w:val="24"/>
                <w:lang w:eastAsia="zh-CN"/>
              </w:rPr>
            </w:pPr>
          </w:p>
        </w:tc>
        <w:tc>
          <w:tcPr>
            <w:tcW w:w="523" w:type="pct"/>
            <w:noWrap/>
            <w:vAlign w:val="center"/>
            <w:hideMark/>
          </w:tcPr>
          <w:p w14:paraId="704147CE" w14:textId="77777777" w:rsidR="009F63DD" w:rsidRPr="00DE415E" w:rsidRDefault="009F63DD" w:rsidP="000F4FCF">
            <w:pPr>
              <w:jc w:val="center"/>
              <w:rPr>
                <w:rFonts w:cs="Times New Roman"/>
                <w:szCs w:val="24"/>
                <w:lang w:eastAsia="zh-CN"/>
              </w:rPr>
            </w:pPr>
            <w:r w:rsidRPr="00DE415E">
              <w:rPr>
                <w:rFonts w:cs="Times New Roman"/>
                <w:szCs w:val="24"/>
                <w:lang w:eastAsia="zh-CN"/>
              </w:rPr>
              <w:t>ASC3</w:t>
            </w:r>
          </w:p>
        </w:tc>
        <w:tc>
          <w:tcPr>
            <w:tcW w:w="693" w:type="pct"/>
            <w:noWrap/>
            <w:vAlign w:val="center"/>
            <w:hideMark/>
          </w:tcPr>
          <w:p w14:paraId="136C8E18" w14:textId="77777777" w:rsidR="009F63DD" w:rsidRPr="00DE415E" w:rsidRDefault="009F63DD" w:rsidP="000F4FCF">
            <w:pPr>
              <w:jc w:val="center"/>
              <w:rPr>
                <w:rFonts w:cs="Times New Roman"/>
                <w:szCs w:val="24"/>
                <w:lang w:eastAsia="zh-CN"/>
              </w:rPr>
            </w:pPr>
            <w:r w:rsidRPr="00DE415E">
              <w:rPr>
                <w:rFonts w:cs="Times New Roman"/>
                <w:szCs w:val="24"/>
              </w:rPr>
              <w:t>.87</w:t>
            </w:r>
          </w:p>
        </w:tc>
        <w:tc>
          <w:tcPr>
            <w:tcW w:w="549" w:type="pct"/>
            <w:noWrap/>
            <w:vAlign w:val="center"/>
            <w:hideMark/>
          </w:tcPr>
          <w:p w14:paraId="4693E3B1" w14:textId="77777777" w:rsidR="009F63DD" w:rsidRPr="00DE415E" w:rsidRDefault="009F63DD" w:rsidP="000F4FCF">
            <w:pPr>
              <w:jc w:val="center"/>
              <w:rPr>
                <w:rFonts w:cs="Times New Roman"/>
                <w:szCs w:val="24"/>
                <w:lang w:eastAsia="zh-CN"/>
              </w:rPr>
            </w:pPr>
            <w:r w:rsidRPr="00DE415E">
              <w:rPr>
                <w:rFonts w:cs="Times New Roman"/>
                <w:szCs w:val="24"/>
              </w:rPr>
              <w:t>.09</w:t>
            </w:r>
          </w:p>
        </w:tc>
        <w:tc>
          <w:tcPr>
            <w:tcW w:w="492" w:type="pct"/>
            <w:noWrap/>
            <w:vAlign w:val="center"/>
            <w:hideMark/>
          </w:tcPr>
          <w:p w14:paraId="3292E740" w14:textId="77777777" w:rsidR="009F63DD" w:rsidRPr="00DE415E" w:rsidRDefault="009F63DD" w:rsidP="000F4FCF">
            <w:pPr>
              <w:jc w:val="center"/>
              <w:rPr>
                <w:rFonts w:cs="Times New Roman"/>
                <w:szCs w:val="24"/>
                <w:lang w:eastAsia="zh-CN"/>
              </w:rPr>
            </w:pPr>
            <w:r w:rsidRPr="00DE415E">
              <w:rPr>
                <w:rFonts w:cs="Times New Roman"/>
                <w:szCs w:val="24"/>
              </w:rPr>
              <w:t>9.68</w:t>
            </w:r>
          </w:p>
        </w:tc>
        <w:tc>
          <w:tcPr>
            <w:tcW w:w="612" w:type="pct"/>
            <w:noWrap/>
            <w:vAlign w:val="center"/>
            <w:hideMark/>
          </w:tcPr>
          <w:p w14:paraId="48BE55F2" w14:textId="77777777" w:rsidR="009F63DD" w:rsidRPr="00DE415E" w:rsidRDefault="009F63DD" w:rsidP="000F4FCF">
            <w:pPr>
              <w:jc w:val="center"/>
              <w:rPr>
                <w:rFonts w:cs="Times New Roman"/>
                <w:szCs w:val="24"/>
                <w:lang w:eastAsia="zh-CN"/>
              </w:rPr>
            </w:pPr>
            <w:r w:rsidRPr="00DE415E">
              <w:rPr>
                <w:rFonts w:cs="Times New Roman"/>
                <w:szCs w:val="24"/>
              </w:rPr>
              <w:t>&lt;.001</w:t>
            </w:r>
          </w:p>
        </w:tc>
        <w:tc>
          <w:tcPr>
            <w:tcW w:w="411" w:type="pct"/>
            <w:noWrap/>
            <w:vAlign w:val="center"/>
            <w:hideMark/>
          </w:tcPr>
          <w:p w14:paraId="48F3FAA2" w14:textId="77777777" w:rsidR="009F63DD" w:rsidRPr="00DE415E" w:rsidRDefault="009F63DD" w:rsidP="000F4FCF">
            <w:pPr>
              <w:jc w:val="center"/>
              <w:rPr>
                <w:rFonts w:cs="Times New Roman"/>
                <w:szCs w:val="24"/>
                <w:lang w:eastAsia="zh-CN"/>
              </w:rPr>
            </w:pPr>
            <w:r w:rsidRPr="00DE415E">
              <w:rPr>
                <w:rFonts w:cs="Times New Roman"/>
                <w:szCs w:val="24"/>
              </w:rPr>
              <w:t>.69</w:t>
            </w:r>
          </w:p>
        </w:tc>
        <w:tc>
          <w:tcPr>
            <w:tcW w:w="331" w:type="pct"/>
            <w:vAlign w:val="center"/>
          </w:tcPr>
          <w:p w14:paraId="52E2EAE6" w14:textId="77777777" w:rsidR="009F63DD" w:rsidRPr="00DE415E" w:rsidRDefault="009F63DD" w:rsidP="000F4FCF">
            <w:pPr>
              <w:jc w:val="center"/>
              <w:rPr>
                <w:rFonts w:cs="Times New Roman"/>
                <w:szCs w:val="24"/>
                <w:lang w:eastAsia="zh-CN"/>
              </w:rPr>
            </w:pPr>
          </w:p>
        </w:tc>
        <w:tc>
          <w:tcPr>
            <w:tcW w:w="346" w:type="pct"/>
            <w:noWrap/>
            <w:vAlign w:val="center"/>
            <w:hideMark/>
          </w:tcPr>
          <w:p w14:paraId="665A4F6C" w14:textId="77777777" w:rsidR="009F63DD" w:rsidRPr="00DE415E" w:rsidRDefault="009F63DD" w:rsidP="000F4FCF">
            <w:pPr>
              <w:jc w:val="center"/>
              <w:rPr>
                <w:rFonts w:cs="Times New Roman"/>
                <w:szCs w:val="24"/>
                <w:lang w:eastAsia="zh-CN"/>
              </w:rPr>
            </w:pPr>
          </w:p>
        </w:tc>
        <w:tc>
          <w:tcPr>
            <w:tcW w:w="441" w:type="pct"/>
            <w:noWrap/>
            <w:vAlign w:val="center"/>
            <w:hideMark/>
          </w:tcPr>
          <w:p w14:paraId="31A5C238" w14:textId="77777777" w:rsidR="009F63DD" w:rsidRPr="00DE415E" w:rsidRDefault="009F63DD" w:rsidP="000F4FCF">
            <w:pPr>
              <w:jc w:val="center"/>
              <w:rPr>
                <w:rFonts w:cs="Times New Roman"/>
                <w:szCs w:val="24"/>
                <w:lang w:eastAsia="zh-CN"/>
              </w:rPr>
            </w:pPr>
          </w:p>
        </w:tc>
      </w:tr>
      <w:tr w:rsidR="009F63DD" w:rsidRPr="00DE415E" w14:paraId="7B9EFAF2" w14:textId="77777777" w:rsidTr="000F4FCF">
        <w:trPr>
          <w:trHeight w:val="315"/>
        </w:trPr>
        <w:tc>
          <w:tcPr>
            <w:tcW w:w="604" w:type="pct"/>
            <w:noWrap/>
            <w:vAlign w:val="center"/>
            <w:hideMark/>
          </w:tcPr>
          <w:p w14:paraId="308A29D4" w14:textId="77777777" w:rsidR="009F63DD" w:rsidRPr="00DE415E" w:rsidRDefault="009F63DD" w:rsidP="000F4FCF">
            <w:pPr>
              <w:jc w:val="center"/>
              <w:rPr>
                <w:rFonts w:cs="Times New Roman"/>
                <w:szCs w:val="24"/>
                <w:lang w:eastAsia="zh-CN"/>
              </w:rPr>
            </w:pPr>
          </w:p>
        </w:tc>
        <w:tc>
          <w:tcPr>
            <w:tcW w:w="523" w:type="pct"/>
            <w:noWrap/>
            <w:vAlign w:val="center"/>
            <w:hideMark/>
          </w:tcPr>
          <w:p w14:paraId="3F737099" w14:textId="77777777" w:rsidR="009F63DD" w:rsidRPr="00DE415E" w:rsidRDefault="009F63DD" w:rsidP="000F4FCF">
            <w:pPr>
              <w:jc w:val="center"/>
              <w:rPr>
                <w:rFonts w:cs="Times New Roman"/>
                <w:szCs w:val="24"/>
                <w:lang w:eastAsia="zh-CN"/>
              </w:rPr>
            </w:pPr>
            <w:r w:rsidRPr="00DE415E">
              <w:rPr>
                <w:rFonts w:cs="Times New Roman"/>
                <w:szCs w:val="24"/>
                <w:lang w:eastAsia="zh-CN"/>
              </w:rPr>
              <w:t>ASC4</w:t>
            </w:r>
          </w:p>
        </w:tc>
        <w:tc>
          <w:tcPr>
            <w:tcW w:w="693" w:type="pct"/>
            <w:noWrap/>
            <w:vAlign w:val="center"/>
            <w:hideMark/>
          </w:tcPr>
          <w:p w14:paraId="4AB37B78" w14:textId="77777777" w:rsidR="009F63DD" w:rsidRPr="00DE415E" w:rsidRDefault="009F63DD" w:rsidP="000F4FCF">
            <w:pPr>
              <w:jc w:val="center"/>
              <w:rPr>
                <w:rFonts w:cs="Times New Roman"/>
                <w:szCs w:val="24"/>
                <w:lang w:eastAsia="zh-CN"/>
              </w:rPr>
            </w:pPr>
            <w:r w:rsidRPr="00DE415E">
              <w:rPr>
                <w:rFonts w:cs="Times New Roman"/>
                <w:szCs w:val="24"/>
              </w:rPr>
              <w:t>.99</w:t>
            </w:r>
          </w:p>
        </w:tc>
        <w:tc>
          <w:tcPr>
            <w:tcW w:w="549" w:type="pct"/>
            <w:noWrap/>
            <w:vAlign w:val="center"/>
            <w:hideMark/>
          </w:tcPr>
          <w:p w14:paraId="629474EC" w14:textId="77777777" w:rsidR="009F63DD" w:rsidRPr="00DE415E" w:rsidRDefault="009F63DD" w:rsidP="000F4FCF">
            <w:pPr>
              <w:jc w:val="center"/>
              <w:rPr>
                <w:rFonts w:cs="Times New Roman"/>
                <w:szCs w:val="24"/>
                <w:lang w:eastAsia="zh-CN"/>
              </w:rPr>
            </w:pPr>
            <w:r w:rsidRPr="00DE415E">
              <w:rPr>
                <w:rFonts w:cs="Times New Roman"/>
                <w:szCs w:val="24"/>
              </w:rPr>
              <w:t>.10</w:t>
            </w:r>
          </w:p>
        </w:tc>
        <w:tc>
          <w:tcPr>
            <w:tcW w:w="492" w:type="pct"/>
            <w:noWrap/>
            <w:vAlign w:val="center"/>
            <w:hideMark/>
          </w:tcPr>
          <w:p w14:paraId="745662C3" w14:textId="77777777" w:rsidR="009F63DD" w:rsidRPr="00DE415E" w:rsidRDefault="009F63DD" w:rsidP="000F4FCF">
            <w:pPr>
              <w:jc w:val="center"/>
              <w:rPr>
                <w:rFonts w:cs="Times New Roman"/>
                <w:szCs w:val="24"/>
                <w:lang w:eastAsia="zh-CN"/>
              </w:rPr>
            </w:pPr>
            <w:r w:rsidRPr="00DE415E">
              <w:rPr>
                <w:rFonts w:cs="Times New Roman"/>
                <w:szCs w:val="24"/>
              </w:rPr>
              <w:t>10.39</w:t>
            </w:r>
          </w:p>
        </w:tc>
        <w:tc>
          <w:tcPr>
            <w:tcW w:w="612" w:type="pct"/>
            <w:noWrap/>
            <w:vAlign w:val="center"/>
            <w:hideMark/>
          </w:tcPr>
          <w:p w14:paraId="3117DBA9" w14:textId="77777777" w:rsidR="009F63DD" w:rsidRPr="00DE415E" w:rsidRDefault="009F63DD" w:rsidP="000F4FCF">
            <w:pPr>
              <w:jc w:val="center"/>
              <w:rPr>
                <w:rFonts w:cs="Times New Roman"/>
                <w:szCs w:val="24"/>
                <w:lang w:eastAsia="zh-CN"/>
              </w:rPr>
            </w:pPr>
            <w:r w:rsidRPr="00DE415E">
              <w:rPr>
                <w:rFonts w:cs="Times New Roman"/>
                <w:szCs w:val="24"/>
              </w:rPr>
              <w:t>&lt;.001</w:t>
            </w:r>
          </w:p>
        </w:tc>
        <w:tc>
          <w:tcPr>
            <w:tcW w:w="411" w:type="pct"/>
            <w:noWrap/>
            <w:vAlign w:val="center"/>
            <w:hideMark/>
          </w:tcPr>
          <w:p w14:paraId="7B52AFF1" w14:textId="77777777" w:rsidR="009F63DD" w:rsidRPr="00DE415E" w:rsidRDefault="009F63DD" w:rsidP="000F4FCF">
            <w:pPr>
              <w:jc w:val="center"/>
              <w:rPr>
                <w:rFonts w:cs="Times New Roman"/>
                <w:szCs w:val="24"/>
                <w:lang w:eastAsia="zh-CN"/>
              </w:rPr>
            </w:pPr>
            <w:r w:rsidRPr="00DE415E">
              <w:rPr>
                <w:rFonts w:cs="Times New Roman"/>
                <w:szCs w:val="24"/>
              </w:rPr>
              <w:t>.74</w:t>
            </w:r>
          </w:p>
        </w:tc>
        <w:tc>
          <w:tcPr>
            <w:tcW w:w="331" w:type="pct"/>
            <w:vAlign w:val="center"/>
          </w:tcPr>
          <w:p w14:paraId="2E34B0AE" w14:textId="77777777" w:rsidR="009F63DD" w:rsidRPr="00DE415E" w:rsidRDefault="009F63DD" w:rsidP="000F4FCF">
            <w:pPr>
              <w:jc w:val="center"/>
              <w:rPr>
                <w:rFonts w:cs="Times New Roman"/>
                <w:szCs w:val="24"/>
                <w:lang w:eastAsia="zh-CN"/>
              </w:rPr>
            </w:pPr>
          </w:p>
        </w:tc>
        <w:tc>
          <w:tcPr>
            <w:tcW w:w="346" w:type="pct"/>
            <w:noWrap/>
            <w:vAlign w:val="center"/>
            <w:hideMark/>
          </w:tcPr>
          <w:p w14:paraId="366ACE11" w14:textId="77777777" w:rsidR="009F63DD" w:rsidRPr="00DE415E" w:rsidRDefault="009F63DD" w:rsidP="000F4FCF">
            <w:pPr>
              <w:jc w:val="center"/>
              <w:rPr>
                <w:rFonts w:cs="Times New Roman"/>
                <w:szCs w:val="24"/>
                <w:lang w:eastAsia="zh-CN"/>
              </w:rPr>
            </w:pPr>
          </w:p>
        </w:tc>
        <w:tc>
          <w:tcPr>
            <w:tcW w:w="441" w:type="pct"/>
            <w:noWrap/>
            <w:vAlign w:val="center"/>
            <w:hideMark/>
          </w:tcPr>
          <w:p w14:paraId="3A702743" w14:textId="77777777" w:rsidR="009F63DD" w:rsidRPr="00DE415E" w:rsidRDefault="009F63DD" w:rsidP="000F4FCF">
            <w:pPr>
              <w:jc w:val="center"/>
              <w:rPr>
                <w:rFonts w:cs="Times New Roman"/>
                <w:szCs w:val="24"/>
                <w:lang w:eastAsia="zh-CN"/>
              </w:rPr>
            </w:pPr>
          </w:p>
        </w:tc>
      </w:tr>
      <w:tr w:rsidR="009F63DD" w:rsidRPr="00DE415E" w14:paraId="2AF24B6A" w14:textId="77777777" w:rsidTr="000F4FCF">
        <w:trPr>
          <w:trHeight w:val="315"/>
        </w:trPr>
        <w:tc>
          <w:tcPr>
            <w:tcW w:w="604" w:type="pct"/>
            <w:noWrap/>
            <w:vAlign w:val="center"/>
            <w:hideMark/>
          </w:tcPr>
          <w:p w14:paraId="1D0E0C4E" w14:textId="77777777" w:rsidR="009F63DD" w:rsidRPr="00DE415E" w:rsidRDefault="009F63DD" w:rsidP="000F4FCF">
            <w:pPr>
              <w:jc w:val="center"/>
              <w:rPr>
                <w:rFonts w:cs="Times New Roman"/>
                <w:szCs w:val="24"/>
                <w:lang w:eastAsia="zh-CN"/>
              </w:rPr>
            </w:pPr>
          </w:p>
        </w:tc>
        <w:tc>
          <w:tcPr>
            <w:tcW w:w="523" w:type="pct"/>
            <w:noWrap/>
            <w:vAlign w:val="center"/>
            <w:hideMark/>
          </w:tcPr>
          <w:p w14:paraId="3EFABF83" w14:textId="77777777" w:rsidR="009F63DD" w:rsidRPr="00DE415E" w:rsidRDefault="009F63DD" w:rsidP="000F4FCF">
            <w:pPr>
              <w:jc w:val="center"/>
              <w:rPr>
                <w:rFonts w:cs="Times New Roman"/>
                <w:szCs w:val="24"/>
                <w:lang w:eastAsia="zh-CN"/>
              </w:rPr>
            </w:pPr>
            <w:r w:rsidRPr="00DE415E">
              <w:rPr>
                <w:rFonts w:cs="Times New Roman"/>
                <w:szCs w:val="24"/>
                <w:lang w:eastAsia="zh-CN"/>
              </w:rPr>
              <w:t>ASC5</w:t>
            </w:r>
          </w:p>
        </w:tc>
        <w:tc>
          <w:tcPr>
            <w:tcW w:w="693" w:type="pct"/>
            <w:noWrap/>
            <w:vAlign w:val="center"/>
            <w:hideMark/>
          </w:tcPr>
          <w:p w14:paraId="3491E0C1" w14:textId="77777777" w:rsidR="009F63DD" w:rsidRPr="00DE415E" w:rsidRDefault="009F63DD" w:rsidP="000F4FCF">
            <w:pPr>
              <w:jc w:val="center"/>
              <w:rPr>
                <w:rFonts w:cs="Times New Roman"/>
                <w:szCs w:val="24"/>
                <w:lang w:eastAsia="zh-CN"/>
              </w:rPr>
            </w:pPr>
            <w:r w:rsidRPr="00DE415E">
              <w:rPr>
                <w:rFonts w:cs="Times New Roman"/>
                <w:szCs w:val="24"/>
              </w:rPr>
              <w:t>.71</w:t>
            </w:r>
          </w:p>
        </w:tc>
        <w:tc>
          <w:tcPr>
            <w:tcW w:w="549" w:type="pct"/>
            <w:noWrap/>
            <w:vAlign w:val="center"/>
            <w:hideMark/>
          </w:tcPr>
          <w:p w14:paraId="5B680F9F" w14:textId="77777777" w:rsidR="009F63DD" w:rsidRPr="00DE415E" w:rsidRDefault="009F63DD" w:rsidP="000F4FCF">
            <w:pPr>
              <w:jc w:val="center"/>
              <w:rPr>
                <w:rFonts w:cs="Times New Roman"/>
                <w:szCs w:val="24"/>
                <w:lang w:eastAsia="zh-CN"/>
              </w:rPr>
            </w:pPr>
            <w:r w:rsidRPr="00DE415E">
              <w:rPr>
                <w:rFonts w:cs="Times New Roman"/>
                <w:szCs w:val="24"/>
              </w:rPr>
              <w:t>.11</w:t>
            </w:r>
          </w:p>
        </w:tc>
        <w:tc>
          <w:tcPr>
            <w:tcW w:w="492" w:type="pct"/>
            <w:noWrap/>
            <w:vAlign w:val="center"/>
            <w:hideMark/>
          </w:tcPr>
          <w:p w14:paraId="422C39DA" w14:textId="77777777" w:rsidR="009F63DD" w:rsidRPr="00DE415E" w:rsidRDefault="009F63DD" w:rsidP="000F4FCF">
            <w:pPr>
              <w:jc w:val="center"/>
              <w:rPr>
                <w:rFonts w:cs="Times New Roman"/>
                <w:szCs w:val="24"/>
                <w:lang w:eastAsia="zh-CN"/>
              </w:rPr>
            </w:pPr>
            <w:r w:rsidRPr="00DE415E">
              <w:rPr>
                <w:rFonts w:cs="Times New Roman"/>
                <w:szCs w:val="24"/>
              </w:rPr>
              <w:t>6.51</w:t>
            </w:r>
          </w:p>
        </w:tc>
        <w:tc>
          <w:tcPr>
            <w:tcW w:w="612" w:type="pct"/>
            <w:noWrap/>
            <w:vAlign w:val="center"/>
            <w:hideMark/>
          </w:tcPr>
          <w:p w14:paraId="35B43A09" w14:textId="77777777" w:rsidR="009F63DD" w:rsidRPr="00DE415E" w:rsidRDefault="009F63DD" w:rsidP="000F4FCF">
            <w:pPr>
              <w:jc w:val="center"/>
              <w:rPr>
                <w:rFonts w:cs="Times New Roman"/>
                <w:szCs w:val="24"/>
                <w:lang w:eastAsia="zh-CN"/>
              </w:rPr>
            </w:pPr>
            <w:r w:rsidRPr="00DE415E">
              <w:rPr>
                <w:rFonts w:cs="Times New Roman"/>
                <w:szCs w:val="24"/>
              </w:rPr>
              <w:t>&lt;.001</w:t>
            </w:r>
          </w:p>
        </w:tc>
        <w:tc>
          <w:tcPr>
            <w:tcW w:w="411" w:type="pct"/>
            <w:noWrap/>
            <w:vAlign w:val="center"/>
            <w:hideMark/>
          </w:tcPr>
          <w:p w14:paraId="5E233CF1" w14:textId="77777777" w:rsidR="009F63DD" w:rsidRPr="00DE415E" w:rsidRDefault="009F63DD" w:rsidP="000F4FCF">
            <w:pPr>
              <w:jc w:val="center"/>
              <w:rPr>
                <w:rFonts w:cs="Times New Roman"/>
                <w:szCs w:val="24"/>
                <w:lang w:eastAsia="zh-CN"/>
              </w:rPr>
            </w:pPr>
            <w:r w:rsidRPr="00DE415E">
              <w:rPr>
                <w:rFonts w:cs="Times New Roman"/>
                <w:szCs w:val="24"/>
              </w:rPr>
              <w:t>.46</w:t>
            </w:r>
          </w:p>
        </w:tc>
        <w:tc>
          <w:tcPr>
            <w:tcW w:w="331" w:type="pct"/>
            <w:vAlign w:val="center"/>
          </w:tcPr>
          <w:p w14:paraId="08E5C2F2" w14:textId="77777777" w:rsidR="009F63DD" w:rsidRPr="00DE415E" w:rsidRDefault="009F63DD" w:rsidP="000F4FCF">
            <w:pPr>
              <w:jc w:val="center"/>
              <w:rPr>
                <w:rFonts w:cs="Times New Roman"/>
                <w:szCs w:val="24"/>
                <w:lang w:eastAsia="zh-CN"/>
              </w:rPr>
            </w:pPr>
          </w:p>
        </w:tc>
        <w:tc>
          <w:tcPr>
            <w:tcW w:w="346" w:type="pct"/>
            <w:noWrap/>
            <w:vAlign w:val="center"/>
            <w:hideMark/>
          </w:tcPr>
          <w:p w14:paraId="717465C6" w14:textId="77777777" w:rsidR="009F63DD" w:rsidRPr="00DE415E" w:rsidRDefault="009F63DD" w:rsidP="000F4FCF">
            <w:pPr>
              <w:jc w:val="center"/>
              <w:rPr>
                <w:rFonts w:cs="Times New Roman"/>
                <w:szCs w:val="24"/>
                <w:lang w:eastAsia="zh-CN"/>
              </w:rPr>
            </w:pPr>
          </w:p>
        </w:tc>
        <w:tc>
          <w:tcPr>
            <w:tcW w:w="441" w:type="pct"/>
            <w:noWrap/>
            <w:vAlign w:val="center"/>
            <w:hideMark/>
          </w:tcPr>
          <w:p w14:paraId="19714F0C" w14:textId="77777777" w:rsidR="009F63DD" w:rsidRPr="00DE415E" w:rsidRDefault="009F63DD" w:rsidP="000F4FCF">
            <w:pPr>
              <w:jc w:val="center"/>
              <w:rPr>
                <w:rFonts w:cs="Times New Roman"/>
                <w:szCs w:val="24"/>
                <w:lang w:eastAsia="zh-CN"/>
              </w:rPr>
            </w:pPr>
          </w:p>
        </w:tc>
      </w:tr>
      <w:tr w:rsidR="009F63DD" w:rsidRPr="00DE415E" w14:paraId="22D8ADEC" w14:textId="77777777" w:rsidTr="000F4FCF">
        <w:trPr>
          <w:trHeight w:val="315"/>
        </w:trPr>
        <w:tc>
          <w:tcPr>
            <w:tcW w:w="604" w:type="pct"/>
            <w:noWrap/>
            <w:vAlign w:val="center"/>
            <w:hideMark/>
          </w:tcPr>
          <w:p w14:paraId="2C43E2FF" w14:textId="77777777" w:rsidR="009F63DD" w:rsidRPr="00DE415E" w:rsidRDefault="009F63DD" w:rsidP="000F4FCF">
            <w:pPr>
              <w:jc w:val="center"/>
              <w:rPr>
                <w:rFonts w:cs="Times New Roman"/>
                <w:szCs w:val="24"/>
                <w:lang w:eastAsia="zh-CN"/>
              </w:rPr>
            </w:pPr>
            <w:r w:rsidRPr="00DE415E">
              <w:rPr>
                <w:rFonts w:cs="Times New Roman"/>
                <w:szCs w:val="24"/>
                <w:lang w:eastAsia="zh-CN"/>
              </w:rPr>
              <w:t>OSC</w:t>
            </w:r>
          </w:p>
        </w:tc>
        <w:tc>
          <w:tcPr>
            <w:tcW w:w="523" w:type="pct"/>
            <w:noWrap/>
            <w:vAlign w:val="center"/>
            <w:hideMark/>
          </w:tcPr>
          <w:p w14:paraId="43682109" w14:textId="77777777" w:rsidR="009F63DD" w:rsidRPr="00DE415E" w:rsidRDefault="009F63DD" w:rsidP="000F4FCF">
            <w:pPr>
              <w:jc w:val="center"/>
              <w:rPr>
                <w:rFonts w:cs="Times New Roman"/>
                <w:szCs w:val="24"/>
                <w:lang w:eastAsia="zh-CN"/>
              </w:rPr>
            </w:pPr>
            <w:r w:rsidRPr="00DE415E">
              <w:rPr>
                <w:rFonts w:cs="Times New Roman"/>
                <w:szCs w:val="24"/>
                <w:lang w:eastAsia="zh-CN"/>
              </w:rPr>
              <w:t>OSC1</w:t>
            </w:r>
          </w:p>
        </w:tc>
        <w:tc>
          <w:tcPr>
            <w:tcW w:w="693" w:type="pct"/>
            <w:noWrap/>
            <w:vAlign w:val="center"/>
            <w:hideMark/>
          </w:tcPr>
          <w:p w14:paraId="0CC82C4A" w14:textId="77777777" w:rsidR="009F63DD" w:rsidRPr="00DE415E" w:rsidRDefault="009F63DD" w:rsidP="000F4FCF">
            <w:pPr>
              <w:jc w:val="center"/>
              <w:rPr>
                <w:rFonts w:cs="Times New Roman"/>
                <w:szCs w:val="24"/>
                <w:lang w:eastAsia="zh-CN"/>
              </w:rPr>
            </w:pPr>
            <w:r w:rsidRPr="00DE415E">
              <w:rPr>
                <w:rFonts w:cs="Times New Roman"/>
                <w:szCs w:val="24"/>
              </w:rPr>
              <w:t>1.00</w:t>
            </w:r>
          </w:p>
        </w:tc>
        <w:tc>
          <w:tcPr>
            <w:tcW w:w="549" w:type="pct"/>
            <w:noWrap/>
            <w:vAlign w:val="center"/>
            <w:hideMark/>
          </w:tcPr>
          <w:p w14:paraId="7657DA70" w14:textId="77777777" w:rsidR="009F63DD" w:rsidRPr="00DE415E" w:rsidRDefault="009F63DD" w:rsidP="000F4FCF">
            <w:pPr>
              <w:jc w:val="center"/>
              <w:rPr>
                <w:rFonts w:cs="Times New Roman"/>
                <w:szCs w:val="24"/>
                <w:lang w:eastAsia="zh-CN"/>
              </w:rPr>
            </w:pPr>
          </w:p>
        </w:tc>
        <w:tc>
          <w:tcPr>
            <w:tcW w:w="492" w:type="pct"/>
            <w:noWrap/>
            <w:vAlign w:val="center"/>
            <w:hideMark/>
          </w:tcPr>
          <w:p w14:paraId="2363E670" w14:textId="77777777" w:rsidR="009F63DD" w:rsidRPr="00DE415E" w:rsidRDefault="009F63DD" w:rsidP="000F4FCF">
            <w:pPr>
              <w:jc w:val="center"/>
              <w:rPr>
                <w:rFonts w:cs="Times New Roman"/>
                <w:szCs w:val="24"/>
                <w:lang w:eastAsia="zh-CN"/>
              </w:rPr>
            </w:pPr>
          </w:p>
        </w:tc>
        <w:tc>
          <w:tcPr>
            <w:tcW w:w="612" w:type="pct"/>
            <w:noWrap/>
            <w:vAlign w:val="center"/>
            <w:hideMark/>
          </w:tcPr>
          <w:p w14:paraId="4A8C11F5" w14:textId="77777777" w:rsidR="009F63DD" w:rsidRPr="00DE415E" w:rsidRDefault="009F63DD" w:rsidP="000F4FCF">
            <w:pPr>
              <w:jc w:val="center"/>
              <w:rPr>
                <w:rFonts w:cs="Times New Roman"/>
                <w:szCs w:val="24"/>
                <w:lang w:eastAsia="zh-CN"/>
              </w:rPr>
            </w:pPr>
          </w:p>
        </w:tc>
        <w:tc>
          <w:tcPr>
            <w:tcW w:w="411" w:type="pct"/>
            <w:noWrap/>
            <w:vAlign w:val="center"/>
            <w:hideMark/>
          </w:tcPr>
          <w:p w14:paraId="7A99B17A" w14:textId="77777777" w:rsidR="009F63DD" w:rsidRPr="00DE415E" w:rsidRDefault="009F63DD" w:rsidP="000F4FCF">
            <w:pPr>
              <w:jc w:val="center"/>
              <w:rPr>
                <w:rFonts w:cs="Times New Roman"/>
                <w:szCs w:val="24"/>
                <w:lang w:eastAsia="zh-CN"/>
              </w:rPr>
            </w:pPr>
            <w:r w:rsidRPr="00DE415E">
              <w:rPr>
                <w:rFonts w:cs="Times New Roman"/>
                <w:szCs w:val="24"/>
              </w:rPr>
              <w:t>.67</w:t>
            </w:r>
          </w:p>
        </w:tc>
        <w:tc>
          <w:tcPr>
            <w:tcW w:w="331" w:type="pct"/>
            <w:vAlign w:val="center"/>
          </w:tcPr>
          <w:p w14:paraId="753A8E7A" w14:textId="77777777" w:rsidR="009F63DD" w:rsidRPr="00DE415E" w:rsidRDefault="009F63DD" w:rsidP="000F4FCF">
            <w:pPr>
              <w:jc w:val="center"/>
              <w:rPr>
                <w:rFonts w:cs="Times New Roman"/>
                <w:szCs w:val="24"/>
                <w:lang w:eastAsia="zh-CN"/>
              </w:rPr>
            </w:pPr>
            <w:r>
              <w:rPr>
                <w:rFonts w:cs="Times New Roman" w:hint="eastAsia"/>
                <w:szCs w:val="24"/>
                <w:lang w:eastAsia="zh-CN"/>
              </w:rPr>
              <w:t>.67</w:t>
            </w:r>
          </w:p>
        </w:tc>
        <w:tc>
          <w:tcPr>
            <w:tcW w:w="346" w:type="pct"/>
            <w:noWrap/>
            <w:vAlign w:val="center"/>
            <w:hideMark/>
          </w:tcPr>
          <w:p w14:paraId="6278D395" w14:textId="77777777" w:rsidR="009F63DD" w:rsidRPr="00DE415E" w:rsidRDefault="009F63DD" w:rsidP="000F4FCF">
            <w:pPr>
              <w:jc w:val="center"/>
              <w:rPr>
                <w:rFonts w:cs="Times New Roman"/>
                <w:szCs w:val="24"/>
                <w:lang w:eastAsia="zh-CN"/>
              </w:rPr>
            </w:pPr>
            <w:r w:rsidRPr="00DE415E">
              <w:rPr>
                <w:rFonts w:cs="Times New Roman"/>
                <w:szCs w:val="24"/>
              </w:rPr>
              <w:t>.70</w:t>
            </w:r>
          </w:p>
        </w:tc>
        <w:tc>
          <w:tcPr>
            <w:tcW w:w="441" w:type="pct"/>
            <w:noWrap/>
            <w:vAlign w:val="center"/>
            <w:hideMark/>
          </w:tcPr>
          <w:p w14:paraId="5059DF4F" w14:textId="77777777" w:rsidR="009F63DD" w:rsidRPr="00DE415E" w:rsidRDefault="009F63DD" w:rsidP="000F4FCF">
            <w:pPr>
              <w:jc w:val="center"/>
              <w:rPr>
                <w:rFonts w:cs="Times New Roman"/>
                <w:szCs w:val="24"/>
                <w:lang w:eastAsia="zh-CN"/>
              </w:rPr>
            </w:pPr>
            <w:r w:rsidRPr="00DE415E">
              <w:rPr>
                <w:rFonts w:cs="Times New Roman"/>
                <w:szCs w:val="24"/>
              </w:rPr>
              <w:t>.31</w:t>
            </w:r>
          </w:p>
        </w:tc>
      </w:tr>
      <w:tr w:rsidR="009F63DD" w:rsidRPr="00DE415E" w14:paraId="2FB2B760" w14:textId="77777777" w:rsidTr="000F4FCF">
        <w:trPr>
          <w:trHeight w:val="315"/>
        </w:trPr>
        <w:tc>
          <w:tcPr>
            <w:tcW w:w="604" w:type="pct"/>
            <w:noWrap/>
            <w:vAlign w:val="center"/>
            <w:hideMark/>
          </w:tcPr>
          <w:p w14:paraId="6D94F080" w14:textId="77777777" w:rsidR="009F63DD" w:rsidRPr="00DE415E" w:rsidRDefault="009F63DD" w:rsidP="000F4FCF">
            <w:pPr>
              <w:jc w:val="center"/>
              <w:rPr>
                <w:rFonts w:cs="Times New Roman"/>
                <w:szCs w:val="24"/>
                <w:lang w:eastAsia="zh-CN"/>
              </w:rPr>
            </w:pPr>
          </w:p>
        </w:tc>
        <w:tc>
          <w:tcPr>
            <w:tcW w:w="523" w:type="pct"/>
            <w:noWrap/>
            <w:vAlign w:val="center"/>
            <w:hideMark/>
          </w:tcPr>
          <w:p w14:paraId="05DB606E" w14:textId="77777777" w:rsidR="009F63DD" w:rsidRPr="00DE415E" w:rsidRDefault="009F63DD" w:rsidP="000F4FCF">
            <w:pPr>
              <w:jc w:val="center"/>
              <w:rPr>
                <w:rFonts w:cs="Times New Roman"/>
                <w:szCs w:val="24"/>
                <w:lang w:eastAsia="zh-CN"/>
              </w:rPr>
            </w:pPr>
            <w:r w:rsidRPr="00DE415E">
              <w:rPr>
                <w:rFonts w:cs="Times New Roman"/>
                <w:szCs w:val="24"/>
                <w:lang w:eastAsia="zh-CN"/>
              </w:rPr>
              <w:t>OSC2</w:t>
            </w:r>
          </w:p>
        </w:tc>
        <w:tc>
          <w:tcPr>
            <w:tcW w:w="693" w:type="pct"/>
            <w:noWrap/>
            <w:vAlign w:val="center"/>
            <w:hideMark/>
          </w:tcPr>
          <w:p w14:paraId="4C0F0E3D" w14:textId="77777777" w:rsidR="009F63DD" w:rsidRPr="00DE415E" w:rsidRDefault="009F63DD" w:rsidP="000F4FCF">
            <w:pPr>
              <w:jc w:val="center"/>
              <w:rPr>
                <w:rFonts w:cs="Times New Roman"/>
                <w:szCs w:val="24"/>
                <w:lang w:eastAsia="zh-CN"/>
              </w:rPr>
            </w:pPr>
            <w:r w:rsidRPr="00DE415E">
              <w:rPr>
                <w:rFonts w:cs="Times New Roman"/>
                <w:szCs w:val="24"/>
              </w:rPr>
              <w:t>.70</w:t>
            </w:r>
          </w:p>
        </w:tc>
        <w:tc>
          <w:tcPr>
            <w:tcW w:w="549" w:type="pct"/>
            <w:noWrap/>
            <w:vAlign w:val="center"/>
            <w:hideMark/>
          </w:tcPr>
          <w:p w14:paraId="78A20F6D" w14:textId="77777777" w:rsidR="009F63DD" w:rsidRPr="00DE415E" w:rsidRDefault="009F63DD" w:rsidP="000F4FCF">
            <w:pPr>
              <w:jc w:val="center"/>
              <w:rPr>
                <w:rFonts w:cs="Times New Roman"/>
                <w:szCs w:val="24"/>
                <w:lang w:eastAsia="zh-CN"/>
              </w:rPr>
            </w:pPr>
            <w:r w:rsidRPr="00DE415E">
              <w:rPr>
                <w:rFonts w:cs="Times New Roman"/>
                <w:szCs w:val="24"/>
              </w:rPr>
              <w:t>.11</w:t>
            </w:r>
          </w:p>
        </w:tc>
        <w:tc>
          <w:tcPr>
            <w:tcW w:w="492" w:type="pct"/>
            <w:noWrap/>
            <w:vAlign w:val="center"/>
            <w:hideMark/>
          </w:tcPr>
          <w:p w14:paraId="7C36BD8F" w14:textId="77777777" w:rsidR="009F63DD" w:rsidRPr="00DE415E" w:rsidRDefault="009F63DD" w:rsidP="000F4FCF">
            <w:pPr>
              <w:jc w:val="center"/>
              <w:rPr>
                <w:rFonts w:cs="Times New Roman"/>
                <w:szCs w:val="24"/>
                <w:lang w:eastAsia="zh-CN"/>
              </w:rPr>
            </w:pPr>
            <w:r w:rsidRPr="00DE415E">
              <w:rPr>
                <w:rFonts w:cs="Times New Roman"/>
                <w:szCs w:val="24"/>
              </w:rPr>
              <w:t>6.33</w:t>
            </w:r>
          </w:p>
        </w:tc>
        <w:tc>
          <w:tcPr>
            <w:tcW w:w="612" w:type="pct"/>
            <w:noWrap/>
            <w:vAlign w:val="center"/>
            <w:hideMark/>
          </w:tcPr>
          <w:p w14:paraId="5B13059E" w14:textId="77777777" w:rsidR="009F63DD" w:rsidRPr="00DE415E" w:rsidRDefault="009F63DD" w:rsidP="000F4FCF">
            <w:pPr>
              <w:jc w:val="center"/>
              <w:rPr>
                <w:rFonts w:cs="Times New Roman"/>
                <w:szCs w:val="24"/>
                <w:lang w:eastAsia="zh-CN"/>
              </w:rPr>
            </w:pPr>
            <w:r w:rsidRPr="00DE415E">
              <w:rPr>
                <w:rFonts w:cs="Times New Roman"/>
                <w:szCs w:val="24"/>
              </w:rPr>
              <w:t>&lt;.001</w:t>
            </w:r>
          </w:p>
        </w:tc>
        <w:tc>
          <w:tcPr>
            <w:tcW w:w="411" w:type="pct"/>
            <w:noWrap/>
            <w:vAlign w:val="center"/>
            <w:hideMark/>
          </w:tcPr>
          <w:p w14:paraId="03CB632E" w14:textId="77777777" w:rsidR="009F63DD" w:rsidRPr="00DE415E" w:rsidRDefault="009F63DD" w:rsidP="000F4FCF">
            <w:pPr>
              <w:jc w:val="center"/>
              <w:rPr>
                <w:rFonts w:cs="Times New Roman"/>
                <w:szCs w:val="24"/>
                <w:lang w:eastAsia="zh-CN"/>
              </w:rPr>
            </w:pPr>
            <w:r w:rsidRPr="00DE415E">
              <w:rPr>
                <w:rFonts w:cs="Times New Roman"/>
                <w:szCs w:val="24"/>
              </w:rPr>
              <w:t>.48</w:t>
            </w:r>
          </w:p>
        </w:tc>
        <w:tc>
          <w:tcPr>
            <w:tcW w:w="331" w:type="pct"/>
            <w:vAlign w:val="center"/>
          </w:tcPr>
          <w:p w14:paraId="2CA89AF4" w14:textId="77777777" w:rsidR="009F63DD" w:rsidRPr="00DE415E" w:rsidRDefault="009F63DD" w:rsidP="000F4FCF">
            <w:pPr>
              <w:jc w:val="center"/>
              <w:rPr>
                <w:rFonts w:cs="Times New Roman"/>
                <w:szCs w:val="24"/>
                <w:lang w:eastAsia="zh-CN"/>
              </w:rPr>
            </w:pPr>
          </w:p>
        </w:tc>
        <w:tc>
          <w:tcPr>
            <w:tcW w:w="346" w:type="pct"/>
            <w:noWrap/>
            <w:vAlign w:val="center"/>
            <w:hideMark/>
          </w:tcPr>
          <w:p w14:paraId="5B4D41CE" w14:textId="77777777" w:rsidR="009F63DD" w:rsidRPr="00DE415E" w:rsidRDefault="009F63DD" w:rsidP="000F4FCF">
            <w:pPr>
              <w:jc w:val="center"/>
              <w:rPr>
                <w:rFonts w:cs="Times New Roman"/>
                <w:szCs w:val="24"/>
                <w:lang w:eastAsia="zh-CN"/>
              </w:rPr>
            </w:pPr>
          </w:p>
        </w:tc>
        <w:tc>
          <w:tcPr>
            <w:tcW w:w="441" w:type="pct"/>
            <w:noWrap/>
            <w:vAlign w:val="center"/>
            <w:hideMark/>
          </w:tcPr>
          <w:p w14:paraId="3DE25A65" w14:textId="77777777" w:rsidR="009F63DD" w:rsidRPr="00DE415E" w:rsidRDefault="009F63DD" w:rsidP="000F4FCF">
            <w:pPr>
              <w:jc w:val="center"/>
              <w:rPr>
                <w:rFonts w:cs="Times New Roman"/>
                <w:szCs w:val="24"/>
                <w:lang w:eastAsia="zh-CN"/>
              </w:rPr>
            </w:pPr>
          </w:p>
        </w:tc>
      </w:tr>
      <w:tr w:rsidR="009F63DD" w:rsidRPr="00DE415E" w14:paraId="6D67863D" w14:textId="77777777" w:rsidTr="000F4FCF">
        <w:trPr>
          <w:trHeight w:val="315"/>
        </w:trPr>
        <w:tc>
          <w:tcPr>
            <w:tcW w:w="604" w:type="pct"/>
            <w:noWrap/>
            <w:vAlign w:val="center"/>
            <w:hideMark/>
          </w:tcPr>
          <w:p w14:paraId="763199D1" w14:textId="77777777" w:rsidR="009F63DD" w:rsidRPr="00DE415E" w:rsidRDefault="009F63DD" w:rsidP="000F4FCF">
            <w:pPr>
              <w:jc w:val="center"/>
              <w:rPr>
                <w:rFonts w:cs="Times New Roman"/>
                <w:szCs w:val="24"/>
                <w:lang w:eastAsia="zh-CN"/>
              </w:rPr>
            </w:pPr>
          </w:p>
        </w:tc>
        <w:tc>
          <w:tcPr>
            <w:tcW w:w="523" w:type="pct"/>
            <w:noWrap/>
            <w:vAlign w:val="center"/>
            <w:hideMark/>
          </w:tcPr>
          <w:p w14:paraId="67E6CCC0" w14:textId="77777777" w:rsidR="009F63DD" w:rsidRPr="00DE415E" w:rsidRDefault="009F63DD" w:rsidP="000F4FCF">
            <w:pPr>
              <w:jc w:val="center"/>
              <w:rPr>
                <w:rFonts w:cs="Times New Roman"/>
                <w:szCs w:val="24"/>
                <w:lang w:eastAsia="zh-CN"/>
              </w:rPr>
            </w:pPr>
            <w:r w:rsidRPr="00DE415E">
              <w:rPr>
                <w:rFonts w:cs="Times New Roman"/>
                <w:szCs w:val="24"/>
                <w:lang w:eastAsia="zh-CN"/>
              </w:rPr>
              <w:t>OSC3</w:t>
            </w:r>
          </w:p>
        </w:tc>
        <w:tc>
          <w:tcPr>
            <w:tcW w:w="693" w:type="pct"/>
            <w:noWrap/>
            <w:vAlign w:val="center"/>
            <w:hideMark/>
          </w:tcPr>
          <w:p w14:paraId="1C49DC43" w14:textId="77777777" w:rsidR="009F63DD" w:rsidRPr="00DE415E" w:rsidRDefault="009F63DD" w:rsidP="000F4FCF">
            <w:pPr>
              <w:jc w:val="center"/>
              <w:rPr>
                <w:rFonts w:cs="Times New Roman"/>
                <w:szCs w:val="24"/>
                <w:lang w:eastAsia="zh-CN"/>
              </w:rPr>
            </w:pPr>
            <w:r w:rsidRPr="00DE415E">
              <w:rPr>
                <w:rFonts w:cs="Times New Roman"/>
                <w:szCs w:val="24"/>
              </w:rPr>
              <w:t>.97</w:t>
            </w:r>
          </w:p>
        </w:tc>
        <w:tc>
          <w:tcPr>
            <w:tcW w:w="549" w:type="pct"/>
            <w:noWrap/>
            <w:vAlign w:val="center"/>
            <w:hideMark/>
          </w:tcPr>
          <w:p w14:paraId="5893A924" w14:textId="77777777" w:rsidR="009F63DD" w:rsidRPr="00DE415E" w:rsidRDefault="009F63DD" w:rsidP="000F4FCF">
            <w:pPr>
              <w:jc w:val="center"/>
              <w:rPr>
                <w:rFonts w:cs="Times New Roman"/>
                <w:szCs w:val="24"/>
                <w:lang w:eastAsia="zh-CN"/>
              </w:rPr>
            </w:pPr>
            <w:r w:rsidRPr="00DE415E">
              <w:rPr>
                <w:rFonts w:cs="Times New Roman"/>
                <w:szCs w:val="24"/>
              </w:rPr>
              <w:t>.11</w:t>
            </w:r>
          </w:p>
        </w:tc>
        <w:tc>
          <w:tcPr>
            <w:tcW w:w="492" w:type="pct"/>
            <w:noWrap/>
            <w:vAlign w:val="center"/>
            <w:hideMark/>
          </w:tcPr>
          <w:p w14:paraId="33CCA9C3" w14:textId="77777777" w:rsidR="009F63DD" w:rsidRPr="00DE415E" w:rsidRDefault="009F63DD" w:rsidP="000F4FCF">
            <w:pPr>
              <w:jc w:val="center"/>
              <w:rPr>
                <w:rFonts w:cs="Times New Roman"/>
                <w:szCs w:val="24"/>
                <w:lang w:eastAsia="zh-CN"/>
              </w:rPr>
            </w:pPr>
            <w:r w:rsidRPr="00DE415E">
              <w:rPr>
                <w:rFonts w:cs="Times New Roman"/>
                <w:szCs w:val="24"/>
              </w:rPr>
              <w:t>8.58</w:t>
            </w:r>
          </w:p>
        </w:tc>
        <w:tc>
          <w:tcPr>
            <w:tcW w:w="612" w:type="pct"/>
            <w:noWrap/>
            <w:vAlign w:val="center"/>
            <w:hideMark/>
          </w:tcPr>
          <w:p w14:paraId="4D9975F4" w14:textId="77777777" w:rsidR="009F63DD" w:rsidRPr="00DE415E" w:rsidRDefault="009F63DD" w:rsidP="000F4FCF">
            <w:pPr>
              <w:jc w:val="center"/>
              <w:rPr>
                <w:rFonts w:cs="Times New Roman"/>
                <w:szCs w:val="24"/>
                <w:lang w:eastAsia="zh-CN"/>
              </w:rPr>
            </w:pPr>
            <w:r w:rsidRPr="00DE415E">
              <w:rPr>
                <w:rFonts w:cs="Times New Roman"/>
                <w:szCs w:val="24"/>
              </w:rPr>
              <w:t>&lt;.001</w:t>
            </w:r>
          </w:p>
        </w:tc>
        <w:tc>
          <w:tcPr>
            <w:tcW w:w="411" w:type="pct"/>
            <w:noWrap/>
            <w:vAlign w:val="center"/>
            <w:hideMark/>
          </w:tcPr>
          <w:p w14:paraId="134F02DC" w14:textId="77777777" w:rsidR="009F63DD" w:rsidRPr="00DE415E" w:rsidRDefault="009F63DD" w:rsidP="000F4FCF">
            <w:pPr>
              <w:jc w:val="center"/>
              <w:rPr>
                <w:rFonts w:cs="Times New Roman"/>
                <w:szCs w:val="24"/>
                <w:lang w:eastAsia="zh-CN"/>
              </w:rPr>
            </w:pPr>
            <w:r w:rsidRPr="00DE415E">
              <w:rPr>
                <w:rFonts w:cs="Times New Roman"/>
                <w:szCs w:val="24"/>
              </w:rPr>
              <w:t>.67</w:t>
            </w:r>
          </w:p>
        </w:tc>
        <w:tc>
          <w:tcPr>
            <w:tcW w:w="331" w:type="pct"/>
            <w:vAlign w:val="center"/>
          </w:tcPr>
          <w:p w14:paraId="592D7701" w14:textId="77777777" w:rsidR="009F63DD" w:rsidRPr="00DE415E" w:rsidRDefault="009F63DD" w:rsidP="000F4FCF">
            <w:pPr>
              <w:jc w:val="center"/>
              <w:rPr>
                <w:rFonts w:cs="Times New Roman"/>
                <w:szCs w:val="24"/>
                <w:lang w:eastAsia="zh-CN"/>
              </w:rPr>
            </w:pPr>
          </w:p>
        </w:tc>
        <w:tc>
          <w:tcPr>
            <w:tcW w:w="346" w:type="pct"/>
            <w:noWrap/>
            <w:vAlign w:val="center"/>
            <w:hideMark/>
          </w:tcPr>
          <w:p w14:paraId="403B4D56" w14:textId="77777777" w:rsidR="009F63DD" w:rsidRPr="00DE415E" w:rsidRDefault="009F63DD" w:rsidP="000F4FCF">
            <w:pPr>
              <w:jc w:val="center"/>
              <w:rPr>
                <w:rFonts w:cs="Times New Roman"/>
                <w:szCs w:val="24"/>
                <w:lang w:eastAsia="zh-CN"/>
              </w:rPr>
            </w:pPr>
          </w:p>
        </w:tc>
        <w:tc>
          <w:tcPr>
            <w:tcW w:w="441" w:type="pct"/>
            <w:noWrap/>
            <w:vAlign w:val="center"/>
            <w:hideMark/>
          </w:tcPr>
          <w:p w14:paraId="3E12AC44" w14:textId="77777777" w:rsidR="009F63DD" w:rsidRPr="00DE415E" w:rsidRDefault="009F63DD" w:rsidP="000F4FCF">
            <w:pPr>
              <w:jc w:val="center"/>
              <w:rPr>
                <w:rFonts w:cs="Times New Roman"/>
                <w:szCs w:val="24"/>
                <w:lang w:eastAsia="zh-CN"/>
              </w:rPr>
            </w:pPr>
          </w:p>
        </w:tc>
      </w:tr>
      <w:tr w:rsidR="009F63DD" w:rsidRPr="00DE415E" w14:paraId="48EC3A1F" w14:textId="77777777" w:rsidTr="000F4FCF">
        <w:trPr>
          <w:trHeight w:val="315"/>
        </w:trPr>
        <w:tc>
          <w:tcPr>
            <w:tcW w:w="604" w:type="pct"/>
            <w:noWrap/>
            <w:vAlign w:val="center"/>
            <w:hideMark/>
          </w:tcPr>
          <w:p w14:paraId="3795D4B0" w14:textId="77777777" w:rsidR="009F63DD" w:rsidRPr="00DE415E" w:rsidRDefault="009F63DD" w:rsidP="000F4FCF">
            <w:pPr>
              <w:jc w:val="center"/>
              <w:rPr>
                <w:rFonts w:cs="Times New Roman"/>
                <w:szCs w:val="24"/>
                <w:lang w:eastAsia="zh-CN"/>
              </w:rPr>
            </w:pPr>
          </w:p>
        </w:tc>
        <w:tc>
          <w:tcPr>
            <w:tcW w:w="523" w:type="pct"/>
            <w:noWrap/>
            <w:vAlign w:val="center"/>
            <w:hideMark/>
          </w:tcPr>
          <w:p w14:paraId="0A0D279A" w14:textId="77777777" w:rsidR="009F63DD" w:rsidRPr="00DE415E" w:rsidRDefault="009F63DD" w:rsidP="000F4FCF">
            <w:pPr>
              <w:jc w:val="center"/>
              <w:rPr>
                <w:rFonts w:cs="Times New Roman"/>
                <w:szCs w:val="24"/>
                <w:lang w:eastAsia="zh-CN"/>
              </w:rPr>
            </w:pPr>
            <w:r w:rsidRPr="00DE415E">
              <w:rPr>
                <w:rFonts w:cs="Times New Roman"/>
                <w:szCs w:val="24"/>
                <w:lang w:eastAsia="zh-CN"/>
              </w:rPr>
              <w:t>OSC4</w:t>
            </w:r>
          </w:p>
        </w:tc>
        <w:tc>
          <w:tcPr>
            <w:tcW w:w="693" w:type="pct"/>
            <w:noWrap/>
            <w:vAlign w:val="center"/>
            <w:hideMark/>
          </w:tcPr>
          <w:p w14:paraId="35B4F33F" w14:textId="77777777" w:rsidR="009F63DD" w:rsidRPr="00DE415E" w:rsidRDefault="009F63DD" w:rsidP="000F4FCF">
            <w:pPr>
              <w:jc w:val="center"/>
              <w:rPr>
                <w:rFonts w:cs="Times New Roman"/>
                <w:szCs w:val="24"/>
                <w:lang w:eastAsia="zh-CN"/>
              </w:rPr>
            </w:pPr>
            <w:r w:rsidRPr="00DE415E">
              <w:rPr>
                <w:rFonts w:cs="Times New Roman"/>
                <w:szCs w:val="24"/>
              </w:rPr>
              <w:t>1.00</w:t>
            </w:r>
          </w:p>
        </w:tc>
        <w:tc>
          <w:tcPr>
            <w:tcW w:w="549" w:type="pct"/>
            <w:noWrap/>
            <w:vAlign w:val="center"/>
            <w:hideMark/>
          </w:tcPr>
          <w:p w14:paraId="79E4897B" w14:textId="77777777" w:rsidR="009F63DD" w:rsidRPr="00DE415E" w:rsidRDefault="009F63DD" w:rsidP="000F4FCF">
            <w:pPr>
              <w:jc w:val="center"/>
              <w:rPr>
                <w:rFonts w:cs="Times New Roman"/>
                <w:szCs w:val="24"/>
                <w:lang w:eastAsia="zh-CN"/>
              </w:rPr>
            </w:pPr>
            <w:r w:rsidRPr="00DE415E">
              <w:rPr>
                <w:rFonts w:cs="Times New Roman"/>
                <w:szCs w:val="24"/>
              </w:rPr>
              <w:t>.12</w:t>
            </w:r>
          </w:p>
        </w:tc>
        <w:tc>
          <w:tcPr>
            <w:tcW w:w="492" w:type="pct"/>
            <w:noWrap/>
            <w:vAlign w:val="center"/>
            <w:hideMark/>
          </w:tcPr>
          <w:p w14:paraId="4F7B2C78" w14:textId="77777777" w:rsidR="009F63DD" w:rsidRPr="00DE415E" w:rsidRDefault="009F63DD" w:rsidP="000F4FCF">
            <w:pPr>
              <w:jc w:val="center"/>
              <w:rPr>
                <w:rFonts w:cs="Times New Roman"/>
                <w:szCs w:val="24"/>
                <w:lang w:eastAsia="zh-CN"/>
              </w:rPr>
            </w:pPr>
            <w:r w:rsidRPr="00DE415E">
              <w:rPr>
                <w:rFonts w:cs="Times New Roman"/>
                <w:szCs w:val="24"/>
              </w:rPr>
              <w:t>8.40</w:t>
            </w:r>
          </w:p>
        </w:tc>
        <w:tc>
          <w:tcPr>
            <w:tcW w:w="612" w:type="pct"/>
            <w:noWrap/>
            <w:vAlign w:val="center"/>
            <w:hideMark/>
          </w:tcPr>
          <w:p w14:paraId="4365C9F1" w14:textId="77777777" w:rsidR="009F63DD" w:rsidRPr="00DE415E" w:rsidRDefault="009F63DD" w:rsidP="000F4FCF">
            <w:pPr>
              <w:jc w:val="center"/>
              <w:rPr>
                <w:rFonts w:cs="Times New Roman"/>
                <w:szCs w:val="24"/>
                <w:lang w:eastAsia="zh-CN"/>
              </w:rPr>
            </w:pPr>
            <w:r w:rsidRPr="00DE415E">
              <w:rPr>
                <w:rFonts w:cs="Times New Roman"/>
                <w:szCs w:val="24"/>
              </w:rPr>
              <w:t>&lt;.001</w:t>
            </w:r>
          </w:p>
        </w:tc>
        <w:tc>
          <w:tcPr>
            <w:tcW w:w="411" w:type="pct"/>
            <w:noWrap/>
            <w:vAlign w:val="center"/>
            <w:hideMark/>
          </w:tcPr>
          <w:p w14:paraId="3300EDEE" w14:textId="77777777" w:rsidR="009F63DD" w:rsidRPr="00DE415E" w:rsidRDefault="009F63DD" w:rsidP="000F4FCF">
            <w:pPr>
              <w:jc w:val="center"/>
              <w:rPr>
                <w:rFonts w:cs="Times New Roman"/>
                <w:szCs w:val="24"/>
                <w:lang w:eastAsia="zh-CN"/>
              </w:rPr>
            </w:pPr>
            <w:r w:rsidRPr="00DE415E">
              <w:rPr>
                <w:rFonts w:cs="Times New Roman"/>
                <w:szCs w:val="24"/>
              </w:rPr>
              <w:t>.65</w:t>
            </w:r>
          </w:p>
        </w:tc>
        <w:tc>
          <w:tcPr>
            <w:tcW w:w="331" w:type="pct"/>
            <w:vAlign w:val="center"/>
          </w:tcPr>
          <w:p w14:paraId="45B492F6" w14:textId="77777777" w:rsidR="009F63DD" w:rsidRPr="00DE415E" w:rsidRDefault="009F63DD" w:rsidP="000F4FCF">
            <w:pPr>
              <w:jc w:val="center"/>
              <w:rPr>
                <w:rFonts w:cs="Times New Roman"/>
                <w:szCs w:val="24"/>
                <w:lang w:eastAsia="zh-CN"/>
              </w:rPr>
            </w:pPr>
          </w:p>
        </w:tc>
        <w:tc>
          <w:tcPr>
            <w:tcW w:w="346" w:type="pct"/>
            <w:noWrap/>
            <w:vAlign w:val="center"/>
            <w:hideMark/>
          </w:tcPr>
          <w:p w14:paraId="3B76B67E" w14:textId="77777777" w:rsidR="009F63DD" w:rsidRPr="00DE415E" w:rsidRDefault="009F63DD" w:rsidP="000F4FCF">
            <w:pPr>
              <w:jc w:val="center"/>
              <w:rPr>
                <w:rFonts w:cs="Times New Roman"/>
                <w:szCs w:val="24"/>
                <w:lang w:eastAsia="zh-CN"/>
              </w:rPr>
            </w:pPr>
          </w:p>
        </w:tc>
        <w:tc>
          <w:tcPr>
            <w:tcW w:w="441" w:type="pct"/>
            <w:noWrap/>
            <w:vAlign w:val="center"/>
            <w:hideMark/>
          </w:tcPr>
          <w:p w14:paraId="5443D26B" w14:textId="77777777" w:rsidR="009F63DD" w:rsidRPr="00DE415E" w:rsidRDefault="009F63DD" w:rsidP="000F4FCF">
            <w:pPr>
              <w:jc w:val="center"/>
              <w:rPr>
                <w:rFonts w:cs="Times New Roman"/>
                <w:szCs w:val="24"/>
                <w:lang w:eastAsia="zh-CN"/>
              </w:rPr>
            </w:pPr>
          </w:p>
        </w:tc>
      </w:tr>
      <w:tr w:rsidR="009F63DD" w:rsidRPr="00DE415E" w14:paraId="210CC4BB" w14:textId="77777777" w:rsidTr="000F4FCF">
        <w:trPr>
          <w:trHeight w:val="315"/>
        </w:trPr>
        <w:tc>
          <w:tcPr>
            <w:tcW w:w="604" w:type="pct"/>
            <w:noWrap/>
            <w:vAlign w:val="center"/>
            <w:hideMark/>
          </w:tcPr>
          <w:p w14:paraId="297E9CA4" w14:textId="77777777" w:rsidR="009F63DD" w:rsidRPr="00DE415E" w:rsidRDefault="009F63DD" w:rsidP="000F4FCF">
            <w:pPr>
              <w:jc w:val="center"/>
              <w:rPr>
                <w:rFonts w:cs="Times New Roman"/>
                <w:szCs w:val="24"/>
                <w:lang w:eastAsia="zh-CN"/>
              </w:rPr>
            </w:pPr>
          </w:p>
        </w:tc>
        <w:tc>
          <w:tcPr>
            <w:tcW w:w="523" w:type="pct"/>
            <w:noWrap/>
            <w:vAlign w:val="center"/>
            <w:hideMark/>
          </w:tcPr>
          <w:p w14:paraId="794C1033" w14:textId="77777777" w:rsidR="009F63DD" w:rsidRPr="00DE415E" w:rsidRDefault="009F63DD" w:rsidP="000F4FCF">
            <w:pPr>
              <w:jc w:val="center"/>
              <w:rPr>
                <w:rFonts w:cs="Times New Roman"/>
                <w:szCs w:val="24"/>
                <w:lang w:eastAsia="zh-CN"/>
              </w:rPr>
            </w:pPr>
            <w:r w:rsidRPr="00DE415E">
              <w:rPr>
                <w:rFonts w:cs="Times New Roman"/>
                <w:szCs w:val="24"/>
                <w:lang w:eastAsia="zh-CN"/>
              </w:rPr>
              <w:t>OSC5</w:t>
            </w:r>
          </w:p>
        </w:tc>
        <w:tc>
          <w:tcPr>
            <w:tcW w:w="693" w:type="pct"/>
            <w:noWrap/>
            <w:vAlign w:val="center"/>
            <w:hideMark/>
          </w:tcPr>
          <w:p w14:paraId="76165F72" w14:textId="77777777" w:rsidR="009F63DD" w:rsidRPr="00DE415E" w:rsidRDefault="009F63DD" w:rsidP="000F4FCF">
            <w:pPr>
              <w:jc w:val="center"/>
              <w:rPr>
                <w:rFonts w:cs="Times New Roman"/>
                <w:szCs w:val="24"/>
                <w:lang w:eastAsia="zh-CN"/>
              </w:rPr>
            </w:pPr>
            <w:r w:rsidRPr="00DE415E">
              <w:rPr>
                <w:rFonts w:cs="Times New Roman"/>
                <w:szCs w:val="24"/>
              </w:rPr>
              <w:t>.70</w:t>
            </w:r>
          </w:p>
        </w:tc>
        <w:tc>
          <w:tcPr>
            <w:tcW w:w="549" w:type="pct"/>
            <w:noWrap/>
            <w:vAlign w:val="center"/>
            <w:hideMark/>
          </w:tcPr>
          <w:p w14:paraId="5358A068" w14:textId="77777777" w:rsidR="009F63DD" w:rsidRPr="00DE415E" w:rsidRDefault="009F63DD" w:rsidP="000F4FCF">
            <w:pPr>
              <w:jc w:val="center"/>
              <w:rPr>
                <w:rFonts w:cs="Times New Roman"/>
                <w:szCs w:val="24"/>
                <w:lang w:eastAsia="zh-CN"/>
              </w:rPr>
            </w:pPr>
            <w:r w:rsidRPr="00DE415E">
              <w:rPr>
                <w:rFonts w:cs="Times New Roman"/>
                <w:szCs w:val="24"/>
              </w:rPr>
              <w:t>.09</w:t>
            </w:r>
          </w:p>
        </w:tc>
        <w:tc>
          <w:tcPr>
            <w:tcW w:w="492" w:type="pct"/>
            <w:noWrap/>
            <w:vAlign w:val="center"/>
            <w:hideMark/>
          </w:tcPr>
          <w:p w14:paraId="0A0EA9B3" w14:textId="77777777" w:rsidR="009F63DD" w:rsidRPr="00DE415E" w:rsidRDefault="009F63DD" w:rsidP="000F4FCF">
            <w:pPr>
              <w:jc w:val="center"/>
              <w:rPr>
                <w:rFonts w:cs="Times New Roman"/>
                <w:szCs w:val="24"/>
                <w:lang w:eastAsia="zh-CN"/>
              </w:rPr>
            </w:pPr>
            <w:r w:rsidRPr="00DE415E">
              <w:rPr>
                <w:rFonts w:cs="Times New Roman"/>
                <w:szCs w:val="24"/>
              </w:rPr>
              <w:t>7.44</w:t>
            </w:r>
          </w:p>
        </w:tc>
        <w:tc>
          <w:tcPr>
            <w:tcW w:w="612" w:type="pct"/>
            <w:noWrap/>
            <w:vAlign w:val="center"/>
            <w:hideMark/>
          </w:tcPr>
          <w:p w14:paraId="6F90EB6D" w14:textId="77777777" w:rsidR="009F63DD" w:rsidRPr="00DE415E" w:rsidRDefault="009F63DD" w:rsidP="000F4FCF">
            <w:pPr>
              <w:jc w:val="center"/>
              <w:rPr>
                <w:rFonts w:cs="Times New Roman"/>
                <w:szCs w:val="24"/>
                <w:lang w:eastAsia="zh-CN"/>
              </w:rPr>
            </w:pPr>
            <w:r w:rsidRPr="00DE415E">
              <w:rPr>
                <w:rFonts w:cs="Times New Roman"/>
                <w:szCs w:val="24"/>
              </w:rPr>
              <w:t>&lt;.001</w:t>
            </w:r>
          </w:p>
        </w:tc>
        <w:tc>
          <w:tcPr>
            <w:tcW w:w="411" w:type="pct"/>
            <w:noWrap/>
            <w:vAlign w:val="center"/>
            <w:hideMark/>
          </w:tcPr>
          <w:p w14:paraId="25A4A5AB" w14:textId="77777777" w:rsidR="009F63DD" w:rsidRPr="00DE415E" w:rsidRDefault="009F63DD" w:rsidP="000F4FCF">
            <w:pPr>
              <w:jc w:val="center"/>
              <w:rPr>
                <w:rFonts w:cs="Times New Roman"/>
                <w:szCs w:val="24"/>
                <w:lang w:eastAsia="zh-CN"/>
              </w:rPr>
            </w:pPr>
            <w:r w:rsidRPr="00DE415E">
              <w:rPr>
                <w:rFonts w:cs="Times New Roman"/>
                <w:szCs w:val="24"/>
              </w:rPr>
              <w:t>.57</w:t>
            </w:r>
          </w:p>
        </w:tc>
        <w:tc>
          <w:tcPr>
            <w:tcW w:w="331" w:type="pct"/>
            <w:vAlign w:val="center"/>
          </w:tcPr>
          <w:p w14:paraId="38744858" w14:textId="77777777" w:rsidR="009F63DD" w:rsidRPr="00DE415E" w:rsidRDefault="009F63DD" w:rsidP="000F4FCF">
            <w:pPr>
              <w:jc w:val="center"/>
              <w:rPr>
                <w:rFonts w:cs="Times New Roman"/>
                <w:szCs w:val="24"/>
                <w:lang w:eastAsia="zh-CN"/>
              </w:rPr>
            </w:pPr>
          </w:p>
        </w:tc>
        <w:tc>
          <w:tcPr>
            <w:tcW w:w="346" w:type="pct"/>
            <w:noWrap/>
            <w:vAlign w:val="center"/>
            <w:hideMark/>
          </w:tcPr>
          <w:p w14:paraId="60082CC9" w14:textId="77777777" w:rsidR="009F63DD" w:rsidRPr="00DE415E" w:rsidRDefault="009F63DD" w:rsidP="000F4FCF">
            <w:pPr>
              <w:jc w:val="center"/>
              <w:rPr>
                <w:rFonts w:cs="Times New Roman"/>
                <w:szCs w:val="24"/>
                <w:lang w:eastAsia="zh-CN"/>
              </w:rPr>
            </w:pPr>
          </w:p>
        </w:tc>
        <w:tc>
          <w:tcPr>
            <w:tcW w:w="441" w:type="pct"/>
            <w:noWrap/>
            <w:vAlign w:val="center"/>
            <w:hideMark/>
          </w:tcPr>
          <w:p w14:paraId="34AB0C89" w14:textId="77777777" w:rsidR="009F63DD" w:rsidRPr="00DE415E" w:rsidRDefault="009F63DD" w:rsidP="000F4FCF">
            <w:pPr>
              <w:jc w:val="center"/>
              <w:rPr>
                <w:rFonts w:cs="Times New Roman"/>
                <w:szCs w:val="24"/>
                <w:lang w:eastAsia="zh-CN"/>
              </w:rPr>
            </w:pPr>
          </w:p>
        </w:tc>
      </w:tr>
      <w:tr w:rsidR="009F63DD" w:rsidRPr="00DE415E" w14:paraId="6BA0FBD5" w14:textId="77777777" w:rsidTr="000F4FCF">
        <w:trPr>
          <w:trHeight w:val="315"/>
        </w:trPr>
        <w:tc>
          <w:tcPr>
            <w:tcW w:w="604" w:type="pct"/>
            <w:noWrap/>
            <w:vAlign w:val="center"/>
            <w:hideMark/>
          </w:tcPr>
          <w:p w14:paraId="01E3EF10" w14:textId="77777777" w:rsidR="009F63DD" w:rsidRPr="00DE415E" w:rsidRDefault="009F63DD" w:rsidP="000F4FCF">
            <w:pPr>
              <w:jc w:val="center"/>
              <w:rPr>
                <w:rFonts w:cs="Times New Roman"/>
                <w:szCs w:val="24"/>
                <w:lang w:eastAsia="zh-CN"/>
              </w:rPr>
            </w:pPr>
          </w:p>
        </w:tc>
        <w:tc>
          <w:tcPr>
            <w:tcW w:w="523" w:type="pct"/>
            <w:noWrap/>
            <w:vAlign w:val="center"/>
            <w:hideMark/>
          </w:tcPr>
          <w:p w14:paraId="2056E3F9" w14:textId="77777777" w:rsidR="009F63DD" w:rsidRPr="00DE415E" w:rsidRDefault="009F63DD" w:rsidP="000F4FCF">
            <w:pPr>
              <w:jc w:val="center"/>
              <w:rPr>
                <w:rFonts w:cs="Times New Roman"/>
                <w:szCs w:val="24"/>
                <w:lang w:eastAsia="zh-CN"/>
              </w:rPr>
            </w:pPr>
            <w:r w:rsidRPr="00DE415E">
              <w:rPr>
                <w:rFonts w:cs="Times New Roman"/>
                <w:szCs w:val="24"/>
                <w:lang w:eastAsia="zh-CN"/>
              </w:rPr>
              <w:t>OSC6</w:t>
            </w:r>
          </w:p>
        </w:tc>
        <w:tc>
          <w:tcPr>
            <w:tcW w:w="693" w:type="pct"/>
            <w:noWrap/>
            <w:vAlign w:val="center"/>
            <w:hideMark/>
          </w:tcPr>
          <w:p w14:paraId="407492EA" w14:textId="77777777" w:rsidR="009F63DD" w:rsidRPr="00DE415E" w:rsidRDefault="009F63DD" w:rsidP="000F4FCF">
            <w:pPr>
              <w:jc w:val="center"/>
              <w:rPr>
                <w:rFonts w:cs="Times New Roman"/>
                <w:szCs w:val="24"/>
                <w:lang w:eastAsia="zh-CN"/>
              </w:rPr>
            </w:pPr>
            <w:r w:rsidRPr="00DE415E">
              <w:rPr>
                <w:rFonts w:cs="Times New Roman"/>
                <w:szCs w:val="24"/>
              </w:rPr>
              <w:t>.16</w:t>
            </w:r>
          </w:p>
        </w:tc>
        <w:tc>
          <w:tcPr>
            <w:tcW w:w="549" w:type="pct"/>
            <w:noWrap/>
            <w:vAlign w:val="center"/>
            <w:hideMark/>
          </w:tcPr>
          <w:p w14:paraId="5334E21D" w14:textId="77777777" w:rsidR="009F63DD" w:rsidRPr="00DE415E" w:rsidRDefault="009F63DD" w:rsidP="000F4FCF">
            <w:pPr>
              <w:jc w:val="center"/>
              <w:rPr>
                <w:rFonts w:cs="Times New Roman"/>
                <w:szCs w:val="24"/>
                <w:lang w:eastAsia="zh-CN"/>
              </w:rPr>
            </w:pPr>
            <w:r w:rsidRPr="00DE415E">
              <w:rPr>
                <w:rFonts w:cs="Times New Roman"/>
                <w:szCs w:val="24"/>
              </w:rPr>
              <w:t>.12</w:t>
            </w:r>
          </w:p>
        </w:tc>
        <w:tc>
          <w:tcPr>
            <w:tcW w:w="492" w:type="pct"/>
            <w:noWrap/>
            <w:vAlign w:val="center"/>
            <w:hideMark/>
          </w:tcPr>
          <w:p w14:paraId="2ED35AD6" w14:textId="77777777" w:rsidR="009F63DD" w:rsidRPr="00DE415E" w:rsidRDefault="009F63DD" w:rsidP="000F4FCF">
            <w:pPr>
              <w:jc w:val="center"/>
              <w:rPr>
                <w:rFonts w:cs="Times New Roman"/>
                <w:szCs w:val="24"/>
                <w:lang w:eastAsia="zh-CN"/>
              </w:rPr>
            </w:pPr>
            <w:r w:rsidRPr="00DE415E">
              <w:rPr>
                <w:rFonts w:cs="Times New Roman"/>
                <w:szCs w:val="24"/>
              </w:rPr>
              <w:t>1.32</w:t>
            </w:r>
          </w:p>
        </w:tc>
        <w:tc>
          <w:tcPr>
            <w:tcW w:w="612" w:type="pct"/>
            <w:noWrap/>
            <w:vAlign w:val="center"/>
            <w:hideMark/>
          </w:tcPr>
          <w:p w14:paraId="7D509795" w14:textId="77777777" w:rsidR="009F63DD" w:rsidRPr="00DE415E" w:rsidRDefault="009F63DD" w:rsidP="000F4FCF">
            <w:pPr>
              <w:jc w:val="center"/>
              <w:rPr>
                <w:rFonts w:cs="Times New Roman"/>
                <w:szCs w:val="24"/>
                <w:lang w:eastAsia="zh-CN"/>
              </w:rPr>
            </w:pPr>
            <w:r w:rsidRPr="00DE415E">
              <w:rPr>
                <w:rFonts w:cs="Times New Roman"/>
                <w:szCs w:val="24"/>
              </w:rPr>
              <w:t>.188</w:t>
            </w:r>
          </w:p>
        </w:tc>
        <w:tc>
          <w:tcPr>
            <w:tcW w:w="411" w:type="pct"/>
            <w:noWrap/>
            <w:vAlign w:val="center"/>
            <w:hideMark/>
          </w:tcPr>
          <w:p w14:paraId="17D43926" w14:textId="77777777" w:rsidR="009F63DD" w:rsidRPr="00DE415E" w:rsidRDefault="009F63DD" w:rsidP="000F4FCF">
            <w:pPr>
              <w:jc w:val="center"/>
              <w:rPr>
                <w:rFonts w:cs="Times New Roman"/>
                <w:szCs w:val="24"/>
                <w:lang w:eastAsia="zh-CN"/>
              </w:rPr>
            </w:pPr>
            <w:r w:rsidRPr="00DE415E">
              <w:rPr>
                <w:rFonts w:cs="Times New Roman"/>
                <w:szCs w:val="24"/>
              </w:rPr>
              <w:t>.10</w:t>
            </w:r>
          </w:p>
        </w:tc>
        <w:tc>
          <w:tcPr>
            <w:tcW w:w="331" w:type="pct"/>
            <w:vAlign w:val="center"/>
          </w:tcPr>
          <w:p w14:paraId="43A130C2" w14:textId="77777777" w:rsidR="009F63DD" w:rsidRPr="00DE415E" w:rsidRDefault="009F63DD" w:rsidP="000F4FCF">
            <w:pPr>
              <w:jc w:val="center"/>
              <w:rPr>
                <w:rFonts w:cs="Times New Roman"/>
                <w:szCs w:val="24"/>
                <w:lang w:eastAsia="zh-CN"/>
              </w:rPr>
            </w:pPr>
          </w:p>
        </w:tc>
        <w:tc>
          <w:tcPr>
            <w:tcW w:w="346" w:type="pct"/>
            <w:noWrap/>
            <w:vAlign w:val="center"/>
            <w:hideMark/>
          </w:tcPr>
          <w:p w14:paraId="19D86708" w14:textId="77777777" w:rsidR="009F63DD" w:rsidRPr="00DE415E" w:rsidRDefault="009F63DD" w:rsidP="000F4FCF">
            <w:pPr>
              <w:jc w:val="center"/>
              <w:rPr>
                <w:rFonts w:cs="Times New Roman"/>
                <w:szCs w:val="24"/>
                <w:lang w:eastAsia="zh-CN"/>
              </w:rPr>
            </w:pPr>
          </w:p>
        </w:tc>
        <w:tc>
          <w:tcPr>
            <w:tcW w:w="441" w:type="pct"/>
            <w:noWrap/>
            <w:vAlign w:val="center"/>
            <w:hideMark/>
          </w:tcPr>
          <w:p w14:paraId="1DF56E9B" w14:textId="77777777" w:rsidR="009F63DD" w:rsidRPr="00DE415E" w:rsidRDefault="009F63DD" w:rsidP="000F4FCF">
            <w:pPr>
              <w:jc w:val="center"/>
              <w:rPr>
                <w:rFonts w:cs="Times New Roman"/>
                <w:szCs w:val="24"/>
                <w:lang w:eastAsia="zh-CN"/>
              </w:rPr>
            </w:pPr>
          </w:p>
        </w:tc>
      </w:tr>
      <w:tr w:rsidR="009F63DD" w:rsidRPr="00DE415E" w14:paraId="78EFBDD1" w14:textId="77777777" w:rsidTr="000F4FCF">
        <w:trPr>
          <w:trHeight w:val="315"/>
        </w:trPr>
        <w:tc>
          <w:tcPr>
            <w:tcW w:w="604" w:type="pct"/>
            <w:noWrap/>
            <w:vAlign w:val="center"/>
            <w:hideMark/>
          </w:tcPr>
          <w:p w14:paraId="19EA1E2E" w14:textId="77777777" w:rsidR="009F63DD" w:rsidRPr="00DE415E" w:rsidRDefault="009F63DD" w:rsidP="000F4FCF">
            <w:pPr>
              <w:jc w:val="center"/>
              <w:rPr>
                <w:rFonts w:cs="Times New Roman"/>
                <w:szCs w:val="24"/>
                <w:lang w:eastAsia="zh-CN"/>
              </w:rPr>
            </w:pPr>
            <w:r w:rsidRPr="00DE415E">
              <w:rPr>
                <w:rFonts w:cs="Times New Roman"/>
                <w:szCs w:val="24"/>
                <w:lang w:eastAsia="zh-CN"/>
              </w:rPr>
              <w:t>SCO</w:t>
            </w:r>
          </w:p>
        </w:tc>
        <w:tc>
          <w:tcPr>
            <w:tcW w:w="523" w:type="pct"/>
            <w:noWrap/>
            <w:vAlign w:val="center"/>
            <w:hideMark/>
          </w:tcPr>
          <w:p w14:paraId="459491AB" w14:textId="77777777" w:rsidR="009F63DD" w:rsidRPr="00DE415E" w:rsidRDefault="009F63DD" w:rsidP="000F4FCF">
            <w:pPr>
              <w:jc w:val="center"/>
              <w:rPr>
                <w:rFonts w:cs="Times New Roman"/>
                <w:szCs w:val="24"/>
                <w:lang w:eastAsia="zh-CN"/>
              </w:rPr>
            </w:pPr>
            <w:r w:rsidRPr="00DE415E">
              <w:rPr>
                <w:rFonts w:cs="Times New Roman"/>
                <w:szCs w:val="24"/>
                <w:lang w:eastAsia="zh-CN"/>
              </w:rPr>
              <w:t>ASC</w:t>
            </w:r>
          </w:p>
        </w:tc>
        <w:tc>
          <w:tcPr>
            <w:tcW w:w="693" w:type="pct"/>
            <w:noWrap/>
            <w:vAlign w:val="center"/>
            <w:hideMark/>
          </w:tcPr>
          <w:p w14:paraId="6FA5277B" w14:textId="77777777" w:rsidR="009F63DD" w:rsidRPr="00DE415E" w:rsidRDefault="009F63DD" w:rsidP="000F4FCF">
            <w:pPr>
              <w:jc w:val="center"/>
              <w:rPr>
                <w:rFonts w:cs="Times New Roman"/>
                <w:szCs w:val="24"/>
                <w:lang w:eastAsia="zh-CN"/>
              </w:rPr>
            </w:pPr>
            <w:r w:rsidRPr="00DE415E">
              <w:rPr>
                <w:rFonts w:cs="Times New Roman"/>
                <w:szCs w:val="24"/>
              </w:rPr>
              <w:t>1.00</w:t>
            </w:r>
          </w:p>
        </w:tc>
        <w:tc>
          <w:tcPr>
            <w:tcW w:w="549" w:type="pct"/>
            <w:noWrap/>
            <w:vAlign w:val="center"/>
            <w:hideMark/>
          </w:tcPr>
          <w:p w14:paraId="2DE89C23" w14:textId="77777777" w:rsidR="009F63DD" w:rsidRPr="00DE415E" w:rsidRDefault="009F63DD" w:rsidP="000F4FCF">
            <w:pPr>
              <w:jc w:val="center"/>
              <w:rPr>
                <w:rFonts w:cs="Times New Roman"/>
                <w:szCs w:val="24"/>
                <w:lang w:eastAsia="zh-CN"/>
              </w:rPr>
            </w:pPr>
          </w:p>
        </w:tc>
        <w:tc>
          <w:tcPr>
            <w:tcW w:w="492" w:type="pct"/>
            <w:noWrap/>
            <w:vAlign w:val="center"/>
            <w:hideMark/>
          </w:tcPr>
          <w:p w14:paraId="4FBAA755" w14:textId="77777777" w:rsidR="009F63DD" w:rsidRPr="00DE415E" w:rsidRDefault="009F63DD" w:rsidP="000F4FCF">
            <w:pPr>
              <w:jc w:val="center"/>
              <w:rPr>
                <w:rFonts w:cs="Times New Roman"/>
                <w:szCs w:val="24"/>
                <w:lang w:eastAsia="zh-CN"/>
              </w:rPr>
            </w:pPr>
          </w:p>
        </w:tc>
        <w:tc>
          <w:tcPr>
            <w:tcW w:w="612" w:type="pct"/>
            <w:noWrap/>
            <w:vAlign w:val="center"/>
            <w:hideMark/>
          </w:tcPr>
          <w:p w14:paraId="46B23FB2" w14:textId="77777777" w:rsidR="009F63DD" w:rsidRPr="00DE415E" w:rsidRDefault="009F63DD" w:rsidP="000F4FCF">
            <w:pPr>
              <w:jc w:val="center"/>
              <w:rPr>
                <w:rFonts w:cs="Times New Roman"/>
                <w:szCs w:val="24"/>
                <w:lang w:eastAsia="zh-CN"/>
              </w:rPr>
            </w:pPr>
          </w:p>
        </w:tc>
        <w:tc>
          <w:tcPr>
            <w:tcW w:w="411" w:type="pct"/>
            <w:noWrap/>
            <w:vAlign w:val="center"/>
            <w:hideMark/>
          </w:tcPr>
          <w:p w14:paraId="3F426502" w14:textId="77777777" w:rsidR="009F63DD" w:rsidRPr="00DE415E" w:rsidRDefault="009F63DD" w:rsidP="000F4FCF">
            <w:pPr>
              <w:jc w:val="center"/>
              <w:rPr>
                <w:rFonts w:cs="Times New Roman"/>
                <w:szCs w:val="24"/>
                <w:lang w:eastAsia="zh-CN"/>
              </w:rPr>
            </w:pPr>
            <w:r w:rsidRPr="00DE415E">
              <w:rPr>
                <w:rFonts w:cs="Times New Roman"/>
                <w:szCs w:val="24"/>
              </w:rPr>
              <w:t>1.04</w:t>
            </w:r>
          </w:p>
        </w:tc>
        <w:tc>
          <w:tcPr>
            <w:tcW w:w="331" w:type="pct"/>
            <w:vAlign w:val="center"/>
          </w:tcPr>
          <w:p w14:paraId="7129D34B" w14:textId="77777777" w:rsidR="009F63DD" w:rsidRPr="00DE415E" w:rsidRDefault="009F63DD" w:rsidP="000F4FCF">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6C9BCEB8" w14:textId="77777777" w:rsidR="009F63DD" w:rsidRPr="00DE415E" w:rsidRDefault="009F63DD" w:rsidP="000F4FCF">
            <w:pPr>
              <w:jc w:val="center"/>
              <w:rPr>
                <w:rFonts w:cs="Times New Roman"/>
                <w:szCs w:val="24"/>
                <w:lang w:eastAsia="zh-CN"/>
              </w:rPr>
            </w:pPr>
            <w:r w:rsidRPr="00DE415E">
              <w:rPr>
                <w:rFonts w:cs="Times New Roman"/>
                <w:szCs w:val="24"/>
              </w:rPr>
              <w:t>.98</w:t>
            </w:r>
          </w:p>
        </w:tc>
        <w:tc>
          <w:tcPr>
            <w:tcW w:w="441" w:type="pct"/>
            <w:noWrap/>
            <w:vAlign w:val="center"/>
            <w:hideMark/>
          </w:tcPr>
          <w:p w14:paraId="30564708" w14:textId="77777777" w:rsidR="009F63DD" w:rsidRPr="00DE415E" w:rsidRDefault="009F63DD" w:rsidP="000F4FCF">
            <w:pPr>
              <w:jc w:val="center"/>
              <w:rPr>
                <w:rFonts w:cs="Times New Roman"/>
                <w:szCs w:val="24"/>
                <w:lang w:eastAsia="zh-CN"/>
              </w:rPr>
            </w:pPr>
            <w:r w:rsidRPr="00DE415E">
              <w:rPr>
                <w:rFonts w:cs="Times New Roman"/>
                <w:szCs w:val="24"/>
              </w:rPr>
              <w:t>.96</w:t>
            </w:r>
          </w:p>
        </w:tc>
      </w:tr>
      <w:tr w:rsidR="009F63DD" w:rsidRPr="00DE415E" w14:paraId="6303D72E" w14:textId="77777777" w:rsidTr="000F4FCF">
        <w:trPr>
          <w:trHeight w:val="315"/>
        </w:trPr>
        <w:tc>
          <w:tcPr>
            <w:tcW w:w="604" w:type="pct"/>
            <w:noWrap/>
            <w:vAlign w:val="center"/>
            <w:hideMark/>
          </w:tcPr>
          <w:p w14:paraId="2051F8CF" w14:textId="77777777" w:rsidR="009F63DD" w:rsidRPr="00DE415E" w:rsidRDefault="009F63DD" w:rsidP="000F4FCF">
            <w:pPr>
              <w:jc w:val="center"/>
              <w:rPr>
                <w:rFonts w:cs="Times New Roman"/>
                <w:szCs w:val="24"/>
                <w:lang w:eastAsia="zh-CN"/>
              </w:rPr>
            </w:pPr>
          </w:p>
        </w:tc>
        <w:tc>
          <w:tcPr>
            <w:tcW w:w="523" w:type="pct"/>
            <w:noWrap/>
            <w:vAlign w:val="center"/>
            <w:hideMark/>
          </w:tcPr>
          <w:p w14:paraId="03C2D6AC" w14:textId="77777777" w:rsidR="009F63DD" w:rsidRPr="00DE415E" w:rsidRDefault="009F63DD" w:rsidP="000F4FCF">
            <w:pPr>
              <w:jc w:val="center"/>
              <w:rPr>
                <w:rFonts w:cs="Times New Roman"/>
                <w:szCs w:val="24"/>
                <w:lang w:eastAsia="zh-CN"/>
              </w:rPr>
            </w:pPr>
            <w:r w:rsidRPr="00DE415E">
              <w:rPr>
                <w:rFonts w:cs="Times New Roman"/>
                <w:szCs w:val="24"/>
                <w:lang w:eastAsia="zh-CN"/>
              </w:rPr>
              <w:t>OSC</w:t>
            </w:r>
          </w:p>
        </w:tc>
        <w:tc>
          <w:tcPr>
            <w:tcW w:w="693" w:type="pct"/>
            <w:noWrap/>
            <w:vAlign w:val="center"/>
            <w:hideMark/>
          </w:tcPr>
          <w:p w14:paraId="64B2442C" w14:textId="77777777" w:rsidR="009F63DD" w:rsidRPr="00DE415E" w:rsidRDefault="009F63DD" w:rsidP="000F4FCF">
            <w:pPr>
              <w:jc w:val="center"/>
              <w:rPr>
                <w:rFonts w:cs="Times New Roman"/>
                <w:szCs w:val="24"/>
                <w:lang w:eastAsia="zh-CN"/>
              </w:rPr>
            </w:pPr>
            <w:r w:rsidRPr="00DE415E">
              <w:rPr>
                <w:rFonts w:cs="Times New Roman"/>
                <w:szCs w:val="24"/>
              </w:rPr>
              <w:t>.79</w:t>
            </w:r>
          </w:p>
        </w:tc>
        <w:tc>
          <w:tcPr>
            <w:tcW w:w="549" w:type="pct"/>
            <w:noWrap/>
            <w:vAlign w:val="center"/>
            <w:hideMark/>
          </w:tcPr>
          <w:p w14:paraId="25EE34F6" w14:textId="77777777" w:rsidR="009F63DD" w:rsidRPr="00DE415E" w:rsidRDefault="009F63DD" w:rsidP="000F4FCF">
            <w:pPr>
              <w:jc w:val="center"/>
              <w:rPr>
                <w:rFonts w:cs="Times New Roman"/>
                <w:szCs w:val="24"/>
                <w:lang w:eastAsia="zh-CN"/>
              </w:rPr>
            </w:pPr>
            <w:r w:rsidRPr="00DE415E">
              <w:rPr>
                <w:rFonts w:cs="Times New Roman"/>
                <w:szCs w:val="24"/>
              </w:rPr>
              <w:t>.10</w:t>
            </w:r>
          </w:p>
        </w:tc>
        <w:tc>
          <w:tcPr>
            <w:tcW w:w="492" w:type="pct"/>
            <w:noWrap/>
            <w:vAlign w:val="center"/>
            <w:hideMark/>
          </w:tcPr>
          <w:p w14:paraId="3E728733" w14:textId="77777777" w:rsidR="009F63DD" w:rsidRPr="00DE415E" w:rsidRDefault="009F63DD" w:rsidP="000F4FCF">
            <w:pPr>
              <w:jc w:val="center"/>
              <w:rPr>
                <w:rFonts w:cs="Times New Roman"/>
                <w:szCs w:val="24"/>
                <w:lang w:eastAsia="zh-CN"/>
              </w:rPr>
            </w:pPr>
            <w:r w:rsidRPr="00DE415E">
              <w:rPr>
                <w:rFonts w:cs="Times New Roman"/>
                <w:szCs w:val="24"/>
              </w:rPr>
              <w:t>7.89</w:t>
            </w:r>
          </w:p>
        </w:tc>
        <w:tc>
          <w:tcPr>
            <w:tcW w:w="612" w:type="pct"/>
            <w:noWrap/>
            <w:vAlign w:val="center"/>
            <w:hideMark/>
          </w:tcPr>
          <w:p w14:paraId="4AB99475" w14:textId="77777777" w:rsidR="009F63DD" w:rsidRPr="00DE415E" w:rsidRDefault="009F63DD" w:rsidP="000F4FCF">
            <w:pPr>
              <w:jc w:val="center"/>
              <w:rPr>
                <w:rFonts w:cs="Times New Roman"/>
                <w:szCs w:val="24"/>
                <w:lang w:eastAsia="zh-CN"/>
              </w:rPr>
            </w:pPr>
            <w:r w:rsidRPr="00DE415E">
              <w:rPr>
                <w:rFonts w:cs="Times New Roman"/>
                <w:szCs w:val="24"/>
              </w:rPr>
              <w:t>&lt;.001</w:t>
            </w:r>
          </w:p>
        </w:tc>
        <w:tc>
          <w:tcPr>
            <w:tcW w:w="411" w:type="pct"/>
            <w:noWrap/>
            <w:vAlign w:val="center"/>
            <w:hideMark/>
          </w:tcPr>
          <w:p w14:paraId="4C8119AE" w14:textId="77777777" w:rsidR="009F63DD" w:rsidRPr="00DE415E" w:rsidRDefault="009F63DD" w:rsidP="000F4FCF">
            <w:pPr>
              <w:jc w:val="center"/>
              <w:rPr>
                <w:rFonts w:cs="Times New Roman"/>
                <w:szCs w:val="24"/>
                <w:lang w:eastAsia="zh-CN"/>
              </w:rPr>
            </w:pPr>
            <w:r w:rsidRPr="00DE415E">
              <w:rPr>
                <w:rFonts w:cs="Times New Roman"/>
                <w:szCs w:val="24"/>
              </w:rPr>
              <w:t>.92</w:t>
            </w:r>
          </w:p>
        </w:tc>
        <w:tc>
          <w:tcPr>
            <w:tcW w:w="331" w:type="pct"/>
            <w:vAlign w:val="center"/>
          </w:tcPr>
          <w:p w14:paraId="0FC30580" w14:textId="77777777" w:rsidR="009F63DD" w:rsidRPr="00DE415E" w:rsidRDefault="009F63DD" w:rsidP="000F4FCF">
            <w:pPr>
              <w:jc w:val="center"/>
              <w:rPr>
                <w:rFonts w:cs="Times New Roman"/>
                <w:szCs w:val="24"/>
                <w:lang w:eastAsia="zh-CN"/>
              </w:rPr>
            </w:pPr>
          </w:p>
        </w:tc>
        <w:tc>
          <w:tcPr>
            <w:tcW w:w="346" w:type="pct"/>
            <w:noWrap/>
            <w:vAlign w:val="center"/>
            <w:hideMark/>
          </w:tcPr>
          <w:p w14:paraId="47B6B872" w14:textId="77777777" w:rsidR="009F63DD" w:rsidRPr="00DE415E" w:rsidRDefault="009F63DD" w:rsidP="000F4FCF">
            <w:pPr>
              <w:jc w:val="center"/>
              <w:rPr>
                <w:rFonts w:cs="Times New Roman"/>
                <w:szCs w:val="24"/>
                <w:lang w:eastAsia="zh-CN"/>
              </w:rPr>
            </w:pPr>
          </w:p>
        </w:tc>
        <w:tc>
          <w:tcPr>
            <w:tcW w:w="441" w:type="pct"/>
            <w:noWrap/>
            <w:vAlign w:val="center"/>
            <w:hideMark/>
          </w:tcPr>
          <w:p w14:paraId="47CEC90D" w14:textId="77777777" w:rsidR="009F63DD" w:rsidRPr="00DE415E" w:rsidRDefault="009F63DD" w:rsidP="000F4FCF">
            <w:pPr>
              <w:jc w:val="center"/>
              <w:rPr>
                <w:rFonts w:cs="Times New Roman"/>
                <w:szCs w:val="24"/>
                <w:lang w:eastAsia="zh-CN"/>
              </w:rPr>
            </w:pPr>
          </w:p>
        </w:tc>
      </w:tr>
      <w:tr w:rsidR="009F63DD" w:rsidRPr="00DE415E" w14:paraId="5C330CC1" w14:textId="77777777" w:rsidTr="000F4FCF">
        <w:trPr>
          <w:trHeight w:val="315"/>
        </w:trPr>
        <w:tc>
          <w:tcPr>
            <w:tcW w:w="604" w:type="pct"/>
            <w:noWrap/>
            <w:vAlign w:val="center"/>
            <w:hideMark/>
          </w:tcPr>
          <w:p w14:paraId="2562E949" w14:textId="77777777" w:rsidR="009F63DD" w:rsidRPr="00DE415E" w:rsidRDefault="009F63DD" w:rsidP="000F4FCF">
            <w:pPr>
              <w:jc w:val="center"/>
              <w:rPr>
                <w:rFonts w:cs="Times New Roman"/>
                <w:szCs w:val="24"/>
                <w:lang w:eastAsia="zh-CN"/>
              </w:rPr>
            </w:pPr>
            <w:r w:rsidRPr="00DE415E">
              <w:rPr>
                <w:rFonts w:cs="Times New Roman"/>
                <w:szCs w:val="24"/>
                <w:lang w:eastAsia="zh-CN"/>
              </w:rPr>
              <w:t>RD</w:t>
            </w:r>
          </w:p>
        </w:tc>
        <w:tc>
          <w:tcPr>
            <w:tcW w:w="523" w:type="pct"/>
            <w:noWrap/>
            <w:vAlign w:val="center"/>
            <w:hideMark/>
          </w:tcPr>
          <w:p w14:paraId="5E9C6CBC" w14:textId="77777777" w:rsidR="009F63DD" w:rsidRPr="00DE415E" w:rsidRDefault="009F63DD" w:rsidP="000F4FCF">
            <w:pPr>
              <w:jc w:val="center"/>
              <w:rPr>
                <w:rFonts w:cs="Times New Roman"/>
                <w:szCs w:val="24"/>
                <w:lang w:eastAsia="zh-CN"/>
              </w:rPr>
            </w:pPr>
            <w:r w:rsidRPr="00DE415E">
              <w:rPr>
                <w:rFonts w:cs="Times New Roman"/>
                <w:szCs w:val="24"/>
                <w:lang w:eastAsia="zh-CN"/>
              </w:rPr>
              <w:t>RD1</w:t>
            </w:r>
          </w:p>
        </w:tc>
        <w:tc>
          <w:tcPr>
            <w:tcW w:w="693" w:type="pct"/>
            <w:noWrap/>
            <w:vAlign w:val="center"/>
            <w:hideMark/>
          </w:tcPr>
          <w:p w14:paraId="3204529F" w14:textId="77777777" w:rsidR="009F63DD" w:rsidRPr="00DE415E" w:rsidRDefault="009F63DD" w:rsidP="000F4FCF">
            <w:pPr>
              <w:jc w:val="center"/>
              <w:rPr>
                <w:rFonts w:cs="Times New Roman"/>
                <w:szCs w:val="24"/>
                <w:lang w:eastAsia="zh-CN"/>
              </w:rPr>
            </w:pPr>
            <w:r w:rsidRPr="00DE415E">
              <w:rPr>
                <w:rFonts w:cs="Times New Roman"/>
                <w:szCs w:val="24"/>
              </w:rPr>
              <w:t>1.00</w:t>
            </w:r>
          </w:p>
        </w:tc>
        <w:tc>
          <w:tcPr>
            <w:tcW w:w="549" w:type="pct"/>
            <w:noWrap/>
            <w:vAlign w:val="center"/>
            <w:hideMark/>
          </w:tcPr>
          <w:p w14:paraId="6AE26DEF" w14:textId="77777777" w:rsidR="009F63DD" w:rsidRPr="00DE415E" w:rsidRDefault="009F63DD" w:rsidP="000F4FCF">
            <w:pPr>
              <w:jc w:val="center"/>
              <w:rPr>
                <w:rFonts w:cs="Times New Roman"/>
                <w:szCs w:val="24"/>
                <w:lang w:eastAsia="zh-CN"/>
              </w:rPr>
            </w:pPr>
          </w:p>
        </w:tc>
        <w:tc>
          <w:tcPr>
            <w:tcW w:w="492" w:type="pct"/>
            <w:noWrap/>
            <w:vAlign w:val="center"/>
            <w:hideMark/>
          </w:tcPr>
          <w:p w14:paraId="0BA0514E" w14:textId="77777777" w:rsidR="009F63DD" w:rsidRPr="00DE415E" w:rsidRDefault="009F63DD" w:rsidP="000F4FCF">
            <w:pPr>
              <w:jc w:val="center"/>
              <w:rPr>
                <w:rFonts w:cs="Times New Roman"/>
                <w:szCs w:val="24"/>
                <w:lang w:eastAsia="zh-CN"/>
              </w:rPr>
            </w:pPr>
          </w:p>
        </w:tc>
        <w:tc>
          <w:tcPr>
            <w:tcW w:w="612" w:type="pct"/>
            <w:noWrap/>
            <w:vAlign w:val="center"/>
            <w:hideMark/>
          </w:tcPr>
          <w:p w14:paraId="205BCAF8" w14:textId="77777777" w:rsidR="009F63DD" w:rsidRPr="00DE415E" w:rsidRDefault="009F63DD" w:rsidP="000F4FCF">
            <w:pPr>
              <w:jc w:val="center"/>
              <w:rPr>
                <w:rFonts w:cs="Times New Roman"/>
                <w:szCs w:val="24"/>
                <w:lang w:eastAsia="zh-CN"/>
              </w:rPr>
            </w:pPr>
          </w:p>
        </w:tc>
        <w:tc>
          <w:tcPr>
            <w:tcW w:w="411" w:type="pct"/>
            <w:noWrap/>
            <w:vAlign w:val="center"/>
            <w:hideMark/>
          </w:tcPr>
          <w:p w14:paraId="7C865752" w14:textId="77777777" w:rsidR="009F63DD" w:rsidRPr="00DE415E" w:rsidRDefault="009F63DD" w:rsidP="000F4FCF">
            <w:pPr>
              <w:jc w:val="center"/>
              <w:rPr>
                <w:rFonts w:cs="Times New Roman"/>
                <w:szCs w:val="24"/>
                <w:lang w:eastAsia="zh-CN"/>
              </w:rPr>
            </w:pPr>
            <w:r w:rsidRPr="00DE415E">
              <w:rPr>
                <w:rFonts w:cs="Times New Roman"/>
                <w:szCs w:val="24"/>
              </w:rPr>
              <w:t>.77</w:t>
            </w:r>
          </w:p>
        </w:tc>
        <w:tc>
          <w:tcPr>
            <w:tcW w:w="331" w:type="pct"/>
            <w:vAlign w:val="center"/>
          </w:tcPr>
          <w:p w14:paraId="48D0CCB7" w14:textId="77777777" w:rsidR="009F63DD" w:rsidRPr="00DE415E" w:rsidRDefault="009F63DD" w:rsidP="000F4FCF">
            <w:pPr>
              <w:jc w:val="center"/>
              <w:rPr>
                <w:rFonts w:cs="Times New Roman"/>
                <w:szCs w:val="24"/>
                <w:lang w:eastAsia="zh-CN"/>
              </w:rPr>
            </w:pPr>
            <w:r>
              <w:rPr>
                <w:rFonts w:cs="Times New Roman" w:hint="eastAsia"/>
                <w:szCs w:val="24"/>
                <w:lang w:eastAsia="zh-CN"/>
              </w:rPr>
              <w:t>.53</w:t>
            </w:r>
          </w:p>
        </w:tc>
        <w:tc>
          <w:tcPr>
            <w:tcW w:w="346" w:type="pct"/>
            <w:noWrap/>
            <w:vAlign w:val="center"/>
            <w:hideMark/>
          </w:tcPr>
          <w:p w14:paraId="0D4A5FED" w14:textId="77777777" w:rsidR="009F63DD" w:rsidRPr="00DE415E" w:rsidRDefault="009F63DD" w:rsidP="000F4FCF">
            <w:pPr>
              <w:jc w:val="center"/>
              <w:rPr>
                <w:rFonts w:cs="Times New Roman"/>
                <w:szCs w:val="24"/>
                <w:lang w:eastAsia="zh-CN"/>
              </w:rPr>
            </w:pPr>
            <w:r w:rsidRPr="00DE415E">
              <w:rPr>
                <w:rFonts w:cs="Times New Roman"/>
                <w:szCs w:val="24"/>
              </w:rPr>
              <w:t>.53</w:t>
            </w:r>
          </w:p>
        </w:tc>
        <w:tc>
          <w:tcPr>
            <w:tcW w:w="441" w:type="pct"/>
            <w:noWrap/>
            <w:vAlign w:val="center"/>
            <w:hideMark/>
          </w:tcPr>
          <w:p w14:paraId="794EB999" w14:textId="77777777" w:rsidR="009F63DD" w:rsidRPr="00DE415E" w:rsidRDefault="009F63DD" w:rsidP="000F4FCF">
            <w:pPr>
              <w:jc w:val="center"/>
              <w:rPr>
                <w:rFonts w:cs="Times New Roman"/>
                <w:szCs w:val="24"/>
                <w:lang w:eastAsia="zh-CN"/>
              </w:rPr>
            </w:pPr>
            <w:r w:rsidRPr="00DE415E">
              <w:rPr>
                <w:rFonts w:cs="Times New Roman"/>
                <w:szCs w:val="24"/>
              </w:rPr>
              <w:t>.32</w:t>
            </w:r>
          </w:p>
        </w:tc>
      </w:tr>
      <w:tr w:rsidR="009F63DD" w:rsidRPr="00DE415E" w14:paraId="7B2DEE09" w14:textId="77777777" w:rsidTr="000F4FCF">
        <w:trPr>
          <w:trHeight w:val="315"/>
        </w:trPr>
        <w:tc>
          <w:tcPr>
            <w:tcW w:w="604" w:type="pct"/>
            <w:noWrap/>
            <w:vAlign w:val="center"/>
            <w:hideMark/>
          </w:tcPr>
          <w:p w14:paraId="2D7D30CA" w14:textId="77777777" w:rsidR="009F63DD" w:rsidRPr="00DE415E" w:rsidRDefault="009F63DD" w:rsidP="000F4FCF">
            <w:pPr>
              <w:jc w:val="center"/>
              <w:rPr>
                <w:rFonts w:cs="Times New Roman"/>
                <w:szCs w:val="24"/>
                <w:lang w:eastAsia="zh-CN"/>
              </w:rPr>
            </w:pPr>
          </w:p>
        </w:tc>
        <w:tc>
          <w:tcPr>
            <w:tcW w:w="523" w:type="pct"/>
            <w:noWrap/>
            <w:vAlign w:val="center"/>
            <w:hideMark/>
          </w:tcPr>
          <w:p w14:paraId="36C585B5" w14:textId="77777777" w:rsidR="009F63DD" w:rsidRPr="00DE415E" w:rsidRDefault="009F63DD" w:rsidP="000F4FCF">
            <w:pPr>
              <w:jc w:val="center"/>
              <w:rPr>
                <w:rFonts w:cs="Times New Roman"/>
                <w:szCs w:val="24"/>
                <w:lang w:eastAsia="zh-CN"/>
              </w:rPr>
            </w:pPr>
            <w:r w:rsidRPr="00DE415E">
              <w:rPr>
                <w:rFonts w:cs="Times New Roman"/>
                <w:szCs w:val="24"/>
                <w:lang w:eastAsia="zh-CN"/>
              </w:rPr>
              <w:t>RD2</w:t>
            </w:r>
          </w:p>
        </w:tc>
        <w:tc>
          <w:tcPr>
            <w:tcW w:w="693" w:type="pct"/>
            <w:noWrap/>
            <w:vAlign w:val="center"/>
            <w:hideMark/>
          </w:tcPr>
          <w:p w14:paraId="52A73FCD" w14:textId="77777777" w:rsidR="009F63DD" w:rsidRPr="00DE415E" w:rsidRDefault="009F63DD" w:rsidP="000F4FCF">
            <w:pPr>
              <w:jc w:val="center"/>
              <w:rPr>
                <w:rFonts w:cs="Times New Roman"/>
                <w:szCs w:val="24"/>
                <w:lang w:eastAsia="zh-CN"/>
              </w:rPr>
            </w:pPr>
            <w:r w:rsidRPr="00DE415E">
              <w:rPr>
                <w:rFonts w:cs="Times New Roman"/>
                <w:szCs w:val="24"/>
              </w:rPr>
              <w:t>-.28</w:t>
            </w:r>
          </w:p>
        </w:tc>
        <w:tc>
          <w:tcPr>
            <w:tcW w:w="549" w:type="pct"/>
            <w:noWrap/>
            <w:vAlign w:val="center"/>
            <w:hideMark/>
          </w:tcPr>
          <w:p w14:paraId="75478D83" w14:textId="77777777" w:rsidR="009F63DD" w:rsidRPr="00DE415E" w:rsidRDefault="009F63DD" w:rsidP="000F4FCF">
            <w:pPr>
              <w:jc w:val="center"/>
              <w:rPr>
                <w:rFonts w:cs="Times New Roman"/>
                <w:szCs w:val="24"/>
                <w:lang w:eastAsia="zh-CN"/>
              </w:rPr>
            </w:pPr>
            <w:r w:rsidRPr="00DE415E">
              <w:rPr>
                <w:rFonts w:cs="Times New Roman"/>
                <w:szCs w:val="24"/>
              </w:rPr>
              <w:t>.10</w:t>
            </w:r>
          </w:p>
        </w:tc>
        <w:tc>
          <w:tcPr>
            <w:tcW w:w="492" w:type="pct"/>
            <w:noWrap/>
            <w:vAlign w:val="center"/>
            <w:hideMark/>
          </w:tcPr>
          <w:p w14:paraId="550CC5F6" w14:textId="77777777" w:rsidR="009F63DD" w:rsidRPr="00DE415E" w:rsidRDefault="009F63DD" w:rsidP="000F4FCF">
            <w:pPr>
              <w:jc w:val="center"/>
              <w:rPr>
                <w:rFonts w:cs="Times New Roman"/>
                <w:szCs w:val="24"/>
                <w:lang w:eastAsia="zh-CN"/>
              </w:rPr>
            </w:pPr>
            <w:r w:rsidRPr="00DE415E">
              <w:rPr>
                <w:rFonts w:cs="Times New Roman"/>
                <w:szCs w:val="24"/>
              </w:rPr>
              <w:t>-2.73</w:t>
            </w:r>
          </w:p>
        </w:tc>
        <w:tc>
          <w:tcPr>
            <w:tcW w:w="612" w:type="pct"/>
            <w:noWrap/>
            <w:vAlign w:val="center"/>
            <w:hideMark/>
          </w:tcPr>
          <w:p w14:paraId="66135372" w14:textId="77777777" w:rsidR="009F63DD" w:rsidRPr="00DE415E" w:rsidRDefault="009F63DD" w:rsidP="000F4FCF">
            <w:pPr>
              <w:jc w:val="center"/>
              <w:rPr>
                <w:rFonts w:cs="Times New Roman"/>
                <w:szCs w:val="24"/>
                <w:lang w:eastAsia="zh-CN"/>
              </w:rPr>
            </w:pPr>
            <w:r w:rsidRPr="00DE415E">
              <w:rPr>
                <w:rFonts w:cs="Times New Roman"/>
                <w:szCs w:val="24"/>
              </w:rPr>
              <w:t>.006</w:t>
            </w:r>
          </w:p>
        </w:tc>
        <w:tc>
          <w:tcPr>
            <w:tcW w:w="411" w:type="pct"/>
            <w:noWrap/>
            <w:vAlign w:val="center"/>
            <w:hideMark/>
          </w:tcPr>
          <w:p w14:paraId="0E751788" w14:textId="77777777" w:rsidR="009F63DD" w:rsidRPr="00DE415E" w:rsidRDefault="009F63DD" w:rsidP="000F4FCF">
            <w:pPr>
              <w:jc w:val="center"/>
              <w:rPr>
                <w:rFonts w:cs="Times New Roman"/>
                <w:szCs w:val="24"/>
                <w:lang w:eastAsia="zh-CN"/>
              </w:rPr>
            </w:pPr>
            <w:r w:rsidRPr="00DE415E">
              <w:rPr>
                <w:rFonts w:cs="Times New Roman"/>
                <w:szCs w:val="24"/>
              </w:rPr>
              <w:t>-.20</w:t>
            </w:r>
          </w:p>
        </w:tc>
        <w:tc>
          <w:tcPr>
            <w:tcW w:w="331" w:type="pct"/>
            <w:vAlign w:val="center"/>
          </w:tcPr>
          <w:p w14:paraId="3D146B16" w14:textId="77777777" w:rsidR="009F63DD" w:rsidRPr="00DE415E" w:rsidRDefault="009F63DD" w:rsidP="000F4FCF">
            <w:pPr>
              <w:jc w:val="center"/>
              <w:rPr>
                <w:rFonts w:cs="Times New Roman"/>
                <w:szCs w:val="24"/>
                <w:lang w:eastAsia="zh-CN"/>
              </w:rPr>
            </w:pPr>
          </w:p>
        </w:tc>
        <w:tc>
          <w:tcPr>
            <w:tcW w:w="346" w:type="pct"/>
            <w:noWrap/>
            <w:vAlign w:val="center"/>
            <w:hideMark/>
          </w:tcPr>
          <w:p w14:paraId="535D0B0D" w14:textId="77777777" w:rsidR="009F63DD" w:rsidRPr="00DE415E" w:rsidRDefault="009F63DD" w:rsidP="000F4FCF">
            <w:pPr>
              <w:jc w:val="center"/>
              <w:rPr>
                <w:rFonts w:cs="Times New Roman"/>
                <w:szCs w:val="24"/>
                <w:lang w:eastAsia="zh-CN"/>
              </w:rPr>
            </w:pPr>
          </w:p>
        </w:tc>
        <w:tc>
          <w:tcPr>
            <w:tcW w:w="441" w:type="pct"/>
            <w:noWrap/>
            <w:vAlign w:val="center"/>
            <w:hideMark/>
          </w:tcPr>
          <w:p w14:paraId="337DC651" w14:textId="77777777" w:rsidR="009F63DD" w:rsidRPr="00DE415E" w:rsidRDefault="009F63DD" w:rsidP="000F4FCF">
            <w:pPr>
              <w:jc w:val="center"/>
              <w:rPr>
                <w:rFonts w:cs="Times New Roman"/>
                <w:szCs w:val="24"/>
                <w:lang w:eastAsia="zh-CN"/>
              </w:rPr>
            </w:pPr>
          </w:p>
        </w:tc>
      </w:tr>
      <w:tr w:rsidR="009F63DD" w:rsidRPr="00DE415E" w14:paraId="14096D65" w14:textId="77777777" w:rsidTr="000F4FCF">
        <w:trPr>
          <w:trHeight w:val="315"/>
        </w:trPr>
        <w:tc>
          <w:tcPr>
            <w:tcW w:w="604" w:type="pct"/>
            <w:noWrap/>
            <w:vAlign w:val="center"/>
            <w:hideMark/>
          </w:tcPr>
          <w:p w14:paraId="2C11BC97" w14:textId="77777777" w:rsidR="009F63DD" w:rsidRPr="00DE415E" w:rsidRDefault="009F63DD" w:rsidP="000F4FCF">
            <w:pPr>
              <w:jc w:val="center"/>
              <w:rPr>
                <w:rFonts w:cs="Times New Roman"/>
                <w:szCs w:val="24"/>
                <w:lang w:eastAsia="zh-CN"/>
              </w:rPr>
            </w:pPr>
          </w:p>
        </w:tc>
        <w:tc>
          <w:tcPr>
            <w:tcW w:w="523" w:type="pct"/>
            <w:noWrap/>
            <w:vAlign w:val="center"/>
            <w:hideMark/>
          </w:tcPr>
          <w:p w14:paraId="3F7CC74B" w14:textId="77777777" w:rsidR="009F63DD" w:rsidRPr="00DE415E" w:rsidRDefault="009F63DD" w:rsidP="000F4FCF">
            <w:pPr>
              <w:jc w:val="center"/>
              <w:rPr>
                <w:rFonts w:cs="Times New Roman"/>
                <w:szCs w:val="24"/>
                <w:lang w:eastAsia="zh-CN"/>
              </w:rPr>
            </w:pPr>
            <w:r w:rsidRPr="00DE415E">
              <w:rPr>
                <w:rFonts w:cs="Times New Roman"/>
                <w:szCs w:val="24"/>
                <w:lang w:eastAsia="zh-CN"/>
              </w:rPr>
              <w:t>RD3</w:t>
            </w:r>
          </w:p>
        </w:tc>
        <w:tc>
          <w:tcPr>
            <w:tcW w:w="693" w:type="pct"/>
            <w:noWrap/>
            <w:vAlign w:val="center"/>
            <w:hideMark/>
          </w:tcPr>
          <w:p w14:paraId="30F66B4D" w14:textId="77777777" w:rsidR="009F63DD" w:rsidRPr="00DE415E" w:rsidRDefault="009F63DD" w:rsidP="000F4FCF">
            <w:pPr>
              <w:jc w:val="center"/>
              <w:rPr>
                <w:rFonts w:cs="Times New Roman"/>
                <w:szCs w:val="24"/>
                <w:lang w:eastAsia="zh-CN"/>
              </w:rPr>
            </w:pPr>
            <w:r w:rsidRPr="00DE415E">
              <w:rPr>
                <w:rFonts w:cs="Times New Roman"/>
                <w:szCs w:val="24"/>
              </w:rPr>
              <w:t>1.00</w:t>
            </w:r>
          </w:p>
        </w:tc>
        <w:tc>
          <w:tcPr>
            <w:tcW w:w="549" w:type="pct"/>
            <w:noWrap/>
            <w:vAlign w:val="center"/>
            <w:hideMark/>
          </w:tcPr>
          <w:p w14:paraId="787F47C1" w14:textId="77777777" w:rsidR="009F63DD" w:rsidRPr="00DE415E" w:rsidRDefault="009F63DD" w:rsidP="000F4FCF">
            <w:pPr>
              <w:jc w:val="center"/>
              <w:rPr>
                <w:rFonts w:cs="Times New Roman"/>
                <w:szCs w:val="24"/>
                <w:lang w:eastAsia="zh-CN"/>
              </w:rPr>
            </w:pPr>
            <w:r w:rsidRPr="00DE415E">
              <w:rPr>
                <w:rFonts w:cs="Times New Roman"/>
                <w:szCs w:val="24"/>
              </w:rPr>
              <w:t>.10</w:t>
            </w:r>
          </w:p>
        </w:tc>
        <w:tc>
          <w:tcPr>
            <w:tcW w:w="492" w:type="pct"/>
            <w:noWrap/>
            <w:vAlign w:val="center"/>
            <w:hideMark/>
          </w:tcPr>
          <w:p w14:paraId="45F0AEB3" w14:textId="77777777" w:rsidR="009F63DD" w:rsidRPr="00DE415E" w:rsidRDefault="009F63DD" w:rsidP="000F4FCF">
            <w:pPr>
              <w:jc w:val="center"/>
              <w:rPr>
                <w:rFonts w:cs="Times New Roman"/>
                <w:szCs w:val="24"/>
                <w:lang w:eastAsia="zh-CN"/>
              </w:rPr>
            </w:pPr>
            <w:r w:rsidRPr="00DE415E">
              <w:rPr>
                <w:rFonts w:cs="Times New Roman"/>
                <w:szCs w:val="24"/>
              </w:rPr>
              <w:t>10.03</w:t>
            </w:r>
          </w:p>
        </w:tc>
        <w:tc>
          <w:tcPr>
            <w:tcW w:w="612" w:type="pct"/>
            <w:noWrap/>
            <w:vAlign w:val="center"/>
            <w:hideMark/>
          </w:tcPr>
          <w:p w14:paraId="3D6ADEF8" w14:textId="77777777" w:rsidR="009F63DD" w:rsidRPr="00DE415E" w:rsidRDefault="009F63DD" w:rsidP="000F4FCF">
            <w:pPr>
              <w:jc w:val="center"/>
              <w:rPr>
                <w:rFonts w:cs="Times New Roman"/>
                <w:szCs w:val="24"/>
                <w:lang w:eastAsia="zh-CN"/>
              </w:rPr>
            </w:pPr>
            <w:r w:rsidRPr="00DE415E">
              <w:rPr>
                <w:rFonts w:cs="Times New Roman"/>
                <w:szCs w:val="24"/>
              </w:rPr>
              <w:t>&lt;.001</w:t>
            </w:r>
          </w:p>
        </w:tc>
        <w:tc>
          <w:tcPr>
            <w:tcW w:w="411" w:type="pct"/>
            <w:noWrap/>
            <w:vAlign w:val="center"/>
            <w:hideMark/>
          </w:tcPr>
          <w:p w14:paraId="47F8B70C" w14:textId="77777777" w:rsidR="009F63DD" w:rsidRPr="00DE415E" w:rsidRDefault="009F63DD" w:rsidP="000F4FCF">
            <w:pPr>
              <w:jc w:val="center"/>
              <w:rPr>
                <w:rFonts w:cs="Times New Roman"/>
                <w:szCs w:val="24"/>
                <w:lang w:eastAsia="zh-CN"/>
              </w:rPr>
            </w:pPr>
            <w:r w:rsidRPr="00DE415E">
              <w:rPr>
                <w:rFonts w:cs="Times New Roman"/>
                <w:szCs w:val="24"/>
              </w:rPr>
              <w:t>.72</w:t>
            </w:r>
          </w:p>
        </w:tc>
        <w:tc>
          <w:tcPr>
            <w:tcW w:w="331" w:type="pct"/>
            <w:vAlign w:val="center"/>
          </w:tcPr>
          <w:p w14:paraId="2B9310DE" w14:textId="77777777" w:rsidR="009F63DD" w:rsidRPr="00DE415E" w:rsidRDefault="009F63DD" w:rsidP="000F4FCF">
            <w:pPr>
              <w:jc w:val="center"/>
              <w:rPr>
                <w:rFonts w:cs="Times New Roman"/>
                <w:szCs w:val="24"/>
                <w:lang w:eastAsia="zh-CN"/>
              </w:rPr>
            </w:pPr>
          </w:p>
        </w:tc>
        <w:tc>
          <w:tcPr>
            <w:tcW w:w="346" w:type="pct"/>
            <w:noWrap/>
            <w:vAlign w:val="center"/>
            <w:hideMark/>
          </w:tcPr>
          <w:p w14:paraId="43FACF64" w14:textId="77777777" w:rsidR="009F63DD" w:rsidRPr="00DE415E" w:rsidRDefault="009F63DD" w:rsidP="000F4FCF">
            <w:pPr>
              <w:jc w:val="center"/>
              <w:rPr>
                <w:rFonts w:cs="Times New Roman"/>
                <w:szCs w:val="24"/>
                <w:lang w:eastAsia="zh-CN"/>
              </w:rPr>
            </w:pPr>
          </w:p>
        </w:tc>
        <w:tc>
          <w:tcPr>
            <w:tcW w:w="441" w:type="pct"/>
            <w:noWrap/>
            <w:vAlign w:val="center"/>
            <w:hideMark/>
          </w:tcPr>
          <w:p w14:paraId="07F318C2" w14:textId="77777777" w:rsidR="009F63DD" w:rsidRPr="00DE415E" w:rsidRDefault="009F63DD" w:rsidP="000F4FCF">
            <w:pPr>
              <w:jc w:val="center"/>
              <w:rPr>
                <w:rFonts w:cs="Times New Roman"/>
                <w:szCs w:val="24"/>
                <w:lang w:eastAsia="zh-CN"/>
              </w:rPr>
            </w:pPr>
          </w:p>
        </w:tc>
      </w:tr>
      <w:tr w:rsidR="009F63DD" w:rsidRPr="00DE415E" w14:paraId="2501C0B4" w14:textId="77777777" w:rsidTr="000F4FCF">
        <w:trPr>
          <w:trHeight w:val="315"/>
        </w:trPr>
        <w:tc>
          <w:tcPr>
            <w:tcW w:w="604" w:type="pct"/>
            <w:noWrap/>
            <w:vAlign w:val="center"/>
            <w:hideMark/>
          </w:tcPr>
          <w:p w14:paraId="48B687E5" w14:textId="77777777" w:rsidR="009F63DD" w:rsidRPr="00DE415E" w:rsidRDefault="009F63DD" w:rsidP="000F4FCF">
            <w:pPr>
              <w:jc w:val="center"/>
              <w:rPr>
                <w:rFonts w:cs="Times New Roman"/>
                <w:szCs w:val="24"/>
                <w:lang w:eastAsia="zh-CN"/>
              </w:rPr>
            </w:pPr>
          </w:p>
        </w:tc>
        <w:tc>
          <w:tcPr>
            <w:tcW w:w="523" w:type="pct"/>
            <w:noWrap/>
            <w:vAlign w:val="center"/>
            <w:hideMark/>
          </w:tcPr>
          <w:p w14:paraId="1D882B9E" w14:textId="77777777" w:rsidR="009F63DD" w:rsidRPr="00DE415E" w:rsidRDefault="009F63DD" w:rsidP="000F4FCF">
            <w:pPr>
              <w:jc w:val="center"/>
              <w:rPr>
                <w:rFonts w:cs="Times New Roman"/>
                <w:szCs w:val="24"/>
                <w:lang w:eastAsia="zh-CN"/>
              </w:rPr>
            </w:pPr>
            <w:r w:rsidRPr="00DE415E">
              <w:rPr>
                <w:rFonts w:cs="Times New Roman"/>
                <w:szCs w:val="24"/>
                <w:lang w:eastAsia="zh-CN"/>
              </w:rPr>
              <w:t>RD4</w:t>
            </w:r>
          </w:p>
        </w:tc>
        <w:tc>
          <w:tcPr>
            <w:tcW w:w="693" w:type="pct"/>
            <w:noWrap/>
            <w:vAlign w:val="center"/>
            <w:hideMark/>
          </w:tcPr>
          <w:p w14:paraId="0BFE148F" w14:textId="77777777" w:rsidR="009F63DD" w:rsidRPr="00DE415E" w:rsidRDefault="009F63DD" w:rsidP="000F4FCF">
            <w:pPr>
              <w:jc w:val="center"/>
              <w:rPr>
                <w:rFonts w:cs="Times New Roman"/>
                <w:szCs w:val="24"/>
                <w:lang w:eastAsia="zh-CN"/>
              </w:rPr>
            </w:pPr>
            <w:r w:rsidRPr="00DE415E">
              <w:rPr>
                <w:rFonts w:cs="Times New Roman"/>
                <w:szCs w:val="24"/>
              </w:rPr>
              <w:t>-.03</w:t>
            </w:r>
          </w:p>
        </w:tc>
        <w:tc>
          <w:tcPr>
            <w:tcW w:w="549" w:type="pct"/>
            <w:noWrap/>
            <w:vAlign w:val="center"/>
            <w:hideMark/>
          </w:tcPr>
          <w:p w14:paraId="2D67625B" w14:textId="77777777" w:rsidR="009F63DD" w:rsidRPr="00DE415E" w:rsidRDefault="009F63DD" w:rsidP="000F4FCF">
            <w:pPr>
              <w:jc w:val="center"/>
              <w:rPr>
                <w:rFonts w:cs="Times New Roman"/>
                <w:szCs w:val="24"/>
                <w:lang w:eastAsia="zh-CN"/>
              </w:rPr>
            </w:pPr>
            <w:r w:rsidRPr="00DE415E">
              <w:rPr>
                <w:rFonts w:cs="Times New Roman"/>
                <w:szCs w:val="24"/>
              </w:rPr>
              <w:t>.10</w:t>
            </w:r>
          </w:p>
        </w:tc>
        <w:tc>
          <w:tcPr>
            <w:tcW w:w="492" w:type="pct"/>
            <w:noWrap/>
            <w:vAlign w:val="center"/>
            <w:hideMark/>
          </w:tcPr>
          <w:p w14:paraId="7234FD92" w14:textId="77777777" w:rsidR="009F63DD" w:rsidRPr="00DE415E" w:rsidRDefault="009F63DD" w:rsidP="000F4FCF">
            <w:pPr>
              <w:jc w:val="center"/>
              <w:rPr>
                <w:rFonts w:cs="Times New Roman"/>
                <w:szCs w:val="24"/>
                <w:lang w:eastAsia="zh-CN"/>
              </w:rPr>
            </w:pPr>
            <w:r w:rsidRPr="00DE415E">
              <w:rPr>
                <w:rFonts w:cs="Times New Roman"/>
                <w:szCs w:val="24"/>
              </w:rPr>
              <w:t>-.32</w:t>
            </w:r>
          </w:p>
        </w:tc>
        <w:tc>
          <w:tcPr>
            <w:tcW w:w="612" w:type="pct"/>
            <w:noWrap/>
            <w:vAlign w:val="center"/>
            <w:hideMark/>
          </w:tcPr>
          <w:p w14:paraId="75F0B2F0" w14:textId="77777777" w:rsidR="009F63DD" w:rsidRPr="00DE415E" w:rsidRDefault="009F63DD" w:rsidP="000F4FCF">
            <w:pPr>
              <w:jc w:val="center"/>
              <w:rPr>
                <w:rFonts w:cs="Times New Roman"/>
                <w:szCs w:val="24"/>
                <w:lang w:eastAsia="zh-CN"/>
              </w:rPr>
            </w:pPr>
            <w:r w:rsidRPr="00DE415E">
              <w:rPr>
                <w:rFonts w:cs="Times New Roman"/>
                <w:szCs w:val="24"/>
              </w:rPr>
              <w:t>.748</w:t>
            </w:r>
          </w:p>
        </w:tc>
        <w:tc>
          <w:tcPr>
            <w:tcW w:w="411" w:type="pct"/>
            <w:noWrap/>
            <w:vAlign w:val="center"/>
            <w:hideMark/>
          </w:tcPr>
          <w:p w14:paraId="2E0D866B" w14:textId="77777777" w:rsidR="009F63DD" w:rsidRPr="00DE415E" w:rsidRDefault="009F63DD" w:rsidP="000F4FCF">
            <w:pPr>
              <w:jc w:val="center"/>
              <w:rPr>
                <w:rFonts w:cs="Times New Roman"/>
                <w:szCs w:val="24"/>
                <w:lang w:eastAsia="zh-CN"/>
              </w:rPr>
            </w:pPr>
            <w:r w:rsidRPr="00DE415E">
              <w:rPr>
                <w:rFonts w:cs="Times New Roman"/>
                <w:szCs w:val="24"/>
              </w:rPr>
              <w:t>-.02</w:t>
            </w:r>
          </w:p>
        </w:tc>
        <w:tc>
          <w:tcPr>
            <w:tcW w:w="331" w:type="pct"/>
            <w:vAlign w:val="center"/>
          </w:tcPr>
          <w:p w14:paraId="57EA79A2" w14:textId="77777777" w:rsidR="009F63DD" w:rsidRPr="00DE415E" w:rsidRDefault="009F63DD" w:rsidP="000F4FCF">
            <w:pPr>
              <w:jc w:val="center"/>
              <w:rPr>
                <w:rFonts w:cs="Times New Roman"/>
                <w:szCs w:val="24"/>
                <w:lang w:eastAsia="zh-CN"/>
              </w:rPr>
            </w:pPr>
          </w:p>
        </w:tc>
        <w:tc>
          <w:tcPr>
            <w:tcW w:w="346" w:type="pct"/>
            <w:noWrap/>
            <w:vAlign w:val="center"/>
            <w:hideMark/>
          </w:tcPr>
          <w:p w14:paraId="59490F9F" w14:textId="77777777" w:rsidR="009F63DD" w:rsidRPr="00DE415E" w:rsidRDefault="009F63DD" w:rsidP="000F4FCF">
            <w:pPr>
              <w:jc w:val="center"/>
              <w:rPr>
                <w:rFonts w:cs="Times New Roman"/>
                <w:szCs w:val="24"/>
                <w:lang w:eastAsia="zh-CN"/>
              </w:rPr>
            </w:pPr>
          </w:p>
        </w:tc>
        <w:tc>
          <w:tcPr>
            <w:tcW w:w="441" w:type="pct"/>
            <w:noWrap/>
            <w:vAlign w:val="center"/>
            <w:hideMark/>
          </w:tcPr>
          <w:p w14:paraId="62E92372" w14:textId="77777777" w:rsidR="009F63DD" w:rsidRPr="00DE415E" w:rsidRDefault="009F63DD" w:rsidP="000F4FCF">
            <w:pPr>
              <w:jc w:val="center"/>
              <w:rPr>
                <w:rFonts w:cs="Times New Roman"/>
                <w:szCs w:val="24"/>
                <w:lang w:eastAsia="zh-CN"/>
              </w:rPr>
            </w:pPr>
          </w:p>
        </w:tc>
      </w:tr>
      <w:tr w:rsidR="009F63DD" w:rsidRPr="00DE415E" w14:paraId="33D2BC06" w14:textId="77777777" w:rsidTr="000F4FCF">
        <w:trPr>
          <w:trHeight w:val="315"/>
        </w:trPr>
        <w:tc>
          <w:tcPr>
            <w:tcW w:w="604" w:type="pct"/>
            <w:noWrap/>
            <w:vAlign w:val="center"/>
            <w:hideMark/>
          </w:tcPr>
          <w:p w14:paraId="4F4A8FA2" w14:textId="77777777" w:rsidR="009F63DD" w:rsidRPr="00DE415E" w:rsidRDefault="009F63DD" w:rsidP="000F4FCF">
            <w:pPr>
              <w:jc w:val="center"/>
              <w:rPr>
                <w:rFonts w:cs="Times New Roman"/>
                <w:szCs w:val="24"/>
                <w:lang w:eastAsia="zh-CN"/>
              </w:rPr>
            </w:pPr>
          </w:p>
        </w:tc>
        <w:tc>
          <w:tcPr>
            <w:tcW w:w="523" w:type="pct"/>
            <w:noWrap/>
            <w:vAlign w:val="center"/>
            <w:hideMark/>
          </w:tcPr>
          <w:p w14:paraId="7A75164F" w14:textId="77777777" w:rsidR="009F63DD" w:rsidRPr="00DE415E" w:rsidRDefault="009F63DD" w:rsidP="000F4FCF">
            <w:pPr>
              <w:jc w:val="center"/>
              <w:rPr>
                <w:rFonts w:cs="Times New Roman"/>
                <w:szCs w:val="24"/>
                <w:lang w:eastAsia="zh-CN"/>
              </w:rPr>
            </w:pPr>
            <w:r w:rsidRPr="00DE415E">
              <w:rPr>
                <w:rFonts w:cs="Times New Roman"/>
                <w:szCs w:val="24"/>
                <w:lang w:eastAsia="zh-CN"/>
              </w:rPr>
              <w:t>RD5</w:t>
            </w:r>
          </w:p>
        </w:tc>
        <w:tc>
          <w:tcPr>
            <w:tcW w:w="693" w:type="pct"/>
            <w:noWrap/>
            <w:vAlign w:val="center"/>
            <w:hideMark/>
          </w:tcPr>
          <w:p w14:paraId="78E5DA71" w14:textId="77777777" w:rsidR="009F63DD" w:rsidRPr="00DE415E" w:rsidRDefault="009F63DD" w:rsidP="000F4FCF">
            <w:pPr>
              <w:jc w:val="center"/>
              <w:rPr>
                <w:rFonts w:cs="Times New Roman"/>
                <w:szCs w:val="24"/>
                <w:lang w:eastAsia="zh-CN"/>
              </w:rPr>
            </w:pPr>
            <w:r w:rsidRPr="00DE415E">
              <w:rPr>
                <w:rFonts w:cs="Times New Roman"/>
                <w:szCs w:val="24"/>
              </w:rPr>
              <w:t>.92</w:t>
            </w:r>
          </w:p>
        </w:tc>
        <w:tc>
          <w:tcPr>
            <w:tcW w:w="549" w:type="pct"/>
            <w:noWrap/>
            <w:vAlign w:val="center"/>
            <w:hideMark/>
          </w:tcPr>
          <w:p w14:paraId="24FA2A19" w14:textId="77777777" w:rsidR="009F63DD" w:rsidRPr="00DE415E" w:rsidRDefault="009F63DD" w:rsidP="000F4FCF">
            <w:pPr>
              <w:jc w:val="center"/>
              <w:rPr>
                <w:rFonts w:cs="Times New Roman"/>
                <w:szCs w:val="24"/>
                <w:lang w:eastAsia="zh-CN"/>
              </w:rPr>
            </w:pPr>
            <w:r w:rsidRPr="00DE415E">
              <w:rPr>
                <w:rFonts w:cs="Times New Roman"/>
                <w:szCs w:val="24"/>
              </w:rPr>
              <w:t>.10</w:t>
            </w:r>
          </w:p>
        </w:tc>
        <w:tc>
          <w:tcPr>
            <w:tcW w:w="492" w:type="pct"/>
            <w:noWrap/>
            <w:vAlign w:val="center"/>
            <w:hideMark/>
          </w:tcPr>
          <w:p w14:paraId="2C2DBD1A" w14:textId="77777777" w:rsidR="009F63DD" w:rsidRPr="00DE415E" w:rsidRDefault="009F63DD" w:rsidP="000F4FCF">
            <w:pPr>
              <w:jc w:val="center"/>
              <w:rPr>
                <w:rFonts w:cs="Times New Roman"/>
                <w:szCs w:val="24"/>
                <w:lang w:eastAsia="zh-CN"/>
              </w:rPr>
            </w:pPr>
            <w:r w:rsidRPr="00DE415E">
              <w:rPr>
                <w:rFonts w:cs="Times New Roman"/>
                <w:szCs w:val="24"/>
              </w:rPr>
              <w:t>9.48</w:t>
            </w:r>
          </w:p>
        </w:tc>
        <w:tc>
          <w:tcPr>
            <w:tcW w:w="612" w:type="pct"/>
            <w:noWrap/>
            <w:vAlign w:val="center"/>
            <w:hideMark/>
          </w:tcPr>
          <w:p w14:paraId="71BC54E0" w14:textId="77777777" w:rsidR="009F63DD" w:rsidRPr="00DE415E" w:rsidRDefault="009F63DD" w:rsidP="000F4FCF">
            <w:pPr>
              <w:jc w:val="center"/>
              <w:rPr>
                <w:rFonts w:cs="Times New Roman"/>
                <w:szCs w:val="24"/>
                <w:lang w:eastAsia="zh-CN"/>
              </w:rPr>
            </w:pPr>
            <w:r w:rsidRPr="00DE415E">
              <w:rPr>
                <w:rFonts w:cs="Times New Roman"/>
                <w:szCs w:val="24"/>
              </w:rPr>
              <w:t>&lt;.001</w:t>
            </w:r>
          </w:p>
        </w:tc>
        <w:tc>
          <w:tcPr>
            <w:tcW w:w="411" w:type="pct"/>
            <w:noWrap/>
            <w:vAlign w:val="center"/>
            <w:hideMark/>
          </w:tcPr>
          <w:p w14:paraId="61110BAF" w14:textId="77777777" w:rsidR="009F63DD" w:rsidRPr="00DE415E" w:rsidRDefault="009F63DD" w:rsidP="000F4FCF">
            <w:pPr>
              <w:jc w:val="center"/>
              <w:rPr>
                <w:rFonts w:cs="Times New Roman"/>
                <w:szCs w:val="24"/>
                <w:lang w:eastAsia="zh-CN"/>
              </w:rPr>
            </w:pPr>
            <w:r w:rsidRPr="00DE415E">
              <w:rPr>
                <w:rFonts w:cs="Times New Roman"/>
                <w:szCs w:val="24"/>
              </w:rPr>
              <w:t>.68</w:t>
            </w:r>
          </w:p>
        </w:tc>
        <w:tc>
          <w:tcPr>
            <w:tcW w:w="331" w:type="pct"/>
            <w:vAlign w:val="center"/>
          </w:tcPr>
          <w:p w14:paraId="65FA3195" w14:textId="77777777" w:rsidR="009F63DD" w:rsidRPr="00DE415E" w:rsidRDefault="009F63DD" w:rsidP="000F4FCF">
            <w:pPr>
              <w:jc w:val="center"/>
              <w:rPr>
                <w:rFonts w:cs="Times New Roman"/>
                <w:szCs w:val="24"/>
                <w:lang w:eastAsia="zh-CN"/>
              </w:rPr>
            </w:pPr>
          </w:p>
        </w:tc>
        <w:tc>
          <w:tcPr>
            <w:tcW w:w="346" w:type="pct"/>
            <w:noWrap/>
            <w:vAlign w:val="center"/>
            <w:hideMark/>
          </w:tcPr>
          <w:p w14:paraId="4A4D0861" w14:textId="77777777" w:rsidR="009F63DD" w:rsidRPr="00DE415E" w:rsidRDefault="009F63DD" w:rsidP="000F4FCF">
            <w:pPr>
              <w:jc w:val="center"/>
              <w:rPr>
                <w:rFonts w:cs="Times New Roman"/>
                <w:szCs w:val="24"/>
                <w:lang w:eastAsia="zh-CN"/>
              </w:rPr>
            </w:pPr>
          </w:p>
        </w:tc>
        <w:tc>
          <w:tcPr>
            <w:tcW w:w="441" w:type="pct"/>
            <w:noWrap/>
            <w:vAlign w:val="center"/>
            <w:hideMark/>
          </w:tcPr>
          <w:p w14:paraId="0847569F" w14:textId="77777777" w:rsidR="009F63DD" w:rsidRPr="00DE415E" w:rsidRDefault="009F63DD" w:rsidP="000F4FCF">
            <w:pPr>
              <w:jc w:val="center"/>
              <w:rPr>
                <w:rFonts w:cs="Times New Roman"/>
                <w:szCs w:val="24"/>
                <w:lang w:eastAsia="zh-CN"/>
              </w:rPr>
            </w:pPr>
          </w:p>
        </w:tc>
      </w:tr>
      <w:tr w:rsidR="009F63DD" w:rsidRPr="00DE415E" w14:paraId="028C50F6" w14:textId="77777777" w:rsidTr="000F4FCF">
        <w:trPr>
          <w:trHeight w:val="315"/>
        </w:trPr>
        <w:tc>
          <w:tcPr>
            <w:tcW w:w="604" w:type="pct"/>
            <w:noWrap/>
            <w:vAlign w:val="center"/>
            <w:hideMark/>
          </w:tcPr>
          <w:p w14:paraId="3683F6BD" w14:textId="77777777" w:rsidR="009F63DD" w:rsidRPr="00DE415E" w:rsidRDefault="009F63DD" w:rsidP="000F4FCF">
            <w:pPr>
              <w:jc w:val="center"/>
              <w:rPr>
                <w:rFonts w:cs="Times New Roman"/>
                <w:szCs w:val="24"/>
                <w:lang w:eastAsia="zh-CN"/>
              </w:rPr>
            </w:pPr>
            <w:r w:rsidRPr="00DE415E">
              <w:rPr>
                <w:rFonts w:cs="Times New Roman"/>
                <w:szCs w:val="24"/>
                <w:lang w:eastAsia="zh-CN"/>
              </w:rPr>
              <w:t>POS</w:t>
            </w:r>
          </w:p>
        </w:tc>
        <w:tc>
          <w:tcPr>
            <w:tcW w:w="523" w:type="pct"/>
            <w:noWrap/>
            <w:vAlign w:val="center"/>
            <w:hideMark/>
          </w:tcPr>
          <w:p w14:paraId="7F9D9237" w14:textId="77777777" w:rsidR="009F63DD" w:rsidRPr="00DE415E" w:rsidRDefault="009F63DD" w:rsidP="000F4FCF">
            <w:pPr>
              <w:jc w:val="center"/>
              <w:rPr>
                <w:rFonts w:cs="Times New Roman"/>
                <w:szCs w:val="24"/>
                <w:lang w:eastAsia="zh-CN"/>
              </w:rPr>
            </w:pPr>
            <w:r w:rsidRPr="00DE415E">
              <w:rPr>
                <w:rFonts w:cs="Times New Roman"/>
                <w:szCs w:val="24"/>
                <w:lang w:eastAsia="zh-CN"/>
              </w:rPr>
              <w:t>POS1</w:t>
            </w:r>
          </w:p>
        </w:tc>
        <w:tc>
          <w:tcPr>
            <w:tcW w:w="693" w:type="pct"/>
            <w:noWrap/>
            <w:vAlign w:val="center"/>
            <w:hideMark/>
          </w:tcPr>
          <w:p w14:paraId="5AFF34DA" w14:textId="77777777" w:rsidR="009F63DD" w:rsidRPr="00DE415E" w:rsidRDefault="009F63DD" w:rsidP="000F4FCF">
            <w:pPr>
              <w:jc w:val="center"/>
              <w:rPr>
                <w:rFonts w:cs="Times New Roman"/>
                <w:szCs w:val="24"/>
                <w:lang w:eastAsia="zh-CN"/>
              </w:rPr>
            </w:pPr>
            <w:r w:rsidRPr="00DE415E">
              <w:rPr>
                <w:rFonts w:cs="Times New Roman"/>
                <w:szCs w:val="24"/>
              </w:rPr>
              <w:t>1.00</w:t>
            </w:r>
          </w:p>
        </w:tc>
        <w:tc>
          <w:tcPr>
            <w:tcW w:w="549" w:type="pct"/>
            <w:noWrap/>
            <w:vAlign w:val="center"/>
            <w:hideMark/>
          </w:tcPr>
          <w:p w14:paraId="0B9B6631" w14:textId="77777777" w:rsidR="009F63DD" w:rsidRPr="00DE415E" w:rsidRDefault="009F63DD" w:rsidP="000F4FCF">
            <w:pPr>
              <w:jc w:val="center"/>
              <w:rPr>
                <w:rFonts w:cs="Times New Roman"/>
                <w:szCs w:val="24"/>
                <w:lang w:eastAsia="zh-CN"/>
              </w:rPr>
            </w:pPr>
          </w:p>
        </w:tc>
        <w:tc>
          <w:tcPr>
            <w:tcW w:w="492" w:type="pct"/>
            <w:noWrap/>
            <w:vAlign w:val="center"/>
            <w:hideMark/>
          </w:tcPr>
          <w:p w14:paraId="63AC14DB" w14:textId="77777777" w:rsidR="009F63DD" w:rsidRPr="00DE415E" w:rsidRDefault="009F63DD" w:rsidP="000F4FCF">
            <w:pPr>
              <w:jc w:val="center"/>
              <w:rPr>
                <w:rFonts w:cs="Times New Roman"/>
                <w:szCs w:val="24"/>
                <w:lang w:eastAsia="zh-CN"/>
              </w:rPr>
            </w:pPr>
          </w:p>
        </w:tc>
        <w:tc>
          <w:tcPr>
            <w:tcW w:w="612" w:type="pct"/>
            <w:noWrap/>
            <w:vAlign w:val="center"/>
            <w:hideMark/>
          </w:tcPr>
          <w:p w14:paraId="5BA8F218" w14:textId="77777777" w:rsidR="009F63DD" w:rsidRPr="00DE415E" w:rsidRDefault="009F63DD" w:rsidP="000F4FCF">
            <w:pPr>
              <w:jc w:val="center"/>
              <w:rPr>
                <w:rFonts w:cs="Times New Roman"/>
                <w:szCs w:val="24"/>
                <w:lang w:eastAsia="zh-CN"/>
              </w:rPr>
            </w:pPr>
          </w:p>
        </w:tc>
        <w:tc>
          <w:tcPr>
            <w:tcW w:w="411" w:type="pct"/>
            <w:noWrap/>
            <w:vAlign w:val="center"/>
            <w:hideMark/>
          </w:tcPr>
          <w:p w14:paraId="7B5C6911" w14:textId="77777777" w:rsidR="009F63DD" w:rsidRPr="00DE415E" w:rsidRDefault="009F63DD" w:rsidP="000F4FCF">
            <w:pPr>
              <w:jc w:val="center"/>
              <w:rPr>
                <w:rFonts w:cs="Times New Roman"/>
                <w:szCs w:val="24"/>
                <w:lang w:eastAsia="zh-CN"/>
              </w:rPr>
            </w:pPr>
            <w:r w:rsidRPr="00DE415E">
              <w:rPr>
                <w:rFonts w:cs="Times New Roman"/>
                <w:szCs w:val="24"/>
              </w:rPr>
              <w:t>.84</w:t>
            </w:r>
          </w:p>
        </w:tc>
        <w:tc>
          <w:tcPr>
            <w:tcW w:w="331" w:type="pct"/>
            <w:vAlign w:val="center"/>
          </w:tcPr>
          <w:p w14:paraId="2337B607" w14:textId="77777777" w:rsidR="009F63DD" w:rsidRPr="00DE415E" w:rsidRDefault="009F63DD" w:rsidP="000F4FCF">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2B4EDFF8" w14:textId="77777777" w:rsidR="009F63DD" w:rsidRPr="00DE415E" w:rsidRDefault="009F63DD" w:rsidP="000F4FCF">
            <w:pPr>
              <w:jc w:val="center"/>
              <w:rPr>
                <w:rFonts w:cs="Times New Roman"/>
                <w:szCs w:val="24"/>
                <w:lang w:eastAsia="zh-CN"/>
              </w:rPr>
            </w:pPr>
            <w:r w:rsidRPr="00DE415E">
              <w:rPr>
                <w:rFonts w:cs="Times New Roman"/>
                <w:szCs w:val="24"/>
              </w:rPr>
              <w:t>.84</w:t>
            </w:r>
          </w:p>
        </w:tc>
        <w:tc>
          <w:tcPr>
            <w:tcW w:w="441" w:type="pct"/>
            <w:noWrap/>
            <w:vAlign w:val="center"/>
            <w:hideMark/>
          </w:tcPr>
          <w:p w14:paraId="0BF2F421" w14:textId="77777777" w:rsidR="009F63DD" w:rsidRPr="00DE415E" w:rsidRDefault="009F63DD" w:rsidP="000F4FCF">
            <w:pPr>
              <w:jc w:val="center"/>
              <w:rPr>
                <w:rFonts w:cs="Times New Roman"/>
                <w:szCs w:val="24"/>
                <w:lang w:eastAsia="zh-CN"/>
              </w:rPr>
            </w:pPr>
            <w:r w:rsidRPr="00DE415E">
              <w:rPr>
                <w:rFonts w:cs="Times New Roman"/>
                <w:szCs w:val="24"/>
              </w:rPr>
              <w:t>.52</w:t>
            </w:r>
          </w:p>
        </w:tc>
      </w:tr>
      <w:tr w:rsidR="009F63DD" w:rsidRPr="00DE415E" w14:paraId="029C7E6B" w14:textId="77777777" w:rsidTr="000F4FCF">
        <w:trPr>
          <w:trHeight w:val="315"/>
        </w:trPr>
        <w:tc>
          <w:tcPr>
            <w:tcW w:w="604" w:type="pct"/>
            <w:noWrap/>
            <w:vAlign w:val="center"/>
            <w:hideMark/>
          </w:tcPr>
          <w:p w14:paraId="5C0A9EF8" w14:textId="77777777" w:rsidR="009F63DD" w:rsidRPr="00DE415E" w:rsidRDefault="009F63DD" w:rsidP="000F4FCF">
            <w:pPr>
              <w:jc w:val="center"/>
              <w:rPr>
                <w:rFonts w:cs="Times New Roman"/>
                <w:szCs w:val="24"/>
                <w:lang w:eastAsia="zh-CN"/>
              </w:rPr>
            </w:pPr>
          </w:p>
        </w:tc>
        <w:tc>
          <w:tcPr>
            <w:tcW w:w="523" w:type="pct"/>
            <w:noWrap/>
            <w:vAlign w:val="center"/>
            <w:hideMark/>
          </w:tcPr>
          <w:p w14:paraId="1E817361" w14:textId="77777777" w:rsidR="009F63DD" w:rsidRPr="00DE415E" w:rsidRDefault="009F63DD" w:rsidP="000F4FCF">
            <w:pPr>
              <w:jc w:val="center"/>
              <w:rPr>
                <w:rFonts w:cs="Times New Roman"/>
                <w:szCs w:val="24"/>
                <w:lang w:eastAsia="zh-CN"/>
              </w:rPr>
            </w:pPr>
            <w:r w:rsidRPr="00DE415E">
              <w:rPr>
                <w:rFonts w:cs="Times New Roman"/>
                <w:szCs w:val="24"/>
                <w:lang w:eastAsia="zh-CN"/>
              </w:rPr>
              <w:t>POS2</w:t>
            </w:r>
          </w:p>
        </w:tc>
        <w:tc>
          <w:tcPr>
            <w:tcW w:w="693" w:type="pct"/>
            <w:noWrap/>
            <w:vAlign w:val="center"/>
            <w:hideMark/>
          </w:tcPr>
          <w:p w14:paraId="67340E34" w14:textId="77777777" w:rsidR="009F63DD" w:rsidRPr="00DE415E" w:rsidRDefault="009F63DD" w:rsidP="000F4FCF">
            <w:pPr>
              <w:jc w:val="center"/>
              <w:rPr>
                <w:rFonts w:cs="Times New Roman"/>
                <w:szCs w:val="24"/>
                <w:lang w:eastAsia="zh-CN"/>
              </w:rPr>
            </w:pPr>
            <w:r w:rsidRPr="00DE415E">
              <w:rPr>
                <w:rFonts w:cs="Times New Roman"/>
                <w:szCs w:val="24"/>
              </w:rPr>
              <w:t>1.07</w:t>
            </w:r>
          </w:p>
        </w:tc>
        <w:tc>
          <w:tcPr>
            <w:tcW w:w="549" w:type="pct"/>
            <w:noWrap/>
            <w:vAlign w:val="center"/>
            <w:hideMark/>
          </w:tcPr>
          <w:p w14:paraId="5311C30C" w14:textId="77777777" w:rsidR="009F63DD" w:rsidRPr="00DE415E" w:rsidRDefault="009F63DD" w:rsidP="000F4FCF">
            <w:pPr>
              <w:jc w:val="center"/>
              <w:rPr>
                <w:rFonts w:cs="Times New Roman"/>
                <w:szCs w:val="24"/>
                <w:lang w:eastAsia="zh-CN"/>
              </w:rPr>
            </w:pPr>
            <w:r w:rsidRPr="00DE415E">
              <w:rPr>
                <w:rFonts w:cs="Times New Roman"/>
                <w:szCs w:val="24"/>
              </w:rPr>
              <w:t>.07</w:t>
            </w:r>
          </w:p>
        </w:tc>
        <w:tc>
          <w:tcPr>
            <w:tcW w:w="492" w:type="pct"/>
            <w:noWrap/>
            <w:vAlign w:val="center"/>
            <w:hideMark/>
          </w:tcPr>
          <w:p w14:paraId="6B747B3F" w14:textId="77777777" w:rsidR="009F63DD" w:rsidRPr="00DE415E" w:rsidRDefault="009F63DD" w:rsidP="000F4FCF">
            <w:pPr>
              <w:jc w:val="center"/>
              <w:rPr>
                <w:rFonts w:cs="Times New Roman"/>
                <w:szCs w:val="24"/>
                <w:lang w:eastAsia="zh-CN"/>
              </w:rPr>
            </w:pPr>
            <w:r w:rsidRPr="00DE415E">
              <w:rPr>
                <w:rFonts w:cs="Times New Roman"/>
                <w:szCs w:val="24"/>
              </w:rPr>
              <w:t>14.58</w:t>
            </w:r>
          </w:p>
        </w:tc>
        <w:tc>
          <w:tcPr>
            <w:tcW w:w="612" w:type="pct"/>
            <w:noWrap/>
            <w:vAlign w:val="center"/>
            <w:hideMark/>
          </w:tcPr>
          <w:p w14:paraId="6EA9228F" w14:textId="77777777" w:rsidR="009F63DD" w:rsidRPr="00DE415E" w:rsidRDefault="009F63DD" w:rsidP="000F4FCF">
            <w:pPr>
              <w:jc w:val="center"/>
              <w:rPr>
                <w:rFonts w:cs="Times New Roman"/>
                <w:szCs w:val="24"/>
                <w:lang w:eastAsia="zh-CN"/>
              </w:rPr>
            </w:pPr>
            <w:r w:rsidRPr="00DE415E">
              <w:rPr>
                <w:rFonts w:cs="Times New Roman"/>
                <w:szCs w:val="24"/>
              </w:rPr>
              <w:t>&lt;.001</w:t>
            </w:r>
          </w:p>
        </w:tc>
        <w:tc>
          <w:tcPr>
            <w:tcW w:w="411" w:type="pct"/>
            <w:noWrap/>
            <w:vAlign w:val="center"/>
            <w:hideMark/>
          </w:tcPr>
          <w:p w14:paraId="699FBFC2" w14:textId="77777777" w:rsidR="009F63DD" w:rsidRPr="00DE415E" w:rsidRDefault="009F63DD" w:rsidP="000F4FCF">
            <w:pPr>
              <w:jc w:val="center"/>
              <w:rPr>
                <w:rFonts w:cs="Times New Roman"/>
                <w:szCs w:val="24"/>
                <w:lang w:eastAsia="zh-CN"/>
              </w:rPr>
            </w:pPr>
            <w:r w:rsidRPr="00DE415E">
              <w:rPr>
                <w:rFonts w:cs="Times New Roman"/>
                <w:szCs w:val="24"/>
              </w:rPr>
              <w:t>.86</w:t>
            </w:r>
          </w:p>
        </w:tc>
        <w:tc>
          <w:tcPr>
            <w:tcW w:w="331" w:type="pct"/>
            <w:vAlign w:val="center"/>
          </w:tcPr>
          <w:p w14:paraId="308C6067" w14:textId="77777777" w:rsidR="009F63DD" w:rsidRPr="00DE415E" w:rsidRDefault="009F63DD" w:rsidP="000F4FCF">
            <w:pPr>
              <w:jc w:val="center"/>
              <w:rPr>
                <w:rFonts w:cs="Times New Roman"/>
                <w:szCs w:val="24"/>
                <w:lang w:eastAsia="zh-CN"/>
              </w:rPr>
            </w:pPr>
          </w:p>
        </w:tc>
        <w:tc>
          <w:tcPr>
            <w:tcW w:w="346" w:type="pct"/>
            <w:noWrap/>
            <w:vAlign w:val="center"/>
            <w:hideMark/>
          </w:tcPr>
          <w:p w14:paraId="145B0A9D" w14:textId="77777777" w:rsidR="009F63DD" w:rsidRPr="00DE415E" w:rsidRDefault="009F63DD" w:rsidP="000F4FCF">
            <w:pPr>
              <w:jc w:val="center"/>
              <w:rPr>
                <w:rFonts w:cs="Times New Roman"/>
                <w:szCs w:val="24"/>
                <w:lang w:eastAsia="zh-CN"/>
              </w:rPr>
            </w:pPr>
          </w:p>
        </w:tc>
        <w:tc>
          <w:tcPr>
            <w:tcW w:w="441" w:type="pct"/>
            <w:noWrap/>
            <w:vAlign w:val="center"/>
            <w:hideMark/>
          </w:tcPr>
          <w:p w14:paraId="03B2EF8C" w14:textId="77777777" w:rsidR="009F63DD" w:rsidRPr="00DE415E" w:rsidRDefault="009F63DD" w:rsidP="000F4FCF">
            <w:pPr>
              <w:jc w:val="center"/>
              <w:rPr>
                <w:rFonts w:cs="Times New Roman"/>
                <w:szCs w:val="24"/>
                <w:lang w:eastAsia="zh-CN"/>
              </w:rPr>
            </w:pPr>
          </w:p>
        </w:tc>
      </w:tr>
      <w:tr w:rsidR="009F63DD" w:rsidRPr="00DE415E" w14:paraId="790FF756" w14:textId="77777777" w:rsidTr="000F4FCF">
        <w:trPr>
          <w:trHeight w:val="315"/>
        </w:trPr>
        <w:tc>
          <w:tcPr>
            <w:tcW w:w="604" w:type="pct"/>
            <w:noWrap/>
            <w:vAlign w:val="center"/>
            <w:hideMark/>
          </w:tcPr>
          <w:p w14:paraId="48AA76F5" w14:textId="77777777" w:rsidR="009F63DD" w:rsidRPr="00DE415E" w:rsidRDefault="009F63DD" w:rsidP="000F4FCF">
            <w:pPr>
              <w:jc w:val="center"/>
              <w:rPr>
                <w:rFonts w:cs="Times New Roman"/>
                <w:szCs w:val="24"/>
                <w:lang w:eastAsia="zh-CN"/>
              </w:rPr>
            </w:pPr>
          </w:p>
        </w:tc>
        <w:tc>
          <w:tcPr>
            <w:tcW w:w="523" w:type="pct"/>
            <w:noWrap/>
            <w:vAlign w:val="center"/>
            <w:hideMark/>
          </w:tcPr>
          <w:p w14:paraId="4EA275AA" w14:textId="77777777" w:rsidR="009F63DD" w:rsidRPr="00DE415E" w:rsidRDefault="009F63DD" w:rsidP="000F4FCF">
            <w:pPr>
              <w:jc w:val="center"/>
              <w:rPr>
                <w:rFonts w:cs="Times New Roman"/>
                <w:szCs w:val="24"/>
                <w:lang w:eastAsia="zh-CN"/>
              </w:rPr>
            </w:pPr>
            <w:r w:rsidRPr="00DE415E">
              <w:rPr>
                <w:rFonts w:cs="Times New Roman"/>
                <w:szCs w:val="24"/>
                <w:lang w:eastAsia="zh-CN"/>
              </w:rPr>
              <w:t>POS3</w:t>
            </w:r>
          </w:p>
        </w:tc>
        <w:tc>
          <w:tcPr>
            <w:tcW w:w="693" w:type="pct"/>
            <w:noWrap/>
            <w:vAlign w:val="center"/>
            <w:hideMark/>
          </w:tcPr>
          <w:p w14:paraId="4988D160" w14:textId="77777777" w:rsidR="009F63DD" w:rsidRPr="00DE415E" w:rsidRDefault="009F63DD" w:rsidP="000F4FCF">
            <w:pPr>
              <w:jc w:val="center"/>
              <w:rPr>
                <w:rFonts w:cs="Times New Roman"/>
                <w:szCs w:val="24"/>
                <w:lang w:eastAsia="zh-CN"/>
              </w:rPr>
            </w:pPr>
            <w:r w:rsidRPr="00DE415E">
              <w:rPr>
                <w:rFonts w:cs="Times New Roman"/>
                <w:szCs w:val="24"/>
              </w:rPr>
              <w:t>.92</w:t>
            </w:r>
          </w:p>
        </w:tc>
        <w:tc>
          <w:tcPr>
            <w:tcW w:w="549" w:type="pct"/>
            <w:noWrap/>
            <w:vAlign w:val="center"/>
            <w:hideMark/>
          </w:tcPr>
          <w:p w14:paraId="20D528D1" w14:textId="77777777" w:rsidR="009F63DD" w:rsidRPr="00DE415E" w:rsidRDefault="009F63DD" w:rsidP="000F4FCF">
            <w:pPr>
              <w:jc w:val="center"/>
              <w:rPr>
                <w:rFonts w:cs="Times New Roman"/>
                <w:szCs w:val="24"/>
                <w:lang w:eastAsia="zh-CN"/>
              </w:rPr>
            </w:pPr>
            <w:r w:rsidRPr="00DE415E">
              <w:rPr>
                <w:rFonts w:cs="Times New Roman"/>
                <w:szCs w:val="24"/>
              </w:rPr>
              <w:t>.07</w:t>
            </w:r>
          </w:p>
        </w:tc>
        <w:tc>
          <w:tcPr>
            <w:tcW w:w="492" w:type="pct"/>
            <w:noWrap/>
            <w:vAlign w:val="center"/>
            <w:hideMark/>
          </w:tcPr>
          <w:p w14:paraId="2C8BA4B5" w14:textId="77777777" w:rsidR="009F63DD" w:rsidRPr="00DE415E" w:rsidRDefault="009F63DD" w:rsidP="000F4FCF">
            <w:pPr>
              <w:jc w:val="center"/>
              <w:rPr>
                <w:rFonts w:cs="Times New Roman"/>
                <w:szCs w:val="24"/>
                <w:lang w:eastAsia="zh-CN"/>
              </w:rPr>
            </w:pPr>
            <w:r w:rsidRPr="00DE415E">
              <w:rPr>
                <w:rFonts w:cs="Times New Roman"/>
                <w:szCs w:val="24"/>
              </w:rPr>
              <w:t>12.94</w:t>
            </w:r>
          </w:p>
        </w:tc>
        <w:tc>
          <w:tcPr>
            <w:tcW w:w="612" w:type="pct"/>
            <w:noWrap/>
            <w:vAlign w:val="center"/>
            <w:hideMark/>
          </w:tcPr>
          <w:p w14:paraId="043A71E0" w14:textId="77777777" w:rsidR="009F63DD" w:rsidRPr="00DE415E" w:rsidRDefault="009F63DD" w:rsidP="000F4FCF">
            <w:pPr>
              <w:jc w:val="center"/>
              <w:rPr>
                <w:rFonts w:cs="Times New Roman"/>
                <w:szCs w:val="24"/>
                <w:lang w:eastAsia="zh-CN"/>
              </w:rPr>
            </w:pPr>
            <w:r w:rsidRPr="00DE415E">
              <w:rPr>
                <w:rFonts w:cs="Times New Roman"/>
                <w:szCs w:val="24"/>
              </w:rPr>
              <w:t>&lt;.001</w:t>
            </w:r>
          </w:p>
        </w:tc>
        <w:tc>
          <w:tcPr>
            <w:tcW w:w="411" w:type="pct"/>
            <w:noWrap/>
            <w:vAlign w:val="center"/>
            <w:hideMark/>
          </w:tcPr>
          <w:p w14:paraId="512F41BE" w14:textId="77777777" w:rsidR="009F63DD" w:rsidRPr="00DE415E" w:rsidRDefault="009F63DD" w:rsidP="000F4FCF">
            <w:pPr>
              <w:jc w:val="center"/>
              <w:rPr>
                <w:rFonts w:cs="Times New Roman"/>
                <w:szCs w:val="24"/>
                <w:lang w:eastAsia="zh-CN"/>
              </w:rPr>
            </w:pPr>
            <w:r w:rsidRPr="00DE415E">
              <w:rPr>
                <w:rFonts w:cs="Times New Roman"/>
                <w:szCs w:val="24"/>
              </w:rPr>
              <w:t>.78</w:t>
            </w:r>
          </w:p>
        </w:tc>
        <w:tc>
          <w:tcPr>
            <w:tcW w:w="331" w:type="pct"/>
            <w:vAlign w:val="center"/>
          </w:tcPr>
          <w:p w14:paraId="1CF9E5AD" w14:textId="77777777" w:rsidR="009F63DD" w:rsidRPr="00DE415E" w:rsidRDefault="009F63DD" w:rsidP="000F4FCF">
            <w:pPr>
              <w:jc w:val="center"/>
              <w:rPr>
                <w:rFonts w:cs="Times New Roman"/>
                <w:szCs w:val="24"/>
                <w:lang w:eastAsia="zh-CN"/>
              </w:rPr>
            </w:pPr>
          </w:p>
        </w:tc>
        <w:tc>
          <w:tcPr>
            <w:tcW w:w="346" w:type="pct"/>
            <w:noWrap/>
            <w:vAlign w:val="center"/>
            <w:hideMark/>
          </w:tcPr>
          <w:p w14:paraId="39ECD48C" w14:textId="77777777" w:rsidR="009F63DD" w:rsidRPr="00DE415E" w:rsidRDefault="009F63DD" w:rsidP="000F4FCF">
            <w:pPr>
              <w:jc w:val="center"/>
              <w:rPr>
                <w:rFonts w:cs="Times New Roman"/>
                <w:szCs w:val="24"/>
                <w:lang w:eastAsia="zh-CN"/>
              </w:rPr>
            </w:pPr>
          </w:p>
        </w:tc>
        <w:tc>
          <w:tcPr>
            <w:tcW w:w="441" w:type="pct"/>
            <w:noWrap/>
            <w:vAlign w:val="center"/>
            <w:hideMark/>
          </w:tcPr>
          <w:p w14:paraId="4DA2C943" w14:textId="77777777" w:rsidR="009F63DD" w:rsidRPr="00DE415E" w:rsidRDefault="009F63DD" w:rsidP="000F4FCF">
            <w:pPr>
              <w:jc w:val="center"/>
              <w:rPr>
                <w:rFonts w:cs="Times New Roman"/>
                <w:szCs w:val="24"/>
                <w:lang w:eastAsia="zh-CN"/>
              </w:rPr>
            </w:pPr>
          </w:p>
        </w:tc>
      </w:tr>
      <w:tr w:rsidR="009F63DD" w:rsidRPr="00DE415E" w14:paraId="3B5BB929" w14:textId="77777777" w:rsidTr="000F4FCF">
        <w:trPr>
          <w:trHeight w:val="315"/>
        </w:trPr>
        <w:tc>
          <w:tcPr>
            <w:tcW w:w="604" w:type="pct"/>
            <w:noWrap/>
            <w:vAlign w:val="center"/>
            <w:hideMark/>
          </w:tcPr>
          <w:p w14:paraId="7490A2F0" w14:textId="77777777" w:rsidR="009F63DD" w:rsidRPr="00DE415E" w:rsidRDefault="009F63DD" w:rsidP="000F4FCF">
            <w:pPr>
              <w:jc w:val="center"/>
              <w:rPr>
                <w:rFonts w:cs="Times New Roman"/>
                <w:szCs w:val="24"/>
                <w:lang w:eastAsia="zh-CN"/>
              </w:rPr>
            </w:pPr>
          </w:p>
        </w:tc>
        <w:tc>
          <w:tcPr>
            <w:tcW w:w="523" w:type="pct"/>
            <w:noWrap/>
            <w:vAlign w:val="center"/>
            <w:hideMark/>
          </w:tcPr>
          <w:p w14:paraId="6BC7C566" w14:textId="77777777" w:rsidR="009F63DD" w:rsidRPr="00DE415E" w:rsidRDefault="009F63DD" w:rsidP="000F4FCF">
            <w:pPr>
              <w:jc w:val="center"/>
              <w:rPr>
                <w:rFonts w:cs="Times New Roman"/>
                <w:szCs w:val="24"/>
                <w:lang w:eastAsia="zh-CN"/>
              </w:rPr>
            </w:pPr>
            <w:r w:rsidRPr="00DE415E">
              <w:rPr>
                <w:rFonts w:cs="Times New Roman"/>
                <w:szCs w:val="24"/>
                <w:lang w:eastAsia="zh-CN"/>
              </w:rPr>
              <w:t>POS4</w:t>
            </w:r>
          </w:p>
        </w:tc>
        <w:tc>
          <w:tcPr>
            <w:tcW w:w="693" w:type="pct"/>
            <w:noWrap/>
            <w:vAlign w:val="center"/>
            <w:hideMark/>
          </w:tcPr>
          <w:p w14:paraId="69ECCFC4" w14:textId="77777777" w:rsidR="009F63DD" w:rsidRPr="00DE415E" w:rsidRDefault="009F63DD" w:rsidP="000F4FCF">
            <w:pPr>
              <w:jc w:val="center"/>
              <w:rPr>
                <w:rFonts w:cs="Times New Roman"/>
                <w:szCs w:val="24"/>
                <w:lang w:eastAsia="zh-CN"/>
              </w:rPr>
            </w:pPr>
            <w:r w:rsidRPr="00DE415E">
              <w:rPr>
                <w:rFonts w:cs="Times New Roman"/>
                <w:szCs w:val="24"/>
              </w:rPr>
              <w:t>.62</w:t>
            </w:r>
          </w:p>
        </w:tc>
        <w:tc>
          <w:tcPr>
            <w:tcW w:w="549" w:type="pct"/>
            <w:noWrap/>
            <w:vAlign w:val="center"/>
            <w:hideMark/>
          </w:tcPr>
          <w:p w14:paraId="3CEB79D4" w14:textId="77777777" w:rsidR="009F63DD" w:rsidRPr="00DE415E" w:rsidRDefault="009F63DD" w:rsidP="000F4FCF">
            <w:pPr>
              <w:jc w:val="center"/>
              <w:rPr>
                <w:rFonts w:cs="Times New Roman"/>
                <w:szCs w:val="24"/>
                <w:lang w:eastAsia="zh-CN"/>
              </w:rPr>
            </w:pPr>
            <w:r w:rsidRPr="00DE415E">
              <w:rPr>
                <w:rFonts w:cs="Times New Roman"/>
                <w:szCs w:val="24"/>
              </w:rPr>
              <w:t>.09</w:t>
            </w:r>
          </w:p>
        </w:tc>
        <w:tc>
          <w:tcPr>
            <w:tcW w:w="492" w:type="pct"/>
            <w:noWrap/>
            <w:vAlign w:val="center"/>
            <w:hideMark/>
          </w:tcPr>
          <w:p w14:paraId="30AD9BE0" w14:textId="77777777" w:rsidR="009F63DD" w:rsidRPr="00DE415E" w:rsidRDefault="009F63DD" w:rsidP="000F4FCF">
            <w:pPr>
              <w:jc w:val="center"/>
              <w:rPr>
                <w:rFonts w:cs="Times New Roman"/>
                <w:szCs w:val="24"/>
                <w:lang w:eastAsia="zh-CN"/>
              </w:rPr>
            </w:pPr>
            <w:r w:rsidRPr="00DE415E">
              <w:rPr>
                <w:rFonts w:cs="Times New Roman"/>
                <w:szCs w:val="24"/>
              </w:rPr>
              <w:t>7.16</w:t>
            </w:r>
          </w:p>
        </w:tc>
        <w:tc>
          <w:tcPr>
            <w:tcW w:w="612" w:type="pct"/>
            <w:noWrap/>
            <w:vAlign w:val="center"/>
            <w:hideMark/>
          </w:tcPr>
          <w:p w14:paraId="0F419C65" w14:textId="77777777" w:rsidR="009F63DD" w:rsidRPr="00DE415E" w:rsidRDefault="009F63DD" w:rsidP="000F4FCF">
            <w:pPr>
              <w:jc w:val="center"/>
              <w:rPr>
                <w:rFonts w:cs="Times New Roman"/>
                <w:szCs w:val="24"/>
                <w:lang w:eastAsia="zh-CN"/>
              </w:rPr>
            </w:pPr>
            <w:r w:rsidRPr="00DE415E">
              <w:rPr>
                <w:rFonts w:cs="Times New Roman"/>
                <w:szCs w:val="24"/>
              </w:rPr>
              <w:t>&lt;.001</w:t>
            </w:r>
          </w:p>
        </w:tc>
        <w:tc>
          <w:tcPr>
            <w:tcW w:w="411" w:type="pct"/>
            <w:noWrap/>
            <w:vAlign w:val="center"/>
            <w:hideMark/>
          </w:tcPr>
          <w:p w14:paraId="6319951F" w14:textId="77777777" w:rsidR="009F63DD" w:rsidRPr="00DE415E" w:rsidRDefault="009F63DD" w:rsidP="000F4FCF">
            <w:pPr>
              <w:jc w:val="center"/>
              <w:rPr>
                <w:rFonts w:cs="Times New Roman"/>
                <w:szCs w:val="24"/>
                <w:lang w:eastAsia="zh-CN"/>
              </w:rPr>
            </w:pPr>
            <w:r w:rsidRPr="00DE415E">
              <w:rPr>
                <w:rFonts w:cs="Times New Roman"/>
                <w:szCs w:val="24"/>
              </w:rPr>
              <w:t>.48</w:t>
            </w:r>
          </w:p>
        </w:tc>
        <w:tc>
          <w:tcPr>
            <w:tcW w:w="331" w:type="pct"/>
            <w:vAlign w:val="center"/>
          </w:tcPr>
          <w:p w14:paraId="677ABC92" w14:textId="77777777" w:rsidR="009F63DD" w:rsidRPr="00DE415E" w:rsidRDefault="009F63DD" w:rsidP="000F4FCF">
            <w:pPr>
              <w:jc w:val="center"/>
              <w:rPr>
                <w:rFonts w:cs="Times New Roman"/>
                <w:szCs w:val="24"/>
                <w:lang w:eastAsia="zh-CN"/>
              </w:rPr>
            </w:pPr>
          </w:p>
        </w:tc>
        <w:tc>
          <w:tcPr>
            <w:tcW w:w="346" w:type="pct"/>
            <w:noWrap/>
            <w:vAlign w:val="center"/>
            <w:hideMark/>
          </w:tcPr>
          <w:p w14:paraId="6AA125F9" w14:textId="77777777" w:rsidR="009F63DD" w:rsidRPr="00DE415E" w:rsidRDefault="009F63DD" w:rsidP="000F4FCF">
            <w:pPr>
              <w:jc w:val="center"/>
              <w:rPr>
                <w:rFonts w:cs="Times New Roman"/>
                <w:szCs w:val="24"/>
                <w:lang w:eastAsia="zh-CN"/>
              </w:rPr>
            </w:pPr>
          </w:p>
        </w:tc>
        <w:tc>
          <w:tcPr>
            <w:tcW w:w="441" w:type="pct"/>
            <w:noWrap/>
            <w:vAlign w:val="center"/>
            <w:hideMark/>
          </w:tcPr>
          <w:p w14:paraId="433AA1BD" w14:textId="77777777" w:rsidR="009F63DD" w:rsidRPr="00DE415E" w:rsidRDefault="009F63DD" w:rsidP="000F4FCF">
            <w:pPr>
              <w:jc w:val="center"/>
              <w:rPr>
                <w:rFonts w:cs="Times New Roman"/>
                <w:szCs w:val="24"/>
                <w:lang w:eastAsia="zh-CN"/>
              </w:rPr>
            </w:pPr>
          </w:p>
        </w:tc>
      </w:tr>
      <w:tr w:rsidR="009F63DD" w:rsidRPr="00DE415E" w14:paraId="21A59A6B" w14:textId="77777777" w:rsidTr="000F4FCF">
        <w:trPr>
          <w:trHeight w:val="315"/>
        </w:trPr>
        <w:tc>
          <w:tcPr>
            <w:tcW w:w="604" w:type="pct"/>
            <w:noWrap/>
            <w:vAlign w:val="center"/>
            <w:hideMark/>
          </w:tcPr>
          <w:p w14:paraId="48DB2A24" w14:textId="77777777" w:rsidR="009F63DD" w:rsidRPr="00DE415E" w:rsidRDefault="009F63DD" w:rsidP="000F4FCF">
            <w:pPr>
              <w:jc w:val="center"/>
              <w:rPr>
                <w:rFonts w:cs="Times New Roman"/>
                <w:szCs w:val="24"/>
                <w:lang w:eastAsia="zh-CN"/>
              </w:rPr>
            </w:pPr>
          </w:p>
        </w:tc>
        <w:tc>
          <w:tcPr>
            <w:tcW w:w="523" w:type="pct"/>
            <w:noWrap/>
            <w:vAlign w:val="center"/>
            <w:hideMark/>
          </w:tcPr>
          <w:p w14:paraId="1AEC9586" w14:textId="77777777" w:rsidR="009F63DD" w:rsidRPr="00DE415E" w:rsidRDefault="009F63DD" w:rsidP="000F4FCF">
            <w:pPr>
              <w:jc w:val="center"/>
              <w:rPr>
                <w:rFonts w:cs="Times New Roman"/>
                <w:szCs w:val="24"/>
                <w:lang w:eastAsia="zh-CN"/>
              </w:rPr>
            </w:pPr>
            <w:r w:rsidRPr="00DE415E">
              <w:rPr>
                <w:rFonts w:cs="Times New Roman"/>
                <w:szCs w:val="24"/>
                <w:lang w:eastAsia="zh-CN"/>
              </w:rPr>
              <w:t>POS5</w:t>
            </w:r>
          </w:p>
        </w:tc>
        <w:tc>
          <w:tcPr>
            <w:tcW w:w="693" w:type="pct"/>
            <w:noWrap/>
            <w:vAlign w:val="center"/>
            <w:hideMark/>
          </w:tcPr>
          <w:p w14:paraId="0131057C" w14:textId="77777777" w:rsidR="009F63DD" w:rsidRPr="00DE415E" w:rsidRDefault="009F63DD" w:rsidP="000F4FCF">
            <w:pPr>
              <w:jc w:val="center"/>
              <w:rPr>
                <w:rFonts w:cs="Times New Roman"/>
                <w:szCs w:val="24"/>
                <w:lang w:eastAsia="zh-CN"/>
              </w:rPr>
            </w:pPr>
            <w:r w:rsidRPr="00DE415E">
              <w:rPr>
                <w:rFonts w:cs="Times New Roman"/>
                <w:szCs w:val="24"/>
              </w:rPr>
              <w:t>.67</w:t>
            </w:r>
          </w:p>
        </w:tc>
        <w:tc>
          <w:tcPr>
            <w:tcW w:w="549" w:type="pct"/>
            <w:noWrap/>
            <w:vAlign w:val="center"/>
            <w:hideMark/>
          </w:tcPr>
          <w:p w14:paraId="50AC0451" w14:textId="77777777" w:rsidR="009F63DD" w:rsidRPr="00DE415E" w:rsidRDefault="009F63DD" w:rsidP="000F4FCF">
            <w:pPr>
              <w:jc w:val="center"/>
              <w:rPr>
                <w:rFonts w:cs="Times New Roman"/>
                <w:szCs w:val="24"/>
                <w:lang w:eastAsia="zh-CN"/>
              </w:rPr>
            </w:pPr>
            <w:r w:rsidRPr="00DE415E">
              <w:rPr>
                <w:rFonts w:cs="Times New Roman"/>
                <w:szCs w:val="24"/>
              </w:rPr>
              <w:t>.08</w:t>
            </w:r>
          </w:p>
        </w:tc>
        <w:tc>
          <w:tcPr>
            <w:tcW w:w="492" w:type="pct"/>
            <w:noWrap/>
            <w:vAlign w:val="center"/>
            <w:hideMark/>
          </w:tcPr>
          <w:p w14:paraId="722E7FF3" w14:textId="77777777" w:rsidR="009F63DD" w:rsidRPr="00DE415E" w:rsidRDefault="009F63DD" w:rsidP="000F4FCF">
            <w:pPr>
              <w:jc w:val="center"/>
              <w:rPr>
                <w:rFonts w:cs="Times New Roman"/>
                <w:szCs w:val="24"/>
                <w:lang w:eastAsia="zh-CN"/>
              </w:rPr>
            </w:pPr>
            <w:r w:rsidRPr="00DE415E">
              <w:rPr>
                <w:rFonts w:cs="Times New Roman"/>
                <w:szCs w:val="24"/>
              </w:rPr>
              <w:t>8.56</w:t>
            </w:r>
          </w:p>
        </w:tc>
        <w:tc>
          <w:tcPr>
            <w:tcW w:w="612" w:type="pct"/>
            <w:noWrap/>
            <w:vAlign w:val="center"/>
            <w:hideMark/>
          </w:tcPr>
          <w:p w14:paraId="7CEF817D" w14:textId="77777777" w:rsidR="009F63DD" w:rsidRPr="00DE415E" w:rsidRDefault="009F63DD" w:rsidP="000F4FCF">
            <w:pPr>
              <w:jc w:val="center"/>
              <w:rPr>
                <w:rFonts w:cs="Times New Roman"/>
                <w:szCs w:val="24"/>
                <w:lang w:eastAsia="zh-CN"/>
              </w:rPr>
            </w:pPr>
            <w:r w:rsidRPr="00DE415E">
              <w:rPr>
                <w:rFonts w:cs="Times New Roman"/>
                <w:szCs w:val="24"/>
              </w:rPr>
              <w:t>&lt;.001</w:t>
            </w:r>
          </w:p>
        </w:tc>
        <w:tc>
          <w:tcPr>
            <w:tcW w:w="411" w:type="pct"/>
            <w:noWrap/>
            <w:vAlign w:val="center"/>
            <w:hideMark/>
          </w:tcPr>
          <w:p w14:paraId="0B478E20" w14:textId="77777777" w:rsidR="009F63DD" w:rsidRPr="00DE415E" w:rsidRDefault="009F63DD" w:rsidP="000F4FCF">
            <w:pPr>
              <w:jc w:val="center"/>
              <w:rPr>
                <w:rFonts w:cs="Times New Roman"/>
                <w:szCs w:val="24"/>
                <w:lang w:eastAsia="zh-CN"/>
              </w:rPr>
            </w:pPr>
            <w:r w:rsidRPr="00DE415E">
              <w:rPr>
                <w:rFonts w:cs="Times New Roman"/>
                <w:szCs w:val="24"/>
              </w:rPr>
              <w:t>.56</w:t>
            </w:r>
          </w:p>
        </w:tc>
        <w:tc>
          <w:tcPr>
            <w:tcW w:w="331" w:type="pct"/>
            <w:vAlign w:val="center"/>
          </w:tcPr>
          <w:p w14:paraId="532422E3" w14:textId="77777777" w:rsidR="009F63DD" w:rsidRPr="00DE415E" w:rsidRDefault="009F63DD" w:rsidP="000F4FCF">
            <w:pPr>
              <w:jc w:val="center"/>
              <w:rPr>
                <w:rFonts w:cs="Times New Roman"/>
                <w:szCs w:val="24"/>
                <w:lang w:eastAsia="zh-CN"/>
              </w:rPr>
            </w:pPr>
          </w:p>
        </w:tc>
        <w:tc>
          <w:tcPr>
            <w:tcW w:w="346" w:type="pct"/>
            <w:noWrap/>
            <w:vAlign w:val="center"/>
            <w:hideMark/>
          </w:tcPr>
          <w:p w14:paraId="2C5B4053" w14:textId="77777777" w:rsidR="009F63DD" w:rsidRPr="00DE415E" w:rsidRDefault="009F63DD" w:rsidP="000F4FCF">
            <w:pPr>
              <w:jc w:val="center"/>
              <w:rPr>
                <w:rFonts w:cs="Times New Roman"/>
                <w:szCs w:val="24"/>
                <w:lang w:eastAsia="zh-CN"/>
              </w:rPr>
            </w:pPr>
          </w:p>
        </w:tc>
        <w:tc>
          <w:tcPr>
            <w:tcW w:w="441" w:type="pct"/>
            <w:noWrap/>
            <w:vAlign w:val="center"/>
            <w:hideMark/>
          </w:tcPr>
          <w:p w14:paraId="43BF6C2C" w14:textId="77777777" w:rsidR="009F63DD" w:rsidRPr="00DE415E" w:rsidRDefault="009F63DD" w:rsidP="000F4FCF">
            <w:pPr>
              <w:jc w:val="center"/>
              <w:rPr>
                <w:rFonts w:cs="Times New Roman"/>
                <w:szCs w:val="24"/>
                <w:lang w:eastAsia="zh-CN"/>
              </w:rPr>
            </w:pPr>
          </w:p>
        </w:tc>
      </w:tr>
      <w:tr w:rsidR="009F63DD" w:rsidRPr="00DE415E" w14:paraId="18BA8623" w14:textId="77777777" w:rsidTr="000F4FCF">
        <w:trPr>
          <w:trHeight w:val="315"/>
        </w:trPr>
        <w:tc>
          <w:tcPr>
            <w:tcW w:w="604" w:type="pct"/>
            <w:noWrap/>
            <w:vAlign w:val="center"/>
            <w:hideMark/>
          </w:tcPr>
          <w:p w14:paraId="6921CAD1" w14:textId="77777777" w:rsidR="009F63DD" w:rsidRPr="00DE415E" w:rsidRDefault="009F63DD" w:rsidP="000F4FCF">
            <w:pPr>
              <w:jc w:val="center"/>
              <w:rPr>
                <w:rFonts w:cs="Times New Roman"/>
                <w:szCs w:val="24"/>
                <w:lang w:eastAsia="zh-CN"/>
              </w:rPr>
            </w:pPr>
            <w:r w:rsidRPr="00DE415E">
              <w:rPr>
                <w:rFonts w:cs="Times New Roman"/>
                <w:szCs w:val="24"/>
                <w:lang w:eastAsia="zh-CN"/>
              </w:rPr>
              <w:t>LS</w:t>
            </w:r>
          </w:p>
        </w:tc>
        <w:tc>
          <w:tcPr>
            <w:tcW w:w="523" w:type="pct"/>
            <w:noWrap/>
            <w:vAlign w:val="center"/>
            <w:hideMark/>
          </w:tcPr>
          <w:p w14:paraId="506EACDC" w14:textId="77777777" w:rsidR="009F63DD" w:rsidRPr="00DE415E" w:rsidRDefault="009F63DD" w:rsidP="000F4FCF">
            <w:pPr>
              <w:jc w:val="center"/>
              <w:rPr>
                <w:rFonts w:cs="Times New Roman"/>
                <w:szCs w:val="24"/>
                <w:lang w:eastAsia="zh-CN"/>
              </w:rPr>
            </w:pPr>
            <w:r w:rsidRPr="00DE415E">
              <w:rPr>
                <w:rFonts w:cs="Times New Roman"/>
                <w:szCs w:val="24"/>
                <w:lang w:eastAsia="zh-CN"/>
              </w:rPr>
              <w:t>LS1</w:t>
            </w:r>
          </w:p>
        </w:tc>
        <w:tc>
          <w:tcPr>
            <w:tcW w:w="693" w:type="pct"/>
            <w:noWrap/>
            <w:vAlign w:val="center"/>
            <w:hideMark/>
          </w:tcPr>
          <w:p w14:paraId="40EA5434" w14:textId="77777777" w:rsidR="009F63DD" w:rsidRPr="00DE415E" w:rsidRDefault="009F63DD" w:rsidP="000F4FCF">
            <w:pPr>
              <w:jc w:val="center"/>
              <w:rPr>
                <w:rFonts w:cs="Times New Roman"/>
                <w:szCs w:val="24"/>
                <w:lang w:eastAsia="zh-CN"/>
              </w:rPr>
            </w:pPr>
            <w:r w:rsidRPr="00DE415E">
              <w:rPr>
                <w:rFonts w:cs="Times New Roman"/>
                <w:szCs w:val="24"/>
              </w:rPr>
              <w:t>1.00</w:t>
            </w:r>
          </w:p>
        </w:tc>
        <w:tc>
          <w:tcPr>
            <w:tcW w:w="549" w:type="pct"/>
            <w:noWrap/>
            <w:vAlign w:val="center"/>
            <w:hideMark/>
          </w:tcPr>
          <w:p w14:paraId="78AD3863" w14:textId="77777777" w:rsidR="009F63DD" w:rsidRPr="00DE415E" w:rsidRDefault="009F63DD" w:rsidP="000F4FCF">
            <w:pPr>
              <w:jc w:val="center"/>
              <w:rPr>
                <w:rFonts w:cs="Times New Roman"/>
                <w:szCs w:val="24"/>
                <w:lang w:eastAsia="zh-CN"/>
              </w:rPr>
            </w:pPr>
          </w:p>
        </w:tc>
        <w:tc>
          <w:tcPr>
            <w:tcW w:w="492" w:type="pct"/>
            <w:noWrap/>
            <w:vAlign w:val="center"/>
            <w:hideMark/>
          </w:tcPr>
          <w:p w14:paraId="28592494" w14:textId="77777777" w:rsidR="009F63DD" w:rsidRPr="00DE415E" w:rsidRDefault="009F63DD" w:rsidP="000F4FCF">
            <w:pPr>
              <w:jc w:val="center"/>
              <w:rPr>
                <w:rFonts w:cs="Times New Roman"/>
                <w:szCs w:val="24"/>
                <w:lang w:eastAsia="zh-CN"/>
              </w:rPr>
            </w:pPr>
          </w:p>
        </w:tc>
        <w:tc>
          <w:tcPr>
            <w:tcW w:w="612" w:type="pct"/>
            <w:noWrap/>
            <w:vAlign w:val="center"/>
            <w:hideMark/>
          </w:tcPr>
          <w:p w14:paraId="7EDD09EB" w14:textId="77777777" w:rsidR="009F63DD" w:rsidRPr="00DE415E" w:rsidRDefault="009F63DD" w:rsidP="000F4FCF">
            <w:pPr>
              <w:jc w:val="center"/>
              <w:rPr>
                <w:rFonts w:cs="Times New Roman"/>
                <w:szCs w:val="24"/>
                <w:lang w:eastAsia="zh-CN"/>
              </w:rPr>
            </w:pPr>
          </w:p>
        </w:tc>
        <w:tc>
          <w:tcPr>
            <w:tcW w:w="411" w:type="pct"/>
            <w:noWrap/>
            <w:vAlign w:val="center"/>
            <w:hideMark/>
          </w:tcPr>
          <w:p w14:paraId="00D27981" w14:textId="77777777" w:rsidR="009F63DD" w:rsidRPr="00DE415E" w:rsidRDefault="009F63DD" w:rsidP="000F4FCF">
            <w:pPr>
              <w:jc w:val="center"/>
              <w:rPr>
                <w:rFonts w:cs="Times New Roman"/>
                <w:szCs w:val="24"/>
                <w:lang w:eastAsia="zh-CN"/>
              </w:rPr>
            </w:pPr>
            <w:r w:rsidRPr="00DE415E">
              <w:rPr>
                <w:rFonts w:cs="Times New Roman"/>
                <w:szCs w:val="24"/>
              </w:rPr>
              <w:t>.81</w:t>
            </w:r>
          </w:p>
        </w:tc>
        <w:tc>
          <w:tcPr>
            <w:tcW w:w="331" w:type="pct"/>
            <w:vAlign w:val="center"/>
          </w:tcPr>
          <w:p w14:paraId="258C0A87" w14:textId="77777777" w:rsidR="009F63DD" w:rsidRPr="00DE415E" w:rsidRDefault="009F63DD" w:rsidP="000F4FCF">
            <w:pPr>
              <w:jc w:val="center"/>
              <w:rPr>
                <w:rFonts w:cs="Times New Roman"/>
                <w:szCs w:val="24"/>
                <w:lang w:eastAsia="zh-CN"/>
              </w:rPr>
            </w:pPr>
            <w:r>
              <w:rPr>
                <w:rFonts w:cs="Times New Roman" w:hint="eastAsia"/>
                <w:szCs w:val="24"/>
                <w:lang w:eastAsia="zh-CN"/>
              </w:rPr>
              <w:t>.89</w:t>
            </w:r>
          </w:p>
        </w:tc>
        <w:tc>
          <w:tcPr>
            <w:tcW w:w="346" w:type="pct"/>
            <w:noWrap/>
            <w:vAlign w:val="center"/>
            <w:hideMark/>
          </w:tcPr>
          <w:p w14:paraId="087CAD85" w14:textId="77777777" w:rsidR="009F63DD" w:rsidRPr="00DE415E" w:rsidRDefault="009F63DD" w:rsidP="000F4FCF">
            <w:pPr>
              <w:jc w:val="center"/>
              <w:rPr>
                <w:rFonts w:cs="Times New Roman"/>
                <w:szCs w:val="24"/>
                <w:lang w:eastAsia="zh-CN"/>
              </w:rPr>
            </w:pPr>
            <w:r w:rsidRPr="00DE415E">
              <w:rPr>
                <w:rFonts w:cs="Times New Roman"/>
                <w:szCs w:val="24"/>
              </w:rPr>
              <w:t>.90</w:t>
            </w:r>
          </w:p>
        </w:tc>
        <w:tc>
          <w:tcPr>
            <w:tcW w:w="441" w:type="pct"/>
            <w:noWrap/>
            <w:vAlign w:val="center"/>
            <w:hideMark/>
          </w:tcPr>
          <w:p w14:paraId="32198971" w14:textId="77777777" w:rsidR="009F63DD" w:rsidRPr="00DE415E" w:rsidRDefault="009F63DD" w:rsidP="000F4FCF">
            <w:pPr>
              <w:jc w:val="center"/>
              <w:rPr>
                <w:rFonts w:cs="Times New Roman"/>
                <w:szCs w:val="24"/>
                <w:lang w:eastAsia="zh-CN"/>
              </w:rPr>
            </w:pPr>
            <w:r w:rsidRPr="00DE415E">
              <w:rPr>
                <w:rFonts w:cs="Times New Roman"/>
                <w:szCs w:val="24"/>
              </w:rPr>
              <w:t>.63</w:t>
            </w:r>
          </w:p>
        </w:tc>
      </w:tr>
      <w:tr w:rsidR="009F63DD" w:rsidRPr="00DE415E" w14:paraId="6AE04E11" w14:textId="77777777" w:rsidTr="000F4FCF">
        <w:trPr>
          <w:trHeight w:val="315"/>
        </w:trPr>
        <w:tc>
          <w:tcPr>
            <w:tcW w:w="604" w:type="pct"/>
            <w:noWrap/>
            <w:vAlign w:val="center"/>
            <w:hideMark/>
          </w:tcPr>
          <w:p w14:paraId="46B8B2E3" w14:textId="77777777" w:rsidR="009F63DD" w:rsidRPr="00DE415E" w:rsidRDefault="009F63DD" w:rsidP="000F4FCF">
            <w:pPr>
              <w:jc w:val="center"/>
              <w:rPr>
                <w:rFonts w:cs="Times New Roman"/>
                <w:szCs w:val="24"/>
                <w:lang w:eastAsia="zh-CN"/>
              </w:rPr>
            </w:pPr>
          </w:p>
        </w:tc>
        <w:tc>
          <w:tcPr>
            <w:tcW w:w="523" w:type="pct"/>
            <w:noWrap/>
            <w:vAlign w:val="center"/>
            <w:hideMark/>
          </w:tcPr>
          <w:p w14:paraId="36B37935" w14:textId="77777777" w:rsidR="009F63DD" w:rsidRPr="00DE415E" w:rsidRDefault="009F63DD" w:rsidP="000F4FCF">
            <w:pPr>
              <w:jc w:val="center"/>
              <w:rPr>
                <w:rFonts w:cs="Times New Roman"/>
                <w:szCs w:val="24"/>
                <w:lang w:eastAsia="zh-CN"/>
              </w:rPr>
            </w:pPr>
            <w:r w:rsidRPr="00DE415E">
              <w:rPr>
                <w:rFonts w:cs="Times New Roman"/>
                <w:szCs w:val="24"/>
                <w:lang w:eastAsia="zh-CN"/>
              </w:rPr>
              <w:t>LS2</w:t>
            </w:r>
          </w:p>
        </w:tc>
        <w:tc>
          <w:tcPr>
            <w:tcW w:w="693" w:type="pct"/>
            <w:noWrap/>
            <w:vAlign w:val="center"/>
            <w:hideMark/>
          </w:tcPr>
          <w:p w14:paraId="1E3DB408" w14:textId="77777777" w:rsidR="009F63DD" w:rsidRPr="00DE415E" w:rsidRDefault="009F63DD" w:rsidP="000F4FCF">
            <w:pPr>
              <w:jc w:val="center"/>
              <w:rPr>
                <w:rFonts w:cs="Times New Roman"/>
                <w:szCs w:val="24"/>
                <w:lang w:eastAsia="zh-CN"/>
              </w:rPr>
            </w:pPr>
            <w:r w:rsidRPr="00DE415E">
              <w:rPr>
                <w:rFonts w:cs="Times New Roman"/>
                <w:szCs w:val="24"/>
              </w:rPr>
              <w:t>1.08</w:t>
            </w:r>
          </w:p>
        </w:tc>
        <w:tc>
          <w:tcPr>
            <w:tcW w:w="549" w:type="pct"/>
            <w:noWrap/>
            <w:vAlign w:val="center"/>
            <w:hideMark/>
          </w:tcPr>
          <w:p w14:paraId="40305F36" w14:textId="77777777" w:rsidR="009F63DD" w:rsidRPr="00DE415E" w:rsidRDefault="009F63DD" w:rsidP="000F4FCF">
            <w:pPr>
              <w:jc w:val="center"/>
              <w:rPr>
                <w:rFonts w:cs="Times New Roman"/>
                <w:szCs w:val="24"/>
                <w:lang w:eastAsia="zh-CN"/>
              </w:rPr>
            </w:pPr>
            <w:r w:rsidRPr="00DE415E">
              <w:rPr>
                <w:rFonts w:cs="Times New Roman"/>
                <w:szCs w:val="24"/>
              </w:rPr>
              <w:t>.08</w:t>
            </w:r>
          </w:p>
        </w:tc>
        <w:tc>
          <w:tcPr>
            <w:tcW w:w="492" w:type="pct"/>
            <w:noWrap/>
            <w:vAlign w:val="center"/>
            <w:hideMark/>
          </w:tcPr>
          <w:p w14:paraId="1AC17F53" w14:textId="77777777" w:rsidR="009F63DD" w:rsidRPr="00DE415E" w:rsidRDefault="009F63DD" w:rsidP="000F4FCF">
            <w:pPr>
              <w:jc w:val="center"/>
              <w:rPr>
                <w:rFonts w:cs="Times New Roman"/>
                <w:szCs w:val="24"/>
                <w:lang w:eastAsia="zh-CN"/>
              </w:rPr>
            </w:pPr>
            <w:r w:rsidRPr="00DE415E">
              <w:rPr>
                <w:rFonts w:cs="Times New Roman"/>
                <w:szCs w:val="24"/>
              </w:rPr>
              <w:t>14.27</w:t>
            </w:r>
          </w:p>
        </w:tc>
        <w:tc>
          <w:tcPr>
            <w:tcW w:w="612" w:type="pct"/>
            <w:noWrap/>
            <w:vAlign w:val="center"/>
            <w:hideMark/>
          </w:tcPr>
          <w:p w14:paraId="0C3E4B6D" w14:textId="77777777" w:rsidR="009F63DD" w:rsidRPr="00DE415E" w:rsidRDefault="009F63DD" w:rsidP="000F4FCF">
            <w:pPr>
              <w:jc w:val="center"/>
              <w:rPr>
                <w:rFonts w:cs="Times New Roman"/>
                <w:szCs w:val="24"/>
                <w:lang w:eastAsia="zh-CN"/>
              </w:rPr>
            </w:pPr>
            <w:r w:rsidRPr="00DE415E">
              <w:rPr>
                <w:rFonts w:cs="Times New Roman"/>
                <w:szCs w:val="24"/>
              </w:rPr>
              <w:t>&lt;.001</w:t>
            </w:r>
          </w:p>
        </w:tc>
        <w:tc>
          <w:tcPr>
            <w:tcW w:w="411" w:type="pct"/>
            <w:noWrap/>
            <w:vAlign w:val="center"/>
            <w:hideMark/>
          </w:tcPr>
          <w:p w14:paraId="4CE057E2" w14:textId="77777777" w:rsidR="009F63DD" w:rsidRPr="00DE415E" w:rsidRDefault="009F63DD" w:rsidP="000F4FCF">
            <w:pPr>
              <w:jc w:val="center"/>
              <w:rPr>
                <w:rFonts w:cs="Times New Roman"/>
                <w:szCs w:val="24"/>
                <w:lang w:eastAsia="zh-CN"/>
              </w:rPr>
            </w:pPr>
            <w:r w:rsidRPr="00DE415E">
              <w:rPr>
                <w:rFonts w:cs="Times New Roman"/>
                <w:szCs w:val="24"/>
              </w:rPr>
              <w:t>.85</w:t>
            </w:r>
          </w:p>
        </w:tc>
        <w:tc>
          <w:tcPr>
            <w:tcW w:w="331" w:type="pct"/>
            <w:vAlign w:val="center"/>
          </w:tcPr>
          <w:p w14:paraId="55985749" w14:textId="77777777" w:rsidR="009F63DD" w:rsidRPr="00DE415E" w:rsidRDefault="009F63DD" w:rsidP="000F4FCF">
            <w:pPr>
              <w:jc w:val="center"/>
              <w:rPr>
                <w:rFonts w:cs="Times New Roman"/>
                <w:szCs w:val="24"/>
                <w:lang w:eastAsia="zh-CN"/>
              </w:rPr>
            </w:pPr>
          </w:p>
        </w:tc>
        <w:tc>
          <w:tcPr>
            <w:tcW w:w="346" w:type="pct"/>
            <w:noWrap/>
            <w:vAlign w:val="center"/>
            <w:hideMark/>
          </w:tcPr>
          <w:p w14:paraId="505971B9" w14:textId="77777777" w:rsidR="009F63DD" w:rsidRPr="00DE415E" w:rsidRDefault="009F63DD" w:rsidP="000F4FCF">
            <w:pPr>
              <w:jc w:val="center"/>
              <w:rPr>
                <w:rFonts w:cs="Times New Roman"/>
                <w:szCs w:val="24"/>
                <w:lang w:eastAsia="zh-CN"/>
              </w:rPr>
            </w:pPr>
          </w:p>
        </w:tc>
        <w:tc>
          <w:tcPr>
            <w:tcW w:w="441" w:type="pct"/>
            <w:noWrap/>
            <w:vAlign w:val="center"/>
            <w:hideMark/>
          </w:tcPr>
          <w:p w14:paraId="126C96C2" w14:textId="77777777" w:rsidR="009F63DD" w:rsidRPr="00DE415E" w:rsidRDefault="009F63DD" w:rsidP="000F4FCF">
            <w:pPr>
              <w:jc w:val="center"/>
              <w:rPr>
                <w:rFonts w:cs="Times New Roman"/>
                <w:szCs w:val="24"/>
                <w:lang w:eastAsia="zh-CN"/>
              </w:rPr>
            </w:pPr>
          </w:p>
        </w:tc>
      </w:tr>
      <w:tr w:rsidR="009F63DD" w:rsidRPr="00DE415E" w14:paraId="270BF000" w14:textId="77777777" w:rsidTr="000F4FCF">
        <w:trPr>
          <w:trHeight w:val="315"/>
        </w:trPr>
        <w:tc>
          <w:tcPr>
            <w:tcW w:w="604" w:type="pct"/>
            <w:noWrap/>
            <w:vAlign w:val="center"/>
            <w:hideMark/>
          </w:tcPr>
          <w:p w14:paraId="3A1FC7DB" w14:textId="77777777" w:rsidR="009F63DD" w:rsidRPr="00DE415E" w:rsidRDefault="009F63DD" w:rsidP="000F4FCF">
            <w:pPr>
              <w:jc w:val="center"/>
              <w:rPr>
                <w:rFonts w:cs="Times New Roman"/>
                <w:szCs w:val="24"/>
                <w:lang w:eastAsia="zh-CN"/>
              </w:rPr>
            </w:pPr>
          </w:p>
        </w:tc>
        <w:tc>
          <w:tcPr>
            <w:tcW w:w="523" w:type="pct"/>
            <w:noWrap/>
            <w:vAlign w:val="center"/>
            <w:hideMark/>
          </w:tcPr>
          <w:p w14:paraId="7042E2C4" w14:textId="77777777" w:rsidR="009F63DD" w:rsidRPr="00DE415E" w:rsidRDefault="009F63DD" w:rsidP="000F4FCF">
            <w:pPr>
              <w:jc w:val="center"/>
              <w:rPr>
                <w:rFonts w:cs="Times New Roman"/>
                <w:szCs w:val="24"/>
                <w:lang w:eastAsia="zh-CN"/>
              </w:rPr>
            </w:pPr>
            <w:r w:rsidRPr="00DE415E">
              <w:rPr>
                <w:rFonts w:cs="Times New Roman"/>
                <w:szCs w:val="24"/>
                <w:lang w:eastAsia="zh-CN"/>
              </w:rPr>
              <w:t>LS3</w:t>
            </w:r>
          </w:p>
        </w:tc>
        <w:tc>
          <w:tcPr>
            <w:tcW w:w="693" w:type="pct"/>
            <w:noWrap/>
            <w:vAlign w:val="center"/>
            <w:hideMark/>
          </w:tcPr>
          <w:p w14:paraId="51025A9C" w14:textId="77777777" w:rsidR="009F63DD" w:rsidRPr="00DE415E" w:rsidRDefault="009F63DD" w:rsidP="000F4FCF">
            <w:pPr>
              <w:jc w:val="center"/>
              <w:rPr>
                <w:rFonts w:cs="Times New Roman"/>
                <w:szCs w:val="24"/>
                <w:lang w:eastAsia="zh-CN"/>
              </w:rPr>
            </w:pPr>
            <w:r w:rsidRPr="00DE415E">
              <w:rPr>
                <w:rFonts w:cs="Times New Roman"/>
                <w:szCs w:val="24"/>
              </w:rPr>
              <w:t>1.09</w:t>
            </w:r>
          </w:p>
        </w:tc>
        <w:tc>
          <w:tcPr>
            <w:tcW w:w="549" w:type="pct"/>
            <w:noWrap/>
            <w:vAlign w:val="center"/>
            <w:hideMark/>
          </w:tcPr>
          <w:p w14:paraId="625AF19B" w14:textId="77777777" w:rsidR="009F63DD" w:rsidRPr="00DE415E" w:rsidRDefault="009F63DD" w:rsidP="000F4FCF">
            <w:pPr>
              <w:jc w:val="center"/>
              <w:rPr>
                <w:rFonts w:cs="Times New Roman"/>
                <w:szCs w:val="24"/>
                <w:lang w:eastAsia="zh-CN"/>
              </w:rPr>
            </w:pPr>
            <w:r w:rsidRPr="00DE415E">
              <w:rPr>
                <w:rFonts w:cs="Times New Roman"/>
                <w:szCs w:val="24"/>
              </w:rPr>
              <w:t>.08</w:t>
            </w:r>
          </w:p>
        </w:tc>
        <w:tc>
          <w:tcPr>
            <w:tcW w:w="492" w:type="pct"/>
            <w:noWrap/>
            <w:vAlign w:val="center"/>
            <w:hideMark/>
          </w:tcPr>
          <w:p w14:paraId="55F3A677" w14:textId="77777777" w:rsidR="009F63DD" w:rsidRPr="00DE415E" w:rsidRDefault="009F63DD" w:rsidP="000F4FCF">
            <w:pPr>
              <w:jc w:val="center"/>
              <w:rPr>
                <w:rFonts w:cs="Times New Roman"/>
                <w:szCs w:val="24"/>
                <w:lang w:eastAsia="zh-CN"/>
              </w:rPr>
            </w:pPr>
            <w:r w:rsidRPr="00DE415E">
              <w:rPr>
                <w:rFonts w:cs="Times New Roman"/>
                <w:szCs w:val="24"/>
              </w:rPr>
              <w:t>13.62</w:t>
            </w:r>
          </w:p>
        </w:tc>
        <w:tc>
          <w:tcPr>
            <w:tcW w:w="612" w:type="pct"/>
            <w:noWrap/>
            <w:vAlign w:val="center"/>
            <w:hideMark/>
          </w:tcPr>
          <w:p w14:paraId="7F46174A" w14:textId="77777777" w:rsidR="009F63DD" w:rsidRPr="00DE415E" w:rsidRDefault="009F63DD" w:rsidP="000F4FCF">
            <w:pPr>
              <w:jc w:val="center"/>
              <w:rPr>
                <w:rFonts w:cs="Times New Roman"/>
                <w:szCs w:val="24"/>
                <w:lang w:eastAsia="zh-CN"/>
              </w:rPr>
            </w:pPr>
            <w:r w:rsidRPr="00DE415E">
              <w:rPr>
                <w:rFonts w:cs="Times New Roman"/>
                <w:szCs w:val="24"/>
              </w:rPr>
              <w:t>&lt;.001</w:t>
            </w:r>
          </w:p>
        </w:tc>
        <w:tc>
          <w:tcPr>
            <w:tcW w:w="411" w:type="pct"/>
            <w:noWrap/>
            <w:vAlign w:val="center"/>
            <w:hideMark/>
          </w:tcPr>
          <w:p w14:paraId="3EF87FF2" w14:textId="77777777" w:rsidR="009F63DD" w:rsidRPr="00DE415E" w:rsidRDefault="009F63DD" w:rsidP="000F4FCF">
            <w:pPr>
              <w:jc w:val="center"/>
              <w:rPr>
                <w:rFonts w:cs="Times New Roman"/>
                <w:szCs w:val="24"/>
                <w:lang w:eastAsia="zh-CN"/>
              </w:rPr>
            </w:pPr>
            <w:r w:rsidRPr="00DE415E">
              <w:rPr>
                <w:rFonts w:cs="Times New Roman"/>
                <w:szCs w:val="24"/>
              </w:rPr>
              <w:t>.82</w:t>
            </w:r>
          </w:p>
        </w:tc>
        <w:tc>
          <w:tcPr>
            <w:tcW w:w="331" w:type="pct"/>
            <w:vAlign w:val="center"/>
          </w:tcPr>
          <w:p w14:paraId="5E514FBD" w14:textId="77777777" w:rsidR="009F63DD" w:rsidRPr="00DE415E" w:rsidRDefault="009F63DD" w:rsidP="000F4FCF">
            <w:pPr>
              <w:jc w:val="center"/>
              <w:rPr>
                <w:rFonts w:cs="Times New Roman"/>
                <w:szCs w:val="24"/>
                <w:lang w:eastAsia="zh-CN"/>
              </w:rPr>
            </w:pPr>
          </w:p>
        </w:tc>
        <w:tc>
          <w:tcPr>
            <w:tcW w:w="346" w:type="pct"/>
            <w:noWrap/>
            <w:vAlign w:val="center"/>
            <w:hideMark/>
          </w:tcPr>
          <w:p w14:paraId="706CE3EB" w14:textId="77777777" w:rsidR="009F63DD" w:rsidRPr="00DE415E" w:rsidRDefault="009F63DD" w:rsidP="000F4FCF">
            <w:pPr>
              <w:jc w:val="center"/>
              <w:rPr>
                <w:rFonts w:cs="Times New Roman"/>
                <w:szCs w:val="24"/>
                <w:lang w:eastAsia="zh-CN"/>
              </w:rPr>
            </w:pPr>
          </w:p>
        </w:tc>
        <w:tc>
          <w:tcPr>
            <w:tcW w:w="441" w:type="pct"/>
            <w:noWrap/>
            <w:vAlign w:val="center"/>
            <w:hideMark/>
          </w:tcPr>
          <w:p w14:paraId="1C709B8B" w14:textId="77777777" w:rsidR="009F63DD" w:rsidRPr="00DE415E" w:rsidRDefault="009F63DD" w:rsidP="000F4FCF">
            <w:pPr>
              <w:jc w:val="center"/>
              <w:rPr>
                <w:rFonts w:cs="Times New Roman"/>
                <w:szCs w:val="24"/>
                <w:lang w:eastAsia="zh-CN"/>
              </w:rPr>
            </w:pPr>
          </w:p>
        </w:tc>
      </w:tr>
      <w:tr w:rsidR="009F63DD" w:rsidRPr="00DE415E" w14:paraId="6B2993AE" w14:textId="77777777" w:rsidTr="000F4FCF">
        <w:trPr>
          <w:trHeight w:val="315"/>
        </w:trPr>
        <w:tc>
          <w:tcPr>
            <w:tcW w:w="604" w:type="pct"/>
            <w:noWrap/>
            <w:vAlign w:val="center"/>
            <w:hideMark/>
          </w:tcPr>
          <w:p w14:paraId="1002F4F0" w14:textId="77777777" w:rsidR="009F63DD" w:rsidRPr="00DE415E" w:rsidRDefault="009F63DD" w:rsidP="000F4FCF">
            <w:pPr>
              <w:jc w:val="center"/>
              <w:rPr>
                <w:rFonts w:cs="Times New Roman"/>
                <w:szCs w:val="24"/>
                <w:lang w:eastAsia="zh-CN"/>
              </w:rPr>
            </w:pPr>
          </w:p>
        </w:tc>
        <w:tc>
          <w:tcPr>
            <w:tcW w:w="523" w:type="pct"/>
            <w:noWrap/>
            <w:vAlign w:val="center"/>
            <w:hideMark/>
          </w:tcPr>
          <w:p w14:paraId="5C7B52DC" w14:textId="77777777" w:rsidR="009F63DD" w:rsidRPr="00DE415E" w:rsidRDefault="009F63DD" w:rsidP="000F4FCF">
            <w:pPr>
              <w:jc w:val="center"/>
              <w:rPr>
                <w:rFonts w:cs="Times New Roman"/>
                <w:szCs w:val="24"/>
                <w:lang w:eastAsia="zh-CN"/>
              </w:rPr>
            </w:pPr>
            <w:r w:rsidRPr="00DE415E">
              <w:rPr>
                <w:rFonts w:cs="Times New Roman"/>
                <w:szCs w:val="24"/>
                <w:lang w:eastAsia="zh-CN"/>
              </w:rPr>
              <w:t>LS4</w:t>
            </w:r>
          </w:p>
        </w:tc>
        <w:tc>
          <w:tcPr>
            <w:tcW w:w="693" w:type="pct"/>
            <w:noWrap/>
            <w:vAlign w:val="center"/>
            <w:hideMark/>
          </w:tcPr>
          <w:p w14:paraId="02269A31" w14:textId="77777777" w:rsidR="009F63DD" w:rsidRPr="00DE415E" w:rsidRDefault="009F63DD" w:rsidP="000F4FCF">
            <w:pPr>
              <w:jc w:val="center"/>
              <w:rPr>
                <w:rFonts w:cs="Times New Roman"/>
                <w:szCs w:val="24"/>
                <w:lang w:eastAsia="zh-CN"/>
              </w:rPr>
            </w:pPr>
            <w:r w:rsidRPr="00DE415E">
              <w:rPr>
                <w:rFonts w:cs="Times New Roman"/>
                <w:szCs w:val="24"/>
              </w:rPr>
              <w:t>1.06</w:t>
            </w:r>
          </w:p>
        </w:tc>
        <w:tc>
          <w:tcPr>
            <w:tcW w:w="549" w:type="pct"/>
            <w:noWrap/>
            <w:vAlign w:val="center"/>
            <w:hideMark/>
          </w:tcPr>
          <w:p w14:paraId="1DF5FC3B" w14:textId="77777777" w:rsidR="009F63DD" w:rsidRPr="00DE415E" w:rsidRDefault="009F63DD" w:rsidP="000F4FCF">
            <w:pPr>
              <w:jc w:val="center"/>
              <w:rPr>
                <w:rFonts w:cs="Times New Roman"/>
                <w:szCs w:val="24"/>
                <w:lang w:eastAsia="zh-CN"/>
              </w:rPr>
            </w:pPr>
            <w:r w:rsidRPr="00DE415E">
              <w:rPr>
                <w:rFonts w:cs="Times New Roman"/>
                <w:szCs w:val="24"/>
              </w:rPr>
              <w:t>.09</w:t>
            </w:r>
          </w:p>
        </w:tc>
        <w:tc>
          <w:tcPr>
            <w:tcW w:w="492" w:type="pct"/>
            <w:noWrap/>
            <w:vAlign w:val="center"/>
            <w:hideMark/>
          </w:tcPr>
          <w:p w14:paraId="00DA2048" w14:textId="77777777" w:rsidR="009F63DD" w:rsidRPr="00DE415E" w:rsidRDefault="009F63DD" w:rsidP="000F4FCF">
            <w:pPr>
              <w:jc w:val="center"/>
              <w:rPr>
                <w:rFonts w:cs="Times New Roman"/>
                <w:szCs w:val="24"/>
                <w:lang w:eastAsia="zh-CN"/>
              </w:rPr>
            </w:pPr>
            <w:r w:rsidRPr="00DE415E">
              <w:rPr>
                <w:rFonts w:cs="Times New Roman"/>
                <w:szCs w:val="24"/>
              </w:rPr>
              <w:t>11.81</w:t>
            </w:r>
          </w:p>
        </w:tc>
        <w:tc>
          <w:tcPr>
            <w:tcW w:w="612" w:type="pct"/>
            <w:noWrap/>
            <w:vAlign w:val="center"/>
            <w:hideMark/>
          </w:tcPr>
          <w:p w14:paraId="4B152127" w14:textId="77777777" w:rsidR="009F63DD" w:rsidRPr="00DE415E" w:rsidRDefault="009F63DD" w:rsidP="000F4FCF">
            <w:pPr>
              <w:jc w:val="center"/>
              <w:rPr>
                <w:rFonts w:cs="Times New Roman"/>
                <w:szCs w:val="24"/>
                <w:lang w:eastAsia="zh-CN"/>
              </w:rPr>
            </w:pPr>
            <w:r w:rsidRPr="00DE415E">
              <w:rPr>
                <w:rFonts w:cs="Times New Roman"/>
                <w:szCs w:val="24"/>
              </w:rPr>
              <w:t>&lt;.001</w:t>
            </w:r>
          </w:p>
        </w:tc>
        <w:tc>
          <w:tcPr>
            <w:tcW w:w="411" w:type="pct"/>
            <w:noWrap/>
            <w:vAlign w:val="center"/>
            <w:hideMark/>
          </w:tcPr>
          <w:p w14:paraId="04A5BB73" w14:textId="77777777" w:rsidR="009F63DD" w:rsidRPr="00DE415E" w:rsidRDefault="009F63DD" w:rsidP="000F4FCF">
            <w:pPr>
              <w:jc w:val="center"/>
              <w:rPr>
                <w:rFonts w:cs="Times New Roman"/>
                <w:szCs w:val="24"/>
                <w:lang w:eastAsia="zh-CN"/>
              </w:rPr>
            </w:pPr>
            <w:r w:rsidRPr="00DE415E">
              <w:rPr>
                <w:rFonts w:cs="Times New Roman"/>
                <w:szCs w:val="24"/>
              </w:rPr>
              <w:t>.74</w:t>
            </w:r>
          </w:p>
        </w:tc>
        <w:tc>
          <w:tcPr>
            <w:tcW w:w="331" w:type="pct"/>
            <w:vAlign w:val="center"/>
          </w:tcPr>
          <w:p w14:paraId="6514E764" w14:textId="77777777" w:rsidR="009F63DD" w:rsidRPr="00DE415E" w:rsidRDefault="009F63DD" w:rsidP="000F4FCF">
            <w:pPr>
              <w:jc w:val="center"/>
              <w:rPr>
                <w:rFonts w:cs="Times New Roman"/>
                <w:szCs w:val="24"/>
                <w:lang w:eastAsia="zh-CN"/>
              </w:rPr>
            </w:pPr>
          </w:p>
        </w:tc>
        <w:tc>
          <w:tcPr>
            <w:tcW w:w="346" w:type="pct"/>
            <w:noWrap/>
            <w:vAlign w:val="center"/>
            <w:hideMark/>
          </w:tcPr>
          <w:p w14:paraId="6DFDE581" w14:textId="77777777" w:rsidR="009F63DD" w:rsidRPr="00DE415E" w:rsidRDefault="009F63DD" w:rsidP="000F4FCF">
            <w:pPr>
              <w:jc w:val="center"/>
              <w:rPr>
                <w:rFonts w:cs="Times New Roman"/>
                <w:szCs w:val="24"/>
                <w:lang w:eastAsia="zh-CN"/>
              </w:rPr>
            </w:pPr>
          </w:p>
        </w:tc>
        <w:tc>
          <w:tcPr>
            <w:tcW w:w="441" w:type="pct"/>
            <w:noWrap/>
            <w:vAlign w:val="center"/>
            <w:hideMark/>
          </w:tcPr>
          <w:p w14:paraId="405A8192" w14:textId="77777777" w:rsidR="009F63DD" w:rsidRPr="00DE415E" w:rsidRDefault="009F63DD" w:rsidP="000F4FCF">
            <w:pPr>
              <w:jc w:val="center"/>
              <w:rPr>
                <w:rFonts w:cs="Times New Roman"/>
                <w:szCs w:val="24"/>
                <w:lang w:eastAsia="zh-CN"/>
              </w:rPr>
            </w:pPr>
          </w:p>
        </w:tc>
      </w:tr>
      <w:tr w:rsidR="009F63DD" w:rsidRPr="00DE415E" w14:paraId="2C0BF936" w14:textId="77777777" w:rsidTr="000F4FCF">
        <w:trPr>
          <w:trHeight w:val="315"/>
        </w:trPr>
        <w:tc>
          <w:tcPr>
            <w:tcW w:w="604" w:type="pct"/>
            <w:noWrap/>
            <w:vAlign w:val="center"/>
            <w:hideMark/>
          </w:tcPr>
          <w:p w14:paraId="35136BA7" w14:textId="77777777" w:rsidR="009F63DD" w:rsidRPr="00DE415E" w:rsidRDefault="009F63DD" w:rsidP="000F4FCF">
            <w:pPr>
              <w:jc w:val="center"/>
              <w:rPr>
                <w:rFonts w:cs="Times New Roman"/>
                <w:szCs w:val="24"/>
                <w:lang w:eastAsia="zh-CN"/>
              </w:rPr>
            </w:pPr>
          </w:p>
        </w:tc>
        <w:tc>
          <w:tcPr>
            <w:tcW w:w="523" w:type="pct"/>
            <w:noWrap/>
            <w:vAlign w:val="center"/>
            <w:hideMark/>
          </w:tcPr>
          <w:p w14:paraId="4515BFCF" w14:textId="77777777" w:rsidR="009F63DD" w:rsidRPr="00DE415E" w:rsidRDefault="009F63DD" w:rsidP="000F4FCF">
            <w:pPr>
              <w:jc w:val="center"/>
              <w:rPr>
                <w:rFonts w:cs="Times New Roman"/>
                <w:szCs w:val="24"/>
                <w:lang w:eastAsia="zh-CN"/>
              </w:rPr>
            </w:pPr>
            <w:r w:rsidRPr="00DE415E">
              <w:rPr>
                <w:rFonts w:cs="Times New Roman"/>
                <w:szCs w:val="24"/>
                <w:lang w:eastAsia="zh-CN"/>
              </w:rPr>
              <w:t>LS5</w:t>
            </w:r>
          </w:p>
        </w:tc>
        <w:tc>
          <w:tcPr>
            <w:tcW w:w="693" w:type="pct"/>
            <w:noWrap/>
            <w:vAlign w:val="center"/>
            <w:hideMark/>
          </w:tcPr>
          <w:p w14:paraId="6E6C2F61" w14:textId="77777777" w:rsidR="009F63DD" w:rsidRPr="00DE415E" w:rsidRDefault="009F63DD" w:rsidP="000F4FCF">
            <w:pPr>
              <w:jc w:val="center"/>
              <w:rPr>
                <w:rFonts w:cs="Times New Roman"/>
                <w:szCs w:val="24"/>
                <w:lang w:eastAsia="zh-CN"/>
              </w:rPr>
            </w:pPr>
            <w:r w:rsidRPr="00DE415E">
              <w:rPr>
                <w:rFonts w:cs="Times New Roman"/>
                <w:szCs w:val="24"/>
              </w:rPr>
              <w:t>1.10</w:t>
            </w:r>
          </w:p>
        </w:tc>
        <w:tc>
          <w:tcPr>
            <w:tcW w:w="549" w:type="pct"/>
            <w:noWrap/>
            <w:vAlign w:val="center"/>
            <w:hideMark/>
          </w:tcPr>
          <w:p w14:paraId="47628B82" w14:textId="77777777" w:rsidR="009F63DD" w:rsidRPr="00DE415E" w:rsidRDefault="009F63DD" w:rsidP="000F4FCF">
            <w:pPr>
              <w:jc w:val="center"/>
              <w:rPr>
                <w:rFonts w:cs="Times New Roman"/>
                <w:szCs w:val="24"/>
                <w:lang w:eastAsia="zh-CN"/>
              </w:rPr>
            </w:pPr>
            <w:r w:rsidRPr="00DE415E">
              <w:rPr>
                <w:rFonts w:cs="Times New Roman"/>
                <w:szCs w:val="24"/>
              </w:rPr>
              <w:t>.09</w:t>
            </w:r>
          </w:p>
        </w:tc>
        <w:tc>
          <w:tcPr>
            <w:tcW w:w="492" w:type="pct"/>
            <w:noWrap/>
            <w:vAlign w:val="center"/>
            <w:hideMark/>
          </w:tcPr>
          <w:p w14:paraId="2A8ECA07" w14:textId="77777777" w:rsidR="009F63DD" w:rsidRPr="00DE415E" w:rsidRDefault="009F63DD" w:rsidP="000F4FCF">
            <w:pPr>
              <w:jc w:val="center"/>
              <w:rPr>
                <w:rFonts w:cs="Times New Roman"/>
                <w:szCs w:val="24"/>
                <w:lang w:eastAsia="zh-CN"/>
              </w:rPr>
            </w:pPr>
            <w:r w:rsidRPr="00DE415E">
              <w:rPr>
                <w:rFonts w:cs="Times New Roman"/>
                <w:szCs w:val="24"/>
              </w:rPr>
              <w:t>12.32</w:t>
            </w:r>
          </w:p>
        </w:tc>
        <w:tc>
          <w:tcPr>
            <w:tcW w:w="612" w:type="pct"/>
            <w:noWrap/>
            <w:vAlign w:val="center"/>
            <w:hideMark/>
          </w:tcPr>
          <w:p w14:paraId="42E9332D" w14:textId="77777777" w:rsidR="009F63DD" w:rsidRPr="00DE415E" w:rsidRDefault="009F63DD" w:rsidP="000F4FCF">
            <w:pPr>
              <w:jc w:val="center"/>
              <w:rPr>
                <w:rFonts w:cs="Times New Roman"/>
                <w:szCs w:val="24"/>
                <w:lang w:eastAsia="zh-CN"/>
              </w:rPr>
            </w:pPr>
            <w:r w:rsidRPr="00DE415E">
              <w:rPr>
                <w:rFonts w:cs="Times New Roman"/>
                <w:szCs w:val="24"/>
              </w:rPr>
              <w:t>&lt;.001</w:t>
            </w:r>
          </w:p>
        </w:tc>
        <w:tc>
          <w:tcPr>
            <w:tcW w:w="411" w:type="pct"/>
            <w:noWrap/>
            <w:vAlign w:val="center"/>
            <w:hideMark/>
          </w:tcPr>
          <w:p w14:paraId="075D2DE0" w14:textId="77777777" w:rsidR="009F63DD" w:rsidRPr="00DE415E" w:rsidRDefault="009F63DD" w:rsidP="000F4FCF">
            <w:pPr>
              <w:jc w:val="center"/>
              <w:rPr>
                <w:rFonts w:cs="Times New Roman"/>
                <w:szCs w:val="24"/>
                <w:lang w:eastAsia="zh-CN"/>
              </w:rPr>
            </w:pPr>
            <w:r w:rsidRPr="00DE415E">
              <w:rPr>
                <w:rFonts w:cs="Times New Roman"/>
                <w:szCs w:val="24"/>
              </w:rPr>
              <w:t>.76</w:t>
            </w:r>
          </w:p>
        </w:tc>
        <w:tc>
          <w:tcPr>
            <w:tcW w:w="331" w:type="pct"/>
            <w:vAlign w:val="center"/>
          </w:tcPr>
          <w:p w14:paraId="1CB5ACC4" w14:textId="77777777" w:rsidR="009F63DD" w:rsidRPr="00DE415E" w:rsidRDefault="009F63DD" w:rsidP="000F4FCF">
            <w:pPr>
              <w:jc w:val="center"/>
              <w:rPr>
                <w:rFonts w:cs="Times New Roman"/>
                <w:szCs w:val="24"/>
                <w:lang w:eastAsia="zh-CN"/>
              </w:rPr>
            </w:pPr>
          </w:p>
        </w:tc>
        <w:tc>
          <w:tcPr>
            <w:tcW w:w="346" w:type="pct"/>
            <w:noWrap/>
            <w:vAlign w:val="center"/>
            <w:hideMark/>
          </w:tcPr>
          <w:p w14:paraId="00B18C23" w14:textId="77777777" w:rsidR="009F63DD" w:rsidRPr="00DE415E" w:rsidRDefault="009F63DD" w:rsidP="000F4FCF">
            <w:pPr>
              <w:jc w:val="center"/>
              <w:rPr>
                <w:rFonts w:cs="Times New Roman"/>
                <w:szCs w:val="24"/>
                <w:lang w:eastAsia="zh-CN"/>
              </w:rPr>
            </w:pPr>
          </w:p>
        </w:tc>
        <w:tc>
          <w:tcPr>
            <w:tcW w:w="441" w:type="pct"/>
            <w:noWrap/>
            <w:vAlign w:val="center"/>
            <w:hideMark/>
          </w:tcPr>
          <w:p w14:paraId="3659BF48" w14:textId="77777777" w:rsidR="009F63DD" w:rsidRPr="00DE415E" w:rsidRDefault="009F63DD" w:rsidP="000F4FCF">
            <w:pPr>
              <w:jc w:val="center"/>
              <w:rPr>
                <w:rFonts w:cs="Times New Roman"/>
                <w:szCs w:val="24"/>
                <w:lang w:eastAsia="zh-CN"/>
              </w:rPr>
            </w:pPr>
          </w:p>
        </w:tc>
      </w:tr>
      <w:tr w:rsidR="009F63DD" w:rsidRPr="00DE415E" w14:paraId="270D72B7" w14:textId="77777777" w:rsidTr="000F4FCF">
        <w:trPr>
          <w:trHeight w:val="315"/>
        </w:trPr>
        <w:tc>
          <w:tcPr>
            <w:tcW w:w="604" w:type="pct"/>
            <w:noWrap/>
            <w:vAlign w:val="center"/>
            <w:hideMark/>
          </w:tcPr>
          <w:p w14:paraId="62645991" w14:textId="77777777" w:rsidR="009F63DD" w:rsidRPr="00DE415E" w:rsidRDefault="009F63DD" w:rsidP="000F4FCF">
            <w:pPr>
              <w:jc w:val="center"/>
              <w:rPr>
                <w:rFonts w:cs="Times New Roman"/>
                <w:szCs w:val="24"/>
                <w:lang w:eastAsia="zh-CN"/>
              </w:rPr>
            </w:pPr>
            <w:r w:rsidRPr="00DE415E">
              <w:rPr>
                <w:rFonts w:cs="Times New Roman"/>
                <w:szCs w:val="24"/>
                <w:lang w:eastAsia="zh-CN"/>
              </w:rPr>
              <w:t>UI</w:t>
            </w:r>
          </w:p>
        </w:tc>
        <w:tc>
          <w:tcPr>
            <w:tcW w:w="523" w:type="pct"/>
            <w:noWrap/>
            <w:vAlign w:val="center"/>
            <w:hideMark/>
          </w:tcPr>
          <w:p w14:paraId="3ECCFE6C" w14:textId="77777777" w:rsidR="009F63DD" w:rsidRPr="00DE415E" w:rsidRDefault="009F63DD" w:rsidP="000F4FCF">
            <w:pPr>
              <w:jc w:val="center"/>
              <w:rPr>
                <w:rFonts w:cs="Times New Roman"/>
                <w:szCs w:val="24"/>
                <w:lang w:eastAsia="zh-CN"/>
              </w:rPr>
            </w:pPr>
            <w:r w:rsidRPr="00DE415E">
              <w:rPr>
                <w:rFonts w:cs="Times New Roman"/>
                <w:szCs w:val="24"/>
                <w:lang w:eastAsia="zh-CN"/>
              </w:rPr>
              <w:t>UI1</w:t>
            </w:r>
          </w:p>
        </w:tc>
        <w:tc>
          <w:tcPr>
            <w:tcW w:w="693" w:type="pct"/>
            <w:noWrap/>
            <w:vAlign w:val="center"/>
            <w:hideMark/>
          </w:tcPr>
          <w:p w14:paraId="59493A8B" w14:textId="77777777" w:rsidR="009F63DD" w:rsidRPr="00DE415E" w:rsidRDefault="009F63DD" w:rsidP="000F4FCF">
            <w:pPr>
              <w:jc w:val="center"/>
              <w:rPr>
                <w:rFonts w:cs="Times New Roman"/>
                <w:szCs w:val="24"/>
                <w:lang w:eastAsia="zh-CN"/>
              </w:rPr>
            </w:pPr>
            <w:r w:rsidRPr="00DE415E">
              <w:rPr>
                <w:rFonts w:cs="Times New Roman"/>
                <w:szCs w:val="24"/>
              </w:rPr>
              <w:t>1.00</w:t>
            </w:r>
          </w:p>
        </w:tc>
        <w:tc>
          <w:tcPr>
            <w:tcW w:w="549" w:type="pct"/>
            <w:noWrap/>
            <w:vAlign w:val="center"/>
            <w:hideMark/>
          </w:tcPr>
          <w:p w14:paraId="6957C102" w14:textId="77777777" w:rsidR="009F63DD" w:rsidRPr="00DE415E" w:rsidRDefault="009F63DD" w:rsidP="000F4FCF">
            <w:pPr>
              <w:jc w:val="center"/>
              <w:rPr>
                <w:rFonts w:cs="Times New Roman"/>
                <w:szCs w:val="24"/>
                <w:lang w:eastAsia="zh-CN"/>
              </w:rPr>
            </w:pPr>
          </w:p>
        </w:tc>
        <w:tc>
          <w:tcPr>
            <w:tcW w:w="492" w:type="pct"/>
            <w:noWrap/>
            <w:vAlign w:val="center"/>
            <w:hideMark/>
          </w:tcPr>
          <w:p w14:paraId="669453C0" w14:textId="77777777" w:rsidR="009F63DD" w:rsidRPr="00DE415E" w:rsidRDefault="009F63DD" w:rsidP="000F4FCF">
            <w:pPr>
              <w:jc w:val="center"/>
              <w:rPr>
                <w:rFonts w:cs="Times New Roman"/>
                <w:szCs w:val="24"/>
                <w:lang w:eastAsia="zh-CN"/>
              </w:rPr>
            </w:pPr>
          </w:p>
        </w:tc>
        <w:tc>
          <w:tcPr>
            <w:tcW w:w="612" w:type="pct"/>
            <w:noWrap/>
            <w:vAlign w:val="center"/>
            <w:hideMark/>
          </w:tcPr>
          <w:p w14:paraId="635DC769" w14:textId="77777777" w:rsidR="009F63DD" w:rsidRPr="00DE415E" w:rsidRDefault="009F63DD" w:rsidP="000F4FCF">
            <w:pPr>
              <w:jc w:val="center"/>
              <w:rPr>
                <w:rFonts w:cs="Times New Roman"/>
                <w:szCs w:val="24"/>
                <w:lang w:eastAsia="zh-CN"/>
              </w:rPr>
            </w:pPr>
          </w:p>
        </w:tc>
        <w:tc>
          <w:tcPr>
            <w:tcW w:w="411" w:type="pct"/>
            <w:noWrap/>
            <w:vAlign w:val="center"/>
            <w:hideMark/>
          </w:tcPr>
          <w:p w14:paraId="1FB7FF1B" w14:textId="77777777" w:rsidR="009F63DD" w:rsidRPr="00DE415E" w:rsidRDefault="009F63DD" w:rsidP="000F4FCF">
            <w:pPr>
              <w:jc w:val="center"/>
              <w:rPr>
                <w:rFonts w:cs="Times New Roman"/>
                <w:szCs w:val="24"/>
                <w:lang w:eastAsia="zh-CN"/>
              </w:rPr>
            </w:pPr>
            <w:r w:rsidRPr="00DE415E">
              <w:rPr>
                <w:rFonts w:cs="Times New Roman"/>
                <w:szCs w:val="24"/>
              </w:rPr>
              <w:t>.74</w:t>
            </w:r>
          </w:p>
        </w:tc>
        <w:tc>
          <w:tcPr>
            <w:tcW w:w="331" w:type="pct"/>
            <w:vAlign w:val="center"/>
          </w:tcPr>
          <w:p w14:paraId="70C2813A" w14:textId="77777777" w:rsidR="009F63DD" w:rsidRPr="00DE415E" w:rsidRDefault="009F63DD" w:rsidP="000F4FCF">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70E486C7" w14:textId="77777777" w:rsidR="009F63DD" w:rsidRPr="00DE415E" w:rsidRDefault="009F63DD" w:rsidP="000F4FCF">
            <w:pPr>
              <w:jc w:val="center"/>
              <w:rPr>
                <w:rFonts w:cs="Times New Roman"/>
                <w:szCs w:val="24"/>
                <w:lang w:eastAsia="zh-CN"/>
              </w:rPr>
            </w:pPr>
            <w:r w:rsidRPr="00DE415E">
              <w:rPr>
                <w:rFonts w:cs="Times New Roman"/>
                <w:szCs w:val="24"/>
              </w:rPr>
              <w:t>.84</w:t>
            </w:r>
          </w:p>
        </w:tc>
        <w:tc>
          <w:tcPr>
            <w:tcW w:w="441" w:type="pct"/>
            <w:noWrap/>
            <w:vAlign w:val="center"/>
            <w:hideMark/>
          </w:tcPr>
          <w:p w14:paraId="0A13721D" w14:textId="77777777" w:rsidR="009F63DD" w:rsidRPr="00DE415E" w:rsidRDefault="009F63DD" w:rsidP="000F4FCF">
            <w:pPr>
              <w:jc w:val="center"/>
              <w:rPr>
                <w:rFonts w:cs="Times New Roman"/>
                <w:szCs w:val="24"/>
                <w:lang w:eastAsia="zh-CN"/>
              </w:rPr>
            </w:pPr>
            <w:r w:rsidRPr="00DE415E">
              <w:rPr>
                <w:rFonts w:cs="Times New Roman"/>
                <w:szCs w:val="24"/>
              </w:rPr>
              <w:t>.64</w:t>
            </w:r>
          </w:p>
        </w:tc>
      </w:tr>
      <w:tr w:rsidR="009F63DD" w:rsidRPr="00DE415E" w14:paraId="2272AFEC" w14:textId="77777777" w:rsidTr="000F4FCF">
        <w:trPr>
          <w:trHeight w:val="315"/>
        </w:trPr>
        <w:tc>
          <w:tcPr>
            <w:tcW w:w="604" w:type="pct"/>
            <w:noWrap/>
            <w:vAlign w:val="center"/>
            <w:hideMark/>
          </w:tcPr>
          <w:p w14:paraId="49F6A874" w14:textId="77777777" w:rsidR="009F63DD" w:rsidRPr="00DE415E" w:rsidRDefault="009F63DD" w:rsidP="000F4FCF">
            <w:pPr>
              <w:jc w:val="center"/>
              <w:rPr>
                <w:rFonts w:cs="Times New Roman"/>
                <w:szCs w:val="24"/>
                <w:lang w:eastAsia="zh-CN"/>
              </w:rPr>
            </w:pPr>
          </w:p>
        </w:tc>
        <w:tc>
          <w:tcPr>
            <w:tcW w:w="523" w:type="pct"/>
            <w:noWrap/>
            <w:vAlign w:val="center"/>
            <w:hideMark/>
          </w:tcPr>
          <w:p w14:paraId="16A9390B" w14:textId="77777777" w:rsidR="009F63DD" w:rsidRPr="00DE415E" w:rsidRDefault="009F63DD" w:rsidP="000F4FCF">
            <w:pPr>
              <w:jc w:val="center"/>
              <w:rPr>
                <w:rFonts w:cs="Times New Roman"/>
                <w:szCs w:val="24"/>
                <w:lang w:eastAsia="zh-CN"/>
              </w:rPr>
            </w:pPr>
            <w:r w:rsidRPr="00DE415E">
              <w:rPr>
                <w:rFonts w:cs="Times New Roman"/>
                <w:szCs w:val="24"/>
                <w:lang w:eastAsia="zh-CN"/>
              </w:rPr>
              <w:t>UI2</w:t>
            </w:r>
          </w:p>
        </w:tc>
        <w:tc>
          <w:tcPr>
            <w:tcW w:w="693" w:type="pct"/>
            <w:noWrap/>
            <w:vAlign w:val="center"/>
            <w:hideMark/>
          </w:tcPr>
          <w:p w14:paraId="74FE18BC" w14:textId="77777777" w:rsidR="009F63DD" w:rsidRPr="00DE415E" w:rsidRDefault="009F63DD" w:rsidP="000F4FCF">
            <w:pPr>
              <w:jc w:val="center"/>
              <w:rPr>
                <w:rFonts w:cs="Times New Roman"/>
                <w:szCs w:val="24"/>
                <w:lang w:eastAsia="zh-CN"/>
              </w:rPr>
            </w:pPr>
            <w:r w:rsidRPr="00DE415E">
              <w:rPr>
                <w:rFonts w:cs="Times New Roman"/>
                <w:szCs w:val="24"/>
              </w:rPr>
              <w:t>1.21</w:t>
            </w:r>
          </w:p>
        </w:tc>
        <w:tc>
          <w:tcPr>
            <w:tcW w:w="549" w:type="pct"/>
            <w:noWrap/>
            <w:vAlign w:val="center"/>
            <w:hideMark/>
          </w:tcPr>
          <w:p w14:paraId="5307D7E9" w14:textId="77777777" w:rsidR="009F63DD" w:rsidRPr="00DE415E" w:rsidRDefault="009F63DD" w:rsidP="000F4FCF">
            <w:pPr>
              <w:jc w:val="center"/>
              <w:rPr>
                <w:rFonts w:cs="Times New Roman"/>
                <w:szCs w:val="24"/>
                <w:lang w:eastAsia="zh-CN"/>
              </w:rPr>
            </w:pPr>
            <w:r w:rsidRPr="00DE415E">
              <w:rPr>
                <w:rFonts w:cs="Times New Roman"/>
                <w:szCs w:val="24"/>
              </w:rPr>
              <w:t>.11</w:t>
            </w:r>
          </w:p>
        </w:tc>
        <w:tc>
          <w:tcPr>
            <w:tcW w:w="492" w:type="pct"/>
            <w:noWrap/>
            <w:vAlign w:val="center"/>
            <w:hideMark/>
          </w:tcPr>
          <w:p w14:paraId="6EF2E9F9" w14:textId="77777777" w:rsidR="009F63DD" w:rsidRPr="00DE415E" w:rsidRDefault="009F63DD" w:rsidP="000F4FCF">
            <w:pPr>
              <w:jc w:val="center"/>
              <w:rPr>
                <w:rFonts w:cs="Times New Roman"/>
                <w:szCs w:val="24"/>
                <w:lang w:eastAsia="zh-CN"/>
              </w:rPr>
            </w:pPr>
            <w:r w:rsidRPr="00DE415E">
              <w:rPr>
                <w:rFonts w:cs="Times New Roman"/>
                <w:szCs w:val="24"/>
              </w:rPr>
              <w:t>11.40</w:t>
            </w:r>
          </w:p>
        </w:tc>
        <w:tc>
          <w:tcPr>
            <w:tcW w:w="612" w:type="pct"/>
            <w:noWrap/>
            <w:vAlign w:val="center"/>
            <w:hideMark/>
          </w:tcPr>
          <w:p w14:paraId="7806D79C" w14:textId="77777777" w:rsidR="009F63DD" w:rsidRPr="00DE415E" w:rsidRDefault="009F63DD" w:rsidP="000F4FCF">
            <w:pPr>
              <w:jc w:val="center"/>
              <w:rPr>
                <w:rFonts w:cs="Times New Roman"/>
                <w:szCs w:val="24"/>
                <w:lang w:eastAsia="zh-CN"/>
              </w:rPr>
            </w:pPr>
            <w:r w:rsidRPr="00DE415E">
              <w:rPr>
                <w:rFonts w:cs="Times New Roman"/>
                <w:szCs w:val="24"/>
              </w:rPr>
              <w:t>&lt;.001</w:t>
            </w:r>
          </w:p>
        </w:tc>
        <w:tc>
          <w:tcPr>
            <w:tcW w:w="411" w:type="pct"/>
            <w:noWrap/>
            <w:vAlign w:val="center"/>
            <w:hideMark/>
          </w:tcPr>
          <w:p w14:paraId="398A7A14" w14:textId="77777777" w:rsidR="009F63DD" w:rsidRPr="00DE415E" w:rsidRDefault="009F63DD" w:rsidP="000F4FCF">
            <w:pPr>
              <w:jc w:val="center"/>
              <w:rPr>
                <w:rFonts w:cs="Times New Roman"/>
                <w:szCs w:val="24"/>
                <w:lang w:eastAsia="zh-CN"/>
              </w:rPr>
            </w:pPr>
            <w:r w:rsidRPr="00DE415E">
              <w:rPr>
                <w:rFonts w:cs="Times New Roman"/>
                <w:szCs w:val="24"/>
              </w:rPr>
              <w:t>.83</w:t>
            </w:r>
          </w:p>
        </w:tc>
        <w:tc>
          <w:tcPr>
            <w:tcW w:w="331" w:type="pct"/>
            <w:vAlign w:val="center"/>
          </w:tcPr>
          <w:p w14:paraId="107A153B" w14:textId="77777777" w:rsidR="009F63DD" w:rsidRPr="00DE415E" w:rsidRDefault="009F63DD" w:rsidP="000F4FCF">
            <w:pPr>
              <w:jc w:val="center"/>
              <w:rPr>
                <w:rFonts w:cs="Times New Roman"/>
                <w:szCs w:val="24"/>
                <w:lang w:eastAsia="zh-CN"/>
              </w:rPr>
            </w:pPr>
          </w:p>
        </w:tc>
        <w:tc>
          <w:tcPr>
            <w:tcW w:w="346" w:type="pct"/>
            <w:noWrap/>
            <w:vAlign w:val="center"/>
            <w:hideMark/>
          </w:tcPr>
          <w:p w14:paraId="368D223F" w14:textId="77777777" w:rsidR="009F63DD" w:rsidRPr="00DE415E" w:rsidRDefault="009F63DD" w:rsidP="000F4FCF">
            <w:pPr>
              <w:jc w:val="center"/>
              <w:rPr>
                <w:rFonts w:cs="Times New Roman"/>
                <w:szCs w:val="24"/>
                <w:lang w:eastAsia="zh-CN"/>
              </w:rPr>
            </w:pPr>
          </w:p>
        </w:tc>
        <w:tc>
          <w:tcPr>
            <w:tcW w:w="441" w:type="pct"/>
            <w:noWrap/>
            <w:vAlign w:val="center"/>
            <w:hideMark/>
          </w:tcPr>
          <w:p w14:paraId="5F678BFF" w14:textId="77777777" w:rsidR="009F63DD" w:rsidRPr="00DE415E" w:rsidRDefault="009F63DD" w:rsidP="000F4FCF">
            <w:pPr>
              <w:jc w:val="center"/>
              <w:rPr>
                <w:rFonts w:cs="Times New Roman"/>
                <w:szCs w:val="24"/>
                <w:lang w:eastAsia="zh-CN"/>
              </w:rPr>
            </w:pPr>
          </w:p>
        </w:tc>
      </w:tr>
      <w:tr w:rsidR="009F63DD" w:rsidRPr="00DE415E" w14:paraId="434EC85C" w14:textId="77777777" w:rsidTr="000F4FCF">
        <w:trPr>
          <w:trHeight w:val="315"/>
        </w:trPr>
        <w:tc>
          <w:tcPr>
            <w:tcW w:w="604" w:type="pct"/>
            <w:noWrap/>
            <w:vAlign w:val="center"/>
            <w:hideMark/>
          </w:tcPr>
          <w:p w14:paraId="24D3B4FF" w14:textId="77777777" w:rsidR="009F63DD" w:rsidRPr="00DE415E" w:rsidRDefault="009F63DD" w:rsidP="000F4FCF">
            <w:pPr>
              <w:jc w:val="center"/>
              <w:rPr>
                <w:rFonts w:cs="Times New Roman"/>
                <w:szCs w:val="24"/>
                <w:lang w:eastAsia="zh-CN"/>
              </w:rPr>
            </w:pPr>
          </w:p>
        </w:tc>
        <w:tc>
          <w:tcPr>
            <w:tcW w:w="523" w:type="pct"/>
            <w:noWrap/>
            <w:vAlign w:val="center"/>
            <w:hideMark/>
          </w:tcPr>
          <w:p w14:paraId="68D36051" w14:textId="77777777" w:rsidR="009F63DD" w:rsidRPr="00DE415E" w:rsidRDefault="009F63DD" w:rsidP="000F4FCF">
            <w:pPr>
              <w:jc w:val="center"/>
              <w:rPr>
                <w:rFonts w:cs="Times New Roman"/>
                <w:szCs w:val="24"/>
                <w:lang w:eastAsia="zh-CN"/>
              </w:rPr>
            </w:pPr>
            <w:r w:rsidRPr="00DE415E">
              <w:rPr>
                <w:rFonts w:cs="Times New Roman"/>
                <w:szCs w:val="24"/>
                <w:lang w:eastAsia="zh-CN"/>
              </w:rPr>
              <w:t>UI3</w:t>
            </w:r>
          </w:p>
        </w:tc>
        <w:tc>
          <w:tcPr>
            <w:tcW w:w="693" w:type="pct"/>
            <w:noWrap/>
            <w:vAlign w:val="center"/>
            <w:hideMark/>
          </w:tcPr>
          <w:p w14:paraId="102300C9" w14:textId="77777777" w:rsidR="009F63DD" w:rsidRPr="00DE415E" w:rsidRDefault="009F63DD" w:rsidP="000F4FCF">
            <w:pPr>
              <w:jc w:val="center"/>
              <w:rPr>
                <w:rFonts w:cs="Times New Roman"/>
                <w:szCs w:val="24"/>
                <w:lang w:eastAsia="zh-CN"/>
              </w:rPr>
            </w:pPr>
            <w:r w:rsidRPr="00DE415E">
              <w:rPr>
                <w:rFonts w:cs="Times New Roman"/>
                <w:szCs w:val="24"/>
              </w:rPr>
              <w:t>1.23</w:t>
            </w:r>
          </w:p>
        </w:tc>
        <w:tc>
          <w:tcPr>
            <w:tcW w:w="549" w:type="pct"/>
            <w:noWrap/>
            <w:vAlign w:val="center"/>
            <w:hideMark/>
          </w:tcPr>
          <w:p w14:paraId="29E1CE14" w14:textId="77777777" w:rsidR="009F63DD" w:rsidRPr="00DE415E" w:rsidRDefault="009F63DD" w:rsidP="000F4FCF">
            <w:pPr>
              <w:jc w:val="center"/>
              <w:rPr>
                <w:rFonts w:cs="Times New Roman"/>
                <w:szCs w:val="24"/>
                <w:lang w:eastAsia="zh-CN"/>
              </w:rPr>
            </w:pPr>
            <w:r w:rsidRPr="00DE415E">
              <w:rPr>
                <w:rFonts w:cs="Times New Roman"/>
                <w:szCs w:val="24"/>
              </w:rPr>
              <w:t>.11</w:t>
            </w:r>
          </w:p>
        </w:tc>
        <w:tc>
          <w:tcPr>
            <w:tcW w:w="492" w:type="pct"/>
            <w:noWrap/>
            <w:vAlign w:val="center"/>
            <w:hideMark/>
          </w:tcPr>
          <w:p w14:paraId="56AB8B70" w14:textId="77777777" w:rsidR="009F63DD" w:rsidRPr="00DE415E" w:rsidRDefault="009F63DD" w:rsidP="000F4FCF">
            <w:pPr>
              <w:jc w:val="center"/>
              <w:rPr>
                <w:rFonts w:cs="Times New Roman"/>
                <w:szCs w:val="24"/>
                <w:lang w:eastAsia="zh-CN"/>
              </w:rPr>
            </w:pPr>
            <w:r w:rsidRPr="00DE415E">
              <w:rPr>
                <w:rFonts w:cs="Times New Roman"/>
                <w:szCs w:val="24"/>
              </w:rPr>
              <w:t>11.25</w:t>
            </w:r>
          </w:p>
        </w:tc>
        <w:tc>
          <w:tcPr>
            <w:tcW w:w="612" w:type="pct"/>
            <w:noWrap/>
            <w:vAlign w:val="center"/>
            <w:hideMark/>
          </w:tcPr>
          <w:p w14:paraId="0E112E0B" w14:textId="77777777" w:rsidR="009F63DD" w:rsidRPr="00DE415E" w:rsidRDefault="009F63DD" w:rsidP="000F4FCF">
            <w:pPr>
              <w:jc w:val="center"/>
              <w:rPr>
                <w:rFonts w:cs="Times New Roman"/>
                <w:szCs w:val="24"/>
                <w:lang w:eastAsia="zh-CN"/>
              </w:rPr>
            </w:pPr>
            <w:r w:rsidRPr="00DE415E">
              <w:rPr>
                <w:rFonts w:cs="Times New Roman"/>
                <w:szCs w:val="24"/>
              </w:rPr>
              <w:t>&lt;.001</w:t>
            </w:r>
          </w:p>
        </w:tc>
        <w:tc>
          <w:tcPr>
            <w:tcW w:w="411" w:type="pct"/>
            <w:noWrap/>
            <w:vAlign w:val="center"/>
            <w:hideMark/>
          </w:tcPr>
          <w:p w14:paraId="4420141E" w14:textId="77777777" w:rsidR="009F63DD" w:rsidRPr="00DE415E" w:rsidRDefault="009F63DD" w:rsidP="000F4FCF">
            <w:pPr>
              <w:jc w:val="center"/>
              <w:rPr>
                <w:rFonts w:cs="Times New Roman"/>
                <w:szCs w:val="24"/>
                <w:lang w:eastAsia="zh-CN"/>
              </w:rPr>
            </w:pPr>
            <w:r w:rsidRPr="00DE415E">
              <w:rPr>
                <w:rFonts w:cs="Times New Roman"/>
                <w:szCs w:val="24"/>
              </w:rPr>
              <w:t>.82</w:t>
            </w:r>
          </w:p>
        </w:tc>
        <w:tc>
          <w:tcPr>
            <w:tcW w:w="331" w:type="pct"/>
            <w:vAlign w:val="center"/>
          </w:tcPr>
          <w:p w14:paraId="1DB09E9D" w14:textId="77777777" w:rsidR="009F63DD" w:rsidRPr="00DE415E" w:rsidRDefault="009F63DD" w:rsidP="000F4FCF">
            <w:pPr>
              <w:jc w:val="center"/>
              <w:rPr>
                <w:rFonts w:cs="Times New Roman"/>
                <w:szCs w:val="24"/>
                <w:lang w:eastAsia="zh-CN"/>
              </w:rPr>
            </w:pPr>
          </w:p>
        </w:tc>
        <w:tc>
          <w:tcPr>
            <w:tcW w:w="346" w:type="pct"/>
            <w:noWrap/>
            <w:vAlign w:val="center"/>
            <w:hideMark/>
          </w:tcPr>
          <w:p w14:paraId="1BC1AD1A" w14:textId="77777777" w:rsidR="009F63DD" w:rsidRPr="00DE415E" w:rsidRDefault="009F63DD" w:rsidP="000F4FCF">
            <w:pPr>
              <w:jc w:val="center"/>
              <w:rPr>
                <w:rFonts w:cs="Times New Roman"/>
                <w:szCs w:val="24"/>
                <w:lang w:eastAsia="zh-CN"/>
              </w:rPr>
            </w:pPr>
          </w:p>
        </w:tc>
        <w:tc>
          <w:tcPr>
            <w:tcW w:w="441" w:type="pct"/>
            <w:noWrap/>
            <w:vAlign w:val="center"/>
            <w:hideMark/>
          </w:tcPr>
          <w:p w14:paraId="701A7D88" w14:textId="77777777" w:rsidR="009F63DD" w:rsidRPr="00DE415E" w:rsidRDefault="009F63DD" w:rsidP="000F4FCF">
            <w:pPr>
              <w:jc w:val="center"/>
              <w:rPr>
                <w:rFonts w:cs="Times New Roman"/>
                <w:szCs w:val="24"/>
                <w:lang w:eastAsia="zh-CN"/>
              </w:rPr>
            </w:pPr>
          </w:p>
        </w:tc>
      </w:tr>
      <w:tr w:rsidR="009F63DD" w:rsidRPr="00DE415E" w14:paraId="73F25863" w14:textId="77777777" w:rsidTr="000F4FCF">
        <w:trPr>
          <w:trHeight w:val="315"/>
        </w:trPr>
        <w:tc>
          <w:tcPr>
            <w:tcW w:w="604" w:type="pct"/>
            <w:noWrap/>
            <w:vAlign w:val="center"/>
            <w:hideMark/>
          </w:tcPr>
          <w:p w14:paraId="4069584C" w14:textId="77777777" w:rsidR="009F63DD" w:rsidRPr="00DE415E" w:rsidRDefault="009F63DD" w:rsidP="000F4FCF">
            <w:pPr>
              <w:jc w:val="center"/>
              <w:rPr>
                <w:rFonts w:cs="Times New Roman"/>
                <w:szCs w:val="24"/>
                <w:lang w:eastAsia="zh-CN"/>
              </w:rPr>
            </w:pPr>
            <w:r w:rsidRPr="00DE415E">
              <w:rPr>
                <w:rFonts w:cs="Times New Roman"/>
                <w:szCs w:val="24"/>
                <w:lang w:eastAsia="zh-CN"/>
              </w:rPr>
              <w:t>UC</w:t>
            </w:r>
          </w:p>
        </w:tc>
        <w:tc>
          <w:tcPr>
            <w:tcW w:w="523" w:type="pct"/>
            <w:noWrap/>
            <w:vAlign w:val="center"/>
            <w:hideMark/>
          </w:tcPr>
          <w:p w14:paraId="246D4483" w14:textId="77777777" w:rsidR="009F63DD" w:rsidRPr="00DE415E" w:rsidRDefault="009F63DD" w:rsidP="000F4FCF">
            <w:pPr>
              <w:jc w:val="center"/>
              <w:rPr>
                <w:rFonts w:cs="Times New Roman"/>
                <w:szCs w:val="24"/>
                <w:lang w:eastAsia="zh-CN"/>
              </w:rPr>
            </w:pPr>
            <w:r w:rsidRPr="00DE415E">
              <w:rPr>
                <w:rFonts w:cs="Times New Roman"/>
                <w:szCs w:val="24"/>
                <w:lang w:eastAsia="zh-CN"/>
              </w:rPr>
              <w:t>UC1</w:t>
            </w:r>
          </w:p>
        </w:tc>
        <w:tc>
          <w:tcPr>
            <w:tcW w:w="693" w:type="pct"/>
            <w:noWrap/>
            <w:vAlign w:val="center"/>
            <w:hideMark/>
          </w:tcPr>
          <w:p w14:paraId="0EEA1475" w14:textId="77777777" w:rsidR="009F63DD" w:rsidRPr="00DE415E" w:rsidRDefault="009F63DD" w:rsidP="000F4FCF">
            <w:pPr>
              <w:jc w:val="center"/>
              <w:rPr>
                <w:rFonts w:cs="Times New Roman"/>
                <w:szCs w:val="24"/>
                <w:lang w:eastAsia="zh-CN"/>
              </w:rPr>
            </w:pPr>
            <w:r w:rsidRPr="00DE415E">
              <w:rPr>
                <w:rFonts w:cs="Times New Roman"/>
                <w:szCs w:val="24"/>
              </w:rPr>
              <w:t>1.00</w:t>
            </w:r>
          </w:p>
        </w:tc>
        <w:tc>
          <w:tcPr>
            <w:tcW w:w="549" w:type="pct"/>
            <w:noWrap/>
            <w:vAlign w:val="center"/>
            <w:hideMark/>
          </w:tcPr>
          <w:p w14:paraId="451F8F31" w14:textId="77777777" w:rsidR="009F63DD" w:rsidRPr="00DE415E" w:rsidRDefault="009F63DD" w:rsidP="000F4FCF">
            <w:pPr>
              <w:jc w:val="center"/>
              <w:rPr>
                <w:rFonts w:cs="Times New Roman"/>
                <w:szCs w:val="24"/>
                <w:lang w:eastAsia="zh-CN"/>
              </w:rPr>
            </w:pPr>
          </w:p>
        </w:tc>
        <w:tc>
          <w:tcPr>
            <w:tcW w:w="492" w:type="pct"/>
            <w:noWrap/>
            <w:vAlign w:val="center"/>
            <w:hideMark/>
          </w:tcPr>
          <w:p w14:paraId="66C5179A" w14:textId="77777777" w:rsidR="009F63DD" w:rsidRPr="00DE415E" w:rsidRDefault="009F63DD" w:rsidP="000F4FCF">
            <w:pPr>
              <w:jc w:val="center"/>
              <w:rPr>
                <w:rFonts w:cs="Times New Roman"/>
                <w:szCs w:val="24"/>
                <w:lang w:eastAsia="zh-CN"/>
              </w:rPr>
            </w:pPr>
          </w:p>
        </w:tc>
        <w:tc>
          <w:tcPr>
            <w:tcW w:w="612" w:type="pct"/>
            <w:noWrap/>
            <w:vAlign w:val="center"/>
            <w:hideMark/>
          </w:tcPr>
          <w:p w14:paraId="32274FC1" w14:textId="77777777" w:rsidR="009F63DD" w:rsidRPr="00DE415E" w:rsidRDefault="009F63DD" w:rsidP="000F4FCF">
            <w:pPr>
              <w:jc w:val="center"/>
              <w:rPr>
                <w:rFonts w:cs="Times New Roman"/>
                <w:szCs w:val="24"/>
                <w:lang w:eastAsia="zh-CN"/>
              </w:rPr>
            </w:pPr>
          </w:p>
        </w:tc>
        <w:tc>
          <w:tcPr>
            <w:tcW w:w="411" w:type="pct"/>
            <w:noWrap/>
            <w:vAlign w:val="center"/>
            <w:hideMark/>
          </w:tcPr>
          <w:p w14:paraId="292B6CAA" w14:textId="77777777" w:rsidR="009F63DD" w:rsidRPr="00DE415E" w:rsidRDefault="009F63DD" w:rsidP="000F4FCF">
            <w:pPr>
              <w:jc w:val="center"/>
              <w:rPr>
                <w:rFonts w:cs="Times New Roman"/>
                <w:szCs w:val="24"/>
                <w:lang w:eastAsia="zh-CN"/>
              </w:rPr>
            </w:pPr>
            <w:r w:rsidRPr="00DE415E">
              <w:rPr>
                <w:rFonts w:cs="Times New Roman"/>
                <w:szCs w:val="24"/>
              </w:rPr>
              <w:t>.74</w:t>
            </w:r>
          </w:p>
        </w:tc>
        <w:tc>
          <w:tcPr>
            <w:tcW w:w="331" w:type="pct"/>
            <w:vAlign w:val="center"/>
          </w:tcPr>
          <w:p w14:paraId="01F48F87" w14:textId="77777777" w:rsidR="009F63DD" w:rsidRPr="00DE415E" w:rsidRDefault="009F63DD" w:rsidP="000F4FCF">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1E32D263" w14:textId="77777777" w:rsidR="009F63DD" w:rsidRPr="00DE415E" w:rsidRDefault="009F63DD" w:rsidP="000F4FCF">
            <w:pPr>
              <w:jc w:val="center"/>
              <w:rPr>
                <w:rFonts w:cs="Times New Roman"/>
                <w:szCs w:val="24"/>
                <w:lang w:eastAsia="zh-CN"/>
              </w:rPr>
            </w:pPr>
            <w:r w:rsidRPr="00DE415E">
              <w:rPr>
                <w:rFonts w:cs="Times New Roman"/>
                <w:szCs w:val="24"/>
              </w:rPr>
              <w:t>.84</w:t>
            </w:r>
          </w:p>
        </w:tc>
        <w:tc>
          <w:tcPr>
            <w:tcW w:w="441" w:type="pct"/>
            <w:noWrap/>
            <w:vAlign w:val="center"/>
            <w:hideMark/>
          </w:tcPr>
          <w:p w14:paraId="1EBDD71E" w14:textId="77777777" w:rsidR="009F63DD" w:rsidRPr="00DE415E" w:rsidRDefault="009F63DD" w:rsidP="000F4FCF">
            <w:pPr>
              <w:jc w:val="center"/>
              <w:rPr>
                <w:rFonts w:cs="Times New Roman"/>
                <w:szCs w:val="24"/>
                <w:lang w:eastAsia="zh-CN"/>
              </w:rPr>
            </w:pPr>
            <w:r w:rsidRPr="00DE415E">
              <w:rPr>
                <w:rFonts w:cs="Times New Roman"/>
                <w:szCs w:val="24"/>
              </w:rPr>
              <w:t>.64</w:t>
            </w:r>
          </w:p>
        </w:tc>
      </w:tr>
      <w:tr w:rsidR="009F63DD" w:rsidRPr="00DE415E" w14:paraId="1C3E6058" w14:textId="77777777" w:rsidTr="000F4FCF">
        <w:trPr>
          <w:trHeight w:val="315"/>
        </w:trPr>
        <w:tc>
          <w:tcPr>
            <w:tcW w:w="604" w:type="pct"/>
            <w:noWrap/>
            <w:vAlign w:val="center"/>
            <w:hideMark/>
          </w:tcPr>
          <w:p w14:paraId="3335BA89" w14:textId="77777777" w:rsidR="009F63DD" w:rsidRPr="00DE415E" w:rsidRDefault="009F63DD" w:rsidP="000F4FCF">
            <w:pPr>
              <w:jc w:val="center"/>
              <w:rPr>
                <w:rFonts w:cs="Times New Roman"/>
                <w:szCs w:val="24"/>
                <w:lang w:eastAsia="zh-CN"/>
              </w:rPr>
            </w:pPr>
          </w:p>
        </w:tc>
        <w:tc>
          <w:tcPr>
            <w:tcW w:w="523" w:type="pct"/>
            <w:noWrap/>
            <w:vAlign w:val="center"/>
            <w:hideMark/>
          </w:tcPr>
          <w:p w14:paraId="2F41FB41" w14:textId="77777777" w:rsidR="009F63DD" w:rsidRPr="00DE415E" w:rsidRDefault="009F63DD" w:rsidP="000F4FCF">
            <w:pPr>
              <w:jc w:val="center"/>
              <w:rPr>
                <w:rFonts w:cs="Times New Roman"/>
                <w:szCs w:val="24"/>
                <w:lang w:eastAsia="zh-CN"/>
              </w:rPr>
            </w:pPr>
            <w:r w:rsidRPr="00DE415E">
              <w:rPr>
                <w:rFonts w:cs="Times New Roman"/>
                <w:szCs w:val="24"/>
                <w:lang w:eastAsia="zh-CN"/>
              </w:rPr>
              <w:t>UC2</w:t>
            </w:r>
          </w:p>
        </w:tc>
        <w:tc>
          <w:tcPr>
            <w:tcW w:w="693" w:type="pct"/>
            <w:noWrap/>
            <w:vAlign w:val="center"/>
            <w:hideMark/>
          </w:tcPr>
          <w:p w14:paraId="1150AC28" w14:textId="77777777" w:rsidR="009F63DD" w:rsidRPr="00DE415E" w:rsidRDefault="009F63DD" w:rsidP="000F4FCF">
            <w:pPr>
              <w:jc w:val="center"/>
              <w:rPr>
                <w:rFonts w:cs="Times New Roman"/>
                <w:szCs w:val="24"/>
                <w:lang w:eastAsia="zh-CN"/>
              </w:rPr>
            </w:pPr>
            <w:r w:rsidRPr="00DE415E">
              <w:rPr>
                <w:rFonts w:cs="Times New Roman"/>
                <w:szCs w:val="24"/>
              </w:rPr>
              <w:t>1.16</w:t>
            </w:r>
          </w:p>
        </w:tc>
        <w:tc>
          <w:tcPr>
            <w:tcW w:w="549" w:type="pct"/>
            <w:noWrap/>
            <w:vAlign w:val="center"/>
            <w:hideMark/>
          </w:tcPr>
          <w:p w14:paraId="5EE92F34" w14:textId="77777777" w:rsidR="009F63DD" w:rsidRPr="00DE415E" w:rsidRDefault="009F63DD" w:rsidP="000F4FCF">
            <w:pPr>
              <w:jc w:val="center"/>
              <w:rPr>
                <w:rFonts w:cs="Times New Roman"/>
                <w:szCs w:val="24"/>
                <w:lang w:eastAsia="zh-CN"/>
              </w:rPr>
            </w:pPr>
            <w:r w:rsidRPr="00DE415E">
              <w:rPr>
                <w:rFonts w:cs="Times New Roman"/>
                <w:szCs w:val="24"/>
              </w:rPr>
              <w:t>.11</w:t>
            </w:r>
          </w:p>
        </w:tc>
        <w:tc>
          <w:tcPr>
            <w:tcW w:w="492" w:type="pct"/>
            <w:noWrap/>
            <w:vAlign w:val="center"/>
            <w:hideMark/>
          </w:tcPr>
          <w:p w14:paraId="32C4D255" w14:textId="77777777" w:rsidR="009F63DD" w:rsidRPr="00DE415E" w:rsidRDefault="009F63DD" w:rsidP="000F4FCF">
            <w:pPr>
              <w:jc w:val="center"/>
              <w:rPr>
                <w:rFonts w:cs="Times New Roman"/>
                <w:szCs w:val="24"/>
                <w:lang w:eastAsia="zh-CN"/>
              </w:rPr>
            </w:pPr>
            <w:r w:rsidRPr="00DE415E">
              <w:rPr>
                <w:rFonts w:cs="Times New Roman"/>
                <w:szCs w:val="24"/>
              </w:rPr>
              <w:t>11.08</w:t>
            </w:r>
          </w:p>
        </w:tc>
        <w:tc>
          <w:tcPr>
            <w:tcW w:w="612" w:type="pct"/>
            <w:noWrap/>
            <w:vAlign w:val="center"/>
            <w:hideMark/>
          </w:tcPr>
          <w:p w14:paraId="43C5C4B2" w14:textId="77777777" w:rsidR="009F63DD" w:rsidRPr="00DE415E" w:rsidRDefault="009F63DD" w:rsidP="000F4FCF">
            <w:pPr>
              <w:jc w:val="center"/>
              <w:rPr>
                <w:rFonts w:cs="Times New Roman"/>
                <w:szCs w:val="24"/>
                <w:lang w:eastAsia="zh-CN"/>
              </w:rPr>
            </w:pPr>
            <w:r w:rsidRPr="00DE415E">
              <w:rPr>
                <w:rFonts w:cs="Times New Roman"/>
                <w:szCs w:val="24"/>
              </w:rPr>
              <w:t>&lt;.001</w:t>
            </w:r>
          </w:p>
        </w:tc>
        <w:tc>
          <w:tcPr>
            <w:tcW w:w="411" w:type="pct"/>
            <w:noWrap/>
            <w:vAlign w:val="center"/>
            <w:hideMark/>
          </w:tcPr>
          <w:p w14:paraId="1517B4E3" w14:textId="77777777" w:rsidR="009F63DD" w:rsidRPr="00DE415E" w:rsidRDefault="009F63DD" w:rsidP="000F4FCF">
            <w:pPr>
              <w:jc w:val="center"/>
              <w:rPr>
                <w:rFonts w:cs="Times New Roman"/>
                <w:szCs w:val="24"/>
                <w:lang w:eastAsia="zh-CN"/>
              </w:rPr>
            </w:pPr>
            <w:r w:rsidRPr="00DE415E">
              <w:rPr>
                <w:rFonts w:cs="Times New Roman"/>
                <w:szCs w:val="24"/>
              </w:rPr>
              <w:t>.80</w:t>
            </w:r>
          </w:p>
        </w:tc>
        <w:tc>
          <w:tcPr>
            <w:tcW w:w="331" w:type="pct"/>
            <w:vAlign w:val="center"/>
          </w:tcPr>
          <w:p w14:paraId="4983223C" w14:textId="77777777" w:rsidR="009F63DD" w:rsidRPr="00DE415E" w:rsidRDefault="009F63DD" w:rsidP="000F4FCF">
            <w:pPr>
              <w:jc w:val="center"/>
              <w:rPr>
                <w:rFonts w:cs="Times New Roman"/>
                <w:szCs w:val="24"/>
                <w:lang w:eastAsia="zh-CN"/>
              </w:rPr>
            </w:pPr>
          </w:p>
        </w:tc>
        <w:tc>
          <w:tcPr>
            <w:tcW w:w="346" w:type="pct"/>
            <w:noWrap/>
            <w:vAlign w:val="center"/>
            <w:hideMark/>
          </w:tcPr>
          <w:p w14:paraId="46C5335C" w14:textId="77777777" w:rsidR="009F63DD" w:rsidRPr="00DE415E" w:rsidRDefault="009F63DD" w:rsidP="000F4FCF">
            <w:pPr>
              <w:jc w:val="center"/>
              <w:rPr>
                <w:rFonts w:cs="Times New Roman"/>
                <w:szCs w:val="24"/>
                <w:lang w:eastAsia="zh-CN"/>
              </w:rPr>
            </w:pPr>
          </w:p>
        </w:tc>
        <w:tc>
          <w:tcPr>
            <w:tcW w:w="441" w:type="pct"/>
            <w:noWrap/>
            <w:vAlign w:val="center"/>
            <w:hideMark/>
          </w:tcPr>
          <w:p w14:paraId="165028EA" w14:textId="77777777" w:rsidR="009F63DD" w:rsidRPr="00DE415E" w:rsidRDefault="009F63DD" w:rsidP="000F4FCF">
            <w:pPr>
              <w:jc w:val="center"/>
              <w:rPr>
                <w:rFonts w:cs="Times New Roman"/>
                <w:szCs w:val="24"/>
                <w:lang w:eastAsia="zh-CN"/>
              </w:rPr>
            </w:pPr>
          </w:p>
        </w:tc>
      </w:tr>
      <w:tr w:rsidR="009F63DD" w:rsidRPr="00DE415E" w14:paraId="262D4088" w14:textId="77777777" w:rsidTr="000F4FCF">
        <w:trPr>
          <w:trHeight w:val="315"/>
        </w:trPr>
        <w:tc>
          <w:tcPr>
            <w:tcW w:w="604" w:type="pct"/>
            <w:noWrap/>
            <w:vAlign w:val="center"/>
            <w:hideMark/>
          </w:tcPr>
          <w:p w14:paraId="2002C073" w14:textId="77777777" w:rsidR="009F63DD" w:rsidRPr="00DE415E" w:rsidRDefault="009F63DD" w:rsidP="000F4FCF">
            <w:pPr>
              <w:jc w:val="center"/>
              <w:rPr>
                <w:rFonts w:cs="Times New Roman"/>
                <w:szCs w:val="24"/>
                <w:lang w:eastAsia="zh-CN"/>
              </w:rPr>
            </w:pPr>
          </w:p>
        </w:tc>
        <w:tc>
          <w:tcPr>
            <w:tcW w:w="523" w:type="pct"/>
            <w:noWrap/>
            <w:vAlign w:val="center"/>
            <w:hideMark/>
          </w:tcPr>
          <w:p w14:paraId="249DC343" w14:textId="77777777" w:rsidR="009F63DD" w:rsidRPr="00DE415E" w:rsidRDefault="009F63DD" w:rsidP="000F4FCF">
            <w:pPr>
              <w:jc w:val="center"/>
              <w:rPr>
                <w:rFonts w:cs="Times New Roman"/>
                <w:szCs w:val="24"/>
                <w:lang w:eastAsia="zh-CN"/>
              </w:rPr>
            </w:pPr>
            <w:r w:rsidRPr="00DE415E">
              <w:rPr>
                <w:rFonts w:cs="Times New Roman"/>
                <w:szCs w:val="24"/>
                <w:lang w:eastAsia="zh-CN"/>
              </w:rPr>
              <w:t>UC3</w:t>
            </w:r>
          </w:p>
        </w:tc>
        <w:tc>
          <w:tcPr>
            <w:tcW w:w="693" w:type="pct"/>
            <w:noWrap/>
            <w:vAlign w:val="center"/>
            <w:hideMark/>
          </w:tcPr>
          <w:p w14:paraId="53589FC1" w14:textId="77777777" w:rsidR="009F63DD" w:rsidRPr="00DE415E" w:rsidRDefault="009F63DD" w:rsidP="000F4FCF">
            <w:pPr>
              <w:jc w:val="center"/>
              <w:rPr>
                <w:rFonts w:cs="Times New Roman"/>
                <w:szCs w:val="24"/>
                <w:lang w:eastAsia="zh-CN"/>
              </w:rPr>
            </w:pPr>
            <w:r w:rsidRPr="00DE415E">
              <w:rPr>
                <w:rFonts w:cs="Times New Roman"/>
                <w:szCs w:val="24"/>
              </w:rPr>
              <w:t>1.26</w:t>
            </w:r>
          </w:p>
        </w:tc>
        <w:tc>
          <w:tcPr>
            <w:tcW w:w="549" w:type="pct"/>
            <w:noWrap/>
            <w:vAlign w:val="center"/>
            <w:hideMark/>
          </w:tcPr>
          <w:p w14:paraId="09F594B8" w14:textId="77777777" w:rsidR="009F63DD" w:rsidRPr="00DE415E" w:rsidRDefault="009F63DD" w:rsidP="000F4FCF">
            <w:pPr>
              <w:jc w:val="center"/>
              <w:rPr>
                <w:rFonts w:cs="Times New Roman"/>
                <w:szCs w:val="24"/>
                <w:lang w:eastAsia="zh-CN"/>
              </w:rPr>
            </w:pPr>
            <w:r w:rsidRPr="00DE415E">
              <w:rPr>
                <w:rFonts w:cs="Times New Roman"/>
                <w:szCs w:val="24"/>
              </w:rPr>
              <w:t>.11</w:t>
            </w:r>
          </w:p>
        </w:tc>
        <w:tc>
          <w:tcPr>
            <w:tcW w:w="492" w:type="pct"/>
            <w:noWrap/>
            <w:vAlign w:val="center"/>
            <w:hideMark/>
          </w:tcPr>
          <w:p w14:paraId="2D571603" w14:textId="77777777" w:rsidR="009F63DD" w:rsidRPr="00DE415E" w:rsidRDefault="009F63DD" w:rsidP="000F4FCF">
            <w:pPr>
              <w:jc w:val="center"/>
              <w:rPr>
                <w:rFonts w:cs="Times New Roman"/>
                <w:szCs w:val="24"/>
                <w:lang w:eastAsia="zh-CN"/>
              </w:rPr>
            </w:pPr>
            <w:r w:rsidRPr="00DE415E">
              <w:rPr>
                <w:rFonts w:cs="Times New Roman"/>
                <w:szCs w:val="24"/>
              </w:rPr>
              <w:t>11.64</w:t>
            </w:r>
          </w:p>
        </w:tc>
        <w:tc>
          <w:tcPr>
            <w:tcW w:w="612" w:type="pct"/>
            <w:noWrap/>
            <w:vAlign w:val="center"/>
            <w:hideMark/>
          </w:tcPr>
          <w:p w14:paraId="00F4294A" w14:textId="77777777" w:rsidR="009F63DD" w:rsidRPr="00DE415E" w:rsidRDefault="009F63DD" w:rsidP="000F4FCF">
            <w:pPr>
              <w:jc w:val="center"/>
              <w:rPr>
                <w:rFonts w:cs="Times New Roman"/>
                <w:szCs w:val="24"/>
                <w:lang w:eastAsia="zh-CN"/>
              </w:rPr>
            </w:pPr>
            <w:r w:rsidRPr="00DE415E">
              <w:rPr>
                <w:rFonts w:cs="Times New Roman"/>
                <w:szCs w:val="24"/>
              </w:rPr>
              <w:t>&lt;.001</w:t>
            </w:r>
          </w:p>
        </w:tc>
        <w:tc>
          <w:tcPr>
            <w:tcW w:w="411" w:type="pct"/>
            <w:noWrap/>
            <w:vAlign w:val="center"/>
            <w:hideMark/>
          </w:tcPr>
          <w:p w14:paraId="31E0B834" w14:textId="77777777" w:rsidR="009F63DD" w:rsidRPr="00DE415E" w:rsidRDefault="009F63DD" w:rsidP="000F4FCF">
            <w:pPr>
              <w:jc w:val="center"/>
              <w:rPr>
                <w:rFonts w:cs="Times New Roman"/>
                <w:szCs w:val="24"/>
                <w:lang w:eastAsia="zh-CN"/>
              </w:rPr>
            </w:pPr>
            <w:r w:rsidRPr="00DE415E">
              <w:rPr>
                <w:rFonts w:cs="Times New Roman"/>
                <w:szCs w:val="24"/>
              </w:rPr>
              <w:t>.86</w:t>
            </w:r>
          </w:p>
        </w:tc>
        <w:tc>
          <w:tcPr>
            <w:tcW w:w="331" w:type="pct"/>
            <w:vAlign w:val="center"/>
          </w:tcPr>
          <w:p w14:paraId="15075ED6" w14:textId="77777777" w:rsidR="009F63DD" w:rsidRPr="00DE415E" w:rsidRDefault="009F63DD" w:rsidP="000F4FCF">
            <w:pPr>
              <w:jc w:val="center"/>
              <w:rPr>
                <w:rFonts w:cs="Times New Roman"/>
                <w:szCs w:val="24"/>
                <w:lang w:eastAsia="zh-CN"/>
              </w:rPr>
            </w:pPr>
          </w:p>
        </w:tc>
        <w:tc>
          <w:tcPr>
            <w:tcW w:w="346" w:type="pct"/>
            <w:noWrap/>
            <w:vAlign w:val="center"/>
            <w:hideMark/>
          </w:tcPr>
          <w:p w14:paraId="56CE02B5" w14:textId="77777777" w:rsidR="009F63DD" w:rsidRPr="00DE415E" w:rsidRDefault="009F63DD" w:rsidP="000F4FCF">
            <w:pPr>
              <w:jc w:val="center"/>
              <w:rPr>
                <w:rFonts w:cs="Times New Roman"/>
                <w:szCs w:val="24"/>
                <w:lang w:eastAsia="zh-CN"/>
              </w:rPr>
            </w:pPr>
          </w:p>
        </w:tc>
        <w:tc>
          <w:tcPr>
            <w:tcW w:w="441" w:type="pct"/>
            <w:noWrap/>
            <w:vAlign w:val="center"/>
            <w:hideMark/>
          </w:tcPr>
          <w:p w14:paraId="384ABC79" w14:textId="77777777" w:rsidR="009F63DD" w:rsidRPr="00DE415E" w:rsidRDefault="009F63DD" w:rsidP="000F4FCF">
            <w:pPr>
              <w:jc w:val="center"/>
              <w:rPr>
                <w:rFonts w:cs="Times New Roman"/>
                <w:szCs w:val="24"/>
                <w:lang w:eastAsia="zh-CN"/>
              </w:rPr>
            </w:pPr>
          </w:p>
        </w:tc>
      </w:tr>
      <w:tr w:rsidR="009F63DD" w:rsidRPr="00DE415E" w14:paraId="6D24BA5A" w14:textId="77777777" w:rsidTr="000F4FCF">
        <w:trPr>
          <w:trHeight w:val="315"/>
        </w:trPr>
        <w:tc>
          <w:tcPr>
            <w:tcW w:w="604" w:type="pct"/>
            <w:noWrap/>
            <w:vAlign w:val="center"/>
            <w:hideMark/>
          </w:tcPr>
          <w:p w14:paraId="31115B54" w14:textId="77777777" w:rsidR="009F63DD" w:rsidRPr="00DE415E" w:rsidRDefault="009F63DD" w:rsidP="000F4FCF">
            <w:pPr>
              <w:jc w:val="center"/>
              <w:rPr>
                <w:rFonts w:cs="Times New Roman"/>
                <w:szCs w:val="24"/>
                <w:lang w:eastAsia="zh-CN"/>
              </w:rPr>
            </w:pPr>
            <w:r w:rsidRPr="00DE415E">
              <w:rPr>
                <w:rFonts w:cs="Times New Roman"/>
                <w:szCs w:val="24"/>
                <w:lang w:eastAsia="zh-CN"/>
              </w:rPr>
              <w:t>DI</w:t>
            </w:r>
          </w:p>
        </w:tc>
        <w:tc>
          <w:tcPr>
            <w:tcW w:w="523" w:type="pct"/>
            <w:noWrap/>
            <w:vAlign w:val="center"/>
            <w:hideMark/>
          </w:tcPr>
          <w:p w14:paraId="01E968A8" w14:textId="77777777" w:rsidR="009F63DD" w:rsidRPr="00DE415E" w:rsidRDefault="009F63DD" w:rsidP="000F4FCF">
            <w:pPr>
              <w:jc w:val="center"/>
              <w:rPr>
                <w:rFonts w:cs="Times New Roman"/>
                <w:szCs w:val="24"/>
                <w:lang w:eastAsia="zh-CN"/>
              </w:rPr>
            </w:pPr>
            <w:r w:rsidRPr="00DE415E">
              <w:rPr>
                <w:rFonts w:cs="Times New Roman"/>
                <w:szCs w:val="24"/>
                <w:lang w:eastAsia="zh-CN"/>
              </w:rPr>
              <w:t>DI1</w:t>
            </w:r>
          </w:p>
        </w:tc>
        <w:tc>
          <w:tcPr>
            <w:tcW w:w="693" w:type="pct"/>
            <w:noWrap/>
            <w:vAlign w:val="center"/>
            <w:hideMark/>
          </w:tcPr>
          <w:p w14:paraId="72609EEA" w14:textId="77777777" w:rsidR="009F63DD" w:rsidRPr="00DE415E" w:rsidRDefault="009F63DD" w:rsidP="000F4FCF">
            <w:pPr>
              <w:jc w:val="center"/>
              <w:rPr>
                <w:rFonts w:cs="Times New Roman"/>
                <w:szCs w:val="24"/>
                <w:lang w:eastAsia="zh-CN"/>
              </w:rPr>
            </w:pPr>
            <w:r w:rsidRPr="00DE415E">
              <w:rPr>
                <w:rFonts w:cs="Times New Roman"/>
                <w:szCs w:val="24"/>
              </w:rPr>
              <w:t>1.00</w:t>
            </w:r>
          </w:p>
        </w:tc>
        <w:tc>
          <w:tcPr>
            <w:tcW w:w="549" w:type="pct"/>
            <w:noWrap/>
            <w:vAlign w:val="center"/>
            <w:hideMark/>
          </w:tcPr>
          <w:p w14:paraId="7FBD6573" w14:textId="77777777" w:rsidR="009F63DD" w:rsidRPr="00DE415E" w:rsidRDefault="009F63DD" w:rsidP="000F4FCF">
            <w:pPr>
              <w:jc w:val="center"/>
              <w:rPr>
                <w:rFonts w:cs="Times New Roman"/>
                <w:szCs w:val="24"/>
                <w:lang w:eastAsia="zh-CN"/>
              </w:rPr>
            </w:pPr>
          </w:p>
        </w:tc>
        <w:tc>
          <w:tcPr>
            <w:tcW w:w="492" w:type="pct"/>
            <w:noWrap/>
            <w:vAlign w:val="center"/>
            <w:hideMark/>
          </w:tcPr>
          <w:p w14:paraId="1FE9FA05" w14:textId="77777777" w:rsidR="009F63DD" w:rsidRPr="00DE415E" w:rsidRDefault="009F63DD" w:rsidP="000F4FCF">
            <w:pPr>
              <w:jc w:val="center"/>
              <w:rPr>
                <w:rFonts w:cs="Times New Roman"/>
                <w:szCs w:val="24"/>
                <w:lang w:eastAsia="zh-CN"/>
              </w:rPr>
            </w:pPr>
          </w:p>
        </w:tc>
        <w:tc>
          <w:tcPr>
            <w:tcW w:w="612" w:type="pct"/>
            <w:noWrap/>
            <w:vAlign w:val="center"/>
            <w:hideMark/>
          </w:tcPr>
          <w:p w14:paraId="6E29546D" w14:textId="77777777" w:rsidR="009F63DD" w:rsidRPr="00DE415E" w:rsidRDefault="009F63DD" w:rsidP="000F4FCF">
            <w:pPr>
              <w:jc w:val="center"/>
              <w:rPr>
                <w:rFonts w:cs="Times New Roman"/>
                <w:szCs w:val="24"/>
                <w:lang w:eastAsia="zh-CN"/>
              </w:rPr>
            </w:pPr>
          </w:p>
        </w:tc>
        <w:tc>
          <w:tcPr>
            <w:tcW w:w="411" w:type="pct"/>
            <w:noWrap/>
            <w:vAlign w:val="center"/>
            <w:hideMark/>
          </w:tcPr>
          <w:p w14:paraId="4298C5CB" w14:textId="77777777" w:rsidR="009F63DD" w:rsidRPr="00DE415E" w:rsidRDefault="009F63DD" w:rsidP="000F4FCF">
            <w:pPr>
              <w:jc w:val="center"/>
              <w:rPr>
                <w:rFonts w:cs="Times New Roman"/>
                <w:szCs w:val="24"/>
                <w:lang w:eastAsia="zh-CN"/>
              </w:rPr>
            </w:pPr>
            <w:r w:rsidRPr="00DE415E">
              <w:rPr>
                <w:rFonts w:cs="Times New Roman"/>
                <w:szCs w:val="24"/>
              </w:rPr>
              <w:t>.82</w:t>
            </w:r>
          </w:p>
        </w:tc>
        <w:tc>
          <w:tcPr>
            <w:tcW w:w="331" w:type="pct"/>
            <w:vAlign w:val="center"/>
          </w:tcPr>
          <w:p w14:paraId="79E8E1AC" w14:textId="77777777" w:rsidR="009F63DD" w:rsidRPr="00DE415E" w:rsidRDefault="009F63DD" w:rsidP="000F4FCF">
            <w:pPr>
              <w:jc w:val="center"/>
              <w:rPr>
                <w:rFonts w:cs="Times New Roman"/>
                <w:szCs w:val="24"/>
                <w:lang w:eastAsia="zh-CN"/>
              </w:rPr>
            </w:pPr>
            <w:r>
              <w:rPr>
                <w:rFonts w:cs="Times New Roman" w:hint="eastAsia"/>
                <w:szCs w:val="24"/>
                <w:lang w:eastAsia="zh-CN"/>
              </w:rPr>
              <w:t>.90</w:t>
            </w:r>
          </w:p>
        </w:tc>
        <w:tc>
          <w:tcPr>
            <w:tcW w:w="346" w:type="pct"/>
            <w:noWrap/>
            <w:vAlign w:val="center"/>
            <w:hideMark/>
          </w:tcPr>
          <w:p w14:paraId="76267705" w14:textId="77777777" w:rsidR="009F63DD" w:rsidRPr="00DE415E" w:rsidRDefault="009F63DD" w:rsidP="000F4FCF">
            <w:pPr>
              <w:jc w:val="center"/>
              <w:rPr>
                <w:rFonts w:cs="Times New Roman"/>
                <w:szCs w:val="24"/>
                <w:lang w:eastAsia="zh-CN"/>
              </w:rPr>
            </w:pPr>
            <w:r w:rsidRPr="00DE415E">
              <w:rPr>
                <w:rFonts w:cs="Times New Roman"/>
                <w:szCs w:val="24"/>
              </w:rPr>
              <w:t>.90</w:t>
            </w:r>
          </w:p>
        </w:tc>
        <w:tc>
          <w:tcPr>
            <w:tcW w:w="441" w:type="pct"/>
            <w:noWrap/>
            <w:vAlign w:val="center"/>
            <w:hideMark/>
          </w:tcPr>
          <w:p w14:paraId="3CB0FE9E" w14:textId="77777777" w:rsidR="009F63DD" w:rsidRPr="00DE415E" w:rsidRDefault="009F63DD" w:rsidP="000F4FCF">
            <w:pPr>
              <w:jc w:val="center"/>
              <w:rPr>
                <w:rFonts w:cs="Times New Roman"/>
                <w:szCs w:val="24"/>
                <w:lang w:eastAsia="zh-CN"/>
              </w:rPr>
            </w:pPr>
            <w:r w:rsidRPr="00DE415E">
              <w:rPr>
                <w:rFonts w:cs="Times New Roman"/>
                <w:szCs w:val="24"/>
              </w:rPr>
              <w:t>.74</w:t>
            </w:r>
          </w:p>
        </w:tc>
      </w:tr>
      <w:tr w:rsidR="009F63DD" w:rsidRPr="00DE415E" w14:paraId="256EDB2B" w14:textId="77777777" w:rsidTr="000F4FCF">
        <w:trPr>
          <w:trHeight w:val="315"/>
        </w:trPr>
        <w:tc>
          <w:tcPr>
            <w:tcW w:w="604" w:type="pct"/>
            <w:noWrap/>
            <w:vAlign w:val="center"/>
            <w:hideMark/>
          </w:tcPr>
          <w:p w14:paraId="350E0F6C" w14:textId="77777777" w:rsidR="009F63DD" w:rsidRPr="00DE415E" w:rsidRDefault="009F63DD" w:rsidP="000F4FCF">
            <w:pPr>
              <w:jc w:val="center"/>
              <w:rPr>
                <w:rFonts w:cs="Times New Roman"/>
                <w:szCs w:val="24"/>
                <w:lang w:eastAsia="zh-CN"/>
              </w:rPr>
            </w:pPr>
          </w:p>
        </w:tc>
        <w:tc>
          <w:tcPr>
            <w:tcW w:w="523" w:type="pct"/>
            <w:noWrap/>
            <w:vAlign w:val="center"/>
            <w:hideMark/>
          </w:tcPr>
          <w:p w14:paraId="77727E78" w14:textId="77777777" w:rsidR="009F63DD" w:rsidRPr="00DE415E" w:rsidRDefault="009F63DD" w:rsidP="000F4FCF">
            <w:pPr>
              <w:jc w:val="center"/>
              <w:rPr>
                <w:rFonts w:cs="Times New Roman"/>
                <w:szCs w:val="24"/>
                <w:lang w:eastAsia="zh-CN"/>
              </w:rPr>
            </w:pPr>
            <w:r w:rsidRPr="00DE415E">
              <w:rPr>
                <w:rFonts w:cs="Times New Roman"/>
                <w:szCs w:val="24"/>
                <w:lang w:eastAsia="zh-CN"/>
              </w:rPr>
              <w:t>DI2</w:t>
            </w:r>
          </w:p>
        </w:tc>
        <w:tc>
          <w:tcPr>
            <w:tcW w:w="693" w:type="pct"/>
            <w:noWrap/>
            <w:vAlign w:val="center"/>
            <w:hideMark/>
          </w:tcPr>
          <w:p w14:paraId="7E6AB26F" w14:textId="77777777" w:rsidR="009F63DD" w:rsidRPr="00DE415E" w:rsidRDefault="009F63DD" w:rsidP="000F4FCF">
            <w:pPr>
              <w:jc w:val="center"/>
              <w:rPr>
                <w:rFonts w:cs="Times New Roman"/>
                <w:szCs w:val="24"/>
                <w:lang w:eastAsia="zh-CN"/>
              </w:rPr>
            </w:pPr>
            <w:r w:rsidRPr="00DE415E">
              <w:rPr>
                <w:rFonts w:cs="Times New Roman"/>
                <w:szCs w:val="24"/>
              </w:rPr>
              <w:t>1.13</w:t>
            </w:r>
          </w:p>
        </w:tc>
        <w:tc>
          <w:tcPr>
            <w:tcW w:w="549" w:type="pct"/>
            <w:noWrap/>
            <w:vAlign w:val="center"/>
            <w:hideMark/>
          </w:tcPr>
          <w:p w14:paraId="5E4C3B71" w14:textId="77777777" w:rsidR="009F63DD" w:rsidRPr="00DE415E" w:rsidRDefault="009F63DD" w:rsidP="000F4FCF">
            <w:pPr>
              <w:jc w:val="center"/>
              <w:rPr>
                <w:rFonts w:cs="Times New Roman"/>
                <w:szCs w:val="24"/>
                <w:lang w:eastAsia="zh-CN"/>
              </w:rPr>
            </w:pPr>
            <w:r w:rsidRPr="00DE415E">
              <w:rPr>
                <w:rFonts w:cs="Times New Roman"/>
                <w:szCs w:val="24"/>
              </w:rPr>
              <w:t>.07</w:t>
            </w:r>
          </w:p>
        </w:tc>
        <w:tc>
          <w:tcPr>
            <w:tcW w:w="492" w:type="pct"/>
            <w:noWrap/>
            <w:vAlign w:val="center"/>
            <w:hideMark/>
          </w:tcPr>
          <w:p w14:paraId="2D914647" w14:textId="77777777" w:rsidR="009F63DD" w:rsidRPr="00DE415E" w:rsidRDefault="009F63DD" w:rsidP="000F4FCF">
            <w:pPr>
              <w:jc w:val="center"/>
              <w:rPr>
                <w:rFonts w:cs="Times New Roman"/>
                <w:szCs w:val="24"/>
                <w:lang w:eastAsia="zh-CN"/>
              </w:rPr>
            </w:pPr>
            <w:r w:rsidRPr="00DE415E">
              <w:rPr>
                <w:rFonts w:cs="Times New Roman"/>
                <w:szCs w:val="24"/>
              </w:rPr>
              <w:t>15.45</w:t>
            </w:r>
          </w:p>
        </w:tc>
        <w:tc>
          <w:tcPr>
            <w:tcW w:w="612" w:type="pct"/>
            <w:noWrap/>
            <w:vAlign w:val="center"/>
            <w:hideMark/>
          </w:tcPr>
          <w:p w14:paraId="3941DEAC" w14:textId="77777777" w:rsidR="009F63DD" w:rsidRPr="00DE415E" w:rsidRDefault="009F63DD" w:rsidP="000F4FCF">
            <w:pPr>
              <w:jc w:val="center"/>
              <w:rPr>
                <w:rFonts w:cs="Times New Roman"/>
                <w:szCs w:val="24"/>
                <w:lang w:eastAsia="zh-CN"/>
              </w:rPr>
            </w:pPr>
            <w:r w:rsidRPr="00DE415E">
              <w:rPr>
                <w:rFonts w:cs="Times New Roman"/>
                <w:szCs w:val="24"/>
              </w:rPr>
              <w:t>&lt;.001</w:t>
            </w:r>
          </w:p>
        </w:tc>
        <w:tc>
          <w:tcPr>
            <w:tcW w:w="411" w:type="pct"/>
            <w:noWrap/>
            <w:vAlign w:val="center"/>
            <w:hideMark/>
          </w:tcPr>
          <w:p w14:paraId="2F082DE6" w14:textId="77777777" w:rsidR="009F63DD" w:rsidRPr="00DE415E" w:rsidRDefault="009F63DD" w:rsidP="000F4FCF">
            <w:pPr>
              <w:jc w:val="center"/>
              <w:rPr>
                <w:rFonts w:cs="Times New Roman"/>
                <w:szCs w:val="24"/>
                <w:lang w:eastAsia="zh-CN"/>
              </w:rPr>
            </w:pPr>
            <w:r w:rsidRPr="00DE415E">
              <w:rPr>
                <w:rFonts w:cs="Times New Roman"/>
                <w:szCs w:val="24"/>
              </w:rPr>
              <w:t>.91</w:t>
            </w:r>
          </w:p>
        </w:tc>
        <w:tc>
          <w:tcPr>
            <w:tcW w:w="331" w:type="pct"/>
            <w:vAlign w:val="center"/>
          </w:tcPr>
          <w:p w14:paraId="67D599FB" w14:textId="77777777" w:rsidR="009F63DD" w:rsidRPr="00DE415E" w:rsidRDefault="009F63DD" w:rsidP="000F4FCF">
            <w:pPr>
              <w:jc w:val="center"/>
              <w:rPr>
                <w:rFonts w:cs="Times New Roman"/>
                <w:szCs w:val="24"/>
                <w:lang w:eastAsia="zh-CN"/>
              </w:rPr>
            </w:pPr>
          </w:p>
        </w:tc>
        <w:tc>
          <w:tcPr>
            <w:tcW w:w="346" w:type="pct"/>
            <w:noWrap/>
            <w:vAlign w:val="center"/>
            <w:hideMark/>
          </w:tcPr>
          <w:p w14:paraId="088132B0" w14:textId="77777777" w:rsidR="009F63DD" w:rsidRPr="00DE415E" w:rsidRDefault="009F63DD" w:rsidP="000F4FCF">
            <w:pPr>
              <w:jc w:val="center"/>
              <w:rPr>
                <w:rFonts w:cs="Times New Roman"/>
                <w:szCs w:val="24"/>
                <w:lang w:eastAsia="zh-CN"/>
              </w:rPr>
            </w:pPr>
          </w:p>
        </w:tc>
        <w:tc>
          <w:tcPr>
            <w:tcW w:w="441" w:type="pct"/>
            <w:noWrap/>
            <w:vAlign w:val="center"/>
            <w:hideMark/>
          </w:tcPr>
          <w:p w14:paraId="5F82511E" w14:textId="77777777" w:rsidR="009F63DD" w:rsidRPr="00DE415E" w:rsidRDefault="009F63DD" w:rsidP="000F4FCF">
            <w:pPr>
              <w:jc w:val="center"/>
              <w:rPr>
                <w:rFonts w:cs="Times New Roman"/>
                <w:szCs w:val="24"/>
                <w:lang w:eastAsia="zh-CN"/>
              </w:rPr>
            </w:pPr>
          </w:p>
        </w:tc>
      </w:tr>
      <w:tr w:rsidR="009F63DD" w:rsidRPr="00DE415E" w14:paraId="66ACD710" w14:textId="77777777" w:rsidTr="000F4FCF">
        <w:trPr>
          <w:trHeight w:val="315"/>
        </w:trPr>
        <w:tc>
          <w:tcPr>
            <w:tcW w:w="604" w:type="pct"/>
            <w:noWrap/>
            <w:vAlign w:val="center"/>
            <w:hideMark/>
          </w:tcPr>
          <w:p w14:paraId="28DAD059" w14:textId="77777777" w:rsidR="009F63DD" w:rsidRPr="00DE415E" w:rsidRDefault="009F63DD" w:rsidP="000F4FCF">
            <w:pPr>
              <w:jc w:val="center"/>
              <w:rPr>
                <w:rFonts w:cs="Times New Roman"/>
                <w:szCs w:val="24"/>
                <w:lang w:eastAsia="zh-CN"/>
              </w:rPr>
            </w:pPr>
          </w:p>
        </w:tc>
        <w:tc>
          <w:tcPr>
            <w:tcW w:w="523" w:type="pct"/>
            <w:noWrap/>
            <w:vAlign w:val="center"/>
            <w:hideMark/>
          </w:tcPr>
          <w:p w14:paraId="6D77A3FF" w14:textId="77777777" w:rsidR="009F63DD" w:rsidRPr="00DE415E" w:rsidRDefault="009F63DD" w:rsidP="000F4FCF">
            <w:pPr>
              <w:jc w:val="center"/>
              <w:rPr>
                <w:rFonts w:cs="Times New Roman"/>
                <w:szCs w:val="24"/>
                <w:lang w:eastAsia="zh-CN"/>
              </w:rPr>
            </w:pPr>
            <w:r w:rsidRPr="00DE415E">
              <w:rPr>
                <w:rFonts w:cs="Times New Roman"/>
                <w:szCs w:val="24"/>
                <w:lang w:eastAsia="zh-CN"/>
              </w:rPr>
              <w:t>DI3</w:t>
            </w:r>
          </w:p>
        </w:tc>
        <w:tc>
          <w:tcPr>
            <w:tcW w:w="693" w:type="pct"/>
            <w:noWrap/>
            <w:vAlign w:val="center"/>
            <w:hideMark/>
          </w:tcPr>
          <w:p w14:paraId="21DB5A49" w14:textId="77777777" w:rsidR="009F63DD" w:rsidRPr="00DE415E" w:rsidRDefault="009F63DD" w:rsidP="000F4FCF">
            <w:pPr>
              <w:jc w:val="center"/>
              <w:rPr>
                <w:rFonts w:cs="Times New Roman"/>
                <w:szCs w:val="24"/>
                <w:lang w:eastAsia="zh-CN"/>
              </w:rPr>
            </w:pPr>
            <w:r w:rsidRPr="00DE415E">
              <w:rPr>
                <w:rFonts w:cs="Times New Roman"/>
                <w:szCs w:val="24"/>
              </w:rPr>
              <w:t>1.12</w:t>
            </w:r>
          </w:p>
        </w:tc>
        <w:tc>
          <w:tcPr>
            <w:tcW w:w="549" w:type="pct"/>
            <w:noWrap/>
            <w:vAlign w:val="center"/>
            <w:hideMark/>
          </w:tcPr>
          <w:p w14:paraId="772364AE" w14:textId="77777777" w:rsidR="009F63DD" w:rsidRPr="00DE415E" w:rsidRDefault="009F63DD" w:rsidP="000F4FCF">
            <w:pPr>
              <w:jc w:val="center"/>
              <w:rPr>
                <w:rFonts w:cs="Times New Roman"/>
                <w:szCs w:val="24"/>
                <w:lang w:eastAsia="zh-CN"/>
              </w:rPr>
            </w:pPr>
            <w:r w:rsidRPr="00DE415E">
              <w:rPr>
                <w:rFonts w:cs="Times New Roman"/>
                <w:szCs w:val="24"/>
              </w:rPr>
              <w:t>.08</w:t>
            </w:r>
          </w:p>
        </w:tc>
        <w:tc>
          <w:tcPr>
            <w:tcW w:w="492" w:type="pct"/>
            <w:noWrap/>
            <w:vAlign w:val="center"/>
            <w:hideMark/>
          </w:tcPr>
          <w:p w14:paraId="23DA4FF6" w14:textId="77777777" w:rsidR="009F63DD" w:rsidRPr="00DE415E" w:rsidRDefault="009F63DD" w:rsidP="000F4FCF">
            <w:pPr>
              <w:jc w:val="center"/>
              <w:rPr>
                <w:rFonts w:cs="Times New Roman"/>
                <w:szCs w:val="24"/>
                <w:lang w:eastAsia="zh-CN"/>
              </w:rPr>
            </w:pPr>
            <w:r w:rsidRPr="00DE415E">
              <w:rPr>
                <w:rFonts w:cs="Times New Roman"/>
                <w:szCs w:val="24"/>
              </w:rPr>
              <w:t>14.76</w:t>
            </w:r>
          </w:p>
        </w:tc>
        <w:tc>
          <w:tcPr>
            <w:tcW w:w="612" w:type="pct"/>
            <w:noWrap/>
            <w:vAlign w:val="center"/>
            <w:hideMark/>
          </w:tcPr>
          <w:p w14:paraId="093A67D0" w14:textId="77777777" w:rsidR="009F63DD" w:rsidRPr="00DE415E" w:rsidRDefault="009F63DD" w:rsidP="000F4FCF">
            <w:pPr>
              <w:jc w:val="center"/>
              <w:rPr>
                <w:rFonts w:cs="Times New Roman"/>
                <w:szCs w:val="24"/>
                <w:lang w:eastAsia="zh-CN"/>
              </w:rPr>
            </w:pPr>
            <w:r w:rsidRPr="00DE415E">
              <w:rPr>
                <w:rFonts w:cs="Times New Roman"/>
                <w:szCs w:val="24"/>
              </w:rPr>
              <w:t>&lt;.001</w:t>
            </w:r>
          </w:p>
        </w:tc>
        <w:tc>
          <w:tcPr>
            <w:tcW w:w="411" w:type="pct"/>
            <w:noWrap/>
            <w:vAlign w:val="center"/>
            <w:hideMark/>
          </w:tcPr>
          <w:p w14:paraId="20AD4911" w14:textId="77777777" w:rsidR="009F63DD" w:rsidRPr="00DE415E" w:rsidRDefault="009F63DD" w:rsidP="000F4FCF">
            <w:pPr>
              <w:jc w:val="center"/>
              <w:rPr>
                <w:rFonts w:cs="Times New Roman"/>
                <w:szCs w:val="24"/>
                <w:lang w:eastAsia="zh-CN"/>
              </w:rPr>
            </w:pPr>
            <w:r w:rsidRPr="00DE415E">
              <w:rPr>
                <w:rFonts w:cs="Times New Roman"/>
                <w:szCs w:val="24"/>
              </w:rPr>
              <w:t>.87</w:t>
            </w:r>
          </w:p>
        </w:tc>
        <w:tc>
          <w:tcPr>
            <w:tcW w:w="331" w:type="pct"/>
            <w:vAlign w:val="center"/>
          </w:tcPr>
          <w:p w14:paraId="32D8D4FD" w14:textId="77777777" w:rsidR="009F63DD" w:rsidRPr="00DE415E" w:rsidRDefault="009F63DD" w:rsidP="000F4FCF">
            <w:pPr>
              <w:jc w:val="center"/>
              <w:rPr>
                <w:rFonts w:cs="Times New Roman"/>
                <w:szCs w:val="24"/>
                <w:lang w:eastAsia="zh-CN"/>
              </w:rPr>
            </w:pPr>
          </w:p>
        </w:tc>
        <w:tc>
          <w:tcPr>
            <w:tcW w:w="346" w:type="pct"/>
            <w:noWrap/>
            <w:vAlign w:val="center"/>
            <w:hideMark/>
          </w:tcPr>
          <w:p w14:paraId="436FB026" w14:textId="77777777" w:rsidR="009F63DD" w:rsidRPr="00DE415E" w:rsidRDefault="009F63DD" w:rsidP="000F4FCF">
            <w:pPr>
              <w:jc w:val="center"/>
              <w:rPr>
                <w:rFonts w:cs="Times New Roman"/>
                <w:szCs w:val="24"/>
                <w:lang w:eastAsia="zh-CN"/>
              </w:rPr>
            </w:pPr>
          </w:p>
        </w:tc>
        <w:tc>
          <w:tcPr>
            <w:tcW w:w="441" w:type="pct"/>
            <w:noWrap/>
            <w:vAlign w:val="center"/>
            <w:hideMark/>
          </w:tcPr>
          <w:p w14:paraId="2EC56B29" w14:textId="77777777" w:rsidR="009F63DD" w:rsidRPr="00DE415E" w:rsidRDefault="009F63DD" w:rsidP="000F4FCF">
            <w:pPr>
              <w:jc w:val="center"/>
              <w:rPr>
                <w:rFonts w:cs="Times New Roman"/>
                <w:szCs w:val="24"/>
                <w:lang w:eastAsia="zh-CN"/>
              </w:rPr>
            </w:pPr>
          </w:p>
        </w:tc>
      </w:tr>
      <w:tr w:rsidR="009F63DD" w:rsidRPr="00DE415E" w14:paraId="2ACBB6C0" w14:textId="77777777" w:rsidTr="000F4FCF">
        <w:trPr>
          <w:trHeight w:val="315"/>
        </w:trPr>
        <w:tc>
          <w:tcPr>
            <w:tcW w:w="604" w:type="pct"/>
            <w:noWrap/>
            <w:vAlign w:val="center"/>
            <w:hideMark/>
          </w:tcPr>
          <w:p w14:paraId="0FC3727B" w14:textId="77777777" w:rsidR="009F63DD" w:rsidRPr="00DE415E" w:rsidRDefault="009F63DD" w:rsidP="000F4FCF">
            <w:pPr>
              <w:jc w:val="center"/>
              <w:rPr>
                <w:rFonts w:cs="Times New Roman"/>
                <w:szCs w:val="24"/>
                <w:lang w:eastAsia="zh-CN"/>
              </w:rPr>
            </w:pPr>
            <w:r w:rsidRPr="00DE415E">
              <w:rPr>
                <w:rFonts w:cs="Times New Roman"/>
                <w:szCs w:val="24"/>
                <w:lang w:eastAsia="zh-CN"/>
              </w:rPr>
              <w:t>DC</w:t>
            </w:r>
          </w:p>
        </w:tc>
        <w:tc>
          <w:tcPr>
            <w:tcW w:w="523" w:type="pct"/>
            <w:noWrap/>
            <w:vAlign w:val="center"/>
            <w:hideMark/>
          </w:tcPr>
          <w:p w14:paraId="580BA137" w14:textId="77777777" w:rsidR="009F63DD" w:rsidRPr="00DE415E" w:rsidRDefault="009F63DD" w:rsidP="000F4FCF">
            <w:pPr>
              <w:jc w:val="center"/>
              <w:rPr>
                <w:rFonts w:cs="Times New Roman"/>
                <w:szCs w:val="24"/>
                <w:lang w:eastAsia="zh-CN"/>
              </w:rPr>
            </w:pPr>
            <w:r w:rsidRPr="00DE415E">
              <w:rPr>
                <w:rFonts w:cs="Times New Roman"/>
                <w:szCs w:val="24"/>
                <w:lang w:eastAsia="zh-CN"/>
              </w:rPr>
              <w:t>DC1</w:t>
            </w:r>
          </w:p>
        </w:tc>
        <w:tc>
          <w:tcPr>
            <w:tcW w:w="693" w:type="pct"/>
            <w:noWrap/>
            <w:vAlign w:val="center"/>
            <w:hideMark/>
          </w:tcPr>
          <w:p w14:paraId="51348E3A" w14:textId="77777777" w:rsidR="009F63DD" w:rsidRPr="00DE415E" w:rsidRDefault="009F63DD" w:rsidP="000F4FCF">
            <w:pPr>
              <w:jc w:val="center"/>
              <w:rPr>
                <w:rFonts w:cs="Times New Roman"/>
                <w:szCs w:val="24"/>
                <w:lang w:eastAsia="zh-CN"/>
              </w:rPr>
            </w:pPr>
            <w:r w:rsidRPr="00DE415E">
              <w:rPr>
                <w:rFonts w:cs="Times New Roman"/>
                <w:szCs w:val="24"/>
              </w:rPr>
              <w:t>1.00</w:t>
            </w:r>
          </w:p>
        </w:tc>
        <w:tc>
          <w:tcPr>
            <w:tcW w:w="549" w:type="pct"/>
            <w:noWrap/>
            <w:vAlign w:val="center"/>
            <w:hideMark/>
          </w:tcPr>
          <w:p w14:paraId="68411957" w14:textId="77777777" w:rsidR="009F63DD" w:rsidRPr="00DE415E" w:rsidRDefault="009F63DD" w:rsidP="000F4FCF">
            <w:pPr>
              <w:jc w:val="center"/>
              <w:rPr>
                <w:rFonts w:cs="Times New Roman"/>
                <w:szCs w:val="24"/>
                <w:lang w:eastAsia="zh-CN"/>
              </w:rPr>
            </w:pPr>
          </w:p>
        </w:tc>
        <w:tc>
          <w:tcPr>
            <w:tcW w:w="492" w:type="pct"/>
            <w:noWrap/>
            <w:vAlign w:val="center"/>
            <w:hideMark/>
          </w:tcPr>
          <w:p w14:paraId="24760961" w14:textId="77777777" w:rsidR="009F63DD" w:rsidRPr="00DE415E" w:rsidRDefault="009F63DD" w:rsidP="000F4FCF">
            <w:pPr>
              <w:jc w:val="center"/>
              <w:rPr>
                <w:rFonts w:cs="Times New Roman"/>
                <w:szCs w:val="24"/>
                <w:lang w:eastAsia="zh-CN"/>
              </w:rPr>
            </w:pPr>
          </w:p>
        </w:tc>
        <w:tc>
          <w:tcPr>
            <w:tcW w:w="612" w:type="pct"/>
            <w:noWrap/>
            <w:vAlign w:val="center"/>
            <w:hideMark/>
          </w:tcPr>
          <w:p w14:paraId="5F52A1DB" w14:textId="77777777" w:rsidR="009F63DD" w:rsidRPr="00DE415E" w:rsidRDefault="009F63DD" w:rsidP="000F4FCF">
            <w:pPr>
              <w:jc w:val="center"/>
              <w:rPr>
                <w:rFonts w:cs="Times New Roman"/>
                <w:szCs w:val="24"/>
                <w:lang w:eastAsia="zh-CN"/>
              </w:rPr>
            </w:pPr>
          </w:p>
        </w:tc>
        <w:tc>
          <w:tcPr>
            <w:tcW w:w="411" w:type="pct"/>
            <w:noWrap/>
            <w:vAlign w:val="center"/>
            <w:hideMark/>
          </w:tcPr>
          <w:p w14:paraId="001843AD" w14:textId="77777777" w:rsidR="009F63DD" w:rsidRPr="00DE415E" w:rsidRDefault="009F63DD" w:rsidP="000F4FCF">
            <w:pPr>
              <w:jc w:val="center"/>
              <w:rPr>
                <w:rFonts w:cs="Times New Roman"/>
                <w:szCs w:val="24"/>
                <w:lang w:eastAsia="zh-CN"/>
              </w:rPr>
            </w:pPr>
            <w:r w:rsidRPr="00DE415E">
              <w:rPr>
                <w:rFonts w:cs="Times New Roman"/>
                <w:szCs w:val="24"/>
              </w:rPr>
              <w:t>.73</w:t>
            </w:r>
          </w:p>
        </w:tc>
        <w:tc>
          <w:tcPr>
            <w:tcW w:w="331" w:type="pct"/>
            <w:vAlign w:val="center"/>
          </w:tcPr>
          <w:p w14:paraId="3DE8F3A7" w14:textId="77777777" w:rsidR="009F63DD" w:rsidRPr="00DE415E" w:rsidRDefault="009F63DD" w:rsidP="000F4FCF">
            <w:pPr>
              <w:jc w:val="center"/>
              <w:rPr>
                <w:rFonts w:cs="Times New Roman"/>
                <w:szCs w:val="24"/>
                <w:lang w:eastAsia="zh-CN"/>
              </w:rPr>
            </w:pPr>
            <w:r>
              <w:rPr>
                <w:rFonts w:cs="Times New Roman" w:hint="eastAsia"/>
                <w:szCs w:val="24"/>
                <w:lang w:eastAsia="zh-CN"/>
              </w:rPr>
              <w:t>.80</w:t>
            </w:r>
          </w:p>
        </w:tc>
        <w:tc>
          <w:tcPr>
            <w:tcW w:w="346" w:type="pct"/>
            <w:noWrap/>
            <w:vAlign w:val="center"/>
            <w:hideMark/>
          </w:tcPr>
          <w:p w14:paraId="2CD8232A" w14:textId="77777777" w:rsidR="009F63DD" w:rsidRPr="00DE415E" w:rsidRDefault="009F63DD" w:rsidP="000F4FCF">
            <w:pPr>
              <w:jc w:val="center"/>
              <w:rPr>
                <w:rFonts w:cs="Times New Roman"/>
                <w:szCs w:val="24"/>
                <w:lang w:eastAsia="zh-CN"/>
              </w:rPr>
            </w:pPr>
            <w:r w:rsidRPr="00DE415E">
              <w:rPr>
                <w:rFonts w:cs="Times New Roman"/>
                <w:szCs w:val="24"/>
              </w:rPr>
              <w:t>.80</w:t>
            </w:r>
          </w:p>
        </w:tc>
        <w:tc>
          <w:tcPr>
            <w:tcW w:w="441" w:type="pct"/>
            <w:noWrap/>
            <w:vAlign w:val="center"/>
            <w:hideMark/>
          </w:tcPr>
          <w:p w14:paraId="7AC9CD08" w14:textId="77777777" w:rsidR="009F63DD" w:rsidRPr="00DE415E" w:rsidRDefault="009F63DD" w:rsidP="000F4FCF">
            <w:pPr>
              <w:jc w:val="center"/>
              <w:rPr>
                <w:rFonts w:cs="Times New Roman"/>
                <w:szCs w:val="24"/>
                <w:lang w:eastAsia="zh-CN"/>
              </w:rPr>
            </w:pPr>
            <w:r w:rsidRPr="00DE415E">
              <w:rPr>
                <w:rFonts w:cs="Times New Roman"/>
                <w:szCs w:val="24"/>
              </w:rPr>
              <w:t>.57</w:t>
            </w:r>
          </w:p>
        </w:tc>
      </w:tr>
      <w:tr w:rsidR="009F63DD" w:rsidRPr="00DE415E" w14:paraId="5A90A874" w14:textId="77777777" w:rsidTr="000F4FCF">
        <w:trPr>
          <w:trHeight w:val="315"/>
        </w:trPr>
        <w:tc>
          <w:tcPr>
            <w:tcW w:w="604" w:type="pct"/>
            <w:noWrap/>
            <w:vAlign w:val="center"/>
            <w:hideMark/>
          </w:tcPr>
          <w:p w14:paraId="642EAD8D" w14:textId="77777777" w:rsidR="009F63DD" w:rsidRPr="00DE415E" w:rsidRDefault="009F63DD" w:rsidP="000F4FCF">
            <w:pPr>
              <w:jc w:val="center"/>
              <w:rPr>
                <w:rFonts w:cs="Times New Roman"/>
                <w:szCs w:val="24"/>
                <w:lang w:eastAsia="zh-CN"/>
              </w:rPr>
            </w:pPr>
          </w:p>
        </w:tc>
        <w:tc>
          <w:tcPr>
            <w:tcW w:w="523" w:type="pct"/>
            <w:noWrap/>
            <w:vAlign w:val="center"/>
            <w:hideMark/>
          </w:tcPr>
          <w:p w14:paraId="6DC4F733" w14:textId="77777777" w:rsidR="009F63DD" w:rsidRPr="00DE415E" w:rsidRDefault="009F63DD" w:rsidP="000F4FCF">
            <w:pPr>
              <w:jc w:val="center"/>
              <w:rPr>
                <w:rFonts w:cs="Times New Roman"/>
                <w:szCs w:val="24"/>
                <w:lang w:eastAsia="zh-CN"/>
              </w:rPr>
            </w:pPr>
            <w:r w:rsidRPr="00DE415E">
              <w:rPr>
                <w:rFonts w:cs="Times New Roman"/>
                <w:szCs w:val="24"/>
                <w:lang w:eastAsia="zh-CN"/>
              </w:rPr>
              <w:t>DC2</w:t>
            </w:r>
          </w:p>
        </w:tc>
        <w:tc>
          <w:tcPr>
            <w:tcW w:w="693" w:type="pct"/>
            <w:noWrap/>
            <w:vAlign w:val="center"/>
            <w:hideMark/>
          </w:tcPr>
          <w:p w14:paraId="384C5ED5" w14:textId="77777777" w:rsidR="009F63DD" w:rsidRPr="00DE415E" w:rsidRDefault="009F63DD" w:rsidP="000F4FCF">
            <w:pPr>
              <w:jc w:val="center"/>
              <w:rPr>
                <w:rFonts w:cs="Times New Roman"/>
                <w:szCs w:val="24"/>
                <w:lang w:eastAsia="zh-CN"/>
              </w:rPr>
            </w:pPr>
            <w:r w:rsidRPr="00DE415E">
              <w:rPr>
                <w:rFonts w:cs="Times New Roman"/>
                <w:szCs w:val="24"/>
              </w:rPr>
              <w:t>1.11</w:t>
            </w:r>
          </w:p>
        </w:tc>
        <w:tc>
          <w:tcPr>
            <w:tcW w:w="549" w:type="pct"/>
            <w:noWrap/>
            <w:vAlign w:val="center"/>
            <w:hideMark/>
          </w:tcPr>
          <w:p w14:paraId="64DEDC3B" w14:textId="77777777" w:rsidR="009F63DD" w:rsidRPr="00DE415E" w:rsidRDefault="009F63DD" w:rsidP="000F4FCF">
            <w:pPr>
              <w:jc w:val="center"/>
              <w:rPr>
                <w:rFonts w:cs="Times New Roman"/>
                <w:szCs w:val="24"/>
                <w:lang w:eastAsia="zh-CN"/>
              </w:rPr>
            </w:pPr>
            <w:r w:rsidRPr="00DE415E">
              <w:rPr>
                <w:rFonts w:cs="Times New Roman"/>
                <w:szCs w:val="24"/>
              </w:rPr>
              <w:t>.12</w:t>
            </w:r>
          </w:p>
        </w:tc>
        <w:tc>
          <w:tcPr>
            <w:tcW w:w="492" w:type="pct"/>
            <w:noWrap/>
            <w:vAlign w:val="center"/>
            <w:hideMark/>
          </w:tcPr>
          <w:p w14:paraId="54B3AEE1" w14:textId="77777777" w:rsidR="009F63DD" w:rsidRPr="00DE415E" w:rsidRDefault="009F63DD" w:rsidP="000F4FCF">
            <w:pPr>
              <w:jc w:val="center"/>
              <w:rPr>
                <w:rFonts w:cs="Times New Roman"/>
                <w:szCs w:val="24"/>
                <w:lang w:eastAsia="zh-CN"/>
              </w:rPr>
            </w:pPr>
            <w:r w:rsidRPr="00DE415E">
              <w:rPr>
                <w:rFonts w:cs="Times New Roman"/>
                <w:szCs w:val="24"/>
              </w:rPr>
              <w:t>9.27</w:t>
            </w:r>
          </w:p>
        </w:tc>
        <w:tc>
          <w:tcPr>
            <w:tcW w:w="612" w:type="pct"/>
            <w:noWrap/>
            <w:vAlign w:val="center"/>
            <w:hideMark/>
          </w:tcPr>
          <w:p w14:paraId="0C48D9B7" w14:textId="77777777" w:rsidR="009F63DD" w:rsidRPr="00DE415E" w:rsidRDefault="009F63DD" w:rsidP="000F4FCF">
            <w:pPr>
              <w:jc w:val="center"/>
              <w:rPr>
                <w:rFonts w:cs="Times New Roman"/>
                <w:szCs w:val="24"/>
                <w:lang w:eastAsia="zh-CN"/>
              </w:rPr>
            </w:pPr>
            <w:r w:rsidRPr="00DE415E">
              <w:rPr>
                <w:rFonts w:cs="Times New Roman"/>
                <w:szCs w:val="24"/>
              </w:rPr>
              <w:t>&lt;.001</w:t>
            </w:r>
          </w:p>
        </w:tc>
        <w:tc>
          <w:tcPr>
            <w:tcW w:w="411" w:type="pct"/>
            <w:noWrap/>
            <w:vAlign w:val="center"/>
            <w:hideMark/>
          </w:tcPr>
          <w:p w14:paraId="61D4EB24" w14:textId="77777777" w:rsidR="009F63DD" w:rsidRPr="00DE415E" w:rsidRDefault="009F63DD" w:rsidP="000F4FCF">
            <w:pPr>
              <w:jc w:val="center"/>
              <w:rPr>
                <w:rFonts w:cs="Times New Roman"/>
                <w:szCs w:val="24"/>
                <w:lang w:eastAsia="zh-CN"/>
              </w:rPr>
            </w:pPr>
            <w:r w:rsidRPr="00DE415E">
              <w:rPr>
                <w:rFonts w:cs="Times New Roman"/>
                <w:szCs w:val="24"/>
              </w:rPr>
              <w:t>.76</w:t>
            </w:r>
          </w:p>
        </w:tc>
        <w:tc>
          <w:tcPr>
            <w:tcW w:w="331" w:type="pct"/>
            <w:vAlign w:val="center"/>
          </w:tcPr>
          <w:p w14:paraId="404D9D9E" w14:textId="77777777" w:rsidR="009F63DD" w:rsidRPr="00DE415E" w:rsidRDefault="009F63DD" w:rsidP="000F4FCF">
            <w:pPr>
              <w:jc w:val="center"/>
              <w:rPr>
                <w:rFonts w:cs="Times New Roman"/>
                <w:szCs w:val="24"/>
                <w:lang w:eastAsia="zh-CN"/>
              </w:rPr>
            </w:pPr>
          </w:p>
        </w:tc>
        <w:tc>
          <w:tcPr>
            <w:tcW w:w="346" w:type="pct"/>
            <w:noWrap/>
            <w:vAlign w:val="center"/>
            <w:hideMark/>
          </w:tcPr>
          <w:p w14:paraId="7CA4928F" w14:textId="77777777" w:rsidR="009F63DD" w:rsidRPr="00DE415E" w:rsidRDefault="009F63DD" w:rsidP="000F4FCF">
            <w:pPr>
              <w:jc w:val="center"/>
              <w:rPr>
                <w:rFonts w:cs="Times New Roman"/>
                <w:szCs w:val="24"/>
                <w:lang w:eastAsia="zh-CN"/>
              </w:rPr>
            </w:pPr>
          </w:p>
        </w:tc>
        <w:tc>
          <w:tcPr>
            <w:tcW w:w="441" w:type="pct"/>
            <w:noWrap/>
            <w:vAlign w:val="center"/>
            <w:hideMark/>
          </w:tcPr>
          <w:p w14:paraId="509761D2" w14:textId="77777777" w:rsidR="009F63DD" w:rsidRPr="00DE415E" w:rsidRDefault="009F63DD" w:rsidP="000F4FCF">
            <w:pPr>
              <w:jc w:val="center"/>
              <w:rPr>
                <w:rFonts w:cs="Times New Roman"/>
                <w:szCs w:val="24"/>
                <w:lang w:eastAsia="zh-CN"/>
              </w:rPr>
            </w:pPr>
          </w:p>
        </w:tc>
      </w:tr>
      <w:tr w:rsidR="009F63DD" w:rsidRPr="00DE415E" w14:paraId="27E5A928" w14:textId="77777777" w:rsidTr="000F4FCF">
        <w:trPr>
          <w:trHeight w:val="315"/>
        </w:trPr>
        <w:tc>
          <w:tcPr>
            <w:tcW w:w="604" w:type="pct"/>
            <w:tcBorders>
              <w:bottom w:val="single" w:sz="12" w:space="0" w:color="auto"/>
            </w:tcBorders>
            <w:noWrap/>
            <w:vAlign w:val="center"/>
            <w:hideMark/>
          </w:tcPr>
          <w:p w14:paraId="7A9B4AF2" w14:textId="77777777" w:rsidR="009F63DD" w:rsidRPr="00DE415E" w:rsidRDefault="009F63DD" w:rsidP="000F4FCF">
            <w:pPr>
              <w:jc w:val="center"/>
              <w:rPr>
                <w:rFonts w:cs="Times New Roman"/>
                <w:szCs w:val="24"/>
                <w:lang w:eastAsia="zh-CN"/>
              </w:rPr>
            </w:pPr>
          </w:p>
        </w:tc>
        <w:tc>
          <w:tcPr>
            <w:tcW w:w="523" w:type="pct"/>
            <w:tcBorders>
              <w:bottom w:val="single" w:sz="12" w:space="0" w:color="auto"/>
            </w:tcBorders>
            <w:noWrap/>
            <w:vAlign w:val="center"/>
            <w:hideMark/>
          </w:tcPr>
          <w:p w14:paraId="329719D4" w14:textId="77777777" w:rsidR="009F63DD" w:rsidRPr="00DE415E" w:rsidRDefault="009F63DD" w:rsidP="000F4FCF">
            <w:pPr>
              <w:jc w:val="center"/>
              <w:rPr>
                <w:rFonts w:cs="Times New Roman"/>
                <w:szCs w:val="24"/>
                <w:lang w:eastAsia="zh-CN"/>
              </w:rPr>
            </w:pPr>
            <w:r w:rsidRPr="00DE415E">
              <w:rPr>
                <w:rFonts w:cs="Times New Roman"/>
                <w:szCs w:val="24"/>
                <w:lang w:eastAsia="zh-CN"/>
              </w:rPr>
              <w:t>DC3</w:t>
            </w:r>
          </w:p>
        </w:tc>
        <w:tc>
          <w:tcPr>
            <w:tcW w:w="693" w:type="pct"/>
            <w:tcBorders>
              <w:bottom w:val="single" w:sz="12" w:space="0" w:color="auto"/>
            </w:tcBorders>
            <w:noWrap/>
            <w:vAlign w:val="center"/>
            <w:hideMark/>
          </w:tcPr>
          <w:p w14:paraId="69C6B3DA" w14:textId="77777777" w:rsidR="009F63DD" w:rsidRPr="00DE415E" w:rsidRDefault="009F63DD" w:rsidP="000F4FCF">
            <w:pPr>
              <w:jc w:val="center"/>
              <w:rPr>
                <w:rFonts w:cs="Times New Roman"/>
                <w:szCs w:val="24"/>
                <w:lang w:eastAsia="zh-CN"/>
              </w:rPr>
            </w:pPr>
            <w:r w:rsidRPr="00DE415E">
              <w:rPr>
                <w:rFonts w:cs="Times New Roman"/>
                <w:szCs w:val="24"/>
              </w:rPr>
              <w:t>1.09</w:t>
            </w:r>
          </w:p>
        </w:tc>
        <w:tc>
          <w:tcPr>
            <w:tcW w:w="549" w:type="pct"/>
            <w:tcBorders>
              <w:bottom w:val="single" w:sz="12" w:space="0" w:color="auto"/>
            </w:tcBorders>
            <w:noWrap/>
            <w:vAlign w:val="center"/>
            <w:hideMark/>
          </w:tcPr>
          <w:p w14:paraId="06EEAA3C" w14:textId="77777777" w:rsidR="009F63DD" w:rsidRPr="00DE415E" w:rsidRDefault="009F63DD" w:rsidP="000F4FCF">
            <w:pPr>
              <w:jc w:val="center"/>
              <w:rPr>
                <w:rFonts w:cs="Times New Roman"/>
                <w:szCs w:val="24"/>
                <w:lang w:eastAsia="zh-CN"/>
              </w:rPr>
            </w:pPr>
            <w:r w:rsidRPr="00DE415E">
              <w:rPr>
                <w:rFonts w:cs="Times New Roman"/>
                <w:szCs w:val="24"/>
              </w:rPr>
              <w:t>.12</w:t>
            </w:r>
          </w:p>
        </w:tc>
        <w:tc>
          <w:tcPr>
            <w:tcW w:w="492" w:type="pct"/>
            <w:tcBorders>
              <w:bottom w:val="single" w:sz="12" w:space="0" w:color="auto"/>
            </w:tcBorders>
            <w:noWrap/>
            <w:vAlign w:val="center"/>
            <w:hideMark/>
          </w:tcPr>
          <w:p w14:paraId="0D0572D4" w14:textId="77777777" w:rsidR="009F63DD" w:rsidRPr="00DE415E" w:rsidRDefault="009F63DD" w:rsidP="000F4FCF">
            <w:pPr>
              <w:jc w:val="center"/>
              <w:rPr>
                <w:rFonts w:cs="Times New Roman"/>
                <w:szCs w:val="24"/>
                <w:lang w:eastAsia="zh-CN"/>
              </w:rPr>
            </w:pPr>
            <w:r w:rsidRPr="00DE415E">
              <w:rPr>
                <w:rFonts w:cs="Times New Roman"/>
                <w:szCs w:val="24"/>
              </w:rPr>
              <w:t>9.35</w:t>
            </w:r>
          </w:p>
        </w:tc>
        <w:tc>
          <w:tcPr>
            <w:tcW w:w="612" w:type="pct"/>
            <w:tcBorders>
              <w:bottom w:val="single" w:sz="12" w:space="0" w:color="auto"/>
            </w:tcBorders>
            <w:noWrap/>
            <w:vAlign w:val="center"/>
            <w:hideMark/>
          </w:tcPr>
          <w:p w14:paraId="2512D6E1" w14:textId="77777777" w:rsidR="009F63DD" w:rsidRPr="00DE415E" w:rsidRDefault="009F63DD" w:rsidP="000F4FCF">
            <w:pPr>
              <w:jc w:val="center"/>
              <w:rPr>
                <w:rFonts w:cs="Times New Roman"/>
                <w:szCs w:val="24"/>
                <w:lang w:eastAsia="zh-CN"/>
              </w:rPr>
            </w:pPr>
            <w:r w:rsidRPr="00DE415E">
              <w:rPr>
                <w:rFonts w:cs="Times New Roman"/>
                <w:szCs w:val="24"/>
              </w:rPr>
              <w:t>&lt;.001</w:t>
            </w:r>
          </w:p>
        </w:tc>
        <w:tc>
          <w:tcPr>
            <w:tcW w:w="411" w:type="pct"/>
            <w:tcBorders>
              <w:bottom w:val="single" w:sz="12" w:space="0" w:color="auto"/>
            </w:tcBorders>
            <w:noWrap/>
            <w:vAlign w:val="center"/>
            <w:hideMark/>
          </w:tcPr>
          <w:p w14:paraId="5ECA417D" w14:textId="77777777" w:rsidR="009F63DD" w:rsidRPr="00DE415E" w:rsidRDefault="009F63DD" w:rsidP="000F4FCF">
            <w:pPr>
              <w:jc w:val="center"/>
              <w:rPr>
                <w:rFonts w:cs="Times New Roman"/>
                <w:szCs w:val="24"/>
                <w:lang w:eastAsia="zh-CN"/>
              </w:rPr>
            </w:pPr>
            <w:r w:rsidRPr="00DE415E">
              <w:rPr>
                <w:rFonts w:cs="Times New Roman"/>
                <w:szCs w:val="24"/>
              </w:rPr>
              <w:t>.77</w:t>
            </w:r>
          </w:p>
        </w:tc>
        <w:tc>
          <w:tcPr>
            <w:tcW w:w="331" w:type="pct"/>
            <w:tcBorders>
              <w:bottom w:val="single" w:sz="12" w:space="0" w:color="auto"/>
            </w:tcBorders>
            <w:vAlign w:val="center"/>
          </w:tcPr>
          <w:p w14:paraId="103F4AC1" w14:textId="77777777" w:rsidR="009F63DD" w:rsidRPr="00DE415E" w:rsidRDefault="009F63DD" w:rsidP="000F4FCF">
            <w:pPr>
              <w:jc w:val="center"/>
              <w:rPr>
                <w:rFonts w:cs="Times New Roman"/>
                <w:szCs w:val="24"/>
                <w:lang w:eastAsia="zh-CN"/>
              </w:rPr>
            </w:pPr>
          </w:p>
        </w:tc>
        <w:tc>
          <w:tcPr>
            <w:tcW w:w="346" w:type="pct"/>
            <w:tcBorders>
              <w:bottom w:val="single" w:sz="12" w:space="0" w:color="auto"/>
            </w:tcBorders>
            <w:noWrap/>
            <w:vAlign w:val="center"/>
            <w:hideMark/>
          </w:tcPr>
          <w:p w14:paraId="672388A1" w14:textId="77777777" w:rsidR="009F63DD" w:rsidRPr="00DE415E" w:rsidRDefault="009F63DD" w:rsidP="000F4FCF">
            <w:pPr>
              <w:jc w:val="center"/>
              <w:rPr>
                <w:rFonts w:cs="Times New Roman"/>
                <w:szCs w:val="24"/>
                <w:lang w:eastAsia="zh-CN"/>
              </w:rPr>
            </w:pPr>
          </w:p>
        </w:tc>
        <w:tc>
          <w:tcPr>
            <w:tcW w:w="441" w:type="pct"/>
            <w:tcBorders>
              <w:bottom w:val="single" w:sz="12" w:space="0" w:color="auto"/>
            </w:tcBorders>
            <w:noWrap/>
            <w:vAlign w:val="center"/>
            <w:hideMark/>
          </w:tcPr>
          <w:p w14:paraId="593D835F" w14:textId="77777777" w:rsidR="009F63DD" w:rsidRPr="00DE415E" w:rsidRDefault="009F63DD" w:rsidP="000F4FCF">
            <w:pPr>
              <w:jc w:val="center"/>
              <w:rPr>
                <w:rFonts w:cs="Times New Roman"/>
                <w:szCs w:val="24"/>
                <w:lang w:eastAsia="zh-CN"/>
              </w:rPr>
            </w:pPr>
          </w:p>
        </w:tc>
      </w:tr>
    </w:tbl>
    <w:p w14:paraId="00B374DF" w14:textId="31ACA610" w:rsidR="009F63DD" w:rsidRPr="009F63DD" w:rsidRDefault="009F63DD" w:rsidP="007B1020">
      <w:pPr>
        <w:ind w:firstLine="480"/>
        <w:rPr>
          <w:lang w:eastAsia="zh-CN"/>
        </w:rPr>
      </w:pPr>
      <w:r w:rsidRPr="00727B85">
        <w:rPr>
          <w:rFonts w:cs="Times New Roman" w:hint="eastAsia"/>
          <w:iCs/>
          <w:lang w:eastAsia="zh-CN"/>
        </w:rPr>
        <w:t>注：</w:t>
      </w:r>
      <w:r>
        <w:rPr>
          <w:rFonts w:hint="eastAsia"/>
          <w:lang w:eastAsia="zh-CN"/>
        </w:rPr>
        <w:t>N = 218</w:t>
      </w:r>
      <w:r>
        <w:rPr>
          <w:rFonts w:hint="eastAsia"/>
          <w:lang w:eastAsia="zh-CN"/>
        </w:rPr>
        <w:t>。</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 xml:space="preserve">SCD </w:t>
      </w:r>
      <w:r w:rsidRPr="00727B85">
        <w:rPr>
          <w:rFonts w:cs="Times New Roman"/>
          <w:iCs/>
          <w:lang w:eastAsia="zh-CN"/>
        </w:rPr>
        <w:t>社会比较方向</w:t>
      </w:r>
      <w:r>
        <w:rPr>
          <w:rFonts w:cs="Times New Roman"/>
          <w:iCs/>
          <w:lang w:eastAsia="zh-CN"/>
        </w:rPr>
        <w:t>，</w:t>
      </w:r>
      <w:r w:rsidRPr="00727B85">
        <w:rPr>
          <w:rFonts w:cs="Times New Roman"/>
          <w:iCs/>
          <w:lang w:eastAsia="zh-CN"/>
        </w:rPr>
        <w:t>USC</w:t>
      </w:r>
      <w:r w:rsidRPr="00727B85">
        <w:rPr>
          <w:rFonts w:cs="Times New Roman"/>
          <w:iCs/>
          <w:lang w:eastAsia="zh-CN"/>
        </w:rPr>
        <w:t>向上社会比较</w:t>
      </w:r>
      <w:r>
        <w:rPr>
          <w:rFonts w:cs="Times New Roman"/>
          <w:iCs/>
          <w:lang w:eastAsia="zh-CN"/>
        </w:rPr>
        <w:t>，</w:t>
      </w:r>
      <w:r w:rsidRPr="00727B85">
        <w:rPr>
          <w:rFonts w:cs="Times New Roman"/>
          <w:iCs/>
          <w:lang w:eastAsia="zh-CN"/>
        </w:rPr>
        <w:t xml:space="preserve">DSC </w:t>
      </w:r>
      <w:r w:rsidRPr="00727B85">
        <w:rPr>
          <w:rFonts w:cs="Times New Roman"/>
          <w:iCs/>
          <w:lang w:eastAsia="zh-CN"/>
        </w:rPr>
        <w:t>向下社会比较</w:t>
      </w:r>
      <w:r>
        <w:rPr>
          <w:rFonts w:cs="Times New Roman"/>
          <w:iCs/>
          <w:lang w:eastAsia="zh-CN"/>
        </w:rPr>
        <w:t>，</w:t>
      </w:r>
      <w:r w:rsidRPr="00727B85">
        <w:rPr>
          <w:rFonts w:cs="Times New Roman"/>
          <w:iCs/>
          <w:lang w:eastAsia="zh-CN"/>
        </w:rPr>
        <w:t>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60EB96B1" w14:textId="77777777" w:rsidR="00E82DAE" w:rsidRPr="006825BC" w:rsidRDefault="00E82DAE" w:rsidP="008A5E92">
      <w:pPr>
        <w:pStyle w:val="4"/>
        <w:spacing w:before="180" w:after="180"/>
        <w:rPr>
          <w:lang w:eastAsia="zh-CN"/>
        </w:rPr>
      </w:pPr>
      <w:r w:rsidRPr="005C1037">
        <w:rPr>
          <w:lang w:eastAsia="zh-CN"/>
        </w:rPr>
        <w:t>区别效度</w:t>
      </w:r>
    </w:p>
    <w:p w14:paraId="4900DEF7" w14:textId="77777777" w:rsidR="00E82DAE" w:rsidRDefault="00E82DAE" w:rsidP="00E82DAE">
      <w:pPr>
        <w:widowControl/>
        <w:ind w:firstLine="480"/>
        <w:rPr>
          <w:lang w:eastAsia="zh-CN"/>
        </w:rPr>
      </w:pPr>
      <w:r w:rsidRPr="004E614C">
        <w:rPr>
          <w:lang w:eastAsia="zh-CN"/>
        </w:rPr>
        <w:t>如果潜变量自身的收敛效度大于潜变量之间的相关系数，则说明潜变量之间具有区别效度</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lang w:eastAsia="zh-CN"/>
        </w:rPr>
        <w:fldChar w:fldCharType="separate"/>
      </w:r>
      <w:r w:rsidRPr="004E614C">
        <w:rPr>
          <w:noProof/>
          <w:lang w:eastAsia="zh-CN"/>
        </w:rPr>
        <w:t>(Fornell &amp; Larcker, 1981)</w:t>
      </w:r>
      <w:r w:rsidRPr="004E614C">
        <w:rPr>
          <w:lang w:eastAsia="zh-CN"/>
        </w:rPr>
        <w:fldChar w:fldCharType="end"/>
      </w:r>
      <w:r>
        <w:rPr>
          <w:rFonts w:hint="eastAsia"/>
          <w:lang w:eastAsia="zh-CN"/>
        </w:rPr>
        <w:t>。</w:t>
      </w:r>
      <w:r w:rsidRPr="004E614C">
        <w:rPr>
          <w:rFonts w:hint="eastAsia"/>
          <w:lang w:eastAsia="zh-CN"/>
        </w:rPr>
        <w:t>正如表</w:t>
      </w:r>
      <w:r>
        <w:rPr>
          <w:lang w:eastAsia="zh-CN"/>
        </w:rPr>
        <w:t>3.3</w:t>
      </w:r>
      <w:r w:rsidRPr="004E614C">
        <w:rPr>
          <w:rFonts w:hint="eastAsia"/>
          <w:lang w:eastAsia="zh-CN"/>
        </w:rPr>
        <w:t>所示，</w:t>
      </w:r>
      <w:r>
        <w:rPr>
          <w:rFonts w:hint="eastAsia"/>
          <w:lang w:eastAsia="zh-CN"/>
        </w:rPr>
        <w:t>几乎所有量表都通过了区别效度的检验。只有</w:t>
      </w:r>
      <w:r w:rsidRPr="004E614C">
        <w:rPr>
          <w:rFonts w:hint="eastAsia"/>
          <w:lang w:eastAsia="zh-CN"/>
        </w:rPr>
        <w:t>相对剥夺感</w:t>
      </w:r>
      <w:r>
        <w:rPr>
          <w:rFonts w:hint="eastAsia"/>
          <w:lang w:eastAsia="zh-CN"/>
        </w:rPr>
        <w:t>量表</w:t>
      </w:r>
      <w:r w:rsidRPr="004E614C">
        <w:rPr>
          <w:rFonts w:hint="eastAsia"/>
          <w:lang w:eastAsia="zh-CN"/>
        </w:rPr>
        <w:t>的区别效度不足，</w:t>
      </w:r>
      <w:r>
        <w:rPr>
          <w:rFonts w:hint="eastAsia"/>
          <w:lang w:eastAsia="zh-CN"/>
        </w:rPr>
        <w:t>其平均方差萃取量的平方根小于其与向上对比之间的相关系数。</w:t>
      </w:r>
      <w:r w:rsidRPr="004E614C">
        <w:rPr>
          <w:rFonts w:hint="eastAsia"/>
          <w:lang w:eastAsia="zh-CN"/>
        </w:rPr>
        <w:t>这可能是因为其反向计分题的因子载荷过低</w:t>
      </w:r>
      <w:r>
        <w:rPr>
          <w:rFonts w:hint="eastAsia"/>
          <w:lang w:eastAsia="zh-CN"/>
        </w:rPr>
        <w:t>，而平均方差萃取量的计算又依赖于标准化因子载荷。</w:t>
      </w:r>
    </w:p>
    <w:p w14:paraId="35F2CB63" w14:textId="11A14349" w:rsidR="009F63DD" w:rsidRPr="004E614C" w:rsidRDefault="009F63DD" w:rsidP="009F63DD">
      <w:pPr>
        <w:pStyle w:val="af3"/>
      </w:pPr>
      <w:r w:rsidRPr="004E614C">
        <w:rPr>
          <w:rFonts w:hint="eastAsia"/>
        </w:rPr>
        <w:t>表</w:t>
      </w:r>
      <w:r>
        <w:t>3.</w:t>
      </w:r>
      <w:r w:rsidR="008F26B2">
        <w:rPr>
          <w:rFonts w:hint="eastAsia"/>
        </w:rPr>
        <w:t>2</w:t>
      </w:r>
      <w:r w:rsidRPr="004E614C">
        <w:t xml:space="preserve"> </w:t>
      </w:r>
      <w:r>
        <w:rPr>
          <w:rFonts w:hint="eastAsia"/>
        </w:rPr>
        <w:t>潜变量相关矩阵</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9F63DD" w:rsidRPr="006B6C9C" w14:paraId="3E9024C7" w14:textId="77777777" w:rsidTr="000F4FCF">
        <w:trPr>
          <w:trHeight w:val="315"/>
          <w:tblHeader/>
        </w:trPr>
        <w:tc>
          <w:tcPr>
            <w:tcW w:w="547" w:type="pct"/>
            <w:tcBorders>
              <w:top w:val="single" w:sz="12" w:space="0" w:color="auto"/>
              <w:bottom w:val="single" w:sz="4" w:space="0" w:color="auto"/>
            </w:tcBorders>
            <w:noWrap/>
            <w:vAlign w:val="center"/>
            <w:hideMark/>
          </w:tcPr>
          <w:p w14:paraId="3E71625E" w14:textId="77777777" w:rsidR="009F63DD" w:rsidRPr="006B6C9C" w:rsidRDefault="009F63DD" w:rsidP="000F4FCF">
            <w:pPr>
              <w:jc w:val="center"/>
              <w:rPr>
                <w:lang w:eastAsia="zh-CN"/>
              </w:rPr>
            </w:pPr>
          </w:p>
        </w:tc>
        <w:tc>
          <w:tcPr>
            <w:tcW w:w="573" w:type="pct"/>
            <w:tcBorders>
              <w:top w:val="single" w:sz="12" w:space="0" w:color="auto"/>
              <w:bottom w:val="single" w:sz="4" w:space="0" w:color="auto"/>
            </w:tcBorders>
            <w:noWrap/>
            <w:vAlign w:val="center"/>
            <w:hideMark/>
          </w:tcPr>
          <w:p w14:paraId="1ED77BFA" w14:textId="77777777" w:rsidR="009F63DD" w:rsidRPr="006B6C9C" w:rsidRDefault="009F63DD" w:rsidP="000F4FCF">
            <w:pPr>
              <w:jc w:val="center"/>
              <w:rPr>
                <w:lang w:eastAsia="zh-CN"/>
              </w:rPr>
            </w:pPr>
            <w:r w:rsidRPr="006B6C9C">
              <w:rPr>
                <w:rFonts w:hint="eastAsia"/>
                <w:lang w:eastAsia="zh-CN"/>
              </w:rPr>
              <w:t>SCO</w:t>
            </w:r>
          </w:p>
        </w:tc>
        <w:tc>
          <w:tcPr>
            <w:tcW w:w="573" w:type="pct"/>
            <w:tcBorders>
              <w:top w:val="single" w:sz="12" w:space="0" w:color="auto"/>
              <w:bottom w:val="single" w:sz="4" w:space="0" w:color="auto"/>
            </w:tcBorders>
            <w:noWrap/>
            <w:vAlign w:val="center"/>
            <w:hideMark/>
          </w:tcPr>
          <w:p w14:paraId="4BBBF8C4" w14:textId="77777777" w:rsidR="009F63DD" w:rsidRPr="006B6C9C" w:rsidRDefault="009F63DD" w:rsidP="000F4FCF">
            <w:pPr>
              <w:jc w:val="center"/>
              <w:rPr>
                <w:lang w:eastAsia="zh-CN"/>
              </w:rPr>
            </w:pPr>
            <w:r w:rsidRPr="006B6C9C">
              <w:rPr>
                <w:rFonts w:hint="eastAsia"/>
                <w:lang w:eastAsia="zh-CN"/>
              </w:rPr>
              <w:t>RD</w:t>
            </w:r>
          </w:p>
        </w:tc>
        <w:tc>
          <w:tcPr>
            <w:tcW w:w="573" w:type="pct"/>
            <w:tcBorders>
              <w:top w:val="single" w:sz="12" w:space="0" w:color="auto"/>
              <w:bottom w:val="single" w:sz="4" w:space="0" w:color="auto"/>
            </w:tcBorders>
            <w:noWrap/>
            <w:vAlign w:val="center"/>
            <w:hideMark/>
          </w:tcPr>
          <w:p w14:paraId="054353F8" w14:textId="77777777" w:rsidR="009F63DD" w:rsidRPr="006B6C9C" w:rsidRDefault="009F63DD" w:rsidP="000F4FCF">
            <w:pPr>
              <w:jc w:val="center"/>
              <w:rPr>
                <w:lang w:eastAsia="zh-CN"/>
              </w:rPr>
            </w:pPr>
            <w:r w:rsidRPr="006B6C9C">
              <w:rPr>
                <w:rFonts w:hint="eastAsia"/>
                <w:lang w:eastAsia="zh-CN"/>
              </w:rPr>
              <w:t>POS</w:t>
            </w:r>
          </w:p>
        </w:tc>
        <w:tc>
          <w:tcPr>
            <w:tcW w:w="530" w:type="pct"/>
            <w:tcBorders>
              <w:top w:val="single" w:sz="12" w:space="0" w:color="auto"/>
              <w:bottom w:val="single" w:sz="4" w:space="0" w:color="auto"/>
            </w:tcBorders>
            <w:noWrap/>
            <w:vAlign w:val="center"/>
            <w:hideMark/>
          </w:tcPr>
          <w:p w14:paraId="02F8FFA1" w14:textId="77777777" w:rsidR="009F63DD" w:rsidRPr="006B6C9C" w:rsidRDefault="009F63DD" w:rsidP="000F4FCF">
            <w:pPr>
              <w:jc w:val="center"/>
              <w:rPr>
                <w:lang w:eastAsia="zh-CN"/>
              </w:rPr>
            </w:pPr>
            <w:r w:rsidRPr="006B6C9C">
              <w:rPr>
                <w:rFonts w:hint="eastAsia"/>
                <w:lang w:eastAsia="zh-CN"/>
              </w:rPr>
              <w:t>LS</w:t>
            </w:r>
          </w:p>
        </w:tc>
        <w:tc>
          <w:tcPr>
            <w:tcW w:w="530" w:type="pct"/>
            <w:tcBorders>
              <w:top w:val="single" w:sz="12" w:space="0" w:color="auto"/>
              <w:bottom w:val="single" w:sz="4" w:space="0" w:color="auto"/>
            </w:tcBorders>
            <w:noWrap/>
            <w:vAlign w:val="center"/>
            <w:hideMark/>
          </w:tcPr>
          <w:p w14:paraId="25736F40" w14:textId="77777777" w:rsidR="009F63DD" w:rsidRPr="006B6C9C" w:rsidRDefault="009F63DD" w:rsidP="000F4FCF">
            <w:pPr>
              <w:jc w:val="center"/>
              <w:rPr>
                <w:lang w:eastAsia="zh-CN"/>
              </w:rPr>
            </w:pPr>
            <w:r w:rsidRPr="006B6C9C">
              <w:rPr>
                <w:rFonts w:hint="eastAsia"/>
                <w:lang w:eastAsia="zh-CN"/>
              </w:rPr>
              <w:t>UI</w:t>
            </w:r>
          </w:p>
        </w:tc>
        <w:tc>
          <w:tcPr>
            <w:tcW w:w="573" w:type="pct"/>
            <w:tcBorders>
              <w:top w:val="single" w:sz="12" w:space="0" w:color="auto"/>
              <w:bottom w:val="single" w:sz="4" w:space="0" w:color="auto"/>
            </w:tcBorders>
            <w:noWrap/>
            <w:vAlign w:val="center"/>
            <w:hideMark/>
          </w:tcPr>
          <w:p w14:paraId="587FA0B9" w14:textId="77777777" w:rsidR="009F63DD" w:rsidRPr="006B6C9C" w:rsidRDefault="009F63DD" w:rsidP="000F4FCF">
            <w:pPr>
              <w:jc w:val="center"/>
              <w:rPr>
                <w:lang w:eastAsia="zh-CN"/>
              </w:rPr>
            </w:pPr>
            <w:r w:rsidRPr="006B6C9C">
              <w:rPr>
                <w:rFonts w:hint="eastAsia"/>
                <w:lang w:eastAsia="zh-CN"/>
              </w:rPr>
              <w:t>UC</w:t>
            </w:r>
          </w:p>
        </w:tc>
        <w:tc>
          <w:tcPr>
            <w:tcW w:w="530" w:type="pct"/>
            <w:tcBorders>
              <w:top w:val="single" w:sz="12" w:space="0" w:color="auto"/>
              <w:bottom w:val="single" w:sz="4" w:space="0" w:color="auto"/>
            </w:tcBorders>
            <w:noWrap/>
            <w:vAlign w:val="center"/>
            <w:hideMark/>
          </w:tcPr>
          <w:p w14:paraId="3345CC13" w14:textId="77777777" w:rsidR="009F63DD" w:rsidRPr="006B6C9C" w:rsidRDefault="009F63DD" w:rsidP="000F4FCF">
            <w:pPr>
              <w:jc w:val="center"/>
              <w:rPr>
                <w:lang w:eastAsia="zh-CN"/>
              </w:rPr>
            </w:pPr>
            <w:r w:rsidRPr="006B6C9C">
              <w:rPr>
                <w:rFonts w:hint="eastAsia"/>
                <w:lang w:eastAsia="zh-CN"/>
              </w:rPr>
              <w:t>DI</w:t>
            </w:r>
          </w:p>
        </w:tc>
        <w:tc>
          <w:tcPr>
            <w:tcW w:w="571" w:type="pct"/>
            <w:tcBorders>
              <w:top w:val="single" w:sz="12" w:space="0" w:color="auto"/>
              <w:bottom w:val="single" w:sz="4" w:space="0" w:color="auto"/>
            </w:tcBorders>
            <w:noWrap/>
            <w:vAlign w:val="center"/>
            <w:hideMark/>
          </w:tcPr>
          <w:p w14:paraId="17B2B9D7" w14:textId="77777777" w:rsidR="009F63DD" w:rsidRPr="006B6C9C" w:rsidRDefault="009F63DD" w:rsidP="000F4FCF">
            <w:pPr>
              <w:jc w:val="center"/>
              <w:rPr>
                <w:lang w:eastAsia="zh-CN"/>
              </w:rPr>
            </w:pPr>
            <w:r w:rsidRPr="006B6C9C">
              <w:rPr>
                <w:rFonts w:hint="eastAsia"/>
                <w:lang w:eastAsia="zh-CN"/>
              </w:rPr>
              <w:t>DC</w:t>
            </w:r>
          </w:p>
        </w:tc>
      </w:tr>
      <w:tr w:rsidR="009F63DD" w:rsidRPr="006B6C9C" w14:paraId="4235F846" w14:textId="77777777" w:rsidTr="000F4FCF">
        <w:trPr>
          <w:trHeight w:val="315"/>
        </w:trPr>
        <w:tc>
          <w:tcPr>
            <w:tcW w:w="547" w:type="pct"/>
            <w:tcBorders>
              <w:top w:val="single" w:sz="4" w:space="0" w:color="auto"/>
            </w:tcBorders>
            <w:noWrap/>
            <w:vAlign w:val="center"/>
            <w:hideMark/>
          </w:tcPr>
          <w:p w14:paraId="3ADFBE8F" w14:textId="77777777" w:rsidR="009F63DD" w:rsidRPr="006B6C9C" w:rsidRDefault="009F63DD" w:rsidP="000F4FCF">
            <w:pPr>
              <w:jc w:val="center"/>
              <w:rPr>
                <w:lang w:eastAsia="zh-CN"/>
              </w:rPr>
            </w:pPr>
            <w:r w:rsidRPr="006B6C9C">
              <w:rPr>
                <w:rFonts w:hint="eastAsia"/>
                <w:lang w:eastAsia="zh-CN"/>
              </w:rPr>
              <w:t>SCO</w:t>
            </w:r>
          </w:p>
        </w:tc>
        <w:tc>
          <w:tcPr>
            <w:tcW w:w="573" w:type="pct"/>
            <w:tcBorders>
              <w:top w:val="single" w:sz="4" w:space="0" w:color="auto"/>
            </w:tcBorders>
            <w:noWrap/>
            <w:vAlign w:val="center"/>
            <w:hideMark/>
          </w:tcPr>
          <w:p w14:paraId="349E4CBE" w14:textId="77777777" w:rsidR="009F63DD" w:rsidRPr="00D031AE" w:rsidRDefault="009F63DD" w:rsidP="000F4FCF">
            <w:pPr>
              <w:jc w:val="center"/>
              <w:rPr>
                <w:rFonts w:cs="Times New Roman"/>
                <w:b/>
                <w:bCs/>
                <w:szCs w:val="24"/>
                <w:lang w:eastAsia="zh-CN"/>
              </w:rPr>
            </w:pPr>
            <w:r w:rsidRPr="00D031AE">
              <w:rPr>
                <w:rFonts w:cs="Times New Roman"/>
                <w:b/>
                <w:bCs/>
                <w:szCs w:val="24"/>
              </w:rPr>
              <w:t>.98</w:t>
            </w:r>
          </w:p>
        </w:tc>
        <w:tc>
          <w:tcPr>
            <w:tcW w:w="573" w:type="pct"/>
            <w:tcBorders>
              <w:top w:val="single" w:sz="4" w:space="0" w:color="auto"/>
            </w:tcBorders>
            <w:noWrap/>
            <w:vAlign w:val="center"/>
          </w:tcPr>
          <w:p w14:paraId="37F2D1DE" w14:textId="77777777" w:rsidR="009F63DD" w:rsidRPr="006B6C9C" w:rsidRDefault="009F63DD" w:rsidP="000F4FCF">
            <w:pPr>
              <w:jc w:val="center"/>
              <w:rPr>
                <w:rFonts w:cs="Times New Roman"/>
                <w:szCs w:val="24"/>
                <w:lang w:eastAsia="zh-CN"/>
              </w:rPr>
            </w:pPr>
          </w:p>
        </w:tc>
        <w:tc>
          <w:tcPr>
            <w:tcW w:w="573" w:type="pct"/>
            <w:tcBorders>
              <w:top w:val="single" w:sz="4" w:space="0" w:color="auto"/>
            </w:tcBorders>
            <w:noWrap/>
            <w:vAlign w:val="center"/>
          </w:tcPr>
          <w:p w14:paraId="7969F801" w14:textId="77777777" w:rsidR="009F63DD" w:rsidRPr="006B6C9C" w:rsidRDefault="009F63DD" w:rsidP="000F4FCF">
            <w:pPr>
              <w:jc w:val="center"/>
              <w:rPr>
                <w:rFonts w:cs="Times New Roman"/>
                <w:szCs w:val="24"/>
                <w:lang w:eastAsia="zh-CN"/>
              </w:rPr>
            </w:pPr>
          </w:p>
        </w:tc>
        <w:tc>
          <w:tcPr>
            <w:tcW w:w="530" w:type="pct"/>
            <w:tcBorders>
              <w:top w:val="single" w:sz="4" w:space="0" w:color="auto"/>
            </w:tcBorders>
            <w:noWrap/>
            <w:vAlign w:val="center"/>
          </w:tcPr>
          <w:p w14:paraId="715C2DB4" w14:textId="77777777" w:rsidR="009F63DD" w:rsidRPr="006B6C9C" w:rsidRDefault="009F63DD" w:rsidP="000F4FCF">
            <w:pPr>
              <w:jc w:val="center"/>
              <w:rPr>
                <w:rFonts w:cs="Times New Roman"/>
                <w:szCs w:val="24"/>
                <w:lang w:eastAsia="zh-CN"/>
              </w:rPr>
            </w:pPr>
          </w:p>
        </w:tc>
        <w:tc>
          <w:tcPr>
            <w:tcW w:w="530" w:type="pct"/>
            <w:tcBorders>
              <w:top w:val="single" w:sz="4" w:space="0" w:color="auto"/>
            </w:tcBorders>
            <w:noWrap/>
            <w:vAlign w:val="center"/>
          </w:tcPr>
          <w:p w14:paraId="78524F98" w14:textId="77777777" w:rsidR="009F63DD" w:rsidRPr="006B6C9C" w:rsidRDefault="009F63DD" w:rsidP="000F4FCF">
            <w:pPr>
              <w:jc w:val="center"/>
              <w:rPr>
                <w:rFonts w:cs="Times New Roman"/>
                <w:szCs w:val="24"/>
                <w:lang w:eastAsia="zh-CN"/>
              </w:rPr>
            </w:pPr>
          </w:p>
        </w:tc>
        <w:tc>
          <w:tcPr>
            <w:tcW w:w="573" w:type="pct"/>
            <w:tcBorders>
              <w:top w:val="single" w:sz="4" w:space="0" w:color="auto"/>
            </w:tcBorders>
            <w:noWrap/>
            <w:vAlign w:val="center"/>
          </w:tcPr>
          <w:p w14:paraId="08C46824" w14:textId="77777777" w:rsidR="009F63DD" w:rsidRPr="006B6C9C" w:rsidRDefault="009F63DD" w:rsidP="000F4FCF">
            <w:pPr>
              <w:jc w:val="center"/>
              <w:rPr>
                <w:rFonts w:cs="Times New Roman"/>
                <w:szCs w:val="24"/>
                <w:lang w:eastAsia="zh-CN"/>
              </w:rPr>
            </w:pPr>
          </w:p>
        </w:tc>
        <w:tc>
          <w:tcPr>
            <w:tcW w:w="530" w:type="pct"/>
            <w:tcBorders>
              <w:top w:val="single" w:sz="4" w:space="0" w:color="auto"/>
            </w:tcBorders>
            <w:noWrap/>
            <w:vAlign w:val="center"/>
          </w:tcPr>
          <w:p w14:paraId="71DBF289" w14:textId="77777777" w:rsidR="009F63DD" w:rsidRPr="006B6C9C" w:rsidRDefault="009F63DD" w:rsidP="000F4FCF">
            <w:pPr>
              <w:jc w:val="center"/>
              <w:rPr>
                <w:rFonts w:cs="Times New Roman"/>
                <w:szCs w:val="24"/>
                <w:lang w:eastAsia="zh-CN"/>
              </w:rPr>
            </w:pPr>
          </w:p>
        </w:tc>
        <w:tc>
          <w:tcPr>
            <w:tcW w:w="571" w:type="pct"/>
            <w:tcBorders>
              <w:top w:val="single" w:sz="4" w:space="0" w:color="auto"/>
            </w:tcBorders>
            <w:noWrap/>
            <w:vAlign w:val="center"/>
          </w:tcPr>
          <w:p w14:paraId="1DF45A39" w14:textId="77777777" w:rsidR="009F63DD" w:rsidRPr="006B6C9C" w:rsidRDefault="009F63DD" w:rsidP="000F4FCF">
            <w:pPr>
              <w:jc w:val="center"/>
              <w:rPr>
                <w:rFonts w:cs="Times New Roman"/>
                <w:szCs w:val="24"/>
                <w:lang w:eastAsia="zh-CN"/>
              </w:rPr>
            </w:pPr>
          </w:p>
        </w:tc>
      </w:tr>
      <w:tr w:rsidR="009F63DD" w:rsidRPr="006B6C9C" w14:paraId="799D47FA" w14:textId="77777777" w:rsidTr="000F4FCF">
        <w:trPr>
          <w:trHeight w:val="315"/>
        </w:trPr>
        <w:tc>
          <w:tcPr>
            <w:tcW w:w="547" w:type="pct"/>
            <w:noWrap/>
            <w:vAlign w:val="center"/>
            <w:hideMark/>
          </w:tcPr>
          <w:p w14:paraId="2B827EC8" w14:textId="77777777" w:rsidR="009F63DD" w:rsidRPr="006B6C9C" w:rsidRDefault="009F63DD" w:rsidP="000F4FCF">
            <w:pPr>
              <w:jc w:val="center"/>
              <w:rPr>
                <w:lang w:eastAsia="zh-CN"/>
              </w:rPr>
            </w:pPr>
            <w:r w:rsidRPr="006B6C9C">
              <w:rPr>
                <w:rFonts w:hint="eastAsia"/>
                <w:lang w:eastAsia="zh-CN"/>
              </w:rPr>
              <w:t>RD</w:t>
            </w:r>
          </w:p>
        </w:tc>
        <w:tc>
          <w:tcPr>
            <w:tcW w:w="573" w:type="pct"/>
            <w:noWrap/>
            <w:vAlign w:val="center"/>
            <w:hideMark/>
          </w:tcPr>
          <w:p w14:paraId="484680F8" w14:textId="77777777" w:rsidR="009F63DD" w:rsidRPr="006B6C9C" w:rsidRDefault="009F63DD" w:rsidP="000F4FCF">
            <w:pPr>
              <w:jc w:val="center"/>
              <w:rPr>
                <w:rFonts w:cs="Times New Roman"/>
                <w:szCs w:val="24"/>
                <w:lang w:eastAsia="zh-CN"/>
              </w:rPr>
            </w:pPr>
            <w:r w:rsidRPr="006B6C9C">
              <w:rPr>
                <w:rFonts w:cs="Times New Roman"/>
                <w:szCs w:val="24"/>
              </w:rPr>
              <w:t>.47</w:t>
            </w:r>
          </w:p>
        </w:tc>
        <w:tc>
          <w:tcPr>
            <w:tcW w:w="573" w:type="pct"/>
            <w:noWrap/>
            <w:vAlign w:val="center"/>
            <w:hideMark/>
          </w:tcPr>
          <w:p w14:paraId="53CE7A6A" w14:textId="77777777" w:rsidR="009F63DD" w:rsidRPr="00D031AE" w:rsidRDefault="009F63DD" w:rsidP="000F4FCF">
            <w:pPr>
              <w:jc w:val="center"/>
              <w:rPr>
                <w:rFonts w:cs="Times New Roman"/>
                <w:b/>
                <w:bCs/>
                <w:szCs w:val="24"/>
                <w:lang w:eastAsia="zh-CN"/>
              </w:rPr>
            </w:pPr>
            <w:r w:rsidRPr="00D031AE">
              <w:rPr>
                <w:rFonts w:cs="Times New Roman"/>
                <w:b/>
                <w:bCs/>
                <w:szCs w:val="24"/>
              </w:rPr>
              <w:t>.57</w:t>
            </w:r>
          </w:p>
        </w:tc>
        <w:tc>
          <w:tcPr>
            <w:tcW w:w="573" w:type="pct"/>
            <w:noWrap/>
            <w:vAlign w:val="center"/>
          </w:tcPr>
          <w:p w14:paraId="333B29EC" w14:textId="77777777" w:rsidR="009F63DD" w:rsidRPr="006B6C9C" w:rsidRDefault="009F63DD" w:rsidP="000F4FCF">
            <w:pPr>
              <w:jc w:val="center"/>
              <w:rPr>
                <w:rFonts w:cs="Times New Roman"/>
                <w:szCs w:val="24"/>
                <w:lang w:eastAsia="zh-CN"/>
              </w:rPr>
            </w:pPr>
          </w:p>
        </w:tc>
        <w:tc>
          <w:tcPr>
            <w:tcW w:w="530" w:type="pct"/>
            <w:noWrap/>
            <w:vAlign w:val="center"/>
          </w:tcPr>
          <w:p w14:paraId="7FC40E69" w14:textId="77777777" w:rsidR="009F63DD" w:rsidRPr="006B6C9C" w:rsidRDefault="009F63DD" w:rsidP="000F4FCF">
            <w:pPr>
              <w:jc w:val="center"/>
              <w:rPr>
                <w:rFonts w:cs="Times New Roman"/>
                <w:szCs w:val="24"/>
                <w:lang w:eastAsia="zh-CN"/>
              </w:rPr>
            </w:pPr>
          </w:p>
        </w:tc>
        <w:tc>
          <w:tcPr>
            <w:tcW w:w="530" w:type="pct"/>
            <w:noWrap/>
            <w:vAlign w:val="center"/>
          </w:tcPr>
          <w:p w14:paraId="1F69BD85" w14:textId="77777777" w:rsidR="009F63DD" w:rsidRPr="006B6C9C" w:rsidRDefault="009F63DD" w:rsidP="000F4FCF">
            <w:pPr>
              <w:jc w:val="center"/>
              <w:rPr>
                <w:rFonts w:cs="Times New Roman"/>
                <w:szCs w:val="24"/>
                <w:lang w:eastAsia="zh-CN"/>
              </w:rPr>
            </w:pPr>
          </w:p>
        </w:tc>
        <w:tc>
          <w:tcPr>
            <w:tcW w:w="573" w:type="pct"/>
            <w:noWrap/>
            <w:vAlign w:val="center"/>
          </w:tcPr>
          <w:p w14:paraId="36985608" w14:textId="77777777" w:rsidR="009F63DD" w:rsidRPr="006B6C9C" w:rsidRDefault="009F63DD" w:rsidP="000F4FCF">
            <w:pPr>
              <w:jc w:val="center"/>
              <w:rPr>
                <w:rFonts w:cs="Times New Roman"/>
                <w:szCs w:val="24"/>
                <w:lang w:eastAsia="zh-CN"/>
              </w:rPr>
            </w:pPr>
          </w:p>
        </w:tc>
        <w:tc>
          <w:tcPr>
            <w:tcW w:w="530" w:type="pct"/>
            <w:noWrap/>
            <w:vAlign w:val="center"/>
          </w:tcPr>
          <w:p w14:paraId="0D294C06" w14:textId="77777777" w:rsidR="009F63DD" w:rsidRPr="006B6C9C" w:rsidRDefault="009F63DD" w:rsidP="000F4FCF">
            <w:pPr>
              <w:jc w:val="center"/>
              <w:rPr>
                <w:rFonts w:cs="Times New Roman"/>
                <w:szCs w:val="24"/>
                <w:lang w:eastAsia="zh-CN"/>
              </w:rPr>
            </w:pPr>
          </w:p>
        </w:tc>
        <w:tc>
          <w:tcPr>
            <w:tcW w:w="571" w:type="pct"/>
            <w:noWrap/>
            <w:vAlign w:val="center"/>
          </w:tcPr>
          <w:p w14:paraId="045630DD" w14:textId="77777777" w:rsidR="009F63DD" w:rsidRPr="006B6C9C" w:rsidRDefault="009F63DD" w:rsidP="000F4FCF">
            <w:pPr>
              <w:jc w:val="center"/>
              <w:rPr>
                <w:rFonts w:cs="Times New Roman"/>
                <w:szCs w:val="24"/>
                <w:lang w:eastAsia="zh-CN"/>
              </w:rPr>
            </w:pPr>
          </w:p>
        </w:tc>
      </w:tr>
      <w:tr w:rsidR="009F63DD" w:rsidRPr="006B6C9C" w14:paraId="0AC0611C" w14:textId="77777777" w:rsidTr="000F4FCF">
        <w:trPr>
          <w:trHeight w:val="315"/>
        </w:trPr>
        <w:tc>
          <w:tcPr>
            <w:tcW w:w="547" w:type="pct"/>
            <w:noWrap/>
            <w:vAlign w:val="center"/>
            <w:hideMark/>
          </w:tcPr>
          <w:p w14:paraId="21DF3CC8" w14:textId="77777777" w:rsidR="009F63DD" w:rsidRPr="006B6C9C" w:rsidRDefault="009F63DD" w:rsidP="000F4FCF">
            <w:pPr>
              <w:jc w:val="center"/>
              <w:rPr>
                <w:lang w:eastAsia="zh-CN"/>
              </w:rPr>
            </w:pPr>
            <w:r w:rsidRPr="006B6C9C">
              <w:rPr>
                <w:rFonts w:hint="eastAsia"/>
                <w:lang w:eastAsia="zh-CN"/>
              </w:rPr>
              <w:t>POS</w:t>
            </w:r>
          </w:p>
        </w:tc>
        <w:tc>
          <w:tcPr>
            <w:tcW w:w="573" w:type="pct"/>
            <w:noWrap/>
            <w:vAlign w:val="center"/>
            <w:hideMark/>
          </w:tcPr>
          <w:p w14:paraId="0C2B7AFC" w14:textId="77777777" w:rsidR="009F63DD" w:rsidRPr="006B6C9C" w:rsidRDefault="009F63DD" w:rsidP="000F4FCF">
            <w:pPr>
              <w:jc w:val="center"/>
              <w:rPr>
                <w:rFonts w:cs="Times New Roman"/>
                <w:szCs w:val="24"/>
                <w:lang w:eastAsia="zh-CN"/>
              </w:rPr>
            </w:pPr>
            <w:r w:rsidRPr="006B6C9C">
              <w:rPr>
                <w:rFonts w:cs="Times New Roman"/>
                <w:szCs w:val="24"/>
              </w:rPr>
              <w:t>.40</w:t>
            </w:r>
          </w:p>
        </w:tc>
        <w:tc>
          <w:tcPr>
            <w:tcW w:w="573" w:type="pct"/>
            <w:noWrap/>
            <w:vAlign w:val="center"/>
            <w:hideMark/>
          </w:tcPr>
          <w:p w14:paraId="7B19BD1B" w14:textId="77777777" w:rsidR="009F63DD" w:rsidRPr="006B6C9C" w:rsidRDefault="009F63DD" w:rsidP="000F4FCF">
            <w:pPr>
              <w:jc w:val="center"/>
              <w:rPr>
                <w:rFonts w:cs="Times New Roman"/>
                <w:szCs w:val="24"/>
                <w:lang w:eastAsia="zh-CN"/>
              </w:rPr>
            </w:pPr>
            <w:r w:rsidRPr="006B6C9C">
              <w:rPr>
                <w:rFonts w:cs="Times New Roman"/>
                <w:szCs w:val="24"/>
              </w:rPr>
              <w:t>.23</w:t>
            </w:r>
          </w:p>
        </w:tc>
        <w:tc>
          <w:tcPr>
            <w:tcW w:w="573" w:type="pct"/>
            <w:noWrap/>
            <w:vAlign w:val="center"/>
            <w:hideMark/>
          </w:tcPr>
          <w:p w14:paraId="2578B16B" w14:textId="77777777" w:rsidR="009F63DD" w:rsidRPr="00D031AE" w:rsidRDefault="009F63DD" w:rsidP="000F4FCF">
            <w:pPr>
              <w:jc w:val="center"/>
              <w:rPr>
                <w:rFonts w:cs="Times New Roman"/>
                <w:b/>
                <w:bCs/>
                <w:szCs w:val="24"/>
                <w:lang w:eastAsia="zh-CN"/>
              </w:rPr>
            </w:pPr>
            <w:r w:rsidRPr="00D031AE">
              <w:rPr>
                <w:rFonts w:cs="Times New Roman"/>
                <w:b/>
                <w:bCs/>
                <w:szCs w:val="24"/>
              </w:rPr>
              <w:t>.72</w:t>
            </w:r>
          </w:p>
        </w:tc>
        <w:tc>
          <w:tcPr>
            <w:tcW w:w="530" w:type="pct"/>
            <w:noWrap/>
            <w:vAlign w:val="center"/>
          </w:tcPr>
          <w:p w14:paraId="223B0C0C" w14:textId="77777777" w:rsidR="009F63DD" w:rsidRPr="006B6C9C" w:rsidRDefault="009F63DD" w:rsidP="000F4FCF">
            <w:pPr>
              <w:jc w:val="center"/>
              <w:rPr>
                <w:rFonts w:cs="Times New Roman"/>
                <w:szCs w:val="24"/>
                <w:lang w:eastAsia="zh-CN"/>
              </w:rPr>
            </w:pPr>
          </w:p>
        </w:tc>
        <w:tc>
          <w:tcPr>
            <w:tcW w:w="530" w:type="pct"/>
            <w:noWrap/>
            <w:vAlign w:val="center"/>
          </w:tcPr>
          <w:p w14:paraId="4E49E859" w14:textId="77777777" w:rsidR="009F63DD" w:rsidRPr="006B6C9C" w:rsidRDefault="009F63DD" w:rsidP="000F4FCF">
            <w:pPr>
              <w:jc w:val="center"/>
              <w:rPr>
                <w:rFonts w:cs="Times New Roman"/>
                <w:szCs w:val="24"/>
                <w:lang w:eastAsia="zh-CN"/>
              </w:rPr>
            </w:pPr>
          </w:p>
        </w:tc>
        <w:tc>
          <w:tcPr>
            <w:tcW w:w="573" w:type="pct"/>
            <w:noWrap/>
            <w:vAlign w:val="center"/>
          </w:tcPr>
          <w:p w14:paraId="04637CD2" w14:textId="77777777" w:rsidR="009F63DD" w:rsidRPr="006B6C9C" w:rsidRDefault="009F63DD" w:rsidP="000F4FCF">
            <w:pPr>
              <w:jc w:val="center"/>
              <w:rPr>
                <w:rFonts w:cs="Times New Roman"/>
                <w:szCs w:val="24"/>
                <w:lang w:eastAsia="zh-CN"/>
              </w:rPr>
            </w:pPr>
          </w:p>
        </w:tc>
        <w:tc>
          <w:tcPr>
            <w:tcW w:w="530" w:type="pct"/>
            <w:noWrap/>
            <w:vAlign w:val="center"/>
          </w:tcPr>
          <w:p w14:paraId="77B839A3" w14:textId="77777777" w:rsidR="009F63DD" w:rsidRPr="006B6C9C" w:rsidRDefault="009F63DD" w:rsidP="000F4FCF">
            <w:pPr>
              <w:jc w:val="center"/>
              <w:rPr>
                <w:rFonts w:cs="Times New Roman"/>
                <w:szCs w:val="24"/>
                <w:lang w:eastAsia="zh-CN"/>
              </w:rPr>
            </w:pPr>
          </w:p>
        </w:tc>
        <w:tc>
          <w:tcPr>
            <w:tcW w:w="571" w:type="pct"/>
            <w:noWrap/>
            <w:vAlign w:val="center"/>
          </w:tcPr>
          <w:p w14:paraId="718808A4" w14:textId="77777777" w:rsidR="009F63DD" w:rsidRPr="006B6C9C" w:rsidRDefault="009F63DD" w:rsidP="000F4FCF">
            <w:pPr>
              <w:jc w:val="center"/>
              <w:rPr>
                <w:rFonts w:cs="Times New Roman"/>
                <w:szCs w:val="24"/>
                <w:lang w:eastAsia="zh-CN"/>
              </w:rPr>
            </w:pPr>
          </w:p>
        </w:tc>
      </w:tr>
      <w:tr w:rsidR="009F63DD" w:rsidRPr="006B6C9C" w14:paraId="0727F875" w14:textId="77777777" w:rsidTr="000F4FCF">
        <w:trPr>
          <w:trHeight w:val="315"/>
        </w:trPr>
        <w:tc>
          <w:tcPr>
            <w:tcW w:w="547" w:type="pct"/>
            <w:noWrap/>
            <w:vAlign w:val="center"/>
            <w:hideMark/>
          </w:tcPr>
          <w:p w14:paraId="115A2772" w14:textId="77777777" w:rsidR="009F63DD" w:rsidRPr="006B6C9C" w:rsidRDefault="009F63DD" w:rsidP="000F4FCF">
            <w:pPr>
              <w:jc w:val="center"/>
              <w:rPr>
                <w:lang w:eastAsia="zh-CN"/>
              </w:rPr>
            </w:pPr>
            <w:r w:rsidRPr="006B6C9C">
              <w:rPr>
                <w:rFonts w:hint="eastAsia"/>
                <w:lang w:eastAsia="zh-CN"/>
              </w:rPr>
              <w:t>LS</w:t>
            </w:r>
          </w:p>
        </w:tc>
        <w:tc>
          <w:tcPr>
            <w:tcW w:w="573" w:type="pct"/>
            <w:noWrap/>
            <w:vAlign w:val="center"/>
            <w:hideMark/>
          </w:tcPr>
          <w:p w14:paraId="4AA803B3" w14:textId="77777777" w:rsidR="009F63DD" w:rsidRPr="006B6C9C" w:rsidRDefault="009F63DD" w:rsidP="000F4FCF">
            <w:pPr>
              <w:jc w:val="center"/>
              <w:rPr>
                <w:rFonts w:cs="Times New Roman"/>
                <w:szCs w:val="24"/>
                <w:lang w:eastAsia="zh-CN"/>
              </w:rPr>
            </w:pPr>
            <w:r w:rsidRPr="006B6C9C">
              <w:rPr>
                <w:rFonts w:cs="Times New Roman"/>
                <w:szCs w:val="24"/>
              </w:rPr>
              <w:t>.15</w:t>
            </w:r>
          </w:p>
        </w:tc>
        <w:tc>
          <w:tcPr>
            <w:tcW w:w="573" w:type="pct"/>
            <w:noWrap/>
            <w:vAlign w:val="center"/>
            <w:hideMark/>
          </w:tcPr>
          <w:p w14:paraId="2AA2C837" w14:textId="77777777" w:rsidR="009F63DD" w:rsidRPr="006B6C9C" w:rsidRDefault="009F63DD" w:rsidP="000F4FCF">
            <w:pPr>
              <w:jc w:val="center"/>
              <w:rPr>
                <w:rFonts w:cs="Times New Roman"/>
                <w:szCs w:val="24"/>
                <w:lang w:eastAsia="zh-CN"/>
              </w:rPr>
            </w:pPr>
            <w:r w:rsidRPr="006B6C9C">
              <w:rPr>
                <w:rFonts w:cs="Times New Roman"/>
                <w:szCs w:val="24"/>
              </w:rPr>
              <w:t>-.38</w:t>
            </w:r>
          </w:p>
        </w:tc>
        <w:tc>
          <w:tcPr>
            <w:tcW w:w="573" w:type="pct"/>
            <w:noWrap/>
            <w:vAlign w:val="center"/>
            <w:hideMark/>
          </w:tcPr>
          <w:p w14:paraId="41E7A5D2" w14:textId="77777777" w:rsidR="009F63DD" w:rsidRPr="006B6C9C" w:rsidRDefault="009F63DD" w:rsidP="000F4FCF">
            <w:pPr>
              <w:jc w:val="center"/>
              <w:rPr>
                <w:rFonts w:cs="Times New Roman"/>
                <w:szCs w:val="24"/>
                <w:lang w:eastAsia="zh-CN"/>
              </w:rPr>
            </w:pPr>
            <w:r w:rsidRPr="006B6C9C">
              <w:rPr>
                <w:rFonts w:cs="Times New Roman"/>
                <w:szCs w:val="24"/>
              </w:rPr>
              <w:t>.52</w:t>
            </w:r>
          </w:p>
        </w:tc>
        <w:tc>
          <w:tcPr>
            <w:tcW w:w="530" w:type="pct"/>
            <w:noWrap/>
            <w:vAlign w:val="center"/>
            <w:hideMark/>
          </w:tcPr>
          <w:p w14:paraId="6ED139D6" w14:textId="77777777" w:rsidR="009F63DD" w:rsidRPr="00D031AE" w:rsidRDefault="009F63DD" w:rsidP="000F4FCF">
            <w:pPr>
              <w:jc w:val="center"/>
              <w:rPr>
                <w:rFonts w:cs="Times New Roman"/>
                <w:b/>
                <w:bCs/>
                <w:szCs w:val="24"/>
                <w:lang w:eastAsia="zh-CN"/>
              </w:rPr>
            </w:pPr>
            <w:r w:rsidRPr="00D031AE">
              <w:rPr>
                <w:rFonts w:cs="Times New Roman"/>
                <w:b/>
                <w:bCs/>
                <w:szCs w:val="24"/>
              </w:rPr>
              <w:t>.79</w:t>
            </w:r>
          </w:p>
        </w:tc>
        <w:tc>
          <w:tcPr>
            <w:tcW w:w="530" w:type="pct"/>
            <w:noWrap/>
            <w:vAlign w:val="center"/>
          </w:tcPr>
          <w:p w14:paraId="6BA4AAB2" w14:textId="77777777" w:rsidR="009F63DD" w:rsidRPr="006B6C9C" w:rsidRDefault="009F63DD" w:rsidP="000F4FCF">
            <w:pPr>
              <w:jc w:val="center"/>
              <w:rPr>
                <w:rFonts w:cs="Times New Roman"/>
                <w:szCs w:val="24"/>
                <w:lang w:eastAsia="zh-CN"/>
              </w:rPr>
            </w:pPr>
          </w:p>
        </w:tc>
        <w:tc>
          <w:tcPr>
            <w:tcW w:w="573" w:type="pct"/>
            <w:noWrap/>
            <w:vAlign w:val="center"/>
          </w:tcPr>
          <w:p w14:paraId="2735547E" w14:textId="77777777" w:rsidR="009F63DD" w:rsidRPr="006B6C9C" w:rsidRDefault="009F63DD" w:rsidP="000F4FCF">
            <w:pPr>
              <w:jc w:val="center"/>
              <w:rPr>
                <w:rFonts w:cs="Times New Roman"/>
                <w:szCs w:val="24"/>
                <w:lang w:eastAsia="zh-CN"/>
              </w:rPr>
            </w:pPr>
          </w:p>
        </w:tc>
        <w:tc>
          <w:tcPr>
            <w:tcW w:w="530" w:type="pct"/>
            <w:noWrap/>
            <w:vAlign w:val="center"/>
          </w:tcPr>
          <w:p w14:paraId="43F739EB" w14:textId="77777777" w:rsidR="009F63DD" w:rsidRPr="006B6C9C" w:rsidRDefault="009F63DD" w:rsidP="000F4FCF">
            <w:pPr>
              <w:jc w:val="center"/>
              <w:rPr>
                <w:rFonts w:cs="Times New Roman"/>
                <w:szCs w:val="24"/>
                <w:lang w:eastAsia="zh-CN"/>
              </w:rPr>
            </w:pPr>
          </w:p>
        </w:tc>
        <w:tc>
          <w:tcPr>
            <w:tcW w:w="571" w:type="pct"/>
            <w:noWrap/>
            <w:vAlign w:val="center"/>
          </w:tcPr>
          <w:p w14:paraId="7E75C588" w14:textId="77777777" w:rsidR="009F63DD" w:rsidRPr="006B6C9C" w:rsidRDefault="009F63DD" w:rsidP="000F4FCF">
            <w:pPr>
              <w:jc w:val="center"/>
              <w:rPr>
                <w:rFonts w:cs="Times New Roman"/>
                <w:szCs w:val="24"/>
                <w:lang w:eastAsia="zh-CN"/>
              </w:rPr>
            </w:pPr>
          </w:p>
        </w:tc>
      </w:tr>
      <w:tr w:rsidR="009F63DD" w:rsidRPr="006B6C9C" w14:paraId="4BB735AA" w14:textId="77777777" w:rsidTr="000F4FCF">
        <w:trPr>
          <w:trHeight w:val="315"/>
        </w:trPr>
        <w:tc>
          <w:tcPr>
            <w:tcW w:w="547" w:type="pct"/>
            <w:noWrap/>
            <w:vAlign w:val="center"/>
            <w:hideMark/>
          </w:tcPr>
          <w:p w14:paraId="23735255" w14:textId="77777777" w:rsidR="009F63DD" w:rsidRPr="006B6C9C" w:rsidRDefault="009F63DD" w:rsidP="000F4FCF">
            <w:pPr>
              <w:jc w:val="center"/>
              <w:rPr>
                <w:lang w:eastAsia="zh-CN"/>
              </w:rPr>
            </w:pPr>
            <w:r w:rsidRPr="006B6C9C">
              <w:rPr>
                <w:rFonts w:hint="eastAsia"/>
                <w:lang w:eastAsia="zh-CN"/>
              </w:rPr>
              <w:t>UI</w:t>
            </w:r>
          </w:p>
        </w:tc>
        <w:tc>
          <w:tcPr>
            <w:tcW w:w="573" w:type="pct"/>
            <w:noWrap/>
            <w:vAlign w:val="center"/>
            <w:hideMark/>
          </w:tcPr>
          <w:p w14:paraId="1A2A58B4" w14:textId="77777777" w:rsidR="009F63DD" w:rsidRPr="006B6C9C" w:rsidRDefault="009F63DD" w:rsidP="000F4FCF">
            <w:pPr>
              <w:jc w:val="center"/>
              <w:rPr>
                <w:rFonts w:cs="Times New Roman"/>
                <w:szCs w:val="24"/>
                <w:lang w:eastAsia="zh-CN"/>
              </w:rPr>
            </w:pPr>
            <w:r w:rsidRPr="006B6C9C">
              <w:rPr>
                <w:rFonts w:cs="Times New Roman"/>
                <w:szCs w:val="24"/>
              </w:rPr>
              <w:t>.21</w:t>
            </w:r>
          </w:p>
        </w:tc>
        <w:tc>
          <w:tcPr>
            <w:tcW w:w="573" w:type="pct"/>
            <w:noWrap/>
            <w:vAlign w:val="center"/>
            <w:hideMark/>
          </w:tcPr>
          <w:p w14:paraId="6599B25A" w14:textId="77777777" w:rsidR="009F63DD" w:rsidRPr="006B6C9C" w:rsidRDefault="009F63DD" w:rsidP="000F4FCF">
            <w:pPr>
              <w:jc w:val="center"/>
              <w:rPr>
                <w:rFonts w:cs="Times New Roman"/>
                <w:szCs w:val="24"/>
                <w:lang w:eastAsia="zh-CN"/>
              </w:rPr>
            </w:pPr>
            <w:r w:rsidRPr="006B6C9C">
              <w:rPr>
                <w:rFonts w:cs="Times New Roman"/>
                <w:szCs w:val="24"/>
              </w:rPr>
              <w:t>-.36</w:t>
            </w:r>
          </w:p>
        </w:tc>
        <w:tc>
          <w:tcPr>
            <w:tcW w:w="573" w:type="pct"/>
            <w:noWrap/>
            <w:vAlign w:val="center"/>
            <w:hideMark/>
          </w:tcPr>
          <w:p w14:paraId="545C130A" w14:textId="77777777" w:rsidR="009F63DD" w:rsidRPr="006B6C9C" w:rsidRDefault="009F63DD" w:rsidP="000F4FCF">
            <w:pPr>
              <w:jc w:val="center"/>
              <w:rPr>
                <w:rFonts w:cs="Times New Roman"/>
                <w:szCs w:val="24"/>
                <w:lang w:eastAsia="zh-CN"/>
              </w:rPr>
            </w:pPr>
            <w:r w:rsidRPr="006B6C9C">
              <w:rPr>
                <w:rFonts w:cs="Times New Roman"/>
                <w:szCs w:val="24"/>
              </w:rPr>
              <w:t>.38</w:t>
            </w:r>
          </w:p>
        </w:tc>
        <w:tc>
          <w:tcPr>
            <w:tcW w:w="530" w:type="pct"/>
            <w:noWrap/>
            <w:vAlign w:val="center"/>
            <w:hideMark/>
          </w:tcPr>
          <w:p w14:paraId="6B53597F" w14:textId="77777777" w:rsidR="009F63DD" w:rsidRPr="006B6C9C" w:rsidRDefault="009F63DD" w:rsidP="000F4FCF">
            <w:pPr>
              <w:jc w:val="center"/>
              <w:rPr>
                <w:rFonts w:cs="Times New Roman"/>
                <w:szCs w:val="24"/>
                <w:lang w:eastAsia="zh-CN"/>
              </w:rPr>
            </w:pPr>
            <w:r w:rsidRPr="006B6C9C">
              <w:rPr>
                <w:rFonts w:cs="Times New Roman"/>
                <w:szCs w:val="24"/>
              </w:rPr>
              <w:t>.67</w:t>
            </w:r>
          </w:p>
        </w:tc>
        <w:tc>
          <w:tcPr>
            <w:tcW w:w="530" w:type="pct"/>
            <w:noWrap/>
            <w:vAlign w:val="center"/>
            <w:hideMark/>
          </w:tcPr>
          <w:p w14:paraId="779D486E" w14:textId="77777777" w:rsidR="009F63DD" w:rsidRPr="00D031AE" w:rsidRDefault="009F63DD" w:rsidP="000F4FCF">
            <w:pPr>
              <w:jc w:val="center"/>
              <w:rPr>
                <w:rFonts w:cs="Times New Roman"/>
                <w:b/>
                <w:bCs/>
                <w:szCs w:val="24"/>
                <w:lang w:eastAsia="zh-CN"/>
              </w:rPr>
            </w:pPr>
            <w:r w:rsidRPr="00D031AE">
              <w:rPr>
                <w:rFonts w:cs="Times New Roman"/>
                <w:b/>
                <w:bCs/>
                <w:szCs w:val="24"/>
              </w:rPr>
              <w:t>.80</w:t>
            </w:r>
          </w:p>
        </w:tc>
        <w:tc>
          <w:tcPr>
            <w:tcW w:w="573" w:type="pct"/>
            <w:noWrap/>
            <w:vAlign w:val="center"/>
          </w:tcPr>
          <w:p w14:paraId="67F0A85B" w14:textId="77777777" w:rsidR="009F63DD" w:rsidRPr="006B6C9C" w:rsidRDefault="009F63DD" w:rsidP="000F4FCF">
            <w:pPr>
              <w:jc w:val="center"/>
              <w:rPr>
                <w:rFonts w:cs="Times New Roman"/>
                <w:szCs w:val="24"/>
                <w:lang w:eastAsia="zh-CN"/>
              </w:rPr>
            </w:pPr>
          </w:p>
        </w:tc>
        <w:tc>
          <w:tcPr>
            <w:tcW w:w="530" w:type="pct"/>
            <w:noWrap/>
            <w:vAlign w:val="center"/>
          </w:tcPr>
          <w:p w14:paraId="1677A9C4" w14:textId="77777777" w:rsidR="009F63DD" w:rsidRPr="006B6C9C" w:rsidRDefault="009F63DD" w:rsidP="000F4FCF">
            <w:pPr>
              <w:jc w:val="center"/>
              <w:rPr>
                <w:rFonts w:cs="Times New Roman"/>
                <w:szCs w:val="24"/>
                <w:lang w:eastAsia="zh-CN"/>
              </w:rPr>
            </w:pPr>
          </w:p>
        </w:tc>
        <w:tc>
          <w:tcPr>
            <w:tcW w:w="571" w:type="pct"/>
            <w:noWrap/>
            <w:vAlign w:val="center"/>
          </w:tcPr>
          <w:p w14:paraId="07B87D9A" w14:textId="77777777" w:rsidR="009F63DD" w:rsidRPr="006B6C9C" w:rsidRDefault="009F63DD" w:rsidP="000F4FCF">
            <w:pPr>
              <w:jc w:val="center"/>
              <w:rPr>
                <w:rFonts w:cs="Times New Roman"/>
                <w:szCs w:val="24"/>
                <w:lang w:eastAsia="zh-CN"/>
              </w:rPr>
            </w:pPr>
          </w:p>
        </w:tc>
      </w:tr>
      <w:tr w:rsidR="009F63DD" w:rsidRPr="006B6C9C" w14:paraId="701081DF" w14:textId="77777777" w:rsidTr="000F4FCF">
        <w:trPr>
          <w:trHeight w:val="315"/>
        </w:trPr>
        <w:tc>
          <w:tcPr>
            <w:tcW w:w="547" w:type="pct"/>
            <w:noWrap/>
            <w:vAlign w:val="center"/>
            <w:hideMark/>
          </w:tcPr>
          <w:p w14:paraId="4E92A7DA" w14:textId="77777777" w:rsidR="009F63DD" w:rsidRPr="006B6C9C" w:rsidRDefault="009F63DD" w:rsidP="000F4FCF">
            <w:pPr>
              <w:jc w:val="center"/>
              <w:rPr>
                <w:lang w:eastAsia="zh-CN"/>
              </w:rPr>
            </w:pPr>
            <w:r w:rsidRPr="006B6C9C">
              <w:rPr>
                <w:rFonts w:hint="eastAsia"/>
                <w:lang w:eastAsia="zh-CN"/>
              </w:rPr>
              <w:t>UC</w:t>
            </w:r>
          </w:p>
        </w:tc>
        <w:tc>
          <w:tcPr>
            <w:tcW w:w="573" w:type="pct"/>
            <w:noWrap/>
            <w:vAlign w:val="center"/>
            <w:hideMark/>
          </w:tcPr>
          <w:p w14:paraId="6B3E4204" w14:textId="77777777" w:rsidR="009F63DD" w:rsidRPr="006B6C9C" w:rsidRDefault="009F63DD" w:rsidP="000F4FCF">
            <w:pPr>
              <w:jc w:val="center"/>
              <w:rPr>
                <w:rFonts w:cs="Times New Roman"/>
                <w:szCs w:val="24"/>
                <w:lang w:eastAsia="zh-CN"/>
              </w:rPr>
            </w:pPr>
            <w:r w:rsidRPr="006B6C9C">
              <w:rPr>
                <w:rFonts w:cs="Times New Roman"/>
                <w:szCs w:val="24"/>
              </w:rPr>
              <w:t>.27</w:t>
            </w:r>
          </w:p>
        </w:tc>
        <w:tc>
          <w:tcPr>
            <w:tcW w:w="573" w:type="pct"/>
            <w:noWrap/>
            <w:vAlign w:val="center"/>
            <w:hideMark/>
          </w:tcPr>
          <w:p w14:paraId="4E777BE7" w14:textId="77777777" w:rsidR="009F63DD" w:rsidRPr="006B6C9C" w:rsidRDefault="009F63DD" w:rsidP="000F4FCF">
            <w:pPr>
              <w:jc w:val="center"/>
              <w:rPr>
                <w:rFonts w:cs="Times New Roman"/>
                <w:szCs w:val="24"/>
                <w:lang w:eastAsia="zh-CN"/>
              </w:rPr>
            </w:pPr>
            <w:r w:rsidRPr="006B6C9C">
              <w:rPr>
                <w:rFonts w:cs="Times New Roman"/>
                <w:szCs w:val="24"/>
              </w:rPr>
              <w:t>.70</w:t>
            </w:r>
          </w:p>
        </w:tc>
        <w:tc>
          <w:tcPr>
            <w:tcW w:w="573" w:type="pct"/>
            <w:noWrap/>
            <w:vAlign w:val="center"/>
            <w:hideMark/>
          </w:tcPr>
          <w:p w14:paraId="58D92ED9" w14:textId="77777777" w:rsidR="009F63DD" w:rsidRPr="006B6C9C" w:rsidRDefault="009F63DD" w:rsidP="000F4FCF">
            <w:pPr>
              <w:jc w:val="center"/>
              <w:rPr>
                <w:rFonts w:cs="Times New Roman"/>
                <w:szCs w:val="24"/>
                <w:lang w:eastAsia="zh-CN"/>
              </w:rPr>
            </w:pPr>
            <w:r w:rsidRPr="006B6C9C">
              <w:rPr>
                <w:rFonts w:cs="Times New Roman"/>
                <w:szCs w:val="24"/>
              </w:rPr>
              <w:t>.12</w:t>
            </w:r>
          </w:p>
        </w:tc>
        <w:tc>
          <w:tcPr>
            <w:tcW w:w="530" w:type="pct"/>
            <w:noWrap/>
            <w:vAlign w:val="center"/>
            <w:hideMark/>
          </w:tcPr>
          <w:p w14:paraId="1EE7242F" w14:textId="77777777" w:rsidR="009F63DD" w:rsidRPr="006B6C9C" w:rsidRDefault="009F63DD" w:rsidP="000F4FCF">
            <w:pPr>
              <w:jc w:val="center"/>
              <w:rPr>
                <w:rFonts w:cs="Times New Roman"/>
                <w:szCs w:val="24"/>
                <w:lang w:eastAsia="zh-CN"/>
              </w:rPr>
            </w:pPr>
            <w:r w:rsidRPr="006B6C9C">
              <w:rPr>
                <w:rFonts w:cs="Times New Roman"/>
                <w:szCs w:val="24"/>
              </w:rPr>
              <w:t>-.31</w:t>
            </w:r>
          </w:p>
        </w:tc>
        <w:tc>
          <w:tcPr>
            <w:tcW w:w="530" w:type="pct"/>
            <w:noWrap/>
            <w:vAlign w:val="center"/>
            <w:hideMark/>
          </w:tcPr>
          <w:p w14:paraId="2463E163" w14:textId="77777777" w:rsidR="009F63DD" w:rsidRPr="006B6C9C" w:rsidRDefault="009F63DD" w:rsidP="000F4FCF">
            <w:pPr>
              <w:jc w:val="center"/>
              <w:rPr>
                <w:rFonts w:cs="Times New Roman"/>
                <w:szCs w:val="24"/>
                <w:lang w:eastAsia="zh-CN"/>
              </w:rPr>
            </w:pPr>
            <w:r w:rsidRPr="006B6C9C">
              <w:rPr>
                <w:rFonts w:cs="Times New Roman"/>
                <w:szCs w:val="24"/>
              </w:rPr>
              <w:t>-.23</w:t>
            </w:r>
          </w:p>
        </w:tc>
        <w:tc>
          <w:tcPr>
            <w:tcW w:w="573" w:type="pct"/>
            <w:noWrap/>
            <w:vAlign w:val="center"/>
            <w:hideMark/>
          </w:tcPr>
          <w:p w14:paraId="26CA634A" w14:textId="77777777" w:rsidR="009F63DD" w:rsidRPr="00D031AE" w:rsidRDefault="009F63DD" w:rsidP="000F4FCF">
            <w:pPr>
              <w:jc w:val="center"/>
              <w:rPr>
                <w:rFonts w:cs="Times New Roman"/>
                <w:b/>
                <w:bCs/>
                <w:szCs w:val="24"/>
                <w:lang w:eastAsia="zh-CN"/>
              </w:rPr>
            </w:pPr>
            <w:r w:rsidRPr="00D031AE">
              <w:rPr>
                <w:rFonts w:cs="Times New Roman"/>
                <w:b/>
                <w:bCs/>
                <w:szCs w:val="24"/>
              </w:rPr>
              <w:t>.80</w:t>
            </w:r>
          </w:p>
        </w:tc>
        <w:tc>
          <w:tcPr>
            <w:tcW w:w="530" w:type="pct"/>
            <w:noWrap/>
            <w:vAlign w:val="center"/>
          </w:tcPr>
          <w:p w14:paraId="3D4FDCEF" w14:textId="77777777" w:rsidR="009F63DD" w:rsidRPr="006B6C9C" w:rsidRDefault="009F63DD" w:rsidP="000F4FCF">
            <w:pPr>
              <w:jc w:val="center"/>
              <w:rPr>
                <w:rFonts w:cs="Times New Roman"/>
                <w:szCs w:val="24"/>
                <w:lang w:eastAsia="zh-CN"/>
              </w:rPr>
            </w:pPr>
          </w:p>
        </w:tc>
        <w:tc>
          <w:tcPr>
            <w:tcW w:w="571" w:type="pct"/>
            <w:noWrap/>
            <w:vAlign w:val="center"/>
          </w:tcPr>
          <w:p w14:paraId="3BDB8881" w14:textId="77777777" w:rsidR="009F63DD" w:rsidRPr="006B6C9C" w:rsidRDefault="009F63DD" w:rsidP="000F4FCF">
            <w:pPr>
              <w:jc w:val="center"/>
              <w:rPr>
                <w:rFonts w:cs="Times New Roman"/>
                <w:szCs w:val="24"/>
                <w:lang w:eastAsia="zh-CN"/>
              </w:rPr>
            </w:pPr>
          </w:p>
        </w:tc>
      </w:tr>
      <w:tr w:rsidR="009F63DD" w:rsidRPr="006B6C9C" w14:paraId="279B4EF6" w14:textId="77777777" w:rsidTr="000F4FCF">
        <w:trPr>
          <w:trHeight w:val="315"/>
        </w:trPr>
        <w:tc>
          <w:tcPr>
            <w:tcW w:w="547" w:type="pct"/>
            <w:noWrap/>
            <w:vAlign w:val="center"/>
            <w:hideMark/>
          </w:tcPr>
          <w:p w14:paraId="44532D04" w14:textId="77777777" w:rsidR="009F63DD" w:rsidRPr="006B6C9C" w:rsidRDefault="009F63DD" w:rsidP="000F4FCF">
            <w:pPr>
              <w:jc w:val="center"/>
              <w:rPr>
                <w:lang w:eastAsia="zh-CN"/>
              </w:rPr>
            </w:pPr>
            <w:r w:rsidRPr="006B6C9C">
              <w:rPr>
                <w:rFonts w:hint="eastAsia"/>
                <w:lang w:eastAsia="zh-CN"/>
              </w:rPr>
              <w:t>DI</w:t>
            </w:r>
          </w:p>
        </w:tc>
        <w:tc>
          <w:tcPr>
            <w:tcW w:w="573" w:type="pct"/>
            <w:noWrap/>
            <w:vAlign w:val="center"/>
            <w:hideMark/>
          </w:tcPr>
          <w:p w14:paraId="45F2C699" w14:textId="77777777" w:rsidR="009F63DD" w:rsidRPr="006B6C9C" w:rsidRDefault="009F63DD" w:rsidP="000F4FCF">
            <w:pPr>
              <w:jc w:val="center"/>
              <w:rPr>
                <w:rFonts w:cs="Times New Roman"/>
                <w:szCs w:val="24"/>
                <w:lang w:eastAsia="zh-CN"/>
              </w:rPr>
            </w:pPr>
            <w:r w:rsidRPr="006B6C9C">
              <w:rPr>
                <w:rFonts w:cs="Times New Roman"/>
                <w:szCs w:val="24"/>
              </w:rPr>
              <w:t>.47</w:t>
            </w:r>
          </w:p>
        </w:tc>
        <w:tc>
          <w:tcPr>
            <w:tcW w:w="573" w:type="pct"/>
            <w:noWrap/>
            <w:vAlign w:val="center"/>
            <w:hideMark/>
          </w:tcPr>
          <w:p w14:paraId="0DB9B4C0" w14:textId="77777777" w:rsidR="009F63DD" w:rsidRPr="006B6C9C" w:rsidRDefault="009F63DD" w:rsidP="000F4FCF">
            <w:pPr>
              <w:jc w:val="center"/>
              <w:rPr>
                <w:rFonts w:cs="Times New Roman"/>
                <w:szCs w:val="24"/>
                <w:lang w:eastAsia="zh-CN"/>
              </w:rPr>
            </w:pPr>
            <w:r w:rsidRPr="006B6C9C">
              <w:rPr>
                <w:rFonts w:cs="Times New Roman"/>
                <w:szCs w:val="24"/>
              </w:rPr>
              <w:t>.55</w:t>
            </w:r>
          </w:p>
        </w:tc>
        <w:tc>
          <w:tcPr>
            <w:tcW w:w="573" w:type="pct"/>
            <w:noWrap/>
            <w:vAlign w:val="center"/>
            <w:hideMark/>
          </w:tcPr>
          <w:p w14:paraId="2857E312" w14:textId="77777777" w:rsidR="009F63DD" w:rsidRPr="006B6C9C" w:rsidRDefault="009F63DD" w:rsidP="000F4FCF">
            <w:pPr>
              <w:jc w:val="center"/>
              <w:rPr>
                <w:rFonts w:cs="Times New Roman"/>
                <w:szCs w:val="24"/>
                <w:lang w:eastAsia="zh-CN"/>
              </w:rPr>
            </w:pPr>
            <w:r w:rsidRPr="006B6C9C">
              <w:rPr>
                <w:rFonts w:cs="Times New Roman"/>
                <w:szCs w:val="24"/>
              </w:rPr>
              <w:t>.09</w:t>
            </w:r>
          </w:p>
        </w:tc>
        <w:tc>
          <w:tcPr>
            <w:tcW w:w="530" w:type="pct"/>
            <w:noWrap/>
            <w:vAlign w:val="center"/>
            <w:hideMark/>
          </w:tcPr>
          <w:p w14:paraId="4EAF01A7" w14:textId="77777777" w:rsidR="009F63DD" w:rsidRPr="006B6C9C" w:rsidRDefault="009F63DD" w:rsidP="000F4FCF">
            <w:pPr>
              <w:jc w:val="center"/>
              <w:rPr>
                <w:rFonts w:cs="Times New Roman"/>
                <w:szCs w:val="24"/>
                <w:lang w:eastAsia="zh-CN"/>
              </w:rPr>
            </w:pPr>
            <w:r w:rsidRPr="006B6C9C">
              <w:rPr>
                <w:rFonts w:cs="Times New Roman"/>
                <w:szCs w:val="24"/>
              </w:rPr>
              <w:t>-.26</w:t>
            </w:r>
          </w:p>
        </w:tc>
        <w:tc>
          <w:tcPr>
            <w:tcW w:w="530" w:type="pct"/>
            <w:noWrap/>
            <w:vAlign w:val="center"/>
            <w:hideMark/>
          </w:tcPr>
          <w:p w14:paraId="2ADF54E3" w14:textId="77777777" w:rsidR="009F63DD" w:rsidRPr="006B6C9C" w:rsidRDefault="009F63DD" w:rsidP="000F4FCF">
            <w:pPr>
              <w:jc w:val="center"/>
              <w:rPr>
                <w:rFonts w:cs="Times New Roman"/>
                <w:szCs w:val="24"/>
                <w:lang w:eastAsia="zh-CN"/>
              </w:rPr>
            </w:pPr>
            <w:r w:rsidRPr="006B6C9C">
              <w:rPr>
                <w:rFonts w:cs="Times New Roman"/>
                <w:szCs w:val="24"/>
              </w:rPr>
              <w:t>-.09</w:t>
            </w:r>
          </w:p>
        </w:tc>
        <w:tc>
          <w:tcPr>
            <w:tcW w:w="573" w:type="pct"/>
            <w:noWrap/>
            <w:vAlign w:val="center"/>
            <w:hideMark/>
          </w:tcPr>
          <w:p w14:paraId="54C84D8C" w14:textId="77777777" w:rsidR="009F63DD" w:rsidRPr="006B6C9C" w:rsidRDefault="009F63DD" w:rsidP="000F4FCF">
            <w:pPr>
              <w:jc w:val="center"/>
              <w:rPr>
                <w:rFonts w:cs="Times New Roman"/>
                <w:szCs w:val="24"/>
                <w:lang w:eastAsia="zh-CN"/>
              </w:rPr>
            </w:pPr>
            <w:r w:rsidRPr="006B6C9C">
              <w:rPr>
                <w:rFonts w:cs="Times New Roman"/>
                <w:szCs w:val="24"/>
              </w:rPr>
              <w:t>.48</w:t>
            </w:r>
          </w:p>
        </w:tc>
        <w:tc>
          <w:tcPr>
            <w:tcW w:w="530" w:type="pct"/>
            <w:noWrap/>
            <w:vAlign w:val="center"/>
            <w:hideMark/>
          </w:tcPr>
          <w:p w14:paraId="2353DFD5" w14:textId="77777777" w:rsidR="009F63DD" w:rsidRPr="00D031AE" w:rsidRDefault="009F63DD" w:rsidP="000F4FCF">
            <w:pPr>
              <w:jc w:val="center"/>
              <w:rPr>
                <w:rFonts w:cs="Times New Roman"/>
                <w:b/>
                <w:bCs/>
                <w:szCs w:val="24"/>
                <w:lang w:eastAsia="zh-CN"/>
              </w:rPr>
            </w:pPr>
            <w:r w:rsidRPr="00D031AE">
              <w:rPr>
                <w:rFonts w:cs="Times New Roman"/>
                <w:b/>
                <w:bCs/>
                <w:szCs w:val="24"/>
              </w:rPr>
              <w:t>.86</w:t>
            </w:r>
          </w:p>
        </w:tc>
        <w:tc>
          <w:tcPr>
            <w:tcW w:w="571" w:type="pct"/>
            <w:noWrap/>
            <w:vAlign w:val="center"/>
            <w:hideMark/>
          </w:tcPr>
          <w:p w14:paraId="63BEBE67" w14:textId="77777777" w:rsidR="009F63DD" w:rsidRPr="006B6C9C" w:rsidRDefault="009F63DD" w:rsidP="000F4FCF">
            <w:pPr>
              <w:jc w:val="center"/>
              <w:rPr>
                <w:rFonts w:cs="Times New Roman"/>
                <w:szCs w:val="24"/>
                <w:lang w:eastAsia="zh-CN"/>
              </w:rPr>
            </w:pPr>
          </w:p>
        </w:tc>
      </w:tr>
      <w:tr w:rsidR="009F63DD" w:rsidRPr="006B6C9C" w14:paraId="27F50EE2" w14:textId="77777777" w:rsidTr="000F4FCF">
        <w:trPr>
          <w:trHeight w:val="315"/>
        </w:trPr>
        <w:tc>
          <w:tcPr>
            <w:tcW w:w="547" w:type="pct"/>
            <w:tcBorders>
              <w:bottom w:val="single" w:sz="12" w:space="0" w:color="auto"/>
            </w:tcBorders>
            <w:noWrap/>
            <w:vAlign w:val="center"/>
            <w:hideMark/>
          </w:tcPr>
          <w:p w14:paraId="0C30E92B" w14:textId="77777777" w:rsidR="009F63DD" w:rsidRPr="006B6C9C" w:rsidRDefault="009F63DD" w:rsidP="000F4FCF">
            <w:pPr>
              <w:jc w:val="center"/>
              <w:rPr>
                <w:lang w:eastAsia="zh-CN"/>
              </w:rPr>
            </w:pPr>
            <w:r w:rsidRPr="006B6C9C">
              <w:rPr>
                <w:rFonts w:hint="eastAsia"/>
                <w:lang w:eastAsia="zh-CN"/>
              </w:rPr>
              <w:t>DC</w:t>
            </w:r>
          </w:p>
        </w:tc>
        <w:tc>
          <w:tcPr>
            <w:tcW w:w="573" w:type="pct"/>
            <w:tcBorders>
              <w:bottom w:val="single" w:sz="12" w:space="0" w:color="auto"/>
            </w:tcBorders>
            <w:noWrap/>
            <w:vAlign w:val="center"/>
            <w:hideMark/>
          </w:tcPr>
          <w:p w14:paraId="4B6DDA22" w14:textId="77777777" w:rsidR="009F63DD" w:rsidRPr="006B6C9C" w:rsidRDefault="009F63DD" w:rsidP="000F4FCF">
            <w:pPr>
              <w:jc w:val="center"/>
              <w:rPr>
                <w:rFonts w:cs="Times New Roman"/>
                <w:szCs w:val="24"/>
                <w:lang w:eastAsia="zh-CN"/>
              </w:rPr>
            </w:pPr>
            <w:r w:rsidRPr="006B6C9C">
              <w:rPr>
                <w:rFonts w:cs="Times New Roman"/>
                <w:szCs w:val="24"/>
              </w:rPr>
              <w:t>.43</w:t>
            </w:r>
          </w:p>
        </w:tc>
        <w:tc>
          <w:tcPr>
            <w:tcW w:w="573" w:type="pct"/>
            <w:tcBorders>
              <w:bottom w:val="single" w:sz="12" w:space="0" w:color="auto"/>
            </w:tcBorders>
            <w:noWrap/>
            <w:vAlign w:val="center"/>
            <w:hideMark/>
          </w:tcPr>
          <w:p w14:paraId="50561714" w14:textId="77777777" w:rsidR="009F63DD" w:rsidRPr="006B6C9C" w:rsidRDefault="009F63DD" w:rsidP="000F4FCF">
            <w:pPr>
              <w:jc w:val="center"/>
              <w:rPr>
                <w:rFonts w:cs="Times New Roman"/>
                <w:szCs w:val="24"/>
                <w:lang w:eastAsia="zh-CN"/>
              </w:rPr>
            </w:pPr>
            <w:r w:rsidRPr="006B6C9C">
              <w:rPr>
                <w:rFonts w:cs="Times New Roman"/>
                <w:szCs w:val="24"/>
              </w:rPr>
              <w:t>.25</w:t>
            </w:r>
          </w:p>
        </w:tc>
        <w:tc>
          <w:tcPr>
            <w:tcW w:w="573" w:type="pct"/>
            <w:tcBorders>
              <w:bottom w:val="single" w:sz="12" w:space="0" w:color="auto"/>
            </w:tcBorders>
            <w:noWrap/>
            <w:vAlign w:val="center"/>
            <w:hideMark/>
          </w:tcPr>
          <w:p w14:paraId="11C0341C" w14:textId="77777777" w:rsidR="009F63DD" w:rsidRPr="006B6C9C" w:rsidRDefault="009F63DD" w:rsidP="000F4FCF">
            <w:pPr>
              <w:jc w:val="center"/>
              <w:rPr>
                <w:rFonts w:cs="Times New Roman"/>
                <w:szCs w:val="24"/>
                <w:lang w:eastAsia="zh-CN"/>
              </w:rPr>
            </w:pPr>
            <w:r w:rsidRPr="006B6C9C">
              <w:rPr>
                <w:rFonts w:cs="Times New Roman"/>
                <w:szCs w:val="24"/>
              </w:rPr>
              <w:t>.30</w:t>
            </w:r>
          </w:p>
        </w:tc>
        <w:tc>
          <w:tcPr>
            <w:tcW w:w="530" w:type="pct"/>
            <w:tcBorders>
              <w:bottom w:val="single" w:sz="12" w:space="0" w:color="auto"/>
            </w:tcBorders>
            <w:noWrap/>
            <w:vAlign w:val="center"/>
            <w:hideMark/>
          </w:tcPr>
          <w:p w14:paraId="159BC17C" w14:textId="77777777" w:rsidR="009F63DD" w:rsidRPr="006B6C9C" w:rsidRDefault="009F63DD" w:rsidP="000F4FCF">
            <w:pPr>
              <w:jc w:val="center"/>
              <w:rPr>
                <w:rFonts w:cs="Times New Roman"/>
                <w:szCs w:val="24"/>
                <w:lang w:eastAsia="zh-CN"/>
              </w:rPr>
            </w:pPr>
            <w:r w:rsidRPr="006B6C9C">
              <w:rPr>
                <w:rFonts w:cs="Times New Roman"/>
                <w:szCs w:val="24"/>
              </w:rPr>
              <w:t>.10</w:t>
            </w:r>
          </w:p>
        </w:tc>
        <w:tc>
          <w:tcPr>
            <w:tcW w:w="530" w:type="pct"/>
            <w:tcBorders>
              <w:bottom w:val="single" w:sz="12" w:space="0" w:color="auto"/>
            </w:tcBorders>
            <w:noWrap/>
            <w:vAlign w:val="center"/>
            <w:hideMark/>
          </w:tcPr>
          <w:p w14:paraId="135A6513" w14:textId="77777777" w:rsidR="009F63DD" w:rsidRPr="006B6C9C" w:rsidRDefault="009F63DD" w:rsidP="000F4FCF">
            <w:pPr>
              <w:jc w:val="center"/>
              <w:rPr>
                <w:rFonts w:cs="Times New Roman"/>
                <w:szCs w:val="24"/>
                <w:lang w:eastAsia="zh-CN"/>
              </w:rPr>
            </w:pPr>
            <w:r w:rsidRPr="006B6C9C">
              <w:rPr>
                <w:rFonts w:cs="Times New Roman"/>
                <w:szCs w:val="24"/>
              </w:rPr>
              <w:t>.09</w:t>
            </w:r>
          </w:p>
        </w:tc>
        <w:tc>
          <w:tcPr>
            <w:tcW w:w="573" w:type="pct"/>
            <w:tcBorders>
              <w:bottom w:val="single" w:sz="12" w:space="0" w:color="auto"/>
            </w:tcBorders>
            <w:noWrap/>
            <w:vAlign w:val="center"/>
            <w:hideMark/>
          </w:tcPr>
          <w:p w14:paraId="0DE45822" w14:textId="77777777" w:rsidR="009F63DD" w:rsidRPr="006B6C9C" w:rsidRDefault="009F63DD" w:rsidP="000F4FCF">
            <w:pPr>
              <w:jc w:val="center"/>
              <w:rPr>
                <w:rFonts w:cs="Times New Roman"/>
                <w:szCs w:val="24"/>
                <w:lang w:eastAsia="zh-CN"/>
              </w:rPr>
            </w:pPr>
            <w:r w:rsidRPr="006B6C9C">
              <w:rPr>
                <w:rFonts w:cs="Times New Roman"/>
                <w:szCs w:val="24"/>
              </w:rPr>
              <w:t>.24</w:t>
            </w:r>
          </w:p>
        </w:tc>
        <w:tc>
          <w:tcPr>
            <w:tcW w:w="530" w:type="pct"/>
            <w:tcBorders>
              <w:bottom w:val="single" w:sz="12" w:space="0" w:color="auto"/>
            </w:tcBorders>
            <w:noWrap/>
            <w:vAlign w:val="center"/>
            <w:hideMark/>
          </w:tcPr>
          <w:p w14:paraId="0C15B5BF" w14:textId="77777777" w:rsidR="009F63DD" w:rsidRPr="006B6C9C" w:rsidRDefault="009F63DD" w:rsidP="000F4FCF">
            <w:pPr>
              <w:jc w:val="center"/>
              <w:rPr>
                <w:rFonts w:cs="Times New Roman"/>
                <w:szCs w:val="24"/>
                <w:lang w:eastAsia="zh-CN"/>
              </w:rPr>
            </w:pPr>
            <w:r w:rsidRPr="006B6C9C">
              <w:rPr>
                <w:rFonts w:cs="Times New Roman"/>
                <w:szCs w:val="24"/>
              </w:rPr>
              <w:t>.40</w:t>
            </w:r>
          </w:p>
        </w:tc>
        <w:tc>
          <w:tcPr>
            <w:tcW w:w="571" w:type="pct"/>
            <w:tcBorders>
              <w:bottom w:val="single" w:sz="12" w:space="0" w:color="auto"/>
            </w:tcBorders>
            <w:noWrap/>
            <w:vAlign w:val="center"/>
            <w:hideMark/>
          </w:tcPr>
          <w:p w14:paraId="37EA0600" w14:textId="77777777" w:rsidR="009F63DD" w:rsidRPr="00D031AE" w:rsidRDefault="009F63DD" w:rsidP="000F4FCF">
            <w:pPr>
              <w:jc w:val="center"/>
              <w:rPr>
                <w:rFonts w:cs="Times New Roman"/>
                <w:b/>
                <w:bCs/>
                <w:szCs w:val="24"/>
                <w:lang w:eastAsia="zh-CN"/>
              </w:rPr>
            </w:pPr>
            <w:r w:rsidRPr="00D031AE">
              <w:rPr>
                <w:rFonts w:cs="Times New Roman"/>
                <w:b/>
                <w:bCs/>
                <w:szCs w:val="24"/>
              </w:rPr>
              <w:t>.75</w:t>
            </w:r>
          </w:p>
        </w:tc>
      </w:tr>
    </w:tbl>
    <w:p w14:paraId="782170D6" w14:textId="32E3F0A9" w:rsidR="009F63DD" w:rsidRPr="009F63DD" w:rsidRDefault="009F63DD" w:rsidP="009F63DD">
      <w:pPr>
        <w:ind w:firstLine="480"/>
        <w:rPr>
          <w:rFonts w:cs="Times New Roman"/>
          <w:iCs/>
          <w:lang w:eastAsia="zh-CN"/>
        </w:rPr>
      </w:pPr>
      <w:r w:rsidRPr="00727B85">
        <w:rPr>
          <w:rFonts w:cs="Times New Roman" w:hint="eastAsia"/>
          <w:iCs/>
          <w:lang w:eastAsia="zh-CN"/>
        </w:rPr>
        <w:t>注：</w:t>
      </w:r>
      <w:r>
        <w:rPr>
          <w:rFonts w:hint="eastAsia"/>
          <w:lang w:eastAsia="zh-CN"/>
        </w:rPr>
        <w:t>N = 218</w:t>
      </w:r>
      <w:r>
        <w:rPr>
          <w:rFonts w:hint="eastAsia"/>
          <w:lang w:eastAsia="zh-CN"/>
        </w:rPr>
        <w:t>。</w:t>
      </w:r>
      <w:r>
        <w:rPr>
          <w:rFonts w:cs="Times New Roman" w:hint="eastAsia"/>
          <w:iCs/>
          <w:lang w:eastAsia="zh-CN"/>
        </w:rPr>
        <w:t>对角线粗体表示平均方差萃取量的平方根。</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5304D021" w14:textId="051917C8" w:rsidR="00015BE3" w:rsidRDefault="00015BE3" w:rsidP="00015BE3">
      <w:pPr>
        <w:pStyle w:val="4"/>
        <w:spacing w:before="180" w:after="180"/>
        <w:rPr>
          <w:lang w:eastAsia="zh-CN"/>
        </w:rPr>
      </w:pPr>
      <w:commentRangeStart w:id="45"/>
      <w:r>
        <w:rPr>
          <w:rFonts w:hint="eastAsia"/>
          <w:lang w:eastAsia="zh-CN"/>
        </w:rPr>
        <w:t>量表修订</w:t>
      </w:r>
      <w:commentRangeEnd w:id="45"/>
      <w:r w:rsidR="00B800AF">
        <w:rPr>
          <w:rStyle w:val="af9"/>
          <w:rFonts w:ascii="Times New Roman" w:eastAsia="宋体" w:hAnsi="Times New Roman" w:cstheme="minorBidi"/>
          <w:b w:val="0"/>
          <w:bCs w:val="0"/>
        </w:rPr>
        <w:commentReference w:id="45"/>
      </w:r>
    </w:p>
    <w:p w14:paraId="19974117" w14:textId="4491853C" w:rsidR="00015BE3" w:rsidRPr="00015BE3" w:rsidRDefault="00015BE3" w:rsidP="008916CA">
      <w:pPr>
        <w:ind w:firstLine="480"/>
        <w:rPr>
          <w:lang w:eastAsia="zh-CN"/>
        </w:rPr>
      </w:pPr>
      <w:r>
        <w:rPr>
          <w:rFonts w:hint="eastAsia"/>
          <w:lang w:eastAsia="zh-CN"/>
        </w:rPr>
        <w:t>基于初测的信效度检验</w:t>
      </w:r>
      <w:r w:rsidR="008C4FC3">
        <w:rPr>
          <w:rFonts w:hint="eastAsia"/>
          <w:lang w:eastAsia="zh-CN"/>
        </w:rPr>
        <w:t>结果</w:t>
      </w:r>
      <w:r>
        <w:rPr>
          <w:rFonts w:hint="eastAsia"/>
          <w:lang w:eastAsia="zh-CN"/>
        </w:rPr>
        <w:t>，</w:t>
      </w:r>
      <w:r w:rsidR="008916CA">
        <w:rPr>
          <w:rFonts w:hint="eastAsia"/>
          <w:lang w:eastAsia="zh-CN"/>
        </w:rPr>
        <w:t>本研究对这三个信效度较低的三个量表中的一共八</w:t>
      </w:r>
      <w:r w:rsidR="008916CA" w:rsidRPr="004E614C">
        <w:rPr>
          <w:rFonts w:hint="eastAsia"/>
          <w:lang w:eastAsia="zh-CN"/>
        </w:rPr>
        <w:t>道题目</w:t>
      </w:r>
      <w:r w:rsidR="008916CA">
        <w:rPr>
          <w:rFonts w:hint="eastAsia"/>
          <w:lang w:eastAsia="zh-CN"/>
        </w:rPr>
        <w:t>进行修订。</w:t>
      </w:r>
      <w:r w:rsidR="009F63DD">
        <w:rPr>
          <w:rFonts w:hint="eastAsia"/>
          <w:lang w:eastAsia="zh-CN"/>
        </w:rPr>
        <w:t>在这八道题中，有</w:t>
      </w:r>
      <w:r w:rsidR="008916CA" w:rsidRPr="004E614C">
        <w:rPr>
          <w:rFonts w:hint="eastAsia"/>
          <w:lang w:eastAsia="zh-CN"/>
        </w:rPr>
        <w:t>四道题是因为反向计分导致了</w:t>
      </w:r>
      <w:r w:rsidR="009F63DD">
        <w:rPr>
          <w:rFonts w:hint="eastAsia"/>
          <w:lang w:eastAsia="zh-CN"/>
        </w:rPr>
        <w:t>其</w:t>
      </w:r>
      <w:r w:rsidR="008916CA" w:rsidRPr="004E614C">
        <w:rPr>
          <w:rFonts w:hint="eastAsia"/>
          <w:lang w:eastAsia="zh-CN"/>
        </w:rPr>
        <w:t>与维度内其他题目的内部一致性</w:t>
      </w:r>
      <w:r w:rsidR="009F63DD">
        <w:rPr>
          <w:rFonts w:hint="eastAsia"/>
          <w:lang w:eastAsia="zh-CN"/>
        </w:rPr>
        <w:t>较</w:t>
      </w:r>
      <w:r w:rsidR="008916CA" w:rsidRPr="004E614C">
        <w:rPr>
          <w:rFonts w:hint="eastAsia"/>
          <w:lang w:eastAsia="zh-CN"/>
        </w:rPr>
        <w:t>低，因此</w:t>
      </w:r>
      <w:r w:rsidR="008916CA">
        <w:rPr>
          <w:rFonts w:hint="eastAsia"/>
          <w:lang w:eastAsia="zh-CN"/>
        </w:rPr>
        <w:t>本研究</w:t>
      </w:r>
      <w:r w:rsidR="008916CA" w:rsidRPr="004E614C">
        <w:rPr>
          <w:rFonts w:hint="eastAsia"/>
          <w:lang w:eastAsia="zh-CN"/>
        </w:rPr>
        <w:t>将这样的四道题改为了正向</w:t>
      </w:r>
      <w:r w:rsidR="009F63DD">
        <w:rPr>
          <w:rFonts w:hint="eastAsia"/>
          <w:lang w:eastAsia="zh-CN"/>
        </w:rPr>
        <w:t>计</w:t>
      </w:r>
      <w:r w:rsidR="008916CA" w:rsidRPr="004E614C">
        <w:rPr>
          <w:rFonts w:hint="eastAsia"/>
          <w:lang w:eastAsia="zh-CN"/>
        </w:rPr>
        <w:t>分。</w:t>
      </w:r>
      <w:r w:rsidR="009F63DD">
        <w:rPr>
          <w:rFonts w:hint="eastAsia"/>
          <w:lang w:eastAsia="zh-CN"/>
        </w:rPr>
        <w:t>除此之外，本研究对剩下四道题中的三道题</w:t>
      </w:r>
      <w:r w:rsidR="008916CA" w:rsidRPr="004E614C">
        <w:rPr>
          <w:rFonts w:hint="eastAsia"/>
          <w:lang w:eastAsia="zh-CN"/>
        </w:rPr>
        <w:t>在措辞上进行了修改，使其变得更简洁易懂。</w:t>
      </w:r>
      <w:r w:rsidR="009F63DD">
        <w:rPr>
          <w:rFonts w:hint="eastAsia"/>
          <w:lang w:eastAsia="zh-CN"/>
        </w:rPr>
        <w:t>最后，基于本研究对被试在填写完问卷后的访谈，本研究认为“感知到的优越感量表”第四题所想测量的潜在构念与其他题目明显不一致。因此，本研究最终决定在“感知到的优越感量表”中</w:t>
      </w:r>
      <w:r w:rsidR="008916CA">
        <w:rPr>
          <w:rFonts w:hint="eastAsia"/>
          <w:lang w:eastAsia="zh-CN"/>
        </w:rPr>
        <w:t>新增一道题。</w:t>
      </w:r>
      <w:r w:rsidR="008916CA" w:rsidRPr="004E614C">
        <w:rPr>
          <w:rFonts w:hint="eastAsia"/>
          <w:lang w:eastAsia="zh-CN"/>
        </w:rPr>
        <w:t>具体修改方式，见表</w:t>
      </w:r>
      <w:r w:rsidR="008916CA">
        <w:rPr>
          <w:lang w:eastAsia="zh-CN"/>
        </w:rPr>
        <w:t>3.</w:t>
      </w:r>
      <w:r w:rsidR="008F26B2">
        <w:rPr>
          <w:rFonts w:hint="eastAsia"/>
          <w:lang w:eastAsia="zh-CN"/>
        </w:rPr>
        <w:t>3</w:t>
      </w:r>
      <w:r w:rsidR="008916CA" w:rsidRPr="004E614C">
        <w:rPr>
          <w:rFonts w:hint="eastAsia"/>
          <w:lang w:eastAsia="zh-CN"/>
        </w:rPr>
        <w:t>。</w:t>
      </w:r>
    </w:p>
    <w:p w14:paraId="5965DB1A" w14:textId="56E4E7C2" w:rsidR="00E82DAE" w:rsidRPr="004E614C" w:rsidRDefault="00E82DAE" w:rsidP="00E82DAE">
      <w:pPr>
        <w:pStyle w:val="af3"/>
      </w:pPr>
      <w:r w:rsidRPr="004E614C">
        <w:rPr>
          <w:rFonts w:hint="eastAsia"/>
        </w:rPr>
        <w:t>表</w:t>
      </w:r>
      <w:r>
        <w:t>3.</w:t>
      </w:r>
      <w:r w:rsidR="008F26B2">
        <w:rPr>
          <w:rFonts w:hint="eastAsia"/>
        </w:rPr>
        <w:t>3</w:t>
      </w:r>
      <w:r w:rsidRPr="004E614C">
        <w:t xml:space="preserve"> </w:t>
      </w:r>
      <w:r w:rsidRPr="004E614C">
        <w:rPr>
          <w:rFonts w:hint="eastAsia"/>
        </w:rPr>
        <w:t>量表修订</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3941"/>
        <w:gridCol w:w="3562"/>
      </w:tblGrid>
      <w:tr w:rsidR="00E82DAE" w:rsidRPr="006B6C9C" w14:paraId="614272BF" w14:textId="77777777" w:rsidTr="000F4FCF">
        <w:trPr>
          <w:tblHeader/>
        </w:trPr>
        <w:tc>
          <w:tcPr>
            <w:tcW w:w="442" w:type="pct"/>
            <w:tcBorders>
              <w:top w:val="single" w:sz="12" w:space="0" w:color="auto"/>
              <w:bottom w:val="single" w:sz="4" w:space="0" w:color="auto"/>
            </w:tcBorders>
            <w:vAlign w:val="center"/>
          </w:tcPr>
          <w:p w14:paraId="3393570D" w14:textId="77777777" w:rsidR="00E82DAE" w:rsidRPr="006B6C9C" w:rsidRDefault="00E82DAE" w:rsidP="000F4FCF">
            <w:pPr>
              <w:jc w:val="center"/>
              <w:rPr>
                <w:lang w:eastAsia="zh-CN"/>
              </w:rPr>
            </w:pPr>
            <w:r>
              <w:rPr>
                <w:rFonts w:hint="eastAsia"/>
                <w:lang w:eastAsia="zh-CN"/>
              </w:rPr>
              <w:t>题号</w:t>
            </w:r>
          </w:p>
        </w:tc>
        <w:tc>
          <w:tcPr>
            <w:tcW w:w="2393" w:type="pct"/>
            <w:tcBorders>
              <w:top w:val="single" w:sz="12" w:space="0" w:color="auto"/>
              <w:bottom w:val="single" w:sz="4" w:space="0" w:color="auto"/>
            </w:tcBorders>
            <w:vAlign w:val="center"/>
          </w:tcPr>
          <w:p w14:paraId="367F6910" w14:textId="77777777" w:rsidR="00E82DAE" w:rsidRPr="006B6C9C" w:rsidRDefault="00E82DAE" w:rsidP="000F4FCF">
            <w:pPr>
              <w:jc w:val="center"/>
              <w:rPr>
                <w:lang w:eastAsia="zh-CN"/>
              </w:rPr>
            </w:pPr>
            <w:r>
              <w:rPr>
                <w:rFonts w:hint="eastAsia"/>
                <w:lang w:eastAsia="zh-CN"/>
              </w:rPr>
              <w:t>修改前</w:t>
            </w:r>
          </w:p>
        </w:tc>
        <w:tc>
          <w:tcPr>
            <w:tcW w:w="2165" w:type="pct"/>
            <w:tcBorders>
              <w:top w:val="single" w:sz="12" w:space="0" w:color="auto"/>
              <w:bottom w:val="single" w:sz="4" w:space="0" w:color="auto"/>
            </w:tcBorders>
            <w:vAlign w:val="center"/>
          </w:tcPr>
          <w:p w14:paraId="50EE4E66" w14:textId="77777777" w:rsidR="00E82DAE" w:rsidRPr="006B6C9C" w:rsidRDefault="00E82DAE" w:rsidP="000F4FCF">
            <w:pPr>
              <w:jc w:val="center"/>
              <w:rPr>
                <w:lang w:eastAsia="zh-CN"/>
              </w:rPr>
            </w:pPr>
            <w:r>
              <w:rPr>
                <w:rFonts w:hint="eastAsia"/>
                <w:lang w:eastAsia="zh-CN"/>
              </w:rPr>
              <w:t>修改后</w:t>
            </w:r>
          </w:p>
        </w:tc>
      </w:tr>
      <w:tr w:rsidR="00E82DAE" w:rsidRPr="006B6C9C" w14:paraId="2DD82866" w14:textId="77777777" w:rsidTr="000F4FCF">
        <w:trPr>
          <w:trHeight w:val="596"/>
        </w:trPr>
        <w:tc>
          <w:tcPr>
            <w:tcW w:w="442" w:type="pct"/>
            <w:tcBorders>
              <w:top w:val="single" w:sz="4" w:space="0" w:color="auto"/>
            </w:tcBorders>
            <w:vAlign w:val="center"/>
          </w:tcPr>
          <w:p w14:paraId="4D390578" w14:textId="77777777" w:rsidR="00E82DAE" w:rsidRPr="006B6C9C" w:rsidRDefault="00E82DAE" w:rsidP="000F4FCF">
            <w:pPr>
              <w:jc w:val="center"/>
              <w:rPr>
                <w:lang w:eastAsia="zh-CN"/>
              </w:rPr>
            </w:pPr>
            <w:r w:rsidRPr="006B6C9C">
              <w:rPr>
                <w:rFonts w:hint="eastAsia"/>
                <w:lang w:eastAsia="zh-CN"/>
              </w:rPr>
              <w:t>A</w:t>
            </w:r>
            <w:r w:rsidRPr="006B6C9C">
              <w:rPr>
                <w:lang w:eastAsia="zh-CN"/>
              </w:rPr>
              <w:t>SC5</w:t>
            </w:r>
          </w:p>
        </w:tc>
        <w:tc>
          <w:tcPr>
            <w:tcW w:w="2393" w:type="pct"/>
            <w:tcBorders>
              <w:top w:val="single" w:sz="4" w:space="0" w:color="auto"/>
            </w:tcBorders>
            <w:vAlign w:val="center"/>
          </w:tcPr>
          <w:p w14:paraId="1F939EA4" w14:textId="77777777" w:rsidR="00E82DAE" w:rsidRPr="006B6C9C" w:rsidRDefault="00E82DAE" w:rsidP="000F4FCF">
            <w:pPr>
              <w:jc w:val="both"/>
              <w:rPr>
                <w:lang w:eastAsia="zh-CN"/>
              </w:rPr>
            </w:pPr>
            <w:r w:rsidRPr="006B6C9C">
              <w:rPr>
                <w:rFonts w:hint="eastAsia"/>
                <w:lang w:eastAsia="zh-CN"/>
              </w:rPr>
              <w:t>我</w:t>
            </w:r>
            <w:r w:rsidRPr="006B6C9C">
              <w:rPr>
                <w:rFonts w:hint="eastAsia"/>
                <w:b/>
                <w:bCs/>
                <w:lang w:eastAsia="zh-CN"/>
              </w:rPr>
              <w:t>不是</w:t>
            </w:r>
            <w:r w:rsidRPr="006B6C9C">
              <w:rPr>
                <w:rFonts w:hint="eastAsia"/>
                <w:lang w:eastAsia="zh-CN"/>
              </w:rPr>
              <w:t>那种常常与他人比较的人。</w:t>
            </w:r>
          </w:p>
        </w:tc>
        <w:tc>
          <w:tcPr>
            <w:tcW w:w="2165" w:type="pct"/>
            <w:tcBorders>
              <w:top w:val="single" w:sz="4" w:space="0" w:color="auto"/>
            </w:tcBorders>
            <w:vAlign w:val="center"/>
          </w:tcPr>
          <w:p w14:paraId="7D39CF71" w14:textId="77777777" w:rsidR="00E82DAE" w:rsidRPr="006B6C9C" w:rsidRDefault="00E82DAE" w:rsidP="000F4FCF">
            <w:pPr>
              <w:jc w:val="both"/>
              <w:rPr>
                <w:lang w:eastAsia="zh-CN"/>
              </w:rPr>
            </w:pPr>
            <w:r w:rsidRPr="006B6C9C">
              <w:rPr>
                <w:rFonts w:hint="eastAsia"/>
                <w:lang w:eastAsia="zh-CN"/>
              </w:rPr>
              <w:t>我</w:t>
            </w:r>
            <w:r w:rsidRPr="006B6C9C">
              <w:rPr>
                <w:rFonts w:hint="eastAsia"/>
                <w:b/>
                <w:bCs/>
                <w:lang w:eastAsia="zh-CN"/>
              </w:rPr>
              <w:t>是</w:t>
            </w:r>
            <w:r w:rsidRPr="006B6C9C">
              <w:rPr>
                <w:rFonts w:hint="eastAsia"/>
                <w:lang w:eastAsia="zh-CN"/>
              </w:rPr>
              <w:t>那种常常与他人比较的人。</w:t>
            </w:r>
          </w:p>
        </w:tc>
      </w:tr>
      <w:tr w:rsidR="00E82DAE" w:rsidRPr="006B6C9C" w14:paraId="2701B93A" w14:textId="77777777" w:rsidTr="000F4FCF">
        <w:trPr>
          <w:trHeight w:val="1000"/>
        </w:trPr>
        <w:tc>
          <w:tcPr>
            <w:tcW w:w="442" w:type="pct"/>
            <w:vAlign w:val="center"/>
          </w:tcPr>
          <w:p w14:paraId="58929EC1" w14:textId="77777777" w:rsidR="00E82DAE" w:rsidRPr="006B6C9C" w:rsidRDefault="00E82DAE" w:rsidP="000F4FCF">
            <w:pPr>
              <w:jc w:val="center"/>
              <w:rPr>
                <w:lang w:eastAsia="zh-CN"/>
              </w:rPr>
            </w:pPr>
            <w:r w:rsidRPr="006B6C9C">
              <w:rPr>
                <w:rFonts w:hint="eastAsia"/>
                <w:lang w:eastAsia="zh-CN"/>
              </w:rPr>
              <w:t>O</w:t>
            </w:r>
            <w:r w:rsidRPr="006B6C9C">
              <w:rPr>
                <w:lang w:eastAsia="zh-CN"/>
              </w:rPr>
              <w:t>SC2</w:t>
            </w:r>
          </w:p>
        </w:tc>
        <w:tc>
          <w:tcPr>
            <w:tcW w:w="2393" w:type="pct"/>
            <w:vAlign w:val="center"/>
          </w:tcPr>
          <w:p w14:paraId="0BE139D1" w14:textId="77777777" w:rsidR="00E82DAE" w:rsidRPr="006B6C9C" w:rsidRDefault="00E82DAE" w:rsidP="000F4FCF">
            <w:pPr>
              <w:jc w:val="both"/>
              <w:rPr>
                <w:lang w:eastAsia="zh-CN"/>
              </w:rPr>
            </w:pPr>
            <w:r w:rsidRPr="006B6C9C">
              <w:rPr>
                <w:rFonts w:hint="eastAsia"/>
                <w:lang w:eastAsia="zh-CN"/>
              </w:rPr>
              <w:t>我常喜欢和他人</w:t>
            </w:r>
            <w:r w:rsidRPr="006B6C9C">
              <w:rPr>
                <w:rFonts w:hint="eastAsia"/>
                <w:b/>
                <w:bCs/>
                <w:lang w:eastAsia="zh-CN"/>
              </w:rPr>
              <w:t>谈论</w:t>
            </w:r>
            <w:r w:rsidRPr="006B6C9C">
              <w:rPr>
                <w:rFonts w:hint="eastAsia"/>
                <w:lang w:eastAsia="zh-CN"/>
              </w:rPr>
              <w:t>我的观点和经历。</w:t>
            </w:r>
          </w:p>
        </w:tc>
        <w:tc>
          <w:tcPr>
            <w:tcW w:w="2165" w:type="pct"/>
            <w:vAlign w:val="center"/>
          </w:tcPr>
          <w:p w14:paraId="5A73C963" w14:textId="77777777" w:rsidR="00E82DAE" w:rsidRPr="006B6C9C" w:rsidRDefault="00E82DAE" w:rsidP="000F4FCF">
            <w:pPr>
              <w:jc w:val="both"/>
              <w:rPr>
                <w:lang w:eastAsia="zh-CN"/>
              </w:rPr>
            </w:pPr>
            <w:r w:rsidRPr="006B6C9C">
              <w:rPr>
                <w:rFonts w:hint="eastAsia"/>
                <w:lang w:eastAsia="zh-CN"/>
              </w:rPr>
              <w:t>我常常将自己的观点和经历与他人的</w:t>
            </w:r>
            <w:r w:rsidRPr="006B6C9C">
              <w:rPr>
                <w:rFonts w:hint="eastAsia"/>
                <w:b/>
                <w:bCs/>
                <w:lang w:eastAsia="zh-CN"/>
              </w:rPr>
              <w:t>进行比较</w:t>
            </w:r>
            <w:r w:rsidRPr="006B6C9C">
              <w:rPr>
                <w:rFonts w:hint="eastAsia"/>
                <w:lang w:eastAsia="zh-CN"/>
              </w:rPr>
              <w:t>。</w:t>
            </w:r>
          </w:p>
        </w:tc>
      </w:tr>
      <w:tr w:rsidR="00E82DAE" w:rsidRPr="006B6C9C" w14:paraId="00496FA7" w14:textId="77777777" w:rsidTr="000F4FCF">
        <w:tc>
          <w:tcPr>
            <w:tcW w:w="442" w:type="pct"/>
            <w:vAlign w:val="center"/>
          </w:tcPr>
          <w:p w14:paraId="082BACE2" w14:textId="77777777" w:rsidR="00E82DAE" w:rsidRPr="006B6C9C" w:rsidRDefault="00E82DAE" w:rsidP="000F4FCF">
            <w:pPr>
              <w:jc w:val="center"/>
              <w:rPr>
                <w:lang w:eastAsia="zh-CN"/>
              </w:rPr>
            </w:pPr>
            <w:r w:rsidRPr="006B6C9C">
              <w:rPr>
                <w:lang w:eastAsia="zh-CN"/>
              </w:rPr>
              <w:t>OSC5</w:t>
            </w:r>
          </w:p>
        </w:tc>
        <w:tc>
          <w:tcPr>
            <w:tcW w:w="2393" w:type="pct"/>
            <w:vAlign w:val="center"/>
          </w:tcPr>
          <w:p w14:paraId="0E94002B" w14:textId="77777777" w:rsidR="00E82DAE" w:rsidRPr="006B6C9C" w:rsidRDefault="00E82DAE" w:rsidP="000F4FCF">
            <w:pPr>
              <w:jc w:val="both"/>
              <w:rPr>
                <w:lang w:eastAsia="zh-CN"/>
              </w:rPr>
            </w:pPr>
            <w:r w:rsidRPr="006B6C9C">
              <w:rPr>
                <w:rFonts w:hint="eastAsia"/>
                <w:lang w:eastAsia="zh-CN"/>
              </w:rPr>
              <w:t>如果我想</w:t>
            </w:r>
            <w:r w:rsidRPr="006B6C9C">
              <w:rPr>
                <w:rFonts w:hint="eastAsia"/>
                <w:b/>
                <w:bCs/>
                <w:lang w:eastAsia="zh-CN"/>
              </w:rPr>
              <w:t>获得</w:t>
            </w:r>
            <w:r w:rsidRPr="006B6C9C">
              <w:rPr>
                <w:rFonts w:hint="eastAsia"/>
                <w:lang w:eastAsia="zh-CN"/>
              </w:rPr>
              <w:t>更多关于某事的</w:t>
            </w:r>
            <w:r w:rsidRPr="006B6C9C">
              <w:rPr>
                <w:rFonts w:hint="eastAsia"/>
                <w:b/>
                <w:bCs/>
                <w:lang w:eastAsia="zh-CN"/>
              </w:rPr>
              <w:t>信息</w:t>
            </w:r>
            <w:r w:rsidRPr="006B6C9C">
              <w:rPr>
                <w:lang w:eastAsia="zh-CN"/>
              </w:rPr>
              <w:t>,</w:t>
            </w:r>
            <w:r w:rsidRPr="006B6C9C">
              <w:rPr>
                <w:rFonts w:hint="eastAsia"/>
                <w:lang w:eastAsia="zh-CN"/>
              </w:rPr>
              <w:t>我会试图</w:t>
            </w:r>
            <w:r w:rsidRPr="006B6C9C">
              <w:rPr>
                <w:rFonts w:hint="eastAsia"/>
                <w:b/>
                <w:bCs/>
                <w:lang w:eastAsia="zh-CN"/>
              </w:rPr>
              <w:t>找出</w:t>
            </w:r>
            <w:r w:rsidRPr="006B6C9C">
              <w:rPr>
                <w:rFonts w:hint="eastAsia"/>
                <w:lang w:eastAsia="zh-CN"/>
              </w:rPr>
              <w:t>其他人对这件事的看法。</w:t>
            </w:r>
          </w:p>
        </w:tc>
        <w:tc>
          <w:tcPr>
            <w:tcW w:w="2165" w:type="pct"/>
            <w:vAlign w:val="center"/>
          </w:tcPr>
          <w:p w14:paraId="5ED72F96" w14:textId="77777777" w:rsidR="00E82DAE" w:rsidRPr="006B6C9C" w:rsidRDefault="00E82DAE" w:rsidP="000F4FCF">
            <w:pPr>
              <w:jc w:val="both"/>
              <w:rPr>
                <w:lang w:eastAsia="zh-CN"/>
              </w:rPr>
            </w:pPr>
            <w:r w:rsidRPr="006B6C9C">
              <w:rPr>
                <w:rFonts w:hint="eastAsia"/>
                <w:lang w:eastAsia="zh-CN"/>
              </w:rPr>
              <w:t>如果我想更多地</w:t>
            </w:r>
            <w:r w:rsidRPr="006B6C9C">
              <w:rPr>
                <w:rFonts w:hint="eastAsia"/>
                <w:b/>
                <w:bCs/>
                <w:lang w:eastAsia="zh-CN"/>
              </w:rPr>
              <w:t>了解</w:t>
            </w:r>
            <w:r w:rsidRPr="006B6C9C">
              <w:rPr>
                <w:rFonts w:hint="eastAsia"/>
                <w:lang w:eastAsia="zh-CN"/>
              </w:rPr>
              <w:t>某件事</w:t>
            </w:r>
            <w:r w:rsidRPr="006B6C9C">
              <w:rPr>
                <w:lang w:eastAsia="zh-CN"/>
              </w:rPr>
              <w:t xml:space="preserve">, </w:t>
            </w:r>
            <w:r w:rsidRPr="006B6C9C">
              <w:rPr>
                <w:rFonts w:hint="eastAsia"/>
                <w:lang w:eastAsia="zh-CN"/>
              </w:rPr>
              <w:t>我会试图</w:t>
            </w:r>
            <w:r w:rsidRPr="006B6C9C">
              <w:rPr>
                <w:rFonts w:hint="eastAsia"/>
                <w:b/>
                <w:bCs/>
                <w:lang w:eastAsia="zh-CN"/>
              </w:rPr>
              <w:t>了解</w:t>
            </w:r>
            <w:r w:rsidRPr="006B6C9C">
              <w:rPr>
                <w:rFonts w:hint="eastAsia"/>
                <w:lang w:eastAsia="zh-CN"/>
              </w:rPr>
              <w:t>其他人对这件事的看法</w:t>
            </w:r>
          </w:p>
        </w:tc>
      </w:tr>
      <w:tr w:rsidR="00E82DAE" w:rsidRPr="006B6C9C" w14:paraId="53DA2738" w14:textId="77777777" w:rsidTr="000F4FCF">
        <w:trPr>
          <w:trHeight w:val="1041"/>
        </w:trPr>
        <w:tc>
          <w:tcPr>
            <w:tcW w:w="442" w:type="pct"/>
            <w:vAlign w:val="center"/>
          </w:tcPr>
          <w:p w14:paraId="1C4D0B33" w14:textId="77777777" w:rsidR="00E82DAE" w:rsidRPr="006B6C9C" w:rsidRDefault="00E82DAE" w:rsidP="000F4FCF">
            <w:pPr>
              <w:jc w:val="center"/>
              <w:rPr>
                <w:lang w:eastAsia="zh-CN"/>
              </w:rPr>
            </w:pPr>
            <w:r w:rsidRPr="006B6C9C">
              <w:rPr>
                <w:lang w:eastAsia="zh-CN"/>
              </w:rPr>
              <w:t>OSC6</w:t>
            </w:r>
          </w:p>
        </w:tc>
        <w:tc>
          <w:tcPr>
            <w:tcW w:w="2393" w:type="pct"/>
            <w:vAlign w:val="center"/>
          </w:tcPr>
          <w:p w14:paraId="52B3597A" w14:textId="77777777" w:rsidR="00E82DAE" w:rsidRPr="006B6C9C" w:rsidRDefault="00E82DAE" w:rsidP="000F4FCF">
            <w:pPr>
              <w:jc w:val="both"/>
              <w:rPr>
                <w:lang w:eastAsia="zh-CN"/>
              </w:rPr>
            </w:pPr>
            <w:r w:rsidRPr="006B6C9C">
              <w:rPr>
                <w:rFonts w:hint="eastAsia"/>
                <w:lang w:eastAsia="zh-CN"/>
              </w:rPr>
              <w:t>我</w:t>
            </w:r>
            <w:r w:rsidRPr="006B6C9C">
              <w:rPr>
                <w:rFonts w:hint="eastAsia"/>
                <w:b/>
                <w:bCs/>
                <w:lang w:eastAsia="zh-CN"/>
              </w:rPr>
              <w:t>从不按照</w:t>
            </w:r>
            <w:r w:rsidRPr="006B6C9C">
              <w:rPr>
                <w:rFonts w:hint="eastAsia"/>
                <w:lang w:eastAsia="zh-CN"/>
              </w:rPr>
              <w:t>他人的处境来考虑我生活中的处境。</w:t>
            </w:r>
          </w:p>
        </w:tc>
        <w:tc>
          <w:tcPr>
            <w:tcW w:w="2165" w:type="pct"/>
            <w:vAlign w:val="center"/>
          </w:tcPr>
          <w:p w14:paraId="457C7D27" w14:textId="77777777" w:rsidR="00E82DAE" w:rsidRPr="006B6C9C" w:rsidRDefault="00E82DAE" w:rsidP="000F4FCF">
            <w:pPr>
              <w:jc w:val="both"/>
              <w:rPr>
                <w:b/>
                <w:bCs/>
                <w:lang w:eastAsia="zh-CN"/>
              </w:rPr>
            </w:pPr>
            <w:r w:rsidRPr="006B6C9C">
              <w:rPr>
                <w:rFonts w:hint="eastAsia"/>
                <w:b/>
                <w:bCs/>
                <w:lang w:eastAsia="zh-CN"/>
              </w:rPr>
              <w:t>我总是将我的生活状况与他人相比较。</w:t>
            </w:r>
          </w:p>
        </w:tc>
      </w:tr>
      <w:tr w:rsidR="00E82DAE" w:rsidRPr="006B6C9C" w14:paraId="1FEB4A7B" w14:textId="77777777" w:rsidTr="000F4FCF">
        <w:trPr>
          <w:trHeight w:val="864"/>
        </w:trPr>
        <w:tc>
          <w:tcPr>
            <w:tcW w:w="442" w:type="pct"/>
            <w:vAlign w:val="center"/>
          </w:tcPr>
          <w:p w14:paraId="731F7851" w14:textId="77777777" w:rsidR="00E82DAE" w:rsidRPr="006B6C9C" w:rsidRDefault="00E82DAE" w:rsidP="000F4FCF">
            <w:pPr>
              <w:jc w:val="center"/>
              <w:rPr>
                <w:lang w:eastAsia="zh-CN"/>
              </w:rPr>
            </w:pPr>
            <w:r w:rsidRPr="006B6C9C">
              <w:rPr>
                <w:lang w:eastAsia="zh-CN"/>
              </w:rPr>
              <w:t>RD2</w:t>
            </w:r>
          </w:p>
        </w:tc>
        <w:tc>
          <w:tcPr>
            <w:tcW w:w="2393" w:type="pct"/>
            <w:vAlign w:val="center"/>
          </w:tcPr>
          <w:p w14:paraId="1957A7A0" w14:textId="77777777" w:rsidR="00E82DAE" w:rsidRPr="006B6C9C" w:rsidRDefault="00E82DAE" w:rsidP="000F4FCF">
            <w:pPr>
              <w:jc w:val="both"/>
              <w:rPr>
                <w:lang w:eastAsia="zh-CN"/>
              </w:rPr>
            </w:pPr>
            <w:r w:rsidRPr="006B6C9C">
              <w:rPr>
                <w:rFonts w:hint="eastAsia"/>
                <w:lang w:eastAsia="zh-CN"/>
              </w:rPr>
              <w:t>当我和周围人比较时</w:t>
            </w:r>
            <w:r w:rsidRPr="006B6C9C">
              <w:rPr>
                <w:lang w:eastAsia="zh-CN"/>
              </w:rPr>
              <w:t>,</w:t>
            </w:r>
            <w:r w:rsidRPr="006B6C9C">
              <w:rPr>
                <w:rFonts w:hint="eastAsia"/>
                <w:lang w:eastAsia="zh-CN"/>
              </w:rPr>
              <w:t>我觉得自己是</w:t>
            </w:r>
            <w:r w:rsidRPr="006B6C9C">
              <w:rPr>
                <w:rFonts w:hint="eastAsia"/>
                <w:b/>
                <w:bCs/>
                <w:lang w:eastAsia="zh-CN"/>
              </w:rPr>
              <w:t>享有特权</w:t>
            </w:r>
            <w:r w:rsidRPr="006B6C9C">
              <w:rPr>
                <w:rFonts w:hint="eastAsia"/>
                <w:lang w:eastAsia="zh-CN"/>
              </w:rPr>
              <w:t>的。</w:t>
            </w:r>
          </w:p>
        </w:tc>
        <w:tc>
          <w:tcPr>
            <w:tcW w:w="2165" w:type="pct"/>
            <w:vAlign w:val="center"/>
          </w:tcPr>
          <w:p w14:paraId="52C663B0" w14:textId="77777777" w:rsidR="00E82DAE" w:rsidRPr="006B6C9C" w:rsidRDefault="00E82DAE" w:rsidP="000F4FCF">
            <w:pPr>
              <w:jc w:val="both"/>
              <w:rPr>
                <w:lang w:eastAsia="zh-CN"/>
              </w:rPr>
            </w:pPr>
            <w:r w:rsidRPr="006B6C9C">
              <w:rPr>
                <w:rFonts w:hint="eastAsia"/>
                <w:lang w:eastAsia="zh-CN"/>
              </w:rPr>
              <w:t>当我和周围人比较时，我觉得自己是</w:t>
            </w:r>
            <w:r w:rsidRPr="006B6C9C">
              <w:rPr>
                <w:rFonts w:hint="eastAsia"/>
                <w:b/>
                <w:bCs/>
                <w:lang w:eastAsia="zh-CN"/>
              </w:rPr>
              <w:t>被剥削</w:t>
            </w:r>
            <w:r w:rsidRPr="006B6C9C">
              <w:rPr>
                <w:rFonts w:hint="eastAsia"/>
                <w:lang w:eastAsia="zh-CN"/>
              </w:rPr>
              <w:t>的。</w:t>
            </w:r>
          </w:p>
        </w:tc>
      </w:tr>
      <w:tr w:rsidR="00E82DAE" w:rsidRPr="006B6C9C" w14:paraId="55D7C1BA" w14:textId="77777777" w:rsidTr="000F4FCF">
        <w:trPr>
          <w:trHeight w:val="990"/>
        </w:trPr>
        <w:tc>
          <w:tcPr>
            <w:tcW w:w="442" w:type="pct"/>
            <w:vAlign w:val="center"/>
          </w:tcPr>
          <w:p w14:paraId="2095079C" w14:textId="77777777" w:rsidR="00E82DAE" w:rsidRPr="006B6C9C" w:rsidRDefault="00E82DAE" w:rsidP="000F4FCF">
            <w:pPr>
              <w:jc w:val="center"/>
              <w:rPr>
                <w:lang w:eastAsia="zh-CN"/>
              </w:rPr>
            </w:pPr>
            <w:r w:rsidRPr="006B6C9C">
              <w:rPr>
                <w:rFonts w:hint="eastAsia"/>
                <w:lang w:eastAsia="zh-CN"/>
              </w:rPr>
              <w:t>R</w:t>
            </w:r>
            <w:r w:rsidRPr="006B6C9C">
              <w:rPr>
                <w:lang w:eastAsia="zh-CN"/>
              </w:rPr>
              <w:t>D4</w:t>
            </w:r>
          </w:p>
        </w:tc>
        <w:tc>
          <w:tcPr>
            <w:tcW w:w="2393" w:type="pct"/>
            <w:vAlign w:val="center"/>
          </w:tcPr>
          <w:p w14:paraId="1051A49F" w14:textId="77777777" w:rsidR="00E82DAE" w:rsidRPr="006B6C9C" w:rsidRDefault="00E82DAE" w:rsidP="000F4FCF">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我觉得自己相当</w:t>
            </w:r>
            <w:r w:rsidRPr="006B6C9C">
              <w:rPr>
                <w:rFonts w:hint="eastAsia"/>
                <w:b/>
                <w:bCs/>
                <w:lang w:eastAsia="zh-CN"/>
              </w:rPr>
              <w:t>富裕</w:t>
            </w:r>
            <w:r w:rsidRPr="006B6C9C">
              <w:rPr>
                <w:rFonts w:hint="eastAsia"/>
                <w:lang w:eastAsia="zh-CN"/>
              </w:rPr>
              <w:t>。</w:t>
            </w:r>
          </w:p>
        </w:tc>
        <w:tc>
          <w:tcPr>
            <w:tcW w:w="2165" w:type="pct"/>
            <w:vAlign w:val="center"/>
          </w:tcPr>
          <w:p w14:paraId="27251D0A" w14:textId="77777777" w:rsidR="00E82DAE" w:rsidRPr="006B6C9C" w:rsidRDefault="00E82DAE" w:rsidP="000F4FCF">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我觉得自己相对</w:t>
            </w:r>
            <w:r w:rsidRPr="006B6C9C">
              <w:rPr>
                <w:rFonts w:hint="eastAsia"/>
                <w:b/>
                <w:bCs/>
                <w:lang w:eastAsia="zh-CN"/>
              </w:rPr>
              <w:t>贫穷</w:t>
            </w:r>
            <w:r w:rsidRPr="006B6C9C">
              <w:rPr>
                <w:rFonts w:hint="eastAsia"/>
                <w:lang w:eastAsia="zh-CN"/>
              </w:rPr>
              <w:t>。</w:t>
            </w:r>
          </w:p>
        </w:tc>
      </w:tr>
      <w:tr w:rsidR="00E82DAE" w:rsidRPr="006B6C9C" w14:paraId="24C33E3C" w14:textId="77777777" w:rsidTr="000F4FCF">
        <w:trPr>
          <w:trHeight w:val="981"/>
        </w:trPr>
        <w:tc>
          <w:tcPr>
            <w:tcW w:w="442" w:type="pct"/>
            <w:vAlign w:val="center"/>
          </w:tcPr>
          <w:p w14:paraId="512FE625" w14:textId="77777777" w:rsidR="00E82DAE" w:rsidRPr="006B6C9C" w:rsidRDefault="00E82DAE" w:rsidP="000F4FCF">
            <w:pPr>
              <w:jc w:val="center"/>
              <w:rPr>
                <w:lang w:eastAsia="zh-CN"/>
              </w:rPr>
            </w:pPr>
            <w:r w:rsidRPr="006B6C9C">
              <w:rPr>
                <w:lang w:eastAsia="zh-CN"/>
              </w:rPr>
              <w:t>POS4</w:t>
            </w:r>
          </w:p>
        </w:tc>
        <w:tc>
          <w:tcPr>
            <w:tcW w:w="2393" w:type="pct"/>
            <w:vAlign w:val="center"/>
          </w:tcPr>
          <w:p w14:paraId="359CF0A9" w14:textId="77777777" w:rsidR="00E82DAE" w:rsidRPr="006B6C9C" w:rsidRDefault="00E82DAE" w:rsidP="000F4FCF">
            <w:pPr>
              <w:jc w:val="both"/>
              <w:rPr>
                <w:lang w:eastAsia="zh-CN"/>
              </w:rPr>
            </w:pPr>
            <w:r w:rsidRPr="006B6C9C">
              <w:rPr>
                <w:rFonts w:hint="eastAsia"/>
                <w:lang w:eastAsia="zh-CN"/>
              </w:rPr>
              <w:t>我应该得到比现在更高的地位。</w:t>
            </w:r>
          </w:p>
        </w:tc>
        <w:tc>
          <w:tcPr>
            <w:tcW w:w="2165" w:type="pct"/>
            <w:vAlign w:val="center"/>
          </w:tcPr>
          <w:p w14:paraId="60C9475A" w14:textId="77777777" w:rsidR="00E82DAE" w:rsidRPr="006B6C9C" w:rsidRDefault="00E82DAE" w:rsidP="000F4FCF">
            <w:pPr>
              <w:jc w:val="both"/>
              <w:rPr>
                <w:lang w:eastAsia="zh-CN"/>
              </w:rPr>
            </w:pPr>
            <w:r w:rsidRPr="006B6C9C">
              <w:rPr>
                <w:rFonts w:hint="eastAsia"/>
                <w:lang w:eastAsia="zh-CN"/>
              </w:rPr>
              <w:t>大多数时候</w:t>
            </w:r>
            <w:r w:rsidRPr="006B6C9C">
              <w:rPr>
                <w:lang w:eastAsia="zh-CN"/>
              </w:rPr>
              <w:t xml:space="preserve">, </w:t>
            </w:r>
            <w:r w:rsidRPr="006B6C9C">
              <w:rPr>
                <w:rFonts w:hint="eastAsia"/>
                <w:lang w:eastAsia="zh-CN"/>
              </w:rPr>
              <w:t>我感觉自己过得比周围人更好</w:t>
            </w:r>
            <w:r w:rsidRPr="006B6C9C">
              <w:rPr>
                <w:rFonts w:hint="eastAsia"/>
                <w:lang w:eastAsia="zh-CN"/>
              </w:rPr>
              <w:t>(</w:t>
            </w:r>
            <w:r w:rsidRPr="006B6C9C">
              <w:rPr>
                <w:rFonts w:hint="eastAsia"/>
                <w:lang w:eastAsia="zh-CN"/>
              </w:rPr>
              <w:t>新增一题</w:t>
            </w:r>
            <w:r>
              <w:rPr>
                <w:rFonts w:hint="eastAsia"/>
                <w:lang w:eastAsia="zh-CN"/>
              </w:rPr>
              <w:t>P</w:t>
            </w:r>
            <w:r>
              <w:rPr>
                <w:lang w:eastAsia="zh-CN"/>
              </w:rPr>
              <w:t>OS6</w:t>
            </w:r>
            <w:r w:rsidRPr="006B6C9C">
              <w:rPr>
                <w:lang w:eastAsia="zh-CN"/>
              </w:rPr>
              <w:t>)</w:t>
            </w:r>
          </w:p>
        </w:tc>
      </w:tr>
      <w:tr w:rsidR="00E82DAE" w:rsidRPr="006B6C9C" w14:paraId="5E6304F2" w14:textId="77777777" w:rsidTr="000F4FCF">
        <w:trPr>
          <w:trHeight w:val="756"/>
        </w:trPr>
        <w:tc>
          <w:tcPr>
            <w:tcW w:w="442" w:type="pct"/>
            <w:tcBorders>
              <w:bottom w:val="single" w:sz="12" w:space="0" w:color="auto"/>
            </w:tcBorders>
            <w:vAlign w:val="center"/>
          </w:tcPr>
          <w:p w14:paraId="713744E8" w14:textId="77777777" w:rsidR="00E82DAE" w:rsidRPr="006B6C9C" w:rsidRDefault="00E82DAE" w:rsidP="000F4FCF">
            <w:pPr>
              <w:jc w:val="center"/>
              <w:rPr>
                <w:lang w:eastAsia="zh-CN"/>
              </w:rPr>
            </w:pPr>
            <w:r w:rsidRPr="006B6C9C">
              <w:rPr>
                <w:rFonts w:hint="eastAsia"/>
                <w:lang w:eastAsia="zh-CN"/>
              </w:rPr>
              <w:t>P</w:t>
            </w:r>
            <w:r w:rsidRPr="006B6C9C">
              <w:rPr>
                <w:lang w:eastAsia="zh-CN"/>
              </w:rPr>
              <w:t>OS5</w:t>
            </w:r>
          </w:p>
        </w:tc>
        <w:tc>
          <w:tcPr>
            <w:tcW w:w="2393" w:type="pct"/>
            <w:tcBorders>
              <w:bottom w:val="single" w:sz="12" w:space="0" w:color="auto"/>
            </w:tcBorders>
            <w:vAlign w:val="center"/>
          </w:tcPr>
          <w:p w14:paraId="705B7290" w14:textId="77777777" w:rsidR="00E82DAE" w:rsidRPr="006B6C9C" w:rsidRDefault="00E82DAE" w:rsidP="000F4FCF">
            <w:pPr>
              <w:jc w:val="both"/>
              <w:rPr>
                <w:lang w:eastAsia="zh-CN"/>
              </w:rPr>
            </w:pPr>
            <w:r w:rsidRPr="006B6C9C">
              <w:rPr>
                <w:rFonts w:hint="eastAsia"/>
                <w:lang w:eastAsia="zh-CN"/>
              </w:rPr>
              <w:t>我天生就比别人</w:t>
            </w:r>
            <w:r w:rsidRPr="006B6C9C">
              <w:rPr>
                <w:rFonts w:hint="eastAsia"/>
                <w:b/>
                <w:bCs/>
                <w:lang w:eastAsia="zh-CN"/>
              </w:rPr>
              <w:t>强</w:t>
            </w:r>
            <w:r w:rsidRPr="006B6C9C">
              <w:rPr>
                <w:rFonts w:hint="eastAsia"/>
                <w:lang w:eastAsia="zh-CN"/>
              </w:rPr>
              <w:t>。</w:t>
            </w:r>
          </w:p>
        </w:tc>
        <w:tc>
          <w:tcPr>
            <w:tcW w:w="2165" w:type="pct"/>
            <w:tcBorders>
              <w:bottom w:val="single" w:sz="12" w:space="0" w:color="auto"/>
            </w:tcBorders>
            <w:vAlign w:val="center"/>
          </w:tcPr>
          <w:p w14:paraId="7F46E8EF" w14:textId="77777777" w:rsidR="00E82DAE" w:rsidRPr="006B6C9C" w:rsidRDefault="00E82DAE" w:rsidP="000F4FCF">
            <w:pPr>
              <w:jc w:val="both"/>
              <w:rPr>
                <w:lang w:eastAsia="zh-CN"/>
              </w:rPr>
            </w:pPr>
            <w:r w:rsidRPr="006B6C9C">
              <w:rPr>
                <w:rFonts w:hint="eastAsia"/>
                <w:lang w:eastAsia="zh-CN"/>
              </w:rPr>
              <w:t>我天生就比别人</w:t>
            </w:r>
            <w:r w:rsidRPr="006B6C9C">
              <w:rPr>
                <w:rFonts w:hint="eastAsia"/>
                <w:b/>
                <w:bCs/>
                <w:lang w:eastAsia="zh-CN"/>
              </w:rPr>
              <w:t>优秀</w:t>
            </w:r>
            <w:r w:rsidRPr="006B6C9C">
              <w:rPr>
                <w:rFonts w:hint="eastAsia"/>
                <w:lang w:eastAsia="zh-CN"/>
              </w:rPr>
              <w:t>。</w:t>
            </w:r>
          </w:p>
        </w:tc>
      </w:tr>
    </w:tbl>
    <w:p w14:paraId="02D2251F" w14:textId="77777777" w:rsidR="00E82DAE" w:rsidRDefault="00E82DAE" w:rsidP="00E82DAE">
      <w:pPr>
        <w:rPr>
          <w:rFonts w:cs="Times New Roman"/>
          <w:iCs/>
          <w:lang w:eastAsia="zh-CN"/>
        </w:rPr>
      </w:pPr>
      <w:r>
        <w:rPr>
          <w:rFonts w:hint="eastAsia"/>
          <w:lang w:eastAsia="zh-CN"/>
        </w:rPr>
        <w:t>注：</w:t>
      </w:r>
      <w:r w:rsidRPr="00013473">
        <w:rPr>
          <w:rFonts w:hint="eastAsia"/>
          <w:b/>
          <w:bCs/>
          <w:lang w:eastAsia="zh-CN"/>
        </w:rPr>
        <w:t>粗体</w:t>
      </w:r>
      <w:r>
        <w:rPr>
          <w:rFonts w:hint="eastAsia"/>
          <w:lang w:eastAsia="zh-CN"/>
        </w:rPr>
        <w:t>为被修改部分。</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hint="eastAsia"/>
          <w:iCs/>
          <w:lang w:eastAsia="zh-CN"/>
        </w:rPr>
        <w:t>。</w:t>
      </w:r>
    </w:p>
    <w:p w14:paraId="5EAEE243" w14:textId="11BF2C8F" w:rsidR="008A5E92" w:rsidRDefault="008A5E92" w:rsidP="00E82DAE">
      <w:pPr>
        <w:rPr>
          <w:rFonts w:cs="Times New Roman"/>
          <w:iCs/>
          <w:lang w:eastAsia="zh-CN"/>
        </w:rPr>
      </w:pPr>
      <w:r>
        <w:rPr>
          <w:rFonts w:cs="Times New Roman" w:hint="eastAsia"/>
          <w:iCs/>
          <w:lang w:eastAsia="zh-CN"/>
        </w:rPr>
        <w:t>重测</w:t>
      </w:r>
      <w:r w:rsidR="008C4FC3">
        <w:rPr>
          <w:rFonts w:cs="Times New Roman" w:hint="eastAsia"/>
          <w:iCs/>
          <w:lang w:eastAsia="zh-CN"/>
        </w:rPr>
        <w:t>。</w:t>
      </w:r>
    </w:p>
    <w:p w14:paraId="08FEB6DC" w14:textId="7CD28C58" w:rsidR="008A5E92" w:rsidRPr="00714275" w:rsidRDefault="00714275" w:rsidP="00714275">
      <w:pPr>
        <w:pStyle w:val="3"/>
        <w:spacing w:before="180" w:after="180"/>
        <w:rPr>
          <w:lang w:eastAsia="zh-CN"/>
        </w:rPr>
      </w:pPr>
      <w:bookmarkStart w:id="46" w:name="_Toc162021917"/>
      <w:r>
        <w:rPr>
          <w:lang w:eastAsia="zh-CN"/>
        </w:rPr>
        <w:t>3.</w:t>
      </w:r>
      <w:r w:rsidR="00CF7E2A">
        <w:rPr>
          <w:rFonts w:hint="eastAsia"/>
          <w:lang w:eastAsia="zh-CN"/>
        </w:rPr>
        <w:t>3</w:t>
      </w:r>
      <w:r>
        <w:rPr>
          <w:lang w:eastAsia="zh-CN"/>
        </w:rPr>
        <w:t>.</w:t>
      </w:r>
      <w:r w:rsidR="008916CA">
        <w:rPr>
          <w:rFonts w:hint="eastAsia"/>
          <w:lang w:eastAsia="zh-CN"/>
        </w:rPr>
        <w:t>2</w:t>
      </w:r>
      <w:r>
        <w:rPr>
          <w:lang w:eastAsia="zh-CN"/>
        </w:rPr>
        <w:t xml:space="preserve"> </w:t>
      </w:r>
      <w:r>
        <w:rPr>
          <w:rFonts w:hint="eastAsia"/>
          <w:lang w:eastAsia="zh-CN"/>
        </w:rPr>
        <w:t>问卷信效度（复测）</w:t>
      </w:r>
      <w:bookmarkEnd w:id="46"/>
    </w:p>
    <w:p w14:paraId="0846C7F8" w14:textId="77777777" w:rsidR="00015BE3" w:rsidRPr="004E614C" w:rsidRDefault="00015BE3" w:rsidP="00015BE3">
      <w:pPr>
        <w:pStyle w:val="4"/>
        <w:spacing w:before="180" w:after="180"/>
        <w:rPr>
          <w:lang w:eastAsia="zh-CN"/>
        </w:rPr>
      </w:pPr>
      <w:r>
        <w:rPr>
          <w:rFonts w:hint="eastAsia"/>
          <w:lang w:eastAsia="zh-CN"/>
        </w:rPr>
        <w:t>信度</w:t>
      </w:r>
    </w:p>
    <w:p w14:paraId="1E721BAF" w14:textId="2C150DBF" w:rsidR="00015BE3" w:rsidRPr="007E1FB4" w:rsidRDefault="009F63DD" w:rsidP="00015BE3">
      <w:pPr>
        <w:ind w:firstLine="480"/>
        <w:rPr>
          <w:rFonts w:cs="Times New Roman"/>
          <w:lang w:eastAsia="zh-CN"/>
        </w:rPr>
      </w:pPr>
      <w:r>
        <w:rPr>
          <w:rFonts w:hint="eastAsia"/>
          <w:lang w:eastAsia="zh-CN"/>
        </w:rPr>
        <w:t>在</w:t>
      </w:r>
      <w:commentRangeStart w:id="47"/>
      <w:r>
        <w:rPr>
          <w:rFonts w:hint="eastAsia"/>
          <w:lang w:eastAsia="zh-CN"/>
        </w:rPr>
        <w:t>表</w:t>
      </w:r>
      <w:r>
        <w:rPr>
          <w:rFonts w:hint="eastAsia"/>
          <w:lang w:eastAsia="zh-CN"/>
        </w:rPr>
        <w:t>3.5</w:t>
      </w:r>
      <w:commentRangeEnd w:id="47"/>
      <w:r w:rsidR="00B14D7E">
        <w:rPr>
          <w:rStyle w:val="af9"/>
        </w:rPr>
        <w:commentReference w:id="47"/>
      </w:r>
      <w:r>
        <w:rPr>
          <w:rFonts w:hint="eastAsia"/>
          <w:lang w:eastAsia="zh-CN"/>
        </w:rPr>
        <w:t>中，经过修订后</w:t>
      </w:r>
      <w:r w:rsidR="00015BE3">
        <w:rPr>
          <w:rFonts w:hint="eastAsia"/>
          <w:lang w:eastAsia="zh-CN"/>
        </w:rPr>
        <w:t>，本研究的各个量表的</w:t>
      </w:r>
      <w:r w:rsidR="00143FAF">
        <w:rPr>
          <w:rFonts w:hint="eastAsia"/>
          <w:lang w:eastAsia="zh-CN"/>
        </w:rPr>
        <w:t>内部一致性系数</w:t>
      </w:r>
      <w:r w:rsidR="00143FAF">
        <w:rPr>
          <w:rFonts w:hint="eastAsia"/>
          <w:lang w:eastAsia="zh-CN"/>
        </w:rPr>
        <w:t>alpha</w:t>
      </w:r>
      <w:r w:rsidR="00143FAF">
        <w:rPr>
          <w:rFonts w:hint="eastAsia"/>
          <w:lang w:eastAsia="zh-CN"/>
        </w:rPr>
        <w:t>均达到了</w:t>
      </w:r>
      <w:r w:rsidR="008C4FC3">
        <w:rPr>
          <w:lang w:eastAsia="zh-CN"/>
        </w:rPr>
        <w:fldChar w:fldCharType="begin"/>
      </w:r>
      <w:r w:rsidR="008C4FC3">
        <w:rPr>
          <w:rFonts w:hint="eastAsia"/>
          <w:lang w:eastAsia="zh-CN"/>
        </w:rPr>
        <w:instrText xml:space="preserve"> ADDIN EN.CITE &lt;EndNote&gt;&lt;Cite AuthorYear="1"&gt;&lt;Author&gt;Tavakol&lt;/Author&gt;&lt;Year&gt;2011&lt;/Year&gt;&lt;RecNum&gt;170&lt;/RecNum&gt;&lt;DisplayText&gt;Tavakol </w:instrText>
      </w:r>
      <w:r w:rsidR="008C4FC3">
        <w:rPr>
          <w:rFonts w:hint="eastAsia"/>
          <w:lang w:eastAsia="zh-CN"/>
        </w:rPr>
        <w:instrText>和</w:instrText>
      </w:r>
      <w:r w:rsidR="008C4FC3">
        <w:rPr>
          <w:rFonts w:hint="eastAsia"/>
          <w:lang w:eastAsia="zh-CN"/>
        </w:rPr>
        <w:instrText xml:space="preserve"> Dennick (2011)&lt;/DisplayText&gt;&lt;record&gt;&lt;rec-number&gt;170&lt;/rec-number&gt;&lt;foreign-keys&gt;&lt;key app="EN" db-id="25zwtzd2ipsxxpedr5u5fe2as9w</w:instrText>
      </w:r>
      <w:r w:rsidR="008C4FC3">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education&lt;/full-title&gt;&lt;/periodical&gt;&lt;pages&gt;53&lt;/pages&gt;&lt;volume&gt;2&lt;/volume&gt;&lt;dates&gt;&lt;year&gt;2011&lt;/year&gt;&lt;/dates&gt;&lt;urls&gt;&lt;/urls&gt;&lt;/record&gt;&lt;/Cite&gt;&lt;/EndNote&gt;</w:instrText>
      </w:r>
      <w:r w:rsidR="008C4FC3">
        <w:rPr>
          <w:lang w:eastAsia="zh-CN"/>
        </w:rPr>
        <w:fldChar w:fldCharType="separate"/>
      </w:r>
      <w:r w:rsidR="008C4FC3">
        <w:rPr>
          <w:rFonts w:hint="eastAsia"/>
          <w:noProof/>
          <w:lang w:eastAsia="zh-CN"/>
        </w:rPr>
        <w:t xml:space="preserve">Tavakol </w:t>
      </w:r>
      <w:r w:rsidR="008C4FC3">
        <w:rPr>
          <w:rFonts w:hint="eastAsia"/>
          <w:noProof/>
          <w:lang w:eastAsia="zh-CN"/>
        </w:rPr>
        <w:t>和</w:t>
      </w:r>
      <w:r w:rsidR="008C4FC3">
        <w:rPr>
          <w:rFonts w:hint="eastAsia"/>
          <w:noProof/>
          <w:lang w:eastAsia="zh-CN"/>
        </w:rPr>
        <w:t xml:space="preserve"> Dennick (2011)</w:t>
      </w:r>
      <w:r w:rsidR="008C4FC3">
        <w:rPr>
          <w:lang w:eastAsia="zh-CN"/>
        </w:rPr>
        <w:fldChar w:fldCharType="end"/>
      </w:r>
      <w:r w:rsidR="008C4FC3">
        <w:rPr>
          <w:rFonts w:hint="eastAsia"/>
          <w:lang w:eastAsia="zh-CN"/>
        </w:rPr>
        <w:t xml:space="preserve"> </w:t>
      </w:r>
      <w:r w:rsidR="008C4FC3">
        <w:rPr>
          <w:rFonts w:hint="eastAsia"/>
          <w:lang w:eastAsia="zh-CN"/>
        </w:rPr>
        <w:t>所建议的</w:t>
      </w:r>
      <w:r w:rsidR="00143FAF">
        <w:rPr>
          <w:rFonts w:hint="eastAsia"/>
          <w:lang w:eastAsia="zh-CN"/>
        </w:rPr>
        <w:t>标准</w:t>
      </w:r>
      <w:r w:rsidR="008C4FC3">
        <w:rPr>
          <w:rFonts w:cs="Times New Roman" w:hint="eastAsia"/>
          <w:lang w:eastAsia="zh-CN"/>
        </w:rPr>
        <w:t>，即处于</w:t>
      </w:r>
      <w:r w:rsidR="008C4FC3">
        <w:rPr>
          <w:rFonts w:cs="Times New Roman" w:hint="eastAsia"/>
          <w:lang w:eastAsia="zh-CN"/>
        </w:rPr>
        <w:t>0.70</w:t>
      </w:r>
      <w:r w:rsidR="008C4FC3">
        <w:rPr>
          <w:rFonts w:cs="Times New Roman" w:hint="eastAsia"/>
          <w:lang w:eastAsia="zh-CN"/>
        </w:rPr>
        <w:t>到</w:t>
      </w:r>
      <w:r w:rsidR="008C4FC3">
        <w:rPr>
          <w:rFonts w:cs="Times New Roman" w:hint="eastAsia"/>
          <w:lang w:eastAsia="zh-CN"/>
        </w:rPr>
        <w:t>0.90</w:t>
      </w:r>
      <w:r w:rsidR="008C4FC3">
        <w:rPr>
          <w:rFonts w:cs="Times New Roman" w:hint="eastAsia"/>
          <w:lang w:eastAsia="zh-CN"/>
        </w:rPr>
        <w:t>之间。</w:t>
      </w:r>
      <w:r w:rsidR="002A2F4D">
        <w:rPr>
          <w:rFonts w:cs="Times New Roman" w:hint="eastAsia"/>
          <w:lang w:eastAsia="zh-CN"/>
        </w:rPr>
        <w:t>这意味着，本研究修订后的量表具有良好的信度。</w:t>
      </w:r>
    </w:p>
    <w:p w14:paraId="1A9CD0F5" w14:textId="77777777" w:rsidR="00015BE3" w:rsidRPr="004E614C" w:rsidRDefault="00015BE3" w:rsidP="00015BE3">
      <w:pPr>
        <w:pStyle w:val="4"/>
        <w:spacing w:before="180" w:after="180"/>
        <w:rPr>
          <w:lang w:eastAsia="zh-CN"/>
        </w:rPr>
      </w:pPr>
      <w:r w:rsidRPr="004E614C">
        <w:rPr>
          <w:lang w:eastAsia="zh-CN"/>
        </w:rPr>
        <w:t>收敛效度</w:t>
      </w:r>
    </w:p>
    <w:p w14:paraId="3CAC237E" w14:textId="607C7309" w:rsidR="005F7227" w:rsidRDefault="002A2F4D" w:rsidP="00143FAF">
      <w:pPr>
        <w:ind w:firstLine="480"/>
        <w:rPr>
          <w:lang w:eastAsia="zh-CN"/>
        </w:rPr>
      </w:pPr>
      <w:r>
        <w:rPr>
          <w:rFonts w:hint="eastAsia"/>
          <w:lang w:eastAsia="zh-CN"/>
        </w:rPr>
        <w:t>在表</w:t>
      </w:r>
      <w:r>
        <w:rPr>
          <w:rFonts w:hint="eastAsia"/>
          <w:lang w:eastAsia="zh-CN"/>
        </w:rPr>
        <w:t>3.5</w:t>
      </w:r>
      <w:r>
        <w:rPr>
          <w:rFonts w:hint="eastAsia"/>
          <w:lang w:eastAsia="zh-CN"/>
        </w:rPr>
        <w:t>中，经过修订后，本研究的各个量表的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w:t>
      </w:r>
      <w:r w:rsidRPr="004E614C">
        <w:rPr>
          <w:lang w:eastAsia="zh-CN"/>
        </w:rPr>
        <w:t>组成信度</w:t>
      </w:r>
      <w:r>
        <w:rPr>
          <w:rFonts w:hint="eastAsia"/>
          <w:lang w:eastAsia="zh-CN"/>
        </w:rPr>
        <w:t>（</w:t>
      </w:r>
      <w:r w:rsidRPr="004E614C">
        <w:rPr>
          <w:rFonts w:hint="eastAsia"/>
          <w:lang w:eastAsia="zh-CN"/>
        </w:rPr>
        <w:t>C</w:t>
      </w:r>
      <w:r w:rsidRPr="004E614C">
        <w:rPr>
          <w:lang w:eastAsia="zh-CN"/>
        </w:rPr>
        <w:t>R</w:t>
      </w:r>
      <w:r>
        <w:rPr>
          <w:rFonts w:hint="eastAsia"/>
          <w:lang w:eastAsia="zh-CN"/>
        </w:rPr>
        <w:t>）和平均方差萃取量（</w:t>
      </w:r>
      <w:r>
        <w:rPr>
          <w:rFonts w:hint="eastAsia"/>
          <w:lang w:eastAsia="zh-CN"/>
        </w:rPr>
        <w:t>AVE</w:t>
      </w:r>
      <w:r>
        <w:rPr>
          <w:rFonts w:hint="eastAsia"/>
          <w:lang w:eastAsia="zh-CN"/>
        </w:rPr>
        <w:t>）</w:t>
      </w:r>
      <w:r w:rsidR="00015BE3">
        <w:rPr>
          <w:rFonts w:hint="eastAsia"/>
          <w:lang w:eastAsia="zh-CN"/>
        </w:rPr>
        <w:t>均</w:t>
      </w:r>
      <w:r w:rsidR="00143FAF">
        <w:rPr>
          <w:rFonts w:hint="eastAsia"/>
          <w:lang w:eastAsia="zh-CN"/>
        </w:rPr>
        <w:t>达到了</w:t>
      </w:r>
      <w:r w:rsidR="00143FAF" w:rsidRPr="004E614C">
        <w:rPr>
          <w:lang w:eastAsia="zh-CN"/>
        </w:rPr>
        <w:fldChar w:fldCharType="begin"/>
      </w:r>
      <w:r w:rsidR="00143FAF">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143FAF" w:rsidRPr="004E614C">
        <w:rPr>
          <w:lang w:eastAsia="zh-CN"/>
        </w:rPr>
        <w:fldChar w:fldCharType="separate"/>
      </w:r>
      <w:r w:rsidR="00143FAF">
        <w:rPr>
          <w:noProof/>
          <w:lang w:eastAsia="zh-CN"/>
        </w:rPr>
        <w:t>Hair (2009)</w:t>
      </w:r>
      <w:r w:rsidR="00143FAF" w:rsidRPr="004E614C">
        <w:rPr>
          <w:lang w:eastAsia="zh-CN"/>
        </w:rPr>
        <w:fldChar w:fldCharType="end"/>
      </w:r>
      <w:r w:rsidR="00143FAF">
        <w:rPr>
          <w:rFonts w:hint="eastAsia"/>
          <w:lang w:eastAsia="zh-CN"/>
        </w:rPr>
        <w:t xml:space="preserve"> </w:t>
      </w:r>
      <w:r w:rsidR="00143FAF">
        <w:rPr>
          <w:rFonts w:hint="eastAsia"/>
          <w:lang w:eastAsia="zh-CN"/>
        </w:rPr>
        <w:t>所建议的标准</w:t>
      </w:r>
      <w:r>
        <w:rPr>
          <w:rFonts w:hint="eastAsia"/>
          <w:lang w:eastAsia="zh-CN"/>
        </w:rPr>
        <w:t>，即标准化因子载荷高于</w:t>
      </w:r>
      <w:r>
        <w:rPr>
          <w:rFonts w:hint="eastAsia"/>
          <w:lang w:eastAsia="zh-CN"/>
        </w:rPr>
        <w:t>0.70</w:t>
      </w:r>
      <w:r>
        <w:rPr>
          <w:rFonts w:hint="eastAsia"/>
          <w:lang w:eastAsia="zh-CN"/>
        </w:rPr>
        <w:t>，组成信度高于</w:t>
      </w:r>
      <w:r>
        <w:rPr>
          <w:rFonts w:hint="eastAsia"/>
          <w:lang w:eastAsia="zh-CN"/>
        </w:rPr>
        <w:t>0.60</w:t>
      </w:r>
      <w:r>
        <w:rPr>
          <w:rFonts w:hint="eastAsia"/>
          <w:lang w:eastAsia="zh-CN"/>
        </w:rPr>
        <w:t>，平均方差萃取量高于</w:t>
      </w:r>
      <w:r>
        <w:rPr>
          <w:rFonts w:hint="eastAsia"/>
          <w:lang w:eastAsia="zh-CN"/>
        </w:rPr>
        <w:t>0.50</w:t>
      </w:r>
      <w:r w:rsidR="00015BE3">
        <w:rPr>
          <w:rFonts w:hint="eastAsia"/>
          <w:lang w:eastAsia="zh-CN"/>
        </w:rPr>
        <w:t>。</w:t>
      </w:r>
      <w:r w:rsidR="00143FAF">
        <w:rPr>
          <w:rFonts w:hint="eastAsia"/>
          <w:lang w:eastAsia="zh-CN"/>
        </w:rPr>
        <w:t>这意味着我们本研究中所使用的所有量表均以具备良好的信效度。</w:t>
      </w:r>
    </w:p>
    <w:p w14:paraId="6B3975D2" w14:textId="303D0937" w:rsidR="009F63DD" w:rsidRPr="004E614C" w:rsidRDefault="009F63DD" w:rsidP="009F63DD">
      <w:pPr>
        <w:pStyle w:val="af3"/>
      </w:pPr>
      <w:r w:rsidRPr="004E614C">
        <w:rPr>
          <w:rFonts w:hint="eastAsia"/>
        </w:rPr>
        <w:t>表</w:t>
      </w:r>
      <w:r>
        <w:rPr>
          <w:rFonts w:hint="eastAsia"/>
        </w:rPr>
        <w:t>3</w:t>
      </w:r>
      <w:r>
        <w:t>.</w:t>
      </w:r>
      <w:r w:rsidR="008F26B2">
        <w:rPr>
          <w:rFonts w:hint="eastAsia"/>
        </w:rPr>
        <w:t>4</w:t>
      </w:r>
      <w:r w:rsidRPr="004E614C">
        <w:t xml:space="preserve"> </w:t>
      </w:r>
      <w:r w:rsidRPr="004E614C">
        <w:rPr>
          <w:rFonts w:hint="eastAsia"/>
        </w:rPr>
        <w:t>验证性因素分析</w:t>
      </w:r>
      <w:r>
        <w:rPr>
          <w:rFonts w:hint="eastAsia"/>
        </w:rPr>
        <w:t>（重测）</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848"/>
        <w:gridCol w:w="1142"/>
        <w:gridCol w:w="936"/>
        <w:gridCol w:w="795"/>
        <w:gridCol w:w="1003"/>
        <w:gridCol w:w="517"/>
        <w:gridCol w:w="516"/>
        <w:gridCol w:w="543"/>
        <w:gridCol w:w="1018"/>
      </w:tblGrid>
      <w:tr w:rsidR="009F63DD" w:rsidRPr="00D43E06" w14:paraId="5AFE8F7A" w14:textId="77777777" w:rsidTr="000F4FCF">
        <w:trPr>
          <w:trHeight w:val="315"/>
          <w:tblHeader/>
        </w:trPr>
        <w:tc>
          <w:tcPr>
            <w:tcW w:w="621" w:type="pct"/>
            <w:tcBorders>
              <w:top w:val="single" w:sz="12" w:space="0" w:color="auto"/>
              <w:bottom w:val="single" w:sz="4" w:space="0" w:color="auto"/>
            </w:tcBorders>
            <w:noWrap/>
            <w:vAlign w:val="center"/>
            <w:hideMark/>
          </w:tcPr>
          <w:p w14:paraId="1669FB84" w14:textId="77777777" w:rsidR="009F63DD" w:rsidRPr="00D43E06" w:rsidRDefault="009F63DD" w:rsidP="000F4FCF">
            <w:pPr>
              <w:jc w:val="center"/>
              <w:rPr>
                <w:rFonts w:cs="Times New Roman"/>
                <w:szCs w:val="24"/>
                <w:lang w:eastAsia="zh-CN"/>
              </w:rPr>
            </w:pPr>
            <w:r>
              <w:rPr>
                <w:rFonts w:cs="Times New Roman" w:hint="eastAsia"/>
                <w:szCs w:val="24"/>
                <w:lang w:eastAsia="zh-CN"/>
              </w:rPr>
              <w:t>因子</w:t>
            </w:r>
          </w:p>
        </w:tc>
        <w:tc>
          <w:tcPr>
            <w:tcW w:w="537" w:type="pct"/>
            <w:tcBorders>
              <w:top w:val="single" w:sz="12" w:space="0" w:color="auto"/>
              <w:bottom w:val="single" w:sz="4" w:space="0" w:color="auto"/>
            </w:tcBorders>
            <w:noWrap/>
            <w:vAlign w:val="center"/>
            <w:hideMark/>
          </w:tcPr>
          <w:p w14:paraId="7AE2C51A" w14:textId="77777777" w:rsidR="009F63DD" w:rsidRPr="00D43E06" w:rsidRDefault="009F63DD" w:rsidP="000F4FCF">
            <w:pPr>
              <w:jc w:val="center"/>
              <w:rPr>
                <w:rFonts w:cs="Times New Roman"/>
                <w:szCs w:val="24"/>
                <w:lang w:eastAsia="zh-CN"/>
              </w:rPr>
            </w:pPr>
            <w:r>
              <w:rPr>
                <w:rFonts w:cs="Times New Roman" w:hint="eastAsia"/>
                <w:szCs w:val="24"/>
                <w:lang w:eastAsia="zh-CN"/>
              </w:rPr>
              <w:t>题目</w:t>
            </w:r>
          </w:p>
        </w:tc>
        <w:tc>
          <w:tcPr>
            <w:tcW w:w="714" w:type="pct"/>
            <w:tcBorders>
              <w:top w:val="single" w:sz="12" w:space="0" w:color="auto"/>
              <w:bottom w:val="single" w:sz="4" w:space="0" w:color="auto"/>
            </w:tcBorders>
            <w:noWrap/>
            <w:vAlign w:val="center"/>
            <w:hideMark/>
          </w:tcPr>
          <w:p w14:paraId="68B06197" w14:textId="77777777" w:rsidR="009F63DD" w:rsidRPr="00D43E06" w:rsidRDefault="009F63DD" w:rsidP="000F4FCF">
            <w:pPr>
              <w:jc w:val="center"/>
              <w:rPr>
                <w:rFonts w:cs="Times New Roman"/>
                <w:szCs w:val="24"/>
                <w:lang w:eastAsia="zh-CN"/>
              </w:rPr>
            </w:pPr>
            <w:r>
              <w:rPr>
                <w:rFonts w:cs="Times New Roman" w:hint="eastAsia"/>
                <w:szCs w:val="24"/>
                <w:lang w:eastAsia="zh-CN"/>
              </w:rPr>
              <w:t>系数</w:t>
            </w:r>
          </w:p>
        </w:tc>
        <w:tc>
          <w:tcPr>
            <w:tcW w:w="549" w:type="pct"/>
            <w:tcBorders>
              <w:top w:val="single" w:sz="12" w:space="0" w:color="auto"/>
              <w:bottom w:val="single" w:sz="4" w:space="0" w:color="auto"/>
            </w:tcBorders>
            <w:noWrap/>
            <w:vAlign w:val="center"/>
            <w:hideMark/>
          </w:tcPr>
          <w:p w14:paraId="519CD477" w14:textId="77777777" w:rsidR="009F63DD" w:rsidRPr="00D43E06" w:rsidRDefault="009F63DD" w:rsidP="000F4FCF">
            <w:pPr>
              <w:jc w:val="center"/>
              <w:rPr>
                <w:rFonts w:cs="Times New Roman"/>
                <w:szCs w:val="24"/>
                <w:lang w:eastAsia="zh-CN"/>
              </w:rPr>
            </w:pPr>
            <w:r>
              <w:rPr>
                <w:rFonts w:cs="Times New Roman" w:hint="eastAsia"/>
                <w:szCs w:val="24"/>
                <w:lang w:eastAsia="zh-CN"/>
              </w:rPr>
              <w:t>标准误</w:t>
            </w:r>
          </w:p>
        </w:tc>
        <w:tc>
          <w:tcPr>
            <w:tcW w:w="505" w:type="pct"/>
            <w:tcBorders>
              <w:top w:val="single" w:sz="12" w:space="0" w:color="auto"/>
              <w:bottom w:val="single" w:sz="4" w:space="0" w:color="auto"/>
            </w:tcBorders>
            <w:noWrap/>
            <w:vAlign w:val="center"/>
            <w:hideMark/>
          </w:tcPr>
          <w:p w14:paraId="088FC7AE" w14:textId="77777777" w:rsidR="009F63DD" w:rsidRPr="00D43E06" w:rsidRDefault="009F63DD" w:rsidP="000F4FCF">
            <w:pPr>
              <w:jc w:val="center"/>
              <w:rPr>
                <w:rFonts w:cs="Times New Roman"/>
                <w:szCs w:val="24"/>
                <w:lang w:eastAsia="zh-CN"/>
              </w:rPr>
            </w:pPr>
            <w:r>
              <w:rPr>
                <w:rFonts w:cs="Times New Roman" w:hint="eastAsia"/>
                <w:i/>
                <w:iCs/>
                <w:szCs w:val="24"/>
                <w:lang w:eastAsia="zh-CN"/>
              </w:rPr>
              <w:t>t</w:t>
            </w:r>
          </w:p>
        </w:tc>
        <w:tc>
          <w:tcPr>
            <w:tcW w:w="630" w:type="pct"/>
            <w:tcBorders>
              <w:top w:val="single" w:sz="12" w:space="0" w:color="auto"/>
              <w:bottom w:val="single" w:sz="4" w:space="0" w:color="auto"/>
            </w:tcBorders>
            <w:noWrap/>
            <w:vAlign w:val="center"/>
            <w:hideMark/>
          </w:tcPr>
          <w:p w14:paraId="0EEC07A6" w14:textId="77777777" w:rsidR="009F63DD" w:rsidRPr="00D43E06" w:rsidRDefault="009F63DD" w:rsidP="000F4FCF">
            <w:pPr>
              <w:jc w:val="center"/>
              <w:rPr>
                <w:rFonts w:cs="Times New Roman"/>
                <w:szCs w:val="24"/>
                <w:lang w:eastAsia="zh-CN"/>
              </w:rPr>
            </w:pPr>
            <w:r>
              <w:rPr>
                <w:rFonts w:cs="Times New Roman" w:hint="eastAsia"/>
                <w:i/>
                <w:iCs/>
                <w:szCs w:val="24"/>
                <w:lang w:eastAsia="zh-CN"/>
              </w:rPr>
              <w:t>p</w:t>
            </w:r>
          </w:p>
        </w:tc>
        <w:tc>
          <w:tcPr>
            <w:tcW w:w="337" w:type="pct"/>
            <w:tcBorders>
              <w:top w:val="single" w:sz="12" w:space="0" w:color="auto"/>
              <w:bottom w:val="single" w:sz="4" w:space="0" w:color="auto"/>
            </w:tcBorders>
            <w:noWrap/>
            <w:vAlign w:val="center"/>
            <w:hideMark/>
          </w:tcPr>
          <w:p w14:paraId="0FEE2FF1" w14:textId="77777777" w:rsidR="009F63DD" w:rsidRPr="00D43E06" w:rsidRDefault="009F63DD" w:rsidP="000F4FCF">
            <w:pPr>
              <w:jc w:val="center"/>
              <w:rPr>
                <w:rFonts w:cs="Times New Roman"/>
                <w:szCs w:val="24"/>
                <w:lang w:eastAsia="zh-CN"/>
              </w:rPr>
            </w:pPr>
            <w:r w:rsidRPr="00727B85">
              <w:rPr>
                <w:rFonts w:cs="Times New Roman"/>
                <w:i/>
                <w:iCs/>
                <w:szCs w:val="24"/>
                <w:lang w:eastAsia="zh-CN"/>
              </w:rPr>
              <w:t>λ</w:t>
            </w:r>
          </w:p>
        </w:tc>
        <w:tc>
          <w:tcPr>
            <w:tcW w:w="303" w:type="pct"/>
            <w:tcBorders>
              <w:top w:val="single" w:sz="12" w:space="0" w:color="auto"/>
              <w:bottom w:val="single" w:sz="4" w:space="0" w:color="auto"/>
            </w:tcBorders>
            <w:vAlign w:val="center"/>
          </w:tcPr>
          <w:p w14:paraId="3FB1F2B6" w14:textId="77777777" w:rsidR="009F63DD" w:rsidRPr="0045088A" w:rsidRDefault="009F63DD" w:rsidP="000F4FCF">
            <w:pPr>
              <w:jc w:val="center"/>
              <w:rPr>
                <w:rFonts w:cs="Times New Roman"/>
                <w:szCs w:val="24"/>
                <w:lang w:eastAsia="zh-CN"/>
              </w:rPr>
            </w:pPr>
            <w:r w:rsidRPr="007474E1">
              <w:rPr>
                <w:rFonts w:cs="Times New Roman"/>
                <w:szCs w:val="24"/>
                <w:lang w:eastAsia="zh-CN"/>
              </w:rPr>
              <w:t>α</w:t>
            </w:r>
          </w:p>
        </w:tc>
        <w:tc>
          <w:tcPr>
            <w:tcW w:w="353" w:type="pct"/>
            <w:tcBorders>
              <w:top w:val="single" w:sz="12" w:space="0" w:color="auto"/>
              <w:bottom w:val="single" w:sz="4" w:space="0" w:color="auto"/>
            </w:tcBorders>
            <w:noWrap/>
            <w:vAlign w:val="center"/>
            <w:hideMark/>
          </w:tcPr>
          <w:p w14:paraId="28B918DE" w14:textId="77777777" w:rsidR="009F63DD" w:rsidRPr="00D43E06" w:rsidRDefault="009F63DD" w:rsidP="000F4FCF">
            <w:pPr>
              <w:jc w:val="center"/>
              <w:rPr>
                <w:rFonts w:cs="Times New Roman"/>
                <w:szCs w:val="24"/>
                <w:lang w:eastAsia="zh-CN"/>
              </w:rPr>
            </w:pPr>
            <w:r w:rsidRPr="00DE415E">
              <w:rPr>
                <w:rFonts w:cs="Times New Roman"/>
                <w:szCs w:val="24"/>
                <w:lang w:eastAsia="zh-CN"/>
              </w:rPr>
              <w:t>CR</w:t>
            </w:r>
          </w:p>
        </w:tc>
        <w:tc>
          <w:tcPr>
            <w:tcW w:w="450" w:type="pct"/>
            <w:tcBorders>
              <w:top w:val="single" w:sz="12" w:space="0" w:color="auto"/>
              <w:bottom w:val="single" w:sz="4" w:space="0" w:color="auto"/>
            </w:tcBorders>
            <w:noWrap/>
            <w:vAlign w:val="center"/>
            <w:hideMark/>
          </w:tcPr>
          <w:p w14:paraId="5FFBD3F0" w14:textId="77777777" w:rsidR="009F63DD" w:rsidRPr="00D43E06" w:rsidRDefault="009F63DD" w:rsidP="000F4FCF">
            <w:pPr>
              <w:jc w:val="center"/>
              <w:rPr>
                <w:rFonts w:cs="Times New Roman"/>
                <w:szCs w:val="24"/>
                <w:lang w:eastAsia="zh-CN"/>
              </w:rPr>
            </w:pPr>
            <w:r w:rsidRPr="00DE415E">
              <w:rPr>
                <w:rFonts w:cs="Times New Roman"/>
                <w:szCs w:val="24"/>
                <w:lang w:eastAsia="zh-CN"/>
              </w:rPr>
              <w:t>AVE</w:t>
            </w:r>
          </w:p>
        </w:tc>
      </w:tr>
      <w:tr w:rsidR="009F63DD" w:rsidRPr="00D43E06" w14:paraId="1C28B944" w14:textId="77777777" w:rsidTr="000F4FCF">
        <w:trPr>
          <w:trHeight w:val="315"/>
        </w:trPr>
        <w:tc>
          <w:tcPr>
            <w:tcW w:w="621" w:type="pct"/>
            <w:tcBorders>
              <w:top w:val="single" w:sz="4" w:space="0" w:color="auto"/>
            </w:tcBorders>
            <w:noWrap/>
            <w:vAlign w:val="center"/>
            <w:hideMark/>
          </w:tcPr>
          <w:p w14:paraId="72D32DBC" w14:textId="77777777" w:rsidR="009F63DD" w:rsidRPr="00D43E06" w:rsidRDefault="009F63DD" w:rsidP="000F4FCF">
            <w:pPr>
              <w:jc w:val="center"/>
              <w:rPr>
                <w:rFonts w:cs="Times New Roman"/>
                <w:szCs w:val="24"/>
                <w:lang w:eastAsia="zh-CN"/>
              </w:rPr>
            </w:pPr>
            <w:r w:rsidRPr="00D43E06">
              <w:rPr>
                <w:rFonts w:cs="Times New Roman"/>
                <w:szCs w:val="24"/>
                <w:lang w:eastAsia="zh-CN"/>
              </w:rPr>
              <w:t>ASC</w:t>
            </w:r>
          </w:p>
        </w:tc>
        <w:tc>
          <w:tcPr>
            <w:tcW w:w="537" w:type="pct"/>
            <w:tcBorders>
              <w:top w:val="single" w:sz="4" w:space="0" w:color="auto"/>
            </w:tcBorders>
            <w:noWrap/>
            <w:vAlign w:val="center"/>
            <w:hideMark/>
          </w:tcPr>
          <w:p w14:paraId="2A8E6D26" w14:textId="77777777" w:rsidR="009F63DD" w:rsidRPr="00D43E06" w:rsidRDefault="009F63DD" w:rsidP="000F4FCF">
            <w:pPr>
              <w:jc w:val="center"/>
              <w:rPr>
                <w:rFonts w:cs="Times New Roman"/>
                <w:szCs w:val="24"/>
                <w:lang w:eastAsia="zh-CN"/>
              </w:rPr>
            </w:pPr>
            <w:r w:rsidRPr="00D43E06">
              <w:rPr>
                <w:rFonts w:cs="Times New Roman"/>
                <w:szCs w:val="24"/>
                <w:lang w:eastAsia="zh-CN"/>
              </w:rPr>
              <w:t>ASC1</w:t>
            </w:r>
          </w:p>
        </w:tc>
        <w:tc>
          <w:tcPr>
            <w:tcW w:w="714" w:type="pct"/>
            <w:tcBorders>
              <w:top w:val="single" w:sz="4" w:space="0" w:color="auto"/>
            </w:tcBorders>
            <w:noWrap/>
            <w:vAlign w:val="bottom"/>
            <w:hideMark/>
          </w:tcPr>
          <w:p w14:paraId="34FE1B5B" w14:textId="77777777" w:rsidR="009F63DD" w:rsidRPr="00D43E06" w:rsidRDefault="009F63DD" w:rsidP="000F4FCF">
            <w:pPr>
              <w:jc w:val="center"/>
              <w:rPr>
                <w:rFonts w:cs="Times New Roman"/>
                <w:szCs w:val="24"/>
                <w:lang w:eastAsia="zh-CN"/>
              </w:rPr>
            </w:pPr>
            <w:r w:rsidRPr="00D43E06">
              <w:rPr>
                <w:rFonts w:cs="Times New Roman"/>
                <w:color w:val="000000"/>
                <w:szCs w:val="24"/>
              </w:rPr>
              <w:t>1.00</w:t>
            </w:r>
          </w:p>
        </w:tc>
        <w:tc>
          <w:tcPr>
            <w:tcW w:w="549" w:type="pct"/>
            <w:tcBorders>
              <w:top w:val="single" w:sz="4" w:space="0" w:color="auto"/>
            </w:tcBorders>
            <w:noWrap/>
            <w:vAlign w:val="bottom"/>
            <w:hideMark/>
          </w:tcPr>
          <w:p w14:paraId="136C2FA7" w14:textId="77777777" w:rsidR="009F63DD" w:rsidRPr="00D43E06" w:rsidRDefault="009F63DD" w:rsidP="000F4FCF">
            <w:pPr>
              <w:jc w:val="center"/>
              <w:rPr>
                <w:rFonts w:cs="Times New Roman"/>
                <w:szCs w:val="24"/>
                <w:lang w:eastAsia="zh-CN"/>
              </w:rPr>
            </w:pPr>
          </w:p>
        </w:tc>
        <w:tc>
          <w:tcPr>
            <w:tcW w:w="505" w:type="pct"/>
            <w:tcBorders>
              <w:top w:val="single" w:sz="4" w:space="0" w:color="auto"/>
            </w:tcBorders>
            <w:noWrap/>
            <w:vAlign w:val="bottom"/>
            <w:hideMark/>
          </w:tcPr>
          <w:p w14:paraId="386CD8FC" w14:textId="77777777" w:rsidR="009F63DD" w:rsidRPr="00D43E06" w:rsidRDefault="009F63DD" w:rsidP="000F4FCF">
            <w:pPr>
              <w:jc w:val="center"/>
              <w:rPr>
                <w:rFonts w:cs="Times New Roman"/>
                <w:szCs w:val="24"/>
                <w:lang w:eastAsia="zh-CN"/>
              </w:rPr>
            </w:pPr>
          </w:p>
        </w:tc>
        <w:tc>
          <w:tcPr>
            <w:tcW w:w="630" w:type="pct"/>
            <w:tcBorders>
              <w:top w:val="single" w:sz="4" w:space="0" w:color="auto"/>
            </w:tcBorders>
            <w:noWrap/>
            <w:vAlign w:val="bottom"/>
            <w:hideMark/>
          </w:tcPr>
          <w:p w14:paraId="42CD01AE" w14:textId="77777777" w:rsidR="009F63DD" w:rsidRPr="00D43E06" w:rsidRDefault="009F63DD" w:rsidP="000F4FCF">
            <w:pPr>
              <w:jc w:val="center"/>
              <w:rPr>
                <w:rFonts w:cs="Times New Roman"/>
                <w:szCs w:val="24"/>
                <w:lang w:eastAsia="zh-CN"/>
              </w:rPr>
            </w:pPr>
          </w:p>
        </w:tc>
        <w:tc>
          <w:tcPr>
            <w:tcW w:w="337" w:type="pct"/>
            <w:tcBorders>
              <w:top w:val="single" w:sz="4" w:space="0" w:color="auto"/>
            </w:tcBorders>
            <w:noWrap/>
            <w:vAlign w:val="bottom"/>
            <w:hideMark/>
          </w:tcPr>
          <w:p w14:paraId="4DC64AA6" w14:textId="77777777" w:rsidR="009F63DD" w:rsidRPr="00D43E06" w:rsidRDefault="009F63DD" w:rsidP="000F4FCF">
            <w:pPr>
              <w:jc w:val="center"/>
              <w:rPr>
                <w:rFonts w:cs="Times New Roman"/>
                <w:szCs w:val="24"/>
                <w:lang w:eastAsia="zh-CN"/>
              </w:rPr>
            </w:pPr>
            <w:r w:rsidRPr="00D43E06">
              <w:rPr>
                <w:rFonts w:cs="Times New Roman"/>
                <w:color w:val="000000"/>
                <w:szCs w:val="24"/>
              </w:rPr>
              <w:t>.79</w:t>
            </w:r>
          </w:p>
        </w:tc>
        <w:tc>
          <w:tcPr>
            <w:tcW w:w="303" w:type="pct"/>
            <w:tcBorders>
              <w:top w:val="single" w:sz="4" w:space="0" w:color="auto"/>
            </w:tcBorders>
          </w:tcPr>
          <w:p w14:paraId="4B2AA55C" w14:textId="77777777" w:rsidR="009F63DD" w:rsidRPr="00D43E06" w:rsidRDefault="009F63DD" w:rsidP="000F4FCF">
            <w:pPr>
              <w:jc w:val="center"/>
              <w:rPr>
                <w:rFonts w:cs="Times New Roman"/>
                <w:szCs w:val="24"/>
                <w:lang w:eastAsia="zh-CN"/>
              </w:rPr>
            </w:pPr>
            <w:r>
              <w:rPr>
                <w:rFonts w:cs="Times New Roman" w:hint="eastAsia"/>
                <w:szCs w:val="24"/>
                <w:lang w:eastAsia="zh-CN"/>
              </w:rPr>
              <w:t>.86</w:t>
            </w:r>
          </w:p>
        </w:tc>
        <w:tc>
          <w:tcPr>
            <w:tcW w:w="353" w:type="pct"/>
            <w:tcBorders>
              <w:top w:val="single" w:sz="4" w:space="0" w:color="auto"/>
            </w:tcBorders>
            <w:noWrap/>
            <w:vAlign w:val="center"/>
            <w:hideMark/>
          </w:tcPr>
          <w:p w14:paraId="3E169935" w14:textId="77777777" w:rsidR="009F63DD" w:rsidRPr="00D43E06" w:rsidRDefault="009F63DD" w:rsidP="000F4FCF">
            <w:pPr>
              <w:jc w:val="center"/>
              <w:rPr>
                <w:rFonts w:cs="Times New Roman"/>
                <w:szCs w:val="24"/>
                <w:lang w:eastAsia="zh-CN"/>
              </w:rPr>
            </w:pPr>
            <w:r w:rsidRPr="00D43E06">
              <w:rPr>
                <w:rFonts w:cs="Times New Roman"/>
                <w:szCs w:val="24"/>
              </w:rPr>
              <w:t>.86</w:t>
            </w:r>
          </w:p>
        </w:tc>
        <w:tc>
          <w:tcPr>
            <w:tcW w:w="450" w:type="pct"/>
            <w:tcBorders>
              <w:top w:val="single" w:sz="4" w:space="0" w:color="auto"/>
            </w:tcBorders>
            <w:noWrap/>
            <w:vAlign w:val="center"/>
            <w:hideMark/>
          </w:tcPr>
          <w:p w14:paraId="0400577B" w14:textId="77777777" w:rsidR="009F63DD" w:rsidRPr="00D43E06" w:rsidRDefault="009F63DD" w:rsidP="000F4FCF">
            <w:pPr>
              <w:jc w:val="center"/>
              <w:rPr>
                <w:rFonts w:cs="Times New Roman"/>
                <w:szCs w:val="24"/>
                <w:lang w:eastAsia="zh-CN"/>
              </w:rPr>
            </w:pPr>
            <w:r w:rsidRPr="00D43E06">
              <w:rPr>
                <w:rFonts w:cs="Times New Roman"/>
                <w:szCs w:val="24"/>
              </w:rPr>
              <w:t>.55</w:t>
            </w:r>
          </w:p>
        </w:tc>
      </w:tr>
      <w:tr w:rsidR="009F63DD" w:rsidRPr="00D43E06" w14:paraId="0B1620DB" w14:textId="77777777" w:rsidTr="000F4FCF">
        <w:trPr>
          <w:trHeight w:val="315"/>
        </w:trPr>
        <w:tc>
          <w:tcPr>
            <w:tcW w:w="621" w:type="pct"/>
            <w:noWrap/>
            <w:vAlign w:val="center"/>
            <w:hideMark/>
          </w:tcPr>
          <w:p w14:paraId="6158264A" w14:textId="77777777" w:rsidR="009F63DD" w:rsidRPr="00D43E06" w:rsidRDefault="009F63DD" w:rsidP="000F4FCF">
            <w:pPr>
              <w:jc w:val="center"/>
              <w:rPr>
                <w:rFonts w:cs="Times New Roman"/>
                <w:szCs w:val="24"/>
                <w:lang w:eastAsia="zh-CN"/>
              </w:rPr>
            </w:pPr>
          </w:p>
        </w:tc>
        <w:tc>
          <w:tcPr>
            <w:tcW w:w="537" w:type="pct"/>
            <w:noWrap/>
            <w:vAlign w:val="center"/>
            <w:hideMark/>
          </w:tcPr>
          <w:p w14:paraId="0DC1D4C1" w14:textId="77777777" w:rsidR="009F63DD" w:rsidRPr="00D43E06" w:rsidRDefault="009F63DD" w:rsidP="000F4FCF">
            <w:pPr>
              <w:jc w:val="center"/>
              <w:rPr>
                <w:rFonts w:cs="Times New Roman"/>
                <w:szCs w:val="24"/>
                <w:lang w:eastAsia="zh-CN"/>
              </w:rPr>
            </w:pPr>
            <w:r w:rsidRPr="00D43E06">
              <w:rPr>
                <w:rFonts w:cs="Times New Roman"/>
                <w:szCs w:val="24"/>
                <w:lang w:eastAsia="zh-CN"/>
              </w:rPr>
              <w:t>ASC2</w:t>
            </w:r>
          </w:p>
        </w:tc>
        <w:tc>
          <w:tcPr>
            <w:tcW w:w="714" w:type="pct"/>
            <w:noWrap/>
            <w:vAlign w:val="bottom"/>
            <w:hideMark/>
          </w:tcPr>
          <w:p w14:paraId="600BAADB" w14:textId="77777777" w:rsidR="009F63DD" w:rsidRPr="00D43E06" w:rsidRDefault="009F63DD" w:rsidP="000F4FCF">
            <w:pPr>
              <w:jc w:val="center"/>
              <w:rPr>
                <w:rFonts w:cs="Times New Roman"/>
                <w:szCs w:val="24"/>
                <w:lang w:eastAsia="zh-CN"/>
              </w:rPr>
            </w:pPr>
            <w:r w:rsidRPr="00D43E06">
              <w:rPr>
                <w:rFonts w:cs="Times New Roman"/>
                <w:color w:val="000000"/>
                <w:szCs w:val="24"/>
              </w:rPr>
              <w:t>.84</w:t>
            </w:r>
          </w:p>
        </w:tc>
        <w:tc>
          <w:tcPr>
            <w:tcW w:w="549" w:type="pct"/>
            <w:noWrap/>
            <w:vAlign w:val="bottom"/>
            <w:hideMark/>
          </w:tcPr>
          <w:p w14:paraId="3AA67CFC" w14:textId="77777777" w:rsidR="009F63DD" w:rsidRPr="00D43E06" w:rsidRDefault="009F63DD" w:rsidP="000F4FCF">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201598D4" w14:textId="77777777" w:rsidR="009F63DD" w:rsidRPr="00D43E06" w:rsidRDefault="009F63DD" w:rsidP="000F4FCF">
            <w:pPr>
              <w:jc w:val="center"/>
              <w:rPr>
                <w:rFonts w:cs="Times New Roman"/>
                <w:szCs w:val="24"/>
                <w:lang w:eastAsia="zh-CN"/>
              </w:rPr>
            </w:pPr>
            <w:r w:rsidRPr="00D43E06">
              <w:rPr>
                <w:rFonts w:cs="Times New Roman"/>
                <w:color w:val="000000"/>
                <w:szCs w:val="24"/>
              </w:rPr>
              <w:t>10.93</w:t>
            </w:r>
          </w:p>
        </w:tc>
        <w:tc>
          <w:tcPr>
            <w:tcW w:w="630" w:type="pct"/>
            <w:noWrap/>
            <w:vAlign w:val="bottom"/>
            <w:hideMark/>
          </w:tcPr>
          <w:p w14:paraId="7794C937" w14:textId="77777777" w:rsidR="009F63DD" w:rsidRPr="00D43E06" w:rsidRDefault="009F63DD" w:rsidP="000F4FCF">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21F838C5" w14:textId="77777777" w:rsidR="009F63DD" w:rsidRPr="00D43E06" w:rsidRDefault="009F63DD" w:rsidP="000F4FCF">
            <w:pPr>
              <w:jc w:val="center"/>
              <w:rPr>
                <w:rFonts w:cs="Times New Roman"/>
                <w:szCs w:val="24"/>
                <w:lang w:eastAsia="zh-CN"/>
              </w:rPr>
            </w:pPr>
            <w:r w:rsidRPr="00D43E06">
              <w:rPr>
                <w:rFonts w:cs="Times New Roman"/>
                <w:color w:val="000000"/>
                <w:szCs w:val="24"/>
              </w:rPr>
              <w:t>.70</w:t>
            </w:r>
          </w:p>
        </w:tc>
        <w:tc>
          <w:tcPr>
            <w:tcW w:w="303" w:type="pct"/>
          </w:tcPr>
          <w:p w14:paraId="4AA6A5B9" w14:textId="77777777" w:rsidR="009F63DD" w:rsidRPr="00D43E06" w:rsidRDefault="009F63DD" w:rsidP="000F4FCF">
            <w:pPr>
              <w:jc w:val="center"/>
              <w:rPr>
                <w:rFonts w:cs="Times New Roman"/>
                <w:szCs w:val="24"/>
                <w:lang w:eastAsia="zh-CN"/>
              </w:rPr>
            </w:pPr>
          </w:p>
        </w:tc>
        <w:tc>
          <w:tcPr>
            <w:tcW w:w="353" w:type="pct"/>
            <w:noWrap/>
            <w:vAlign w:val="center"/>
            <w:hideMark/>
          </w:tcPr>
          <w:p w14:paraId="763080F9" w14:textId="77777777" w:rsidR="009F63DD" w:rsidRPr="00D43E06" w:rsidRDefault="009F63DD" w:rsidP="000F4FCF">
            <w:pPr>
              <w:jc w:val="center"/>
              <w:rPr>
                <w:rFonts w:cs="Times New Roman"/>
                <w:szCs w:val="24"/>
                <w:lang w:eastAsia="zh-CN"/>
              </w:rPr>
            </w:pPr>
          </w:p>
        </w:tc>
        <w:tc>
          <w:tcPr>
            <w:tcW w:w="450" w:type="pct"/>
            <w:noWrap/>
            <w:vAlign w:val="center"/>
            <w:hideMark/>
          </w:tcPr>
          <w:p w14:paraId="3DD0B756" w14:textId="77777777" w:rsidR="009F63DD" w:rsidRPr="00D43E06" w:rsidRDefault="009F63DD" w:rsidP="000F4FCF">
            <w:pPr>
              <w:jc w:val="center"/>
              <w:rPr>
                <w:rFonts w:cs="Times New Roman"/>
                <w:szCs w:val="24"/>
                <w:lang w:eastAsia="zh-CN"/>
              </w:rPr>
            </w:pPr>
          </w:p>
        </w:tc>
      </w:tr>
      <w:tr w:rsidR="009F63DD" w:rsidRPr="00D43E06" w14:paraId="5D04FAC6" w14:textId="77777777" w:rsidTr="000F4FCF">
        <w:trPr>
          <w:trHeight w:val="315"/>
        </w:trPr>
        <w:tc>
          <w:tcPr>
            <w:tcW w:w="621" w:type="pct"/>
            <w:noWrap/>
            <w:vAlign w:val="center"/>
            <w:hideMark/>
          </w:tcPr>
          <w:p w14:paraId="6AF73764" w14:textId="77777777" w:rsidR="009F63DD" w:rsidRPr="00D43E06" w:rsidRDefault="009F63DD" w:rsidP="000F4FCF">
            <w:pPr>
              <w:jc w:val="center"/>
              <w:rPr>
                <w:rFonts w:cs="Times New Roman"/>
                <w:szCs w:val="24"/>
                <w:lang w:eastAsia="zh-CN"/>
              </w:rPr>
            </w:pPr>
          </w:p>
        </w:tc>
        <w:tc>
          <w:tcPr>
            <w:tcW w:w="537" w:type="pct"/>
            <w:noWrap/>
            <w:vAlign w:val="center"/>
            <w:hideMark/>
          </w:tcPr>
          <w:p w14:paraId="2914DC42" w14:textId="77777777" w:rsidR="009F63DD" w:rsidRPr="00D43E06" w:rsidRDefault="009F63DD" w:rsidP="000F4FCF">
            <w:pPr>
              <w:jc w:val="center"/>
              <w:rPr>
                <w:rFonts w:cs="Times New Roman"/>
                <w:szCs w:val="24"/>
                <w:lang w:eastAsia="zh-CN"/>
              </w:rPr>
            </w:pPr>
            <w:r w:rsidRPr="00D43E06">
              <w:rPr>
                <w:rFonts w:cs="Times New Roman"/>
                <w:szCs w:val="24"/>
                <w:lang w:eastAsia="zh-CN"/>
              </w:rPr>
              <w:t>ASC3</w:t>
            </w:r>
          </w:p>
        </w:tc>
        <w:tc>
          <w:tcPr>
            <w:tcW w:w="714" w:type="pct"/>
            <w:noWrap/>
            <w:vAlign w:val="bottom"/>
            <w:hideMark/>
          </w:tcPr>
          <w:p w14:paraId="20529D3B" w14:textId="77777777" w:rsidR="009F63DD" w:rsidRPr="00D43E06" w:rsidRDefault="009F63DD" w:rsidP="000F4FCF">
            <w:pPr>
              <w:jc w:val="center"/>
              <w:rPr>
                <w:rFonts w:cs="Times New Roman"/>
                <w:szCs w:val="24"/>
                <w:lang w:eastAsia="zh-CN"/>
              </w:rPr>
            </w:pPr>
            <w:r w:rsidRPr="00D43E06">
              <w:rPr>
                <w:rFonts w:cs="Times New Roman"/>
                <w:color w:val="000000"/>
                <w:szCs w:val="24"/>
              </w:rPr>
              <w:t>.70</w:t>
            </w:r>
          </w:p>
        </w:tc>
        <w:tc>
          <w:tcPr>
            <w:tcW w:w="549" w:type="pct"/>
            <w:noWrap/>
            <w:vAlign w:val="bottom"/>
            <w:hideMark/>
          </w:tcPr>
          <w:p w14:paraId="1C669E54" w14:textId="77777777" w:rsidR="009F63DD" w:rsidRPr="00D43E06" w:rsidRDefault="009F63DD" w:rsidP="000F4FCF">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27D4B158" w14:textId="77777777" w:rsidR="009F63DD" w:rsidRPr="00D43E06" w:rsidRDefault="009F63DD" w:rsidP="000F4FCF">
            <w:pPr>
              <w:jc w:val="center"/>
              <w:rPr>
                <w:rFonts w:cs="Times New Roman"/>
                <w:szCs w:val="24"/>
                <w:lang w:eastAsia="zh-CN"/>
              </w:rPr>
            </w:pPr>
            <w:r w:rsidRPr="00D43E06">
              <w:rPr>
                <w:rFonts w:cs="Times New Roman"/>
                <w:color w:val="000000"/>
                <w:szCs w:val="24"/>
              </w:rPr>
              <w:t>9.44</w:t>
            </w:r>
          </w:p>
        </w:tc>
        <w:tc>
          <w:tcPr>
            <w:tcW w:w="630" w:type="pct"/>
            <w:noWrap/>
            <w:vAlign w:val="bottom"/>
            <w:hideMark/>
          </w:tcPr>
          <w:p w14:paraId="25A4329F" w14:textId="77777777" w:rsidR="009F63DD" w:rsidRPr="00D43E06" w:rsidRDefault="009F63DD" w:rsidP="000F4FCF">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2736B356" w14:textId="77777777" w:rsidR="009F63DD" w:rsidRPr="00D43E06" w:rsidRDefault="009F63DD" w:rsidP="000F4FCF">
            <w:pPr>
              <w:jc w:val="center"/>
              <w:rPr>
                <w:rFonts w:cs="Times New Roman"/>
                <w:szCs w:val="24"/>
                <w:lang w:eastAsia="zh-CN"/>
              </w:rPr>
            </w:pPr>
            <w:r w:rsidRPr="00D43E06">
              <w:rPr>
                <w:rFonts w:cs="Times New Roman"/>
                <w:color w:val="000000"/>
                <w:szCs w:val="24"/>
              </w:rPr>
              <w:t>.62</w:t>
            </w:r>
          </w:p>
        </w:tc>
        <w:tc>
          <w:tcPr>
            <w:tcW w:w="303" w:type="pct"/>
          </w:tcPr>
          <w:p w14:paraId="788ABF35" w14:textId="77777777" w:rsidR="009F63DD" w:rsidRPr="00D43E06" w:rsidRDefault="009F63DD" w:rsidP="000F4FCF">
            <w:pPr>
              <w:jc w:val="center"/>
              <w:rPr>
                <w:rFonts w:cs="Times New Roman"/>
                <w:szCs w:val="24"/>
                <w:lang w:eastAsia="zh-CN"/>
              </w:rPr>
            </w:pPr>
          </w:p>
        </w:tc>
        <w:tc>
          <w:tcPr>
            <w:tcW w:w="353" w:type="pct"/>
            <w:noWrap/>
            <w:vAlign w:val="center"/>
            <w:hideMark/>
          </w:tcPr>
          <w:p w14:paraId="7DD653B4" w14:textId="77777777" w:rsidR="009F63DD" w:rsidRPr="00D43E06" w:rsidRDefault="009F63DD" w:rsidP="000F4FCF">
            <w:pPr>
              <w:jc w:val="center"/>
              <w:rPr>
                <w:rFonts w:cs="Times New Roman"/>
                <w:szCs w:val="24"/>
                <w:lang w:eastAsia="zh-CN"/>
              </w:rPr>
            </w:pPr>
          </w:p>
        </w:tc>
        <w:tc>
          <w:tcPr>
            <w:tcW w:w="450" w:type="pct"/>
            <w:noWrap/>
            <w:vAlign w:val="center"/>
            <w:hideMark/>
          </w:tcPr>
          <w:p w14:paraId="22561F8C" w14:textId="77777777" w:rsidR="009F63DD" w:rsidRPr="00D43E06" w:rsidRDefault="009F63DD" w:rsidP="000F4FCF">
            <w:pPr>
              <w:jc w:val="center"/>
              <w:rPr>
                <w:rFonts w:cs="Times New Roman"/>
                <w:szCs w:val="24"/>
                <w:lang w:eastAsia="zh-CN"/>
              </w:rPr>
            </w:pPr>
          </w:p>
        </w:tc>
      </w:tr>
      <w:tr w:rsidR="009F63DD" w:rsidRPr="00D43E06" w14:paraId="46DF3CC2" w14:textId="77777777" w:rsidTr="000F4FCF">
        <w:trPr>
          <w:trHeight w:val="315"/>
        </w:trPr>
        <w:tc>
          <w:tcPr>
            <w:tcW w:w="621" w:type="pct"/>
            <w:noWrap/>
            <w:vAlign w:val="center"/>
            <w:hideMark/>
          </w:tcPr>
          <w:p w14:paraId="2315719F" w14:textId="77777777" w:rsidR="009F63DD" w:rsidRPr="00D43E06" w:rsidRDefault="009F63DD" w:rsidP="000F4FCF">
            <w:pPr>
              <w:jc w:val="center"/>
              <w:rPr>
                <w:rFonts w:cs="Times New Roman"/>
                <w:szCs w:val="24"/>
                <w:lang w:eastAsia="zh-CN"/>
              </w:rPr>
            </w:pPr>
          </w:p>
        </w:tc>
        <w:tc>
          <w:tcPr>
            <w:tcW w:w="537" w:type="pct"/>
            <w:noWrap/>
            <w:vAlign w:val="center"/>
            <w:hideMark/>
          </w:tcPr>
          <w:p w14:paraId="08B4A5A0" w14:textId="77777777" w:rsidR="009F63DD" w:rsidRPr="00D43E06" w:rsidRDefault="009F63DD" w:rsidP="000F4FCF">
            <w:pPr>
              <w:jc w:val="center"/>
              <w:rPr>
                <w:rFonts w:cs="Times New Roman"/>
                <w:szCs w:val="24"/>
                <w:lang w:eastAsia="zh-CN"/>
              </w:rPr>
            </w:pPr>
            <w:r w:rsidRPr="00D43E06">
              <w:rPr>
                <w:rFonts w:cs="Times New Roman"/>
                <w:szCs w:val="24"/>
                <w:lang w:eastAsia="zh-CN"/>
              </w:rPr>
              <w:t>ASC4</w:t>
            </w:r>
          </w:p>
        </w:tc>
        <w:tc>
          <w:tcPr>
            <w:tcW w:w="714" w:type="pct"/>
            <w:noWrap/>
            <w:vAlign w:val="bottom"/>
            <w:hideMark/>
          </w:tcPr>
          <w:p w14:paraId="15429BD5" w14:textId="77777777" w:rsidR="009F63DD" w:rsidRPr="00D43E06" w:rsidRDefault="009F63DD" w:rsidP="000F4FCF">
            <w:pPr>
              <w:jc w:val="center"/>
              <w:rPr>
                <w:rFonts w:cs="Times New Roman"/>
                <w:szCs w:val="24"/>
                <w:lang w:eastAsia="zh-CN"/>
              </w:rPr>
            </w:pPr>
            <w:r w:rsidRPr="00D43E06">
              <w:rPr>
                <w:rFonts w:cs="Times New Roman"/>
                <w:color w:val="000000"/>
                <w:szCs w:val="24"/>
              </w:rPr>
              <w:t>.95</w:t>
            </w:r>
          </w:p>
        </w:tc>
        <w:tc>
          <w:tcPr>
            <w:tcW w:w="549" w:type="pct"/>
            <w:noWrap/>
            <w:vAlign w:val="bottom"/>
            <w:hideMark/>
          </w:tcPr>
          <w:p w14:paraId="3760F067" w14:textId="77777777" w:rsidR="009F63DD" w:rsidRPr="00D43E06" w:rsidRDefault="009F63DD" w:rsidP="000F4FCF">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1CF377D6" w14:textId="77777777" w:rsidR="009F63DD" w:rsidRPr="00D43E06" w:rsidRDefault="009F63DD" w:rsidP="000F4FCF">
            <w:pPr>
              <w:jc w:val="center"/>
              <w:rPr>
                <w:rFonts w:cs="Times New Roman"/>
                <w:szCs w:val="24"/>
                <w:lang w:eastAsia="zh-CN"/>
              </w:rPr>
            </w:pPr>
            <w:r w:rsidRPr="00D43E06">
              <w:rPr>
                <w:rFonts w:cs="Times New Roman"/>
                <w:color w:val="000000"/>
                <w:szCs w:val="24"/>
              </w:rPr>
              <w:t>11.80</w:t>
            </w:r>
          </w:p>
        </w:tc>
        <w:tc>
          <w:tcPr>
            <w:tcW w:w="630" w:type="pct"/>
            <w:noWrap/>
            <w:vAlign w:val="bottom"/>
            <w:hideMark/>
          </w:tcPr>
          <w:p w14:paraId="43490D1B" w14:textId="77777777" w:rsidR="009F63DD" w:rsidRPr="00D43E06" w:rsidRDefault="009F63DD" w:rsidP="000F4FCF">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64889FC5" w14:textId="77777777" w:rsidR="009F63DD" w:rsidRPr="00D43E06" w:rsidRDefault="009F63DD" w:rsidP="000F4FCF">
            <w:pPr>
              <w:jc w:val="center"/>
              <w:rPr>
                <w:rFonts w:cs="Times New Roman"/>
                <w:szCs w:val="24"/>
                <w:lang w:eastAsia="zh-CN"/>
              </w:rPr>
            </w:pPr>
            <w:r w:rsidRPr="00D43E06">
              <w:rPr>
                <w:rFonts w:cs="Times New Roman"/>
                <w:color w:val="000000"/>
                <w:szCs w:val="24"/>
              </w:rPr>
              <w:t>.75</w:t>
            </w:r>
          </w:p>
        </w:tc>
        <w:tc>
          <w:tcPr>
            <w:tcW w:w="303" w:type="pct"/>
          </w:tcPr>
          <w:p w14:paraId="68663609" w14:textId="77777777" w:rsidR="009F63DD" w:rsidRPr="00D43E06" w:rsidRDefault="009F63DD" w:rsidP="000F4FCF">
            <w:pPr>
              <w:jc w:val="center"/>
              <w:rPr>
                <w:rFonts w:cs="Times New Roman"/>
                <w:szCs w:val="24"/>
                <w:lang w:eastAsia="zh-CN"/>
              </w:rPr>
            </w:pPr>
          </w:p>
        </w:tc>
        <w:tc>
          <w:tcPr>
            <w:tcW w:w="353" w:type="pct"/>
            <w:noWrap/>
            <w:vAlign w:val="center"/>
            <w:hideMark/>
          </w:tcPr>
          <w:p w14:paraId="3433DF92" w14:textId="77777777" w:rsidR="009F63DD" w:rsidRPr="00D43E06" w:rsidRDefault="009F63DD" w:rsidP="000F4FCF">
            <w:pPr>
              <w:jc w:val="center"/>
              <w:rPr>
                <w:rFonts w:cs="Times New Roman"/>
                <w:szCs w:val="24"/>
                <w:lang w:eastAsia="zh-CN"/>
              </w:rPr>
            </w:pPr>
          </w:p>
        </w:tc>
        <w:tc>
          <w:tcPr>
            <w:tcW w:w="450" w:type="pct"/>
            <w:noWrap/>
            <w:vAlign w:val="center"/>
            <w:hideMark/>
          </w:tcPr>
          <w:p w14:paraId="4514B7E2" w14:textId="77777777" w:rsidR="009F63DD" w:rsidRPr="00D43E06" w:rsidRDefault="009F63DD" w:rsidP="000F4FCF">
            <w:pPr>
              <w:jc w:val="center"/>
              <w:rPr>
                <w:rFonts w:cs="Times New Roman"/>
                <w:szCs w:val="24"/>
                <w:lang w:eastAsia="zh-CN"/>
              </w:rPr>
            </w:pPr>
          </w:p>
        </w:tc>
      </w:tr>
      <w:tr w:rsidR="009F63DD" w:rsidRPr="00D43E06" w14:paraId="5595AFF2" w14:textId="77777777" w:rsidTr="000F4FCF">
        <w:trPr>
          <w:trHeight w:val="315"/>
        </w:trPr>
        <w:tc>
          <w:tcPr>
            <w:tcW w:w="621" w:type="pct"/>
            <w:noWrap/>
            <w:vAlign w:val="center"/>
            <w:hideMark/>
          </w:tcPr>
          <w:p w14:paraId="7D2AA847" w14:textId="77777777" w:rsidR="009F63DD" w:rsidRPr="00D43E06" w:rsidRDefault="009F63DD" w:rsidP="000F4FCF">
            <w:pPr>
              <w:jc w:val="center"/>
              <w:rPr>
                <w:rFonts w:cs="Times New Roman"/>
                <w:szCs w:val="24"/>
                <w:lang w:eastAsia="zh-CN"/>
              </w:rPr>
            </w:pPr>
          </w:p>
        </w:tc>
        <w:tc>
          <w:tcPr>
            <w:tcW w:w="537" w:type="pct"/>
            <w:noWrap/>
            <w:vAlign w:val="center"/>
            <w:hideMark/>
          </w:tcPr>
          <w:p w14:paraId="6886A8C5" w14:textId="77777777" w:rsidR="009F63DD" w:rsidRPr="00D43E06" w:rsidRDefault="009F63DD" w:rsidP="000F4FCF">
            <w:pPr>
              <w:jc w:val="center"/>
              <w:rPr>
                <w:rFonts w:cs="Times New Roman"/>
                <w:szCs w:val="24"/>
                <w:lang w:eastAsia="zh-CN"/>
              </w:rPr>
            </w:pPr>
            <w:r w:rsidRPr="00D43E06">
              <w:rPr>
                <w:rFonts w:cs="Times New Roman"/>
                <w:szCs w:val="24"/>
                <w:lang w:eastAsia="zh-CN"/>
              </w:rPr>
              <w:t>ASC5</w:t>
            </w:r>
          </w:p>
        </w:tc>
        <w:tc>
          <w:tcPr>
            <w:tcW w:w="714" w:type="pct"/>
            <w:noWrap/>
            <w:vAlign w:val="bottom"/>
            <w:hideMark/>
          </w:tcPr>
          <w:p w14:paraId="11058CDF" w14:textId="77777777" w:rsidR="009F63DD" w:rsidRPr="00D43E06" w:rsidRDefault="009F63DD" w:rsidP="000F4FCF">
            <w:pPr>
              <w:jc w:val="center"/>
              <w:rPr>
                <w:rFonts w:cs="Times New Roman"/>
                <w:szCs w:val="24"/>
                <w:lang w:eastAsia="zh-CN"/>
              </w:rPr>
            </w:pPr>
            <w:r w:rsidRPr="00D43E06">
              <w:rPr>
                <w:rFonts w:cs="Times New Roman"/>
                <w:color w:val="000000"/>
                <w:szCs w:val="24"/>
              </w:rPr>
              <w:t>1.21</w:t>
            </w:r>
          </w:p>
        </w:tc>
        <w:tc>
          <w:tcPr>
            <w:tcW w:w="549" w:type="pct"/>
            <w:noWrap/>
            <w:vAlign w:val="bottom"/>
            <w:hideMark/>
          </w:tcPr>
          <w:p w14:paraId="1CFA11CB" w14:textId="77777777" w:rsidR="009F63DD" w:rsidRPr="00D43E06" w:rsidRDefault="009F63DD" w:rsidP="000F4FCF">
            <w:pPr>
              <w:jc w:val="center"/>
              <w:rPr>
                <w:rFonts w:cs="Times New Roman"/>
                <w:szCs w:val="24"/>
                <w:lang w:eastAsia="zh-CN"/>
              </w:rPr>
            </w:pPr>
            <w:r w:rsidRPr="00D43E06">
              <w:rPr>
                <w:rFonts w:cs="Times New Roman"/>
                <w:color w:val="000000"/>
                <w:szCs w:val="24"/>
              </w:rPr>
              <w:t>.09</w:t>
            </w:r>
          </w:p>
        </w:tc>
        <w:tc>
          <w:tcPr>
            <w:tcW w:w="505" w:type="pct"/>
            <w:noWrap/>
            <w:vAlign w:val="bottom"/>
            <w:hideMark/>
          </w:tcPr>
          <w:p w14:paraId="408956DD" w14:textId="77777777" w:rsidR="009F63DD" w:rsidRPr="00D43E06" w:rsidRDefault="009F63DD" w:rsidP="000F4FCF">
            <w:pPr>
              <w:jc w:val="center"/>
              <w:rPr>
                <w:rFonts w:cs="Times New Roman"/>
                <w:szCs w:val="24"/>
                <w:lang w:eastAsia="zh-CN"/>
              </w:rPr>
            </w:pPr>
            <w:r w:rsidRPr="00D43E06">
              <w:rPr>
                <w:rFonts w:cs="Times New Roman"/>
                <w:color w:val="000000"/>
                <w:szCs w:val="24"/>
              </w:rPr>
              <w:t>13.49</w:t>
            </w:r>
          </w:p>
        </w:tc>
        <w:tc>
          <w:tcPr>
            <w:tcW w:w="630" w:type="pct"/>
            <w:noWrap/>
            <w:vAlign w:val="bottom"/>
            <w:hideMark/>
          </w:tcPr>
          <w:p w14:paraId="6FD62603" w14:textId="77777777" w:rsidR="009F63DD" w:rsidRPr="00D43E06" w:rsidRDefault="009F63DD" w:rsidP="000F4FCF">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057D371B" w14:textId="77777777" w:rsidR="009F63DD" w:rsidRPr="00D43E06" w:rsidRDefault="009F63DD" w:rsidP="000F4FCF">
            <w:pPr>
              <w:jc w:val="center"/>
              <w:rPr>
                <w:rFonts w:cs="Times New Roman"/>
                <w:szCs w:val="24"/>
                <w:lang w:eastAsia="zh-CN"/>
              </w:rPr>
            </w:pPr>
            <w:r w:rsidRPr="00D43E06">
              <w:rPr>
                <w:rFonts w:cs="Times New Roman"/>
                <w:color w:val="000000"/>
                <w:szCs w:val="24"/>
              </w:rPr>
              <w:t>.83</w:t>
            </w:r>
          </w:p>
        </w:tc>
        <w:tc>
          <w:tcPr>
            <w:tcW w:w="303" w:type="pct"/>
          </w:tcPr>
          <w:p w14:paraId="2FB7BD95" w14:textId="77777777" w:rsidR="009F63DD" w:rsidRPr="00D43E06" w:rsidRDefault="009F63DD" w:rsidP="000F4FCF">
            <w:pPr>
              <w:jc w:val="center"/>
              <w:rPr>
                <w:rFonts w:cs="Times New Roman"/>
                <w:szCs w:val="24"/>
                <w:lang w:eastAsia="zh-CN"/>
              </w:rPr>
            </w:pPr>
          </w:p>
        </w:tc>
        <w:tc>
          <w:tcPr>
            <w:tcW w:w="353" w:type="pct"/>
            <w:noWrap/>
            <w:vAlign w:val="center"/>
            <w:hideMark/>
          </w:tcPr>
          <w:p w14:paraId="36F0CE80" w14:textId="77777777" w:rsidR="009F63DD" w:rsidRPr="00D43E06" w:rsidRDefault="009F63DD" w:rsidP="000F4FCF">
            <w:pPr>
              <w:jc w:val="center"/>
              <w:rPr>
                <w:rFonts w:cs="Times New Roman"/>
                <w:szCs w:val="24"/>
                <w:lang w:eastAsia="zh-CN"/>
              </w:rPr>
            </w:pPr>
          </w:p>
        </w:tc>
        <w:tc>
          <w:tcPr>
            <w:tcW w:w="450" w:type="pct"/>
            <w:noWrap/>
            <w:vAlign w:val="center"/>
            <w:hideMark/>
          </w:tcPr>
          <w:p w14:paraId="4F2EE861" w14:textId="77777777" w:rsidR="009F63DD" w:rsidRPr="00D43E06" w:rsidRDefault="009F63DD" w:rsidP="000F4FCF">
            <w:pPr>
              <w:jc w:val="center"/>
              <w:rPr>
                <w:rFonts w:cs="Times New Roman"/>
                <w:szCs w:val="24"/>
                <w:lang w:eastAsia="zh-CN"/>
              </w:rPr>
            </w:pPr>
          </w:p>
        </w:tc>
      </w:tr>
      <w:tr w:rsidR="009F63DD" w:rsidRPr="00D43E06" w14:paraId="1F47AEDE" w14:textId="77777777" w:rsidTr="000F4FCF">
        <w:trPr>
          <w:trHeight w:val="315"/>
        </w:trPr>
        <w:tc>
          <w:tcPr>
            <w:tcW w:w="621" w:type="pct"/>
            <w:noWrap/>
            <w:vAlign w:val="center"/>
            <w:hideMark/>
          </w:tcPr>
          <w:p w14:paraId="6A8BC787" w14:textId="77777777" w:rsidR="009F63DD" w:rsidRPr="00D43E06" w:rsidRDefault="009F63DD" w:rsidP="000F4FCF">
            <w:pPr>
              <w:jc w:val="center"/>
              <w:rPr>
                <w:rFonts w:cs="Times New Roman"/>
                <w:szCs w:val="24"/>
                <w:lang w:eastAsia="zh-CN"/>
              </w:rPr>
            </w:pPr>
            <w:r w:rsidRPr="00D43E06">
              <w:rPr>
                <w:rFonts w:cs="Times New Roman"/>
                <w:szCs w:val="24"/>
                <w:lang w:eastAsia="zh-CN"/>
              </w:rPr>
              <w:t>OSC</w:t>
            </w:r>
          </w:p>
        </w:tc>
        <w:tc>
          <w:tcPr>
            <w:tcW w:w="537" w:type="pct"/>
            <w:noWrap/>
            <w:vAlign w:val="center"/>
            <w:hideMark/>
          </w:tcPr>
          <w:p w14:paraId="0F728679" w14:textId="77777777" w:rsidR="009F63DD" w:rsidRPr="00D43E06" w:rsidRDefault="009F63DD" w:rsidP="000F4FCF">
            <w:pPr>
              <w:jc w:val="center"/>
              <w:rPr>
                <w:rFonts w:cs="Times New Roman"/>
                <w:szCs w:val="24"/>
                <w:lang w:eastAsia="zh-CN"/>
              </w:rPr>
            </w:pPr>
            <w:r w:rsidRPr="00D43E06">
              <w:rPr>
                <w:rFonts w:cs="Times New Roman"/>
                <w:szCs w:val="24"/>
                <w:lang w:eastAsia="zh-CN"/>
              </w:rPr>
              <w:t>OSC1</w:t>
            </w:r>
          </w:p>
        </w:tc>
        <w:tc>
          <w:tcPr>
            <w:tcW w:w="714" w:type="pct"/>
            <w:noWrap/>
            <w:vAlign w:val="bottom"/>
            <w:hideMark/>
          </w:tcPr>
          <w:p w14:paraId="379D902C" w14:textId="77777777" w:rsidR="009F63DD" w:rsidRPr="00D43E06" w:rsidRDefault="009F63DD" w:rsidP="000F4FCF">
            <w:pPr>
              <w:jc w:val="center"/>
              <w:rPr>
                <w:rFonts w:cs="Times New Roman"/>
                <w:szCs w:val="24"/>
                <w:lang w:eastAsia="zh-CN"/>
              </w:rPr>
            </w:pPr>
            <w:r w:rsidRPr="00D43E06">
              <w:rPr>
                <w:rFonts w:cs="Times New Roman"/>
                <w:color w:val="000000"/>
                <w:szCs w:val="24"/>
              </w:rPr>
              <w:t>1.00</w:t>
            </w:r>
          </w:p>
        </w:tc>
        <w:tc>
          <w:tcPr>
            <w:tcW w:w="549" w:type="pct"/>
            <w:noWrap/>
            <w:vAlign w:val="bottom"/>
            <w:hideMark/>
          </w:tcPr>
          <w:p w14:paraId="32B0B503" w14:textId="77777777" w:rsidR="009F63DD" w:rsidRPr="00D43E06" w:rsidRDefault="009F63DD" w:rsidP="000F4FCF">
            <w:pPr>
              <w:jc w:val="center"/>
              <w:rPr>
                <w:rFonts w:cs="Times New Roman"/>
                <w:szCs w:val="24"/>
                <w:lang w:eastAsia="zh-CN"/>
              </w:rPr>
            </w:pPr>
          </w:p>
        </w:tc>
        <w:tc>
          <w:tcPr>
            <w:tcW w:w="505" w:type="pct"/>
            <w:noWrap/>
            <w:vAlign w:val="bottom"/>
            <w:hideMark/>
          </w:tcPr>
          <w:p w14:paraId="401D0370" w14:textId="77777777" w:rsidR="009F63DD" w:rsidRPr="00D43E06" w:rsidRDefault="009F63DD" w:rsidP="000F4FCF">
            <w:pPr>
              <w:jc w:val="center"/>
              <w:rPr>
                <w:rFonts w:cs="Times New Roman"/>
                <w:szCs w:val="24"/>
                <w:lang w:eastAsia="zh-CN"/>
              </w:rPr>
            </w:pPr>
          </w:p>
        </w:tc>
        <w:tc>
          <w:tcPr>
            <w:tcW w:w="630" w:type="pct"/>
            <w:noWrap/>
            <w:vAlign w:val="bottom"/>
            <w:hideMark/>
          </w:tcPr>
          <w:p w14:paraId="3419C73D" w14:textId="77777777" w:rsidR="009F63DD" w:rsidRPr="00D43E06" w:rsidRDefault="009F63DD" w:rsidP="000F4FCF">
            <w:pPr>
              <w:jc w:val="center"/>
              <w:rPr>
                <w:rFonts w:cs="Times New Roman"/>
                <w:szCs w:val="24"/>
                <w:lang w:eastAsia="zh-CN"/>
              </w:rPr>
            </w:pPr>
          </w:p>
        </w:tc>
        <w:tc>
          <w:tcPr>
            <w:tcW w:w="337" w:type="pct"/>
            <w:noWrap/>
            <w:vAlign w:val="bottom"/>
            <w:hideMark/>
          </w:tcPr>
          <w:p w14:paraId="5BFD4A0C" w14:textId="77777777" w:rsidR="009F63DD" w:rsidRPr="00D43E06" w:rsidRDefault="009F63DD" w:rsidP="000F4FCF">
            <w:pPr>
              <w:jc w:val="center"/>
              <w:rPr>
                <w:rFonts w:cs="Times New Roman"/>
                <w:szCs w:val="24"/>
                <w:lang w:eastAsia="zh-CN"/>
              </w:rPr>
            </w:pPr>
            <w:r w:rsidRPr="00D43E06">
              <w:rPr>
                <w:rFonts w:cs="Times New Roman"/>
                <w:color w:val="000000"/>
                <w:szCs w:val="24"/>
              </w:rPr>
              <w:t>.81</w:t>
            </w:r>
          </w:p>
        </w:tc>
        <w:tc>
          <w:tcPr>
            <w:tcW w:w="303" w:type="pct"/>
          </w:tcPr>
          <w:p w14:paraId="1F0E94DD" w14:textId="77777777" w:rsidR="009F63DD" w:rsidRPr="00D43E06" w:rsidRDefault="009F63DD" w:rsidP="000F4FCF">
            <w:pPr>
              <w:jc w:val="center"/>
              <w:rPr>
                <w:rFonts w:cs="Times New Roman"/>
                <w:szCs w:val="24"/>
                <w:lang w:eastAsia="zh-CN"/>
              </w:rPr>
            </w:pPr>
            <w:r>
              <w:rPr>
                <w:rFonts w:cs="Times New Roman" w:hint="eastAsia"/>
                <w:szCs w:val="24"/>
                <w:lang w:eastAsia="zh-CN"/>
              </w:rPr>
              <w:t>.84</w:t>
            </w:r>
          </w:p>
        </w:tc>
        <w:tc>
          <w:tcPr>
            <w:tcW w:w="353" w:type="pct"/>
            <w:noWrap/>
            <w:vAlign w:val="center"/>
            <w:hideMark/>
          </w:tcPr>
          <w:p w14:paraId="0D71A859" w14:textId="77777777" w:rsidR="009F63DD" w:rsidRPr="00D43E06" w:rsidRDefault="009F63DD" w:rsidP="000F4FCF">
            <w:pPr>
              <w:jc w:val="center"/>
              <w:rPr>
                <w:rFonts w:cs="Times New Roman"/>
                <w:szCs w:val="24"/>
                <w:lang w:eastAsia="zh-CN"/>
              </w:rPr>
            </w:pPr>
            <w:r w:rsidRPr="00D43E06">
              <w:rPr>
                <w:rFonts w:cs="Times New Roman"/>
                <w:szCs w:val="24"/>
              </w:rPr>
              <w:t>.83</w:t>
            </w:r>
          </w:p>
        </w:tc>
        <w:tc>
          <w:tcPr>
            <w:tcW w:w="450" w:type="pct"/>
            <w:noWrap/>
            <w:vAlign w:val="center"/>
            <w:hideMark/>
          </w:tcPr>
          <w:p w14:paraId="5C540B70" w14:textId="77777777" w:rsidR="009F63DD" w:rsidRPr="00D43E06" w:rsidRDefault="009F63DD" w:rsidP="000F4FCF">
            <w:pPr>
              <w:jc w:val="center"/>
              <w:rPr>
                <w:rFonts w:cs="Times New Roman"/>
                <w:szCs w:val="24"/>
                <w:lang w:eastAsia="zh-CN"/>
              </w:rPr>
            </w:pPr>
            <w:commentRangeStart w:id="48"/>
            <w:r w:rsidRPr="00D43E06">
              <w:rPr>
                <w:rFonts w:cs="Times New Roman"/>
                <w:szCs w:val="24"/>
              </w:rPr>
              <w:t>.46</w:t>
            </w:r>
            <w:commentRangeEnd w:id="48"/>
            <w:r w:rsidR="003F2039">
              <w:rPr>
                <w:rStyle w:val="af9"/>
              </w:rPr>
              <w:commentReference w:id="48"/>
            </w:r>
          </w:p>
        </w:tc>
      </w:tr>
      <w:tr w:rsidR="009F63DD" w:rsidRPr="00D43E06" w14:paraId="26E0B97D" w14:textId="77777777" w:rsidTr="000F4FCF">
        <w:trPr>
          <w:trHeight w:val="315"/>
        </w:trPr>
        <w:tc>
          <w:tcPr>
            <w:tcW w:w="621" w:type="pct"/>
            <w:noWrap/>
            <w:vAlign w:val="center"/>
            <w:hideMark/>
          </w:tcPr>
          <w:p w14:paraId="1C0C32B3" w14:textId="77777777" w:rsidR="009F63DD" w:rsidRPr="00D43E06" w:rsidRDefault="009F63DD" w:rsidP="000F4FCF">
            <w:pPr>
              <w:jc w:val="center"/>
              <w:rPr>
                <w:rFonts w:cs="Times New Roman"/>
                <w:szCs w:val="24"/>
                <w:lang w:eastAsia="zh-CN"/>
              </w:rPr>
            </w:pPr>
          </w:p>
        </w:tc>
        <w:tc>
          <w:tcPr>
            <w:tcW w:w="537" w:type="pct"/>
            <w:noWrap/>
            <w:vAlign w:val="center"/>
            <w:hideMark/>
          </w:tcPr>
          <w:p w14:paraId="1B01AB69" w14:textId="77777777" w:rsidR="009F63DD" w:rsidRPr="00D43E06" w:rsidRDefault="009F63DD" w:rsidP="000F4FCF">
            <w:pPr>
              <w:jc w:val="center"/>
              <w:rPr>
                <w:rFonts w:cs="Times New Roman"/>
                <w:szCs w:val="24"/>
                <w:lang w:eastAsia="zh-CN"/>
              </w:rPr>
            </w:pPr>
            <w:r w:rsidRPr="00D43E06">
              <w:rPr>
                <w:rFonts w:cs="Times New Roman"/>
                <w:szCs w:val="24"/>
                <w:lang w:eastAsia="zh-CN"/>
              </w:rPr>
              <w:t>OSC2</w:t>
            </w:r>
          </w:p>
        </w:tc>
        <w:tc>
          <w:tcPr>
            <w:tcW w:w="714" w:type="pct"/>
            <w:noWrap/>
            <w:vAlign w:val="bottom"/>
            <w:hideMark/>
          </w:tcPr>
          <w:p w14:paraId="2A199F55" w14:textId="77777777" w:rsidR="009F63DD" w:rsidRPr="00D43E06" w:rsidRDefault="009F63DD" w:rsidP="000F4FCF">
            <w:pPr>
              <w:jc w:val="center"/>
              <w:rPr>
                <w:rFonts w:cs="Times New Roman"/>
                <w:szCs w:val="24"/>
                <w:lang w:eastAsia="zh-CN"/>
              </w:rPr>
            </w:pPr>
            <w:r w:rsidRPr="00D43E06">
              <w:rPr>
                <w:rFonts w:cs="Times New Roman"/>
                <w:color w:val="000000"/>
                <w:szCs w:val="24"/>
              </w:rPr>
              <w:t>.94</w:t>
            </w:r>
          </w:p>
        </w:tc>
        <w:tc>
          <w:tcPr>
            <w:tcW w:w="549" w:type="pct"/>
            <w:noWrap/>
            <w:vAlign w:val="bottom"/>
            <w:hideMark/>
          </w:tcPr>
          <w:p w14:paraId="34023E98" w14:textId="77777777" w:rsidR="009F63DD" w:rsidRPr="00D43E06" w:rsidRDefault="009F63DD" w:rsidP="000F4FCF">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55282855" w14:textId="77777777" w:rsidR="009F63DD" w:rsidRPr="00D43E06" w:rsidRDefault="009F63DD" w:rsidP="000F4FCF">
            <w:pPr>
              <w:jc w:val="center"/>
              <w:rPr>
                <w:rFonts w:cs="Times New Roman"/>
                <w:szCs w:val="24"/>
                <w:lang w:eastAsia="zh-CN"/>
              </w:rPr>
            </w:pPr>
            <w:r w:rsidRPr="00D43E06">
              <w:rPr>
                <w:rFonts w:cs="Times New Roman"/>
                <w:color w:val="000000"/>
                <w:szCs w:val="24"/>
              </w:rPr>
              <w:t>12.18</w:t>
            </w:r>
          </w:p>
        </w:tc>
        <w:tc>
          <w:tcPr>
            <w:tcW w:w="630" w:type="pct"/>
            <w:noWrap/>
            <w:vAlign w:val="bottom"/>
            <w:hideMark/>
          </w:tcPr>
          <w:p w14:paraId="00A019ED" w14:textId="77777777" w:rsidR="009F63DD" w:rsidRPr="00D43E06" w:rsidRDefault="009F63DD" w:rsidP="000F4FCF">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190F52CC" w14:textId="77777777" w:rsidR="009F63DD" w:rsidRPr="00D43E06" w:rsidRDefault="009F63DD" w:rsidP="000F4FCF">
            <w:pPr>
              <w:jc w:val="center"/>
              <w:rPr>
                <w:rFonts w:cs="Times New Roman"/>
                <w:szCs w:val="24"/>
                <w:lang w:eastAsia="zh-CN"/>
              </w:rPr>
            </w:pPr>
            <w:r w:rsidRPr="00D43E06">
              <w:rPr>
                <w:rFonts w:cs="Times New Roman"/>
                <w:color w:val="000000"/>
                <w:szCs w:val="24"/>
              </w:rPr>
              <w:t>.75</w:t>
            </w:r>
          </w:p>
        </w:tc>
        <w:tc>
          <w:tcPr>
            <w:tcW w:w="303" w:type="pct"/>
          </w:tcPr>
          <w:p w14:paraId="7BE80A57" w14:textId="77777777" w:rsidR="009F63DD" w:rsidRPr="00D43E06" w:rsidRDefault="009F63DD" w:rsidP="000F4FCF">
            <w:pPr>
              <w:jc w:val="center"/>
              <w:rPr>
                <w:rFonts w:cs="Times New Roman"/>
                <w:szCs w:val="24"/>
                <w:lang w:eastAsia="zh-CN"/>
              </w:rPr>
            </w:pPr>
          </w:p>
        </w:tc>
        <w:tc>
          <w:tcPr>
            <w:tcW w:w="353" w:type="pct"/>
            <w:noWrap/>
            <w:vAlign w:val="center"/>
            <w:hideMark/>
          </w:tcPr>
          <w:p w14:paraId="0FE193B9" w14:textId="77777777" w:rsidR="009F63DD" w:rsidRPr="00D43E06" w:rsidRDefault="009F63DD" w:rsidP="000F4FCF">
            <w:pPr>
              <w:jc w:val="center"/>
              <w:rPr>
                <w:rFonts w:cs="Times New Roman"/>
                <w:szCs w:val="24"/>
                <w:lang w:eastAsia="zh-CN"/>
              </w:rPr>
            </w:pPr>
          </w:p>
        </w:tc>
        <w:tc>
          <w:tcPr>
            <w:tcW w:w="450" w:type="pct"/>
            <w:noWrap/>
            <w:vAlign w:val="center"/>
            <w:hideMark/>
          </w:tcPr>
          <w:p w14:paraId="5BECCF7C" w14:textId="77777777" w:rsidR="009F63DD" w:rsidRPr="00D43E06" w:rsidRDefault="009F63DD" w:rsidP="000F4FCF">
            <w:pPr>
              <w:jc w:val="center"/>
              <w:rPr>
                <w:rFonts w:cs="Times New Roman"/>
                <w:szCs w:val="24"/>
                <w:lang w:eastAsia="zh-CN"/>
              </w:rPr>
            </w:pPr>
          </w:p>
        </w:tc>
      </w:tr>
      <w:tr w:rsidR="009F63DD" w:rsidRPr="00D43E06" w14:paraId="099C014E" w14:textId="77777777" w:rsidTr="000F4FCF">
        <w:trPr>
          <w:trHeight w:val="315"/>
        </w:trPr>
        <w:tc>
          <w:tcPr>
            <w:tcW w:w="621" w:type="pct"/>
            <w:noWrap/>
            <w:vAlign w:val="center"/>
            <w:hideMark/>
          </w:tcPr>
          <w:p w14:paraId="1638CA67" w14:textId="77777777" w:rsidR="009F63DD" w:rsidRPr="00D43E06" w:rsidRDefault="009F63DD" w:rsidP="000F4FCF">
            <w:pPr>
              <w:jc w:val="center"/>
              <w:rPr>
                <w:rFonts w:cs="Times New Roman"/>
                <w:szCs w:val="24"/>
                <w:lang w:eastAsia="zh-CN"/>
              </w:rPr>
            </w:pPr>
          </w:p>
        </w:tc>
        <w:tc>
          <w:tcPr>
            <w:tcW w:w="537" w:type="pct"/>
            <w:noWrap/>
            <w:vAlign w:val="center"/>
            <w:hideMark/>
          </w:tcPr>
          <w:p w14:paraId="1BB98AAA" w14:textId="77777777" w:rsidR="009F63DD" w:rsidRPr="00D43E06" w:rsidRDefault="009F63DD" w:rsidP="000F4FCF">
            <w:pPr>
              <w:jc w:val="center"/>
              <w:rPr>
                <w:rFonts w:cs="Times New Roman"/>
                <w:szCs w:val="24"/>
                <w:lang w:eastAsia="zh-CN"/>
              </w:rPr>
            </w:pPr>
            <w:r w:rsidRPr="00D43E06">
              <w:rPr>
                <w:rFonts w:cs="Times New Roman"/>
                <w:szCs w:val="24"/>
                <w:lang w:eastAsia="zh-CN"/>
              </w:rPr>
              <w:t>OSC3</w:t>
            </w:r>
          </w:p>
        </w:tc>
        <w:tc>
          <w:tcPr>
            <w:tcW w:w="714" w:type="pct"/>
            <w:noWrap/>
            <w:vAlign w:val="bottom"/>
            <w:hideMark/>
          </w:tcPr>
          <w:p w14:paraId="38096CE8" w14:textId="77777777" w:rsidR="009F63DD" w:rsidRPr="00D43E06" w:rsidRDefault="009F63DD" w:rsidP="000F4FCF">
            <w:pPr>
              <w:jc w:val="center"/>
              <w:rPr>
                <w:rFonts w:cs="Times New Roman"/>
                <w:szCs w:val="24"/>
                <w:lang w:eastAsia="zh-CN"/>
              </w:rPr>
            </w:pPr>
            <w:r w:rsidRPr="00D43E06">
              <w:rPr>
                <w:rFonts w:cs="Times New Roman"/>
                <w:color w:val="000000"/>
                <w:szCs w:val="24"/>
              </w:rPr>
              <w:t>.75</w:t>
            </w:r>
          </w:p>
        </w:tc>
        <w:tc>
          <w:tcPr>
            <w:tcW w:w="549" w:type="pct"/>
            <w:noWrap/>
            <w:vAlign w:val="bottom"/>
            <w:hideMark/>
          </w:tcPr>
          <w:p w14:paraId="5CA3CF41" w14:textId="77777777" w:rsidR="009F63DD" w:rsidRPr="00D43E06" w:rsidRDefault="009F63DD" w:rsidP="000F4FCF">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1352DBB0" w14:textId="77777777" w:rsidR="009F63DD" w:rsidRPr="00D43E06" w:rsidRDefault="009F63DD" w:rsidP="000F4FCF">
            <w:pPr>
              <w:jc w:val="center"/>
              <w:rPr>
                <w:rFonts w:cs="Times New Roman"/>
                <w:szCs w:val="24"/>
                <w:lang w:eastAsia="zh-CN"/>
              </w:rPr>
            </w:pPr>
            <w:r w:rsidRPr="00D43E06">
              <w:rPr>
                <w:rFonts w:cs="Times New Roman"/>
                <w:color w:val="000000"/>
                <w:szCs w:val="24"/>
              </w:rPr>
              <w:t>9.70</w:t>
            </w:r>
          </w:p>
        </w:tc>
        <w:tc>
          <w:tcPr>
            <w:tcW w:w="630" w:type="pct"/>
            <w:noWrap/>
            <w:vAlign w:val="bottom"/>
            <w:hideMark/>
          </w:tcPr>
          <w:p w14:paraId="6CC2B811" w14:textId="77777777" w:rsidR="009F63DD" w:rsidRPr="00D43E06" w:rsidRDefault="009F63DD" w:rsidP="000F4FCF">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051C48CF" w14:textId="77777777" w:rsidR="009F63DD" w:rsidRPr="00D43E06" w:rsidRDefault="009F63DD" w:rsidP="000F4FCF">
            <w:pPr>
              <w:jc w:val="center"/>
              <w:rPr>
                <w:rFonts w:cs="Times New Roman"/>
                <w:szCs w:val="24"/>
                <w:lang w:eastAsia="zh-CN"/>
              </w:rPr>
            </w:pPr>
            <w:r w:rsidRPr="00D43E06">
              <w:rPr>
                <w:rFonts w:cs="Times New Roman"/>
                <w:color w:val="000000"/>
                <w:szCs w:val="24"/>
              </w:rPr>
              <w:t>.63</w:t>
            </w:r>
          </w:p>
        </w:tc>
        <w:tc>
          <w:tcPr>
            <w:tcW w:w="303" w:type="pct"/>
          </w:tcPr>
          <w:p w14:paraId="2921DE94" w14:textId="77777777" w:rsidR="009F63DD" w:rsidRPr="00D43E06" w:rsidRDefault="009F63DD" w:rsidP="000F4FCF">
            <w:pPr>
              <w:jc w:val="center"/>
              <w:rPr>
                <w:rFonts w:cs="Times New Roman"/>
                <w:szCs w:val="24"/>
                <w:lang w:eastAsia="zh-CN"/>
              </w:rPr>
            </w:pPr>
          </w:p>
        </w:tc>
        <w:tc>
          <w:tcPr>
            <w:tcW w:w="353" w:type="pct"/>
            <w:noWrap/>
            <w:vAlign w:val="center"/>
            <w:hideMark/>
          </w:tcPr>
          <w:p w14:paraId="1364A225" w14:textId="77777777" w:rsidR="009F63DD" w:rsidRPr="00D43E06" w:rsidRDefault="009F63DD" w:rsidP="000F4FCF">
            <w:pPr>
              <w:jc w:val="center"/>
              <w:rPr>
                <w:rFonts w:cs="Times New Roman"/>
                <w:szCs w:val="24"/>
                <w:lang w:eastAsia="zh-CN"/>
              </w:rPr>
            </w:pPr>
          </w:p>
        </w:tc>
        <w:tc>
          <w:tcPr>
            <w:tcW w:w="450" w:type="pct"/>
            <w:noWrap/>
            <w:vAlign w:val="center"/>
            <w:hideMark/>
          </w:tcPr>
          <w:p w14:paraId="16AD18C5" w14:textId="77777777" w:rsidR="009F63DD" w:rsidRPr="00D43E06" w:rsidRDefault="009F63DD" w:rsidP="000F4FCF">
            <w:pPr>
              <w:jc w:val="center"/>
              <w:rPr>
                <w:rFonts w:cs="Times New Roman"/>
                <w:szCs w:val="24"/>
                <w:lang w:eastAsia="zh-CN"/>
              </w:rPr>
            </w:pPr>
          </w:p>
        </w:tc>
      </w:tr>
      <w:tr w:rsidR="009F63DD" w:rsidRPr="00D43E06" w14:paraId="6A4DF8EF" w14:textId="77777777" w:rsidTr="000F4FCF">
        <w:trPr>
          <w:trHeight w:val="315"/>
        </w:trPr>
        <w:tc>
          <w:tcPr>
            <w:tcW w:w="621" w:type="pct"/>
            <w:noWrap/>
            <w:vAlign w:val="center"/>
            <w:hideMark/>
          </w:tcPr>
          <w:p w14:paraId="40EAC89B" w14:textId="77777777" w:rsidR="009F63DD" w:rsidRPr="00D43E06" w:rsidRDefault="009F63DD" w:rsidP="000F4FCF">
            <w:pPr>
              <w:jc w:val="center"/>
              <w:rPr>
                <w:rFonts w:cs="Times New Roman"/>
                <w:szCs w:val="24"/>
                <w:lang w:eastAsia="zh-CN"/>
              </w:rPr>
            </w:pPr>
          </w:p>
        </w:tc>
        <w:tc>
          <w:tcPr>
            <w:tcW w:w="537" w:type="pct"/>
            <w:noWrap/>
            <w:vAlign w:val="center"/>
            <w:hideMark/>
          </w:tcPr>
          <w:p w14:paraId="0A1EAFCA" w14:textId="77777777" w:rsidR="009F63DD" w:rsidRPr="00D43E06" w:rsidRDefault="009F63DD" w:rsidP="000F4FCF">
            <w:pPr>
              <w:jc w:val="center"/>
              <w:rPr>
                <w:rFonts w:cs="Times New Roman"/>
                <w:szCs w:val="24"/>
                <w:lang w:eastAsia="zh-CN"/>
              </w:rPr>
            </w:pPr>
            <w:r w:rsidRPr="00D43E06">
              <w:rPr>
                <w:rFonts w:cs="Times New Roman"/>
                <w:szCs w:val="24"/>
                <w:lang w:eastAsia="zh-CN"/>
              </w:rPr>
              <w:t>OSC4</w:t>
            </w:r>
          </w:p>
        </w:tc>
        <w:tc>
          <w:tcPr>
            <w:tcW w:w="714" w:type="pct"/>
            <w:noWrap/>
            <w:vAlign w:val="bottom"/>
            <w:hideMark/>
          </w:tcPr>
          <w:p w14:paraId="564A84D0" w14:textId="77777777" w:rsidR="009F63DD" w:rsidRPr="00D43E06" w:rsidRDefault="009F63DD" w:rsidP="000F4FCF">
            <w:pPr>
              <w:jc w:val="center"/>
              <w:rPr>
                <w:rFonts w:cs="Times New Roman"/>
                <w:szCs w:val="24"/>
                <w:lang w:eastAsia="zh-CN"/>
              </w:rPr>
            </w:pPr>
            <w:r w:rsidRPr="00D43E06">
              <w:rPr>
                <w:rFonts w:cs="Times New Roman"/>
                <w:color w:val="000000"/>
                <w:szCs w:val="24"/>
              </w:rPr>
              <w:t>.73</w:t>
            </w:r>
          </w:p>
        </w:tc>
        <w:tc>
          <w:tcPr>
            <w:tcW w:w="549" w:type="pct"/>
            <w:noWrap/>
            <w:vAlign w:val="bottom"/>
            <w:hideMark/>
          </w:tcPr>
          <w:p w14:paraId="03D614C1" w14:textId="77777777" w:rsidR="009F63DD" w:rsidRPr="00D43E06" w:rsidRDefault="009F63DD" w:rsidP="000F4FCF">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46E6E6E3" w14:textId="77777777" w:rsidR="009F63DD" w:rsidRPr="00D43E06" w:rsidRDefault="009F63DD" w:rsidP="000F4FCF">
            <w:pPr>
              <w:jc w:val="center"/>
              <w:rPr>
                <w:rFonts w:cs="Times New Roman"/>
                <w:szCs w:val="24"/>
                <w:lang w:eastAsia="zh-CN"/>
              </w:rPr>
            </w:pPr>
            <w:r w:rsidRPr="00D43E06">
              <w:rPr>
                <w:rFonts w:cs="Times New Roman"/>
                <w:color w:val="000000"/>
                <w:szCs w:val="24"/>
              </w:rPr>
              <w:t>9.30</w:t>
            </w:r>
          </w:p>
        </w:tc>
        <w:tc>
          <w:tcPr>
            <w:tcW w:w="630" w:type="pct"/>
            <w:noWrap/>
            <w:vAlign w:val="bottom"/>
            <w:hideMark/>
          </w:tcPr>
          <w:p w14:paraId="233463D7" w14:textId="77777777" w:rsidR="009F63DD" w:rsidRPr="00D43E06" w:rsidRDefault="009F63DD" w:rsidP="000F4FCF">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2BE6ECA0" w14:textId="77777777" w:rsidR="009F63DD" w:rsidRPr="00D43E06" w:rsidRDefault="009F63DD" w:rsidP="000F4FCF">
            <w:pPr>
              <w:jc w:val="center"/>
              <w:rPr>
                <w:rFonts w:cs="Times New Roman"/>
                <w:szCs w:val="24"/>
                <w:lang w:eastAsia="zh-CN"/>
              </w:rPr>
            </w:pPr>
            <w:r w:rsidRPr="00D43E06">
              <w:rPr>
                <w:rFonts w:cs="Times New Roman"/>
                <w:color w:val="000000"/>
                <w:szCs w:val="24"/>
              </w:rPr>
              <w:t>.60</w:t>
            </w:r>
          </w:p>
        </w:tc>
        <w:tc>
          <w:tcPr>
            <w:tcW w:w="303" w:type="pct"/>
          </w:tcPr>
          <w:p w14:paraId="55106E78" w14:textId="77777777" w:rsidR="009F63DD" w:rsidRPr="00D43E06" w:rsidRDefault="009F63DD" w:rsidP="000F4FCF">
            <w:pPr>
              <w:jc w:val="center"/>
              <w:rPr>
                <w:rFonts w:cs="Times New Roman"/>
                <w:szCs w:val="24"/>
                <w:lang w:eastAsia="zh-CN"/>
              </w:rPr>
            </w:pPr>
          </w:p>
        </w:tc>
        <w:tc>
          <w:tcPr>
            <w:tcW w:w="353" w:type="pct"/>
            <w:noWrap/>
            <w:vAlign w:val="center"/>
            <w:hideMark/>
          </w:tcPr>
          <w:p w14:paraId="726AE235" w14:textId="77777777" w:rsidR="009F63DD" w:rsidRPr="00D43E06" w:rsidRDefault="009F63DD" w:rsidP="000F4FCF">
            <w:pPr>
              <w:jc w:val="center"/>
              <w:rPr>
                <w:rFonts w:cs="Times New Roman"/>
                <w:szCs w:val="24"/>
                <w:lang w:eastAsia="zh-CN"/>
              </w:rPr>
            </w:pPr>
          </w:p>
        </w:tc>
        <w:tc>
          <w:tcPr>
            <w:tcW w:w="450" w:type="pct"/>
            <w:noWrap/>
            <w:vAlign w:val="center"/>
            <w:hideMark/>
          </w:tcPr>
          <w:p w14:paraId="09750BAF" w14:textId="77777777" w:rsidR="009F63DD" w:rsidRPr="00D43E06" w:rsidRDefault="009F63DD" w:rsidP="000F4FCF">
            <w:pPr>
              <w:jc w:val="center"/>
              <w:rPr>
                <w:rFonts w:cs="Times New Roman"/>
                <w:szCs w:val="24"/>
                <w:lang w:eastAsia="zh-CN"/>
              </w:rPr>
            </w:pPr>
          </w:p>
        </w:tc>
      </w:tr>
      <w:tr w:rsidR="009F63DD" w:rsidRPr="00D43E06" w14:paraId="0B36409E" w14:textId="77777777" w:rsidTr="000F4FCF">
        <w:trPr>
          <w:trHeight w:val="315"/>
        </w:trPr>
        <w:tc>
          <w:tcPr>
            <w:tcW w:w="621" w:type="pct"/>
            <w:noWrap/>
            <w:vAlign w:val="center"/>
            <w:hideMark/>
          </w:tcPr>
          <w:p w14:paraId="4C53EA26" w14:textId="77777777" w:rsidR="009F63DD" w:rsidRPr="00D43E06" w:rsidRDefault="009F63DD" w:rsidP="000F4FCF">
            <w:pPr>
              <w:jc w:val="center"/>
              <w:rPr>
                <w:rFonts w:cs="Times New Roman"/>
                <w:szCs w:val="24"/>
                <w:lang w:eastAsia="zh-CN"/>
              </w:rPr>
            </w:pPr>
          </w:p>
        </w:tc>
        <w:tc>
          <w:tcPr>
            <w:tcW w:w="537" w:type="pct"/>
            <w:noWrap/>
            <w:vAlign w:val="center"/>
            <w:hideMark/>
          </w:tcPr>
          <w:p w14:paraId="4A4AA146" w14:textId="77777777" w:rsidR="009F63DD" w:rsidRPr="00D43E06" w:rsidRDefault="009F63DD" w:rsidP="000F4FCF">
            <w:pPr>
              <w:jc w:val="center"/>
              <w:rPr>
                <w:rFonts w:cs="Times New Roman"/>
                <w:szCs w:val="24"/>
                <w:lang w:eastAsia="zh-CN"/>
              </w:rPr>
            </w:pPr>
            <w:r w:rsidRPr="00D43E06">
              <w:rPr>
                <w:rFonts w:cs="Times New Roman"/>
                <w:szCs w:val="24"/>
                <w:lang w:eastAsia="zh-CN"/>
              </w:rPr>
              <w:t>OSC5</w:t>
            </w:r>
          </w:p>
        </w:tc>
        <w:tc>
          <w:tcPr>
            <w:tcW w:w="714" w:type="pct"/>
            <w:noWrap/>
            <w:vAlign w:val="bottom"/>
            <w:hideMark/>
          </w:tcPr>
          <w:p w14:paraId="2C19E2BB" w14:textId="77777777" w:rsidR="009F63DD" w:rsidRPr="00D43E06" w:rsidRDefault="009F63DD" w:rsidP="000F4FCF">
            <w:pPr>
              <w:jc w:val="center"/>
              <w:rPr>
                <w:rFonts w:cs="Times New Roman"/>
                <w:szCs w:val="24"/>
                <w:lang w:eastAsia="zh-CN"/>
              </w:rPr>
            </w:pPr>
            <w:r w:rsidRPr="00D43E06">
              <w:rPr>
                <w:rFonts w:cs="Times New Roman"/>
                <w:color w:val="000000"/>
                <w:szCs w:val="24"/>
              </w:rPr>
              <w:t>.50</w:t>
            </w:r>
          </w:p>
        </w:tc>
        <w:tc>
          <w:tcPr>
            <w:tcW w:w="549" w:type="pct"/>
            <w:noWrap/>
            <w:vAlign w:val="bottom"/>
            <w:hideMark/>
          </w:tcPr>
          <w:p w14:paraId="781BF3C6" w14:textId="77777777" w:rsidR="009F63DD" w:rsidRPr="00D43E06" w:rsidRDefault="009F63DD" w:rsidP="000F4FCF">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6363FCF2" w14:textId="77777777" w:rsidR="009F63DD" w:rsidRPr="00D43E06" w:rsidRDefault="009F63DD" w:rsidP="000F4FCF">
            <w:pPr>
              <w:jc w:val="center"/>
              <w:rPr>
                <w:rFonts w:cs="Times New Roman"/>
                <w:szCs w:val="24"/>
                <w:lang w:eastAsia="zh-CN"/>
              </w:rPr>
            </w:pPr>
            <w:r w:rsidRPr="00D43E06">
              <w:rPr>
                <w:rFonts w:cs="Times New Roman"/>
                <w:color w:val="000000"/>
                <w:szCs w:val="24"/>
              </w:rPr>
              <w:t>6.97</w:t>
            </w:r>
          </w:p>
        </w:tc>
        <w:tc>
          <w:tcPr>
            <w:tcW w:w="630" w:type="pct"/>
            <w:noWrap/>
            <w:vAlign w:val="bottom"/>
            <w:hideMark/>
          </w:tcPr>
          <w:p w14:paraId="0DEBC03C" w14:textId="77777777" w:rsidR="009F63DD" w:rsidRPr="00D43E06" w:rsidRDefault="009F63DD" w:rsidP="000F4FCF">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283A7BFD" w14:textId="77777777" w:rsidR="009F63DD" w:rsidRPr="00D43E06" w:rsidRDefault="009F63DD" w:rsidP="000F4FCF">
            <w:pPr>
              <w:jc w:val="center"/>
              <w:rPr>
                <w:rFonts w:cs="Times New Roman"/>
                <w:szCs w:val="24"/>
                <w:lang w:eastAsia="zh-CN"/>
              </w:rPr>
            </w:pPr>
            <w:r w:rsidRPr="00D43E06">
              <w:rPr>
                <w:rFonts w:cs="Times New Roman"/>
                <w:color w:val="000000"/>
                <w:szCs w:val="24"/>
              </w:rPr>
              <w:t>.47</w:t>
            </w:r>
          </w:p>
        </w:tc>
        <w:tc>
          <w:tcPr>
            <w:tcW w:w="303" w:type="pct"/>
          </w:tcPr>
          <w:p w14:paraId="66B3699B" w14:textId="77777777" w:rsidR="009F63DD" w:rsidRPr="00D43E06" w:rsidRDefault="009F63DD" w:rsidP="000F4FCF">
            <w:pPr>
              <w:jc w:val="center"/>
              <w:rPr>
                <w:rFonts w:cs="Times New Roman"/>
                <w:szCs w:val="24"/>
                <w:lang w:eastAsia="zh-CN"/>
              </w:rPr>
            </w:pPr>
          </w:p>
        </w:tc>
        <w:tc>
          <w:tcPr>
            <w:tcW w:w="353" w:type="pct"/>
            <w:noWrap/>
            <w:vAlign w:val="center"/>
            <w:hideMark/>
          </w:tcPr>
          <w:p w14:paraId="0BE75134" w14:textId="77777777" w:rsidR="009F63DD" w:rsidRPr="00D43E06" w:rsidRDefault="009F63DD" w:rsidP="000F4FCF">
            <w:pPr>
              <w:jc w:val="center"/>
              <w:rPr>
                <w:rFonts w:cs="Times New Roman"/>
                <w:szCs w:val="24"/>
                <w:lang w:eastAsia="zh-CN"/>
              </w:rPr>
            </w:pPr>
          </w:p>
        </w:tc>
        <w:tc>
          <w:tcPr>
            <w:tcW w:w="450" w:type="pct"/>
            <w:noWrap/>
            <w:vAlign w:val="center"/>
            <w:hideMark/>
          </w:tcPr>
          <w:p w14:paraId="4422EEF7" w14:textId="77777777" w:rsidR="009F63DD" w:rsidRPr="00D43E06" w:rsidRDefault="009F63DD" w:rsidP="000F4FCF">
            <w:pPr>
              <w:jc w:val="center"/>
              <w:rPr>
                <w:rFonts w:cs="Times New Roman"/>
                <w:szCs w:val="24"/>
                <w:lang w:eastAsia="zh-CN"/>
              </w:rPr>
            </w:pPr>
          </w:p>
        </w:tc>
      </w:tr>
      <w:tr w:rsidR="009F63DD" w:rsidRPr="00D43E06" w14:paraId="7653B62D" w14:textId="77777777" w:rsidTr="000F4FCF">
        <w:trPr>
          <w:trHeight w:val="315"/>
        </w:trPr>
        <w:tc>
          <w:tcPr>
            <w:tcW w:w="621" w:type="pct"/>
            <w:noWrap/>
            <w:vAlign w:val="center"/>
            <w:hideMark/>
          </w:tcPr>
          <w:p w14:paraId="3B599A6E" w14:textId="77777777" w:rsidR="009F63DD" w:rsidRPr="00D43E06" w:rsidRDefault="009F63DD" w:rsidP="000F4FCF">
            <w:pPr>
              <w:jc w:val="center"/>
              <w:rPr>
                <w:rFonts w:cs="Times New Roman"/>
                <w:szCs w:val="24"/>
                <w:lang w:eastAsia="zh-CN"/>
              </w:rPr>
            </w:pPr>
          </w:p>
        </w:tc>
        <w:tc>
          <w:tcPr>
            <w:tcW w:w="537" w:type="pct"/>
            <w:noWrap/>
            <w:vAlign w:val="center"/>
            <w:hideMark/>
          </w:tcPr>
          <w:p w14:paraId="77864E2A" w14:textId="77777777" w:rsidR="009F63DD" w:rsidRPr="00D43E06" w:rsidRDefault="009F63DD" w:rsidP="000F4FCF">
            <w:pPr>
              <w:jc w:val="center"/>
              <w:rPr>
                <w:rFonts w:cs="Times New Roman"/>
                <w:szCs w:val="24"/>
                <w:lang w:eastAsia="zh-CN"/>
              </w:rPr>
            </w:pPr>
            <w:r w:rsidRPr="00D43E06">
              <w:rPr>
                <w:rFonts w:cs="Times New Roman"/>
                <w:szCs w:val="24"/>
                <w:lang w:eastAsia="zh-CN"/>
              </w:rPr>
              <w:t>OSC6</w:t>
            </w:r>
          </w:p>
        </w:tc>
        <w:tc>
          <w:tcPr>
            <w:tcW w:w="714" w:type="pct"/>
            <w:noWrap/>
            <w:vAlign w:val="bottom"/>
            <w:hideMark/>
          </w:tcPr>
          <w:p w14:paraId="7671AA26" w14:textId="77777777" w:rsidR="009F63DD" w:rsidRPr="00D43E06" w:rsidRDefault="009F63DD" w:rsidP="000F4FCF">
            <w:pPr>
              <w:jc w:val="center"/>
              <w:rPr>
                <w:rFonts w:cs="Times New Roman"/>
                <w:szCs w:val="24"/>
                <w:lang w:eastAsia="zh-CN"/>
              </w:rPr>
            </w:pPr>
            <w:r w:rsidRPr="00D43E06">
              <w:rPr>
                <w:rFonts w:cs="Times New Roman"/>
                <w:color w:val="000000"/>
                <w:szCs w:val="24"/>
              </w:rPr>
              <w:t>.97</w:t>
            </w:r>
          </w:p>
        </w:tc>
        <w:tc>
          <w:tcPr>
            <w:tcW w:w="549" w:type="pct"/>
            <w:noWrap/>
            <w:vAlign w:val="bottom"/>
            <w:hideMark/>
          </w:tcPr>
          <w:p w14:paraId="01996E9E" w14:textId="77777777" w:rsidR="009F63DD" w:rsidRPr="00D43E06" w:rsidRDefault="009F63DD" w:rsidP="000F4FCF">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76354BC8" w14:textId="77777777" w:rsidR="009F63DD" w:rsidRPr="00D43E06" w:rsidRDefault="009F63DD" w:rsidP="000F4FCF">
            <w:pPr>
              <w:jc w:val="center"/>
              <w:rPr>
                <w:rFonts w:cs="Times New Roman"/>
                <w:szCs w:val="24"/>
                <w:lang w:eastAsia="zh-CN"/>
              </w:rPr>
            </w:pPr>
            <w:r w:rsidRPr="00D43E06">
              <w:rPr>
                <w:rFonts w:cs="Times New Roman"/>
                <w:color w:val="000000"/>
                <w:szCs w:val="24"/>
              </w:rPr>
              <w:t>12.15</w:t>
            </w:r>
          </w:p>
        </w:tc>
        <w:tc>
          <w:tcPr>
            <w:tcW w:w="630" w:type="pct"/>
            <w:noWrap/>
            <w:vAlign w:val="bottom"/>
            <w:hideMark/>
          </w:tcPr>
          <w:p w14:paraId="75A9342F" w14:textId="77777777" w:rsidR="009F63DD" w:rsidRPr="00D43E06" w:rsidRDefault="009F63DD" w:rsidP="000F4FCF">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7743F677" w14:textId="77777777" w:rsidR="009F63DD" w:rsidRPr="00D43E06" w:rsidRDefault="009F63DD" w:rsidP="000F4FCF">
            <w:pPr>
              <w:jc w:val="center"/>
              <w:rPr>
                <w:rFonts w:cs="Times New Roman"/>
                <w:szCs w:val="24"/>
                <w:lang w:eastAsia="zh-CN"/>
              </w:rPr>
            </w:pPr>
            <w:r w:rsidRPr="00D43E06">
              <w:rPr>
                <w:rFonts w:cs="Times New Roman"/>
                <w:color w:val="000000"/>
                <w:szCs w:val="24"/>
              </w:rPr>
              <w:t>.75</w:t>
            </w:r>
          </w:p>
        </w:tc>
        <w:tc>
          <w:tcPr>
            <w:tcW w:w="303" w:type="pct"/>
          </w:tcPr>
          <w:p w14:paraId="05533C21" w14:textId="77777777" w:rsidR="009F63DD" w:rsidRPr="00D43E06" w:rsidRDefault="009F63DD" w:rsidP="000F4FCF">
            <w:pPr>
              <w:jc w:val="center"/>
              <w:rPr>
                <w:rFonts w:cs="Times New Roman"/>
                <w:szCs w:val="24"/>
                <w:lang w:eastAsia="zh-CN"/>
              </w:rPr>
            </w:pPr>
          </w:p>
        </w:tc>
        <w:tc>
          <w:tcPr>
            <w:tcW w:w="353" w:type="pct"/>
            <w:noWrap/>
            <w:vAlign w:val="center"/>
            <w:hideMark/>
          </w:tcPr>
          <w:p w14:paraId="65366C11" w14:textId="77777777" w:rsidR="009F63DD" w:rsidRPr="00D43E06" w:rsidRDefault="009F63DD" w:rsidP="000F4FCF">
            <w:pPr>
              <w:jc w:val="center"/>
              <w:rPr>
                <w:rFonts w:cs="Times New Roman"/>
                <w:szCs w:val="24"/>
                <w:lang w:eastAsia="zh-CN"/>
              </w:rPr>
            </w:pPr>
          </w:p>
        </w:tc>
        <w:tc>
          <w:tcPr>
            <w:tcW w:w="450" w:type="pct"/>
            <w:noWrap/>
            <w:vAlign w:val="center"/>
            <w:hideMark/>
          </w:tcPr>
          <w:p w14:paraId="73DCBD36" w14:textId="77777777" w:rsidR="009F63DD" w:rsidRPr="00D43E06" w:rsidRDefault="009F63DD" w:rsidP="000F4FCF">
            <w:pPr>
              <w:jc w:val="center"/>
              <w:rPr>
                <w:rFonts w:cs="Times New Roman"/>
                <w:szCs w:val="24"/>
                <w:lang w:eastAsia="zh-CN"/>
              </w:rPr>
            </w:pPr>
          </w:p>
        </w:tc>
      </w:tr>
      <w:tr w:rsidR="009F63DD" w:rsidRPr="00D43E06" w14:paraId="17D13E81" w14:textId="77777777" w:rsidTr="000F4FCF">
        <w:trPr>
          <w:trHeight w:val="315"/>
        </w:trPr>
        <w:tc>
          <w:tcPr>
            <w:tcW w:w="621" w:type="pct"/>
            <w:noWrap/>
            <w:vAlign w:val="center"/>
            <w:hideMark/>
          </w:tcPr>
          <w:p w14:paraId="0480DC67" w14:textId="77777777" w:rsidR="009F63DD" w:rsidRPr="00D43E06" w:rsidRDefault="009F63DD" w:rsidP="000F4FCF">
            <w:pPr>
              <w:jc w:val="center"/>
              <w:rPr>
                <w:rFonts w:cs="Times New Roman"/>
                <w:szCs w:val="24"/>
                <w:lang w:eastAsia="zh-CN"/>
              </w:rPr>
            </w:pPr>
            <w:r w:rsidRPr="00D43E06">
              <w:rPr>
                <w:rFonts w:cs="Times New Roman"/>
                <w:szCs w:val="24"/>
                <w:lang w:eastAsia="zh-CN"/>
              </w:rPr>
              <w:t>SCO</w:t>
            </w:r>
          </w:p>
        </w:tc>
        <w:tc>
          <w:tcPr>
            <w:tcW w:w="537" w:type="pct"/>
            <w:noWrap/>
            <w:vAlign w:val="center"/>
            <w:hideMark/>
          </w:tcPr>
          <w:p w14:paraId="5E941F3A" w14:textId="77777777" w:rsidR="009F63DD" w:rsidRPr="00D43E06" w:rsidRDefault="009F63DD" w:rsidP="000F4FCF">
            <w:pPr>
              <w:jc w:val="center"/>
              <w:rPr>
                <w:rFonts w:cs="Times New Roman"/>
                <w:szCs w:val="24"/>
                <w:lang w:eastAsia="zh-CN"/>
              </w:rPr>
            </w:pPr>
            <w:r w:rsidRPr="00D43E06">
              <w:rPr>
                <w:rFonts w:cs="Times New Roman"/>
                <w:szCs w:val="24"/>
                <w:lang w:eastAsia="zh-CN"/>
              </w:rPr>
              <w:t>ASC</w:t>
            </w:r>
          </w:p>
        </w:tc>
        <w:tc>
          <w:tcPr>
            <w:tcW w:w="714" w:type="pct"/>
            <w:noWrap/>
            <w:vAlign w:val="bottom"/>
            <w:hideMark/>
          </w:tcPr>
          <w:p w14:paraId="737EDCAB" w14:textId="77777777" w:rsidR="009F63DD" w:rsidRPr="00D43E06" w:rsidRDefault="009F63DD" w:rsidP="000F4FCF">
            <w:pPr>
              <w:jc w:val="center"/>
              <w:rPr>
                <w:rFonts w:cs="Times New Roman"/>
                <w:szCs w:val="24"/>
                <w:lang w:eastAsia="zh-CN"/>
              </w:rPr>
            </w:pPr>
            <w:r w:rsidRPr="00D43E06">
              <w:rPr>
                <w:rFonts w:cs="Times New Roman"/>
                <w:color w:val="000000"/>
                <w:szCs w:val="24"/>
              </w:rPr>
              <w:t>1.00</w:t>
            </w:r>
          </w:p>
        </w:tc>
        <w:tc>
          <w:tcPr>
            <w:tcW w:w="549" w:type="pct"/>
            <w:noWrap/>
            <w:vAlign w:val="bottom"/>
            <w:hideMark/>
          </w:tcPr>
          <w:p w14:paraId="64E47BD6" w14:textId="77777777" w:rsidR="009F63DD" w:rsidRPr="00D43E06" w:rsidRDefault="009F63DD" w:rsidP="000F4FCF">
            <w:pPr>
              <w:jc w:val="center"/>
              <w:rPr>
                <w:rFonts w:cs="Times New Roman"/>
                <w:szCs w:val="24"/>
                <w:lang w:eastAsia="zh-CN"/>
              </w:rPr>
            </w:pPr>
          </w:p>
        </w:tc>
        <w:tc>
          <w:tcPr>
            <w:tcW w:w="505" w:type="pct"/>
            <w:noWrap/>
            <w:vAlign w:val="bottom"/>
            <w:hideMark/>
          </w:tcPr>
          <w:p w14:paraId="2C6FBA5A" w14:textId="77777777" w:rsidR="009F63DD" w:rsidRPr="00D43E06" w:rsidRDefault="009F63DD" w:rsidP="000F4FCF">
            <w:pPr>
              <w:jc w:val="center"/>
              <w:rPr>
                <w:rFonts w:cs="Times New Roman"/>
                <w:szCs w:val="24"/>
                <w:lang w:eastAsia="zh-CN"/>
              </w:rPr>
            </w:pPr>
          </w:p>
        </w:tc>
        <w:tc>
          <w:tcPr>
            <w:tcW w:w="630" w:type="pct"/>
            <w:noWrap/>
            <w:vAlign w:val="bottom"/>
            <w:hideMark/>
          </w:tcPr>
          <w:p w14:paraId="554CE0F7" w14:textId="77777777" w:rsidR="009F63DD" w:rsidRPr="00D43E06" w:rsidRDefault="009F63DD" w:rsidP="000F4FCF">
            <w:pPr>
              <w:jc w:val="center"/>
              <w:rPr>
                <w:rFonts w:cs="Times New Roman"/>
                <w:szCs w:val="24"/>
                <w:lang w:eastAsia="zh-CN"/>
              </w:rPr>
            </w:pPr>
          </w:p>
        </w:tc>
        <w:tc>
          <w:tcPr>
            <w:tcW w:w="337" w:type="pct"/>
            <w:noWrap/>
            <w:vAlign w:val="bottom"/>
            <w:hideMark/>
          </w:tcPr>
          <w:p w14:paraId="015F4E82" w14:textId="77777777" w:rsidR="009F63DD" w:rsidRPr="00D43E06" w:rsidRDefault="009F63DD" w:rsidP="000F4FCF">
            <w:pPr>
              <w:jc w:val="center"/>
              <w:rPr>
                <w:rFonts w:cs="Times New Roman"/>
                <w:szCs w:val="24"/>
                <w:lang w:eastAsia="zh-CN"/>
              </w:rPr>
            </w:pPr>
            <w:r w:rsidRPr="00D43E06">
              <w:rPr>
                <w:rFonts w:cs="Times New Roman"/>
                <w:color w:val="000000"/>
                <w:szCs w:val="24"/>
              </w:rPr>
              <w:t>.97</w:t>
            </w:r>
          </w:p>
        </w:tc>
        <w:tc>
          <w:tcPr>
            <w:tcW w:w="303" w:type="pct"/>
          </w:tcPr>
          <w:p w14:paraId="40537E7C" w14:textId="77777777" w:rsidR="009F63DD" w:rsidRPr="00D43E06" w:rsidRDefault="009F63DD" w:rsidP="000F4FCF">
            <w:pPr>
              <w:jc w:val="center"/>
              <w:rPr>
                <w:rFonts w:cs="Times New Roman"/>
                <w:szCs w:val="24"/>
                <w:lang w:eastAsia="zh-CN"/>
              </w:rPr>
            </w:pPr>
            <w:r>
              <w:rPr>
                <w:rFonts w:cs="Times New Roman" w:hint="eastAsia"/>
                <w:szCs w:val="24"/>
                <w:lang w:eastAsia="zh-CN"/>
              </w:rPr>
              <w:t>.91</w:t>
            </w:r>
          </w:p>
        </w:tc>
        <w:tc>
          <w:tcPr>
            <w:tcW w:w="353" w:type="pct"/>
            <w:noWrap/>
            <w:vAlign w:val="center"/>
            <w:hideMark/>
          </w:tcPr>
          <w:p w14:paraId="5E2829CC" w14:textId="77777777" w:rsidR="009F63DD" w:rsidRPr="00D43E06" w:rsidRDefault="009F63DD" w:rsidP="000F4FCF">
            <w:pPr>
              <w:jc w:val="center"/>
              <w:rPr>
                <w:rFonts w:cs="Times New Roman"/>
                <w:szCs w:val="24"/>
                <w:lang w:eastAsia="zh-CN"/>
              </w:rPr>
            </w:pPr>
            <w:r w:rsidRPr="00D43E06">
              <w:rPr>
                <w:rFonts w:cs="Times New Roman"/>
                <w:szCs w:val="24"/>
              </w:rPr>
              <w:t>.97</w:t>
            </w:r>
          </w:p>
        </w:tc>
        <w:tc>
          <w:tcPr>
            <w:tcW w:w="450" w:type="pct"/>
            <w:noWrap/>
            <w:vAlign w:val="center"/>
            <w:hideMark/>
          </w:tcPr>
          <w:p w14:paraId="45D858BE" w14:textId="77777777" w:rsidR="009F63DD" w:rsidRPr="00D43E06" w:rsidRDefault="009F63DD" w:rsidP="000F4FCF">
            <w:pPr>
              <w:jc w:val="center"/>
              <w:rPr>
                <w:rFonts w:cs="Times New Roman"/>
                <w:szCs w:val="24"/>
                <w:lang w:eastAsia="zh-CN"/>
              </w:rPr>
            </w:pPr>
            <w:r w:rsidRPr="00D43E06">
              <w:rPr>
                <w:rFonts w:cs="Times New Roman"/>
                <w:szCs w:val="24"/>
              </w:rPr>
              <w:t>.94</w:t>
            </w:r>
          </w:p>
        </w:tc>
      </w:tr>
      <w:tr w:rsidR="009F63DD" w:rsidRPr="00D43E06" w14:paraId="257692F2" w14:textId="77777777" w:rsidTr="000F4FCF">
        <w:trPr>
          <w:trHeight w:val="315"/>
        </w:trPr>
        <w:tc>
          <w:tcPr>
            <w:tcW w:w="621" w:type="pct"/>
            <w:noWrap/>
            <w:vAlign w:val="center"/>
            <w:hideMark/>
          </w:tcPr>
          <w:p w14:paraId="5157874C" w14:textId="77777777" w:rsidR="009F63DD" w:rsidRPr="00D43E06" w:rsidRDefault="009F63DD" w:rsidP="000F4FCF">
            <w:pPr>
              <w:jc w:val="center"/>
              <w:rPr>
                <w:rFonts w:cs="Times New Roman"/>
                <w:szCs w:val="24"/>
                <w:lang w:eastAsia="zh-CN"/>
              </w:rPr>
            </w:pPr>
          </w:p>
        </w:tc>
        <w:tc>
          <w:tcPr>
            <w:tcW w:w="537" w:type="pct"/>
            <w:noWrap/>
            <w:vAlign w:val="center"/>
            <w:hideMark/>
          </w:tcPr>
          <w:p w14:paraId="25EE3D70" w14:textId="77777777" w:rsidR="009F63DD" w:rsidRPr="00D43E06" w:rsidRDefault="009F63DD" w:rsidP="000F4FCF">
            <w:pPr>
              <w:jc w:val="center"/>
              <w:rPr>
                <w:rFonts w:cs="Times New Roman"/>
                <w:szCs w:val="24"/>
                <w:lang w:eastAsia="zh-CN"/>
              </w:rPr>
            </w:pPr>
            <w:r w:rsidRPr="00D43E06">
              <w:rPr>
                <w:rFonts w:cs="Times New Roman"/>
                <w:szCs w:val="24"/>
                <w:lang w:eastAsia="zh-CN"/>
              </w:rPr>
              <w:t>OSC</w:t>
            </w:r>
          </w:p>
        </w:tc>
        <w:tc>
          <w:tcPr>
            <w:tcW w:w="714" w:type="pct"/>
            <w:noWrap/>
            <w:vAlign w:val="bottom"/>
            <w:hideMark/>
          </w:tcPr>
          <w:p w14:paraId="3FB7A876" w14:textId="77777777" w:rsidR="009F63DD" w:rsidRPr="00D43E06" w:rsidRDefault="009F63DD" w:rsidP="000F4FCF">
            <w:pPr>
              <w:jc w:val="center"/>
              <w:rPr>
                <w:rFonts w:cs="Times New Roman"/>
                <w:szCs w:val="24"/>
                <w:lang w:eastAsia="zh-CN"/>
              </w:rPr>
            </w:pPr>
            <w:r w:rsidRPr="00D43E06">
              <w:rPr>
                <w:rFonts w:cs="Times New Roman"/>
                <w:color w:val="000000"/>
                <w:szCs w:val="24"/>
              </w:rPr>
              <w:t>1.08</w:t>
            </w:r>
          </w:p>
        </w:tc>
        <w:tc>
          <w:tcPr>
            <w:tcW w:w="549" w:type="pct"/>
            <w:noWrap/>
            <w:vAlign w:val="bottom"/>
            <w:hideMark/>
          </w:tcPr>
          <w:p w14:paraId="03C6883E" w14:textId="77777777" w:rsidR="009F63DD" w:rsidRPr="00D43E06" w:rsidRDefault="009F63DD" w:rsidP="000F4FCF">
            <w:pPr>
              <w:jc w:val="center"/>
              <w:rPr>
                <w:rFonts w:cs="Times New Roman"/>
                <w:szCs w:val="24"/>
                <w:lang w:eastAsia="zh-CN"/>
              </w:rPr>
            </w:pPr>
            <w:r w:rsidRPr="00D43E06">
              <w:rPr>
                <w:rFonts w:cs="Times New Roman"/>
                <w:color w:val="000000"/>
                <w:szCs w:val="24"/>
              </w:rPr>
              <w:t>.10</w:t>
            </w:r>
          </w:p>
        </w:tc>
        <w:tc>
          <w:tcPr>
            <w:tcW w:w="505" w:type="pct"/>
            <w:noWrap/>
            <w:vAlign w:val="bottom"/>
            <w:hideMark/>
          </w:tcPr>
          <w:p w14:paraId="72657009" w14:textId="77777777" w:rsidR="009F63DD" w:rsidRPr="00D43E06" w:rsidRDefault="009F63DD" w:rsidP="000F4FCF">
            <w:pPr>
              <w:jc w:val="center"/>
              <w:rPr>
                <w:rFonts w:cs="Times New Roman"/>
                <w:szCs w:val="24"/>
                <w:lang w:eastAsia="zh-CN"/>
              </w:rPr>
            </w:pPr>
            <w:r w:rsidRPr="00D43E06">
              <w:rPr>
                <w:rFonts w:cs="Times New Roman"/>
                <w:color w:val="000000"/>
                <w:szCs w:val="24"/>
              </w:rPr>
              <w:t>10.66</w:t>
            </w:r>
          </w:p>
        </w:tc>
        <w:tc>
          <w:tcPr>
            <w:tcW w:w="630" w:type="pct"/>
            <w:noWrap/>
            <w:vAlign w:val="bottom"/>
            <w:hideMark/>
          </w:tcPr>
          <w:p w14:paraId="38880E58" w14:textId="77777777" w:rsidR="009F63DD" w:rsidRPr="00D43E06" w:rsidRDefault="009F63DD" w:rsidP="000F4FCF">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569B1039" w14:textId="77777777" w:rsidR="009F63DD" w:rsidRPr="00D43E06" w:rsidRDefault="009F63DD" w:rsidP="000F4FCF">
            <w:pPr>
              <w:jc w:val="center"/>
              <w:rPr>
                <w:rFonts w:cs="Times New Roman"/>
                <w:szCs w:val="24"/>
                <w:lang w:eastAsia="zh-CN"/>
              </w:rPr>
            </w:pPr>
            <w:r w:rsidRPr="00D43E06">
              <w:rPr>
                <w:rFonts w:cs="Times New Roman"/>
                <w:color w:val="000000"/>
                <w:szCs w:val="24"/>
              </w:rPr>
              <w:t>.97</w:t>
            </w:r>
          </w:p>
        </w:tc>
        <w:tc>
          <w:tcPr>
            <w:tcW w:w="303" w:type="pct"/>
          </w:tcPr>
          <w:p w14:paraId="15CA34C6" w14:textId="77777777" w:rsidR="009F63DD" w:rsidRPr="00D43E06" w:rsidRDefault="009F63DD" w:rsidP="000F4FCF">
            <w:pPr>
              <w:jc w:val="center"/>
              <w:rPr>
                <w:rFonts w:cs="Times New Roman"/>
                <w:szCs w:val="24"/>
                <w:lang w:eastAsia="zh-CN"/>
              </w:rPr>
            </w:pPr>
          </w:p>
        </w:tc>
        <w:tc>
          <w:tcPr>
            <w:tcW w:w="353" w:type="pct"/>
            <w:noWrap/>
            <w:vAlign w:val="center"/>
            <w:hideMark/>
          </w:tcPr>
          <w:p w14:paraId="09575026" w14:textId="77777777" w:rsidR="009F63DD" w:rsidRPr="00D43E06" w:rsidRDefault="009F63DD" w:rsidP="000F4FCF">
            <w:pPr>
              <w:jc w:val="center"/>
              <w:rPr>
                <w:rFonts w:cs="Times New Roman"/>
                <w:szCs w:val="24"/>
                <w:lang w:eastAsia="zh-CN"/>
              </w:rPr>
            </w:pPr>
          </w:p>
        </w:tc>
        <w:tc>
          <w:tcPr>
            <w:tcW w:w="450" w:type="pct"/>
            <w:noWrap/>
            <w:vAlign w:val="center"/>
            <w:hideMark/>
          </w:tcPr>
          <w:p w14:paraId="75AA6877" w14:textId="77777777" w:rsidR="009F63DD" w:rsidRPr="00D43E06" w:rsidRDefault="009F63DD" w:rsidP="000F4FCF">
            <w:pPr>
              <w:jc w:val="center"/>
              <w:rPr>
                <w:rFonts w:cs="Times New Roman"/>
                <w:szCs w:val="24"/>
                <w:lang w:eastAsia="zh-CN"/>
              </w:rPr>
            </w:pPr>
          </w:p>
        </w:tc>
      </w:tr>
      <w:tr w:rsidR="009F63DD" w:rsidRPr="00D43E06" w14:paraId="4E407C13" w14:textId="77777777" w:rsidTr="000F4FCF">
        <w:trPr>
          <w:trHeight w:val="315"/>
        </w:trPr>
        <w:tc>
          <w:tcPr>
            <w:tcW w:w="621" w:type="pct"/>
            <w:noWrap/>
            <w:vAlign w:val="center"/>
            <w:hideMark/>
          </w:tcPr>
          <w:p w14:paraId="50F00F2D" w14:textId="77777777" w:rsidR="009F63DD" w:rsidRPr="00D43E06" w:rsidRDefault="009F63DD" w:rsidP="000F4FCF">
            <w:pPr>
              <w:jc w:val="center"/>
              <w:rPr>
                <w:rFonts w:cs="Times New Roman"/>
                <w:szCs w:val="24"/>
                <w:lang w:eastAsia="zh-CN"/>
              </w:rPr>
            </w:pPr>
            <w:r w:rsidRPr="00D43E06">
              <w:rPr>
                <w:rFonts w:cs="Times New Roman"/>
                <w:szCs w:val="24"/>
                <w:lang w:eastAsia="zh-CN"/>
              </w:rPr>
              <w:t>RD</w:t>
            </w:r>
          </w:p>
        </w:tc>
        <w:tc>
          <w:tcPr>
            <w:tcW w:w="537" w:type="pct"/>
            <w:noWrap/>
            <w:vAlign w:val="center"/>
            <w:hideMark/>
          </w:tcPr>
          <w:p w14:paraId="24831335" w14:textId="77777777" w:rsidR="009F63DD" w:rsidRPr="00D43E06" w:rsidRDefault="009F63DD" w:rsidP="000F4FCF">
            <w:pPr>
              <w:jc w:val="center"/>
              <w:rPr>
                <w:rFonts w:cs="Times New Roman"/>
                <w:szCs w:val="24"/>
                <w:lang w:eastAsia="zh-CN"/>
              </w:rPr>
            </w:pPr>
            <w:r w:rsidRPr="00D43E06">
              <w:rPr>
                <w:rFonts w:cs="Times New Roman"/>
                <w:szCs w:val="24"/>
                <w:lang w:eastAsia="zh-CN"/>
              </w:rPr>
              <w:t>RD1</w:t>
            </w:r>
          </w:p>
        </w:tc>
        <w:tc>
          <w:tcPr>
            <w:tcW w:w="714" w:type="pct"/>
            <w:noWrap/>
            <w:vAlign w:val="bottom"/>
            <w:hideMark/>
          </w:tcPr>
          <w:p w14:paraId="53849445" w14:textId="77777777" w:rsidR="009F63DD" w:rsidRPr="00D43E06" w:rsidRDefault="009F63DD" w:rsidP="000F4FCF">
            <w:pPr>
              <w:jc w:val="center"/>
              <w:rPr>
                <w:rFonts w:cs="Times New Roman"/>
                <w:szCs w:val="24"/>
                <w:lang w:eastAsia="zh-CN"/>
              </w:rPr>
            </w:pPr>
            <w:r w:rsidRPr="00D43E06">
              <w:rPr>
                <w:rFonts w:cs="Times New Roman"/>
                <w:color w:val="000000"/>
                <w:szCs w:val="24"/>
              </w:rPr>
              <w:t>1.00</w:t>
            </w:r>
          </w:p>
        </w:tc>
        <w:tc>
          <w:tcPr>
            <w:tcW w:w="549" w:type="pct"/>
            <w:noWrap/>
            <w:vAlign w:val="bottom"/>
            <w:hideMark/>
          </w:tcPr>
          <w:p w14:paraId="203907DD" w14:textId="77777777" w:rsidR="009F63DD" w:rsidRPr="00D43E06" w:rsidRDefault="009F63DD" w:rsidP="000F4FCF">
            <w:pPr>
              <w:jc w:val="center"/>
              <w:rPr>
                <w:rFonts w:cs="Times New Roman"/>
                <w:szCs w:val="24"/>
                <w:lang w:eastAsia="zh-CN"/>
              </w:rPr>
            </w:pPr>
          </w:p>
        </w:tc>
        <w:tc>
          <w:tcPr>
            <w:tcW w:w="505" w:type="pct"/>
            <w:noWrap/>
            <w:vAlign w:val="bottom"/>
            <w:hideMark/>
          </w:tcPr>
          <w:p w14:paraId="46EF793C" w14:textId="77777777" w:rsidR="009F63DD" w:rsidRPr="00D43E06" w:rsidRDefault="009F63DD" w:rsidP="000F4FCF">
            <w:pPr>
              <w:jc w:val="center"/>
              <w:rPr>
                <w:rFonts w:cs="Times New Roman"/>
                <w:szCs w:val="24"/>
                <w:lang w:eastAsia="zh-CN"/>
              </w:rPr>
            </w:pPr>
          </w:p>
        </w:tc>
        <w:tc>
          <w:tcPr>
            <w:tcW w:w="630" w:type="pct"/>
            <w:noWrap/>
            <w:vAlign w:val="bottom"/>
            <w:hideMark/>
          </w:tcPr>
          <w:p w14:paraId="6C0AC55E" w14:textId="77777777" w:rsidR="009F63DD" w:rsidRPr="00D43E06" w:rsidRDefault="009F63DD" w:rsidP="000F4FCF">
            <w:pPr>
              <w:jc w:val="center"/>
              <w:rPr>
                <w:rFonts w:cs="Times New Roman"/>
                <w:szCs w:val="24"/>
                <w:lang w:eastAsia="zh-CN"/>
              </w:rPr>
            </w:pPr>
          </w:p>
        </w:tc>
        <w:tc>
          <w:tcPr>
            <w:tcW w:w="337" w:type="pct"/>
            <w:noWrap/>
            <w:vAlign w:val="bottom"/>
            <w:hideMark/>
          </w:tcPr>
          <w:p w14:paraId="7442876E" w14:textId="77777777" w:rsidR="009F63DD" w:rsidRPr="00D43E06" w:rsidRDefault="009F63DD" w:rsidP="000F4FCF">
            <w:pPr>
              <w:jc w:val="center"/>
              <w:rPr>
                <w:rFonts w:cs="Times New Roman"/>
                <w:szCs w:val="24"/>
                <w:lang w:eastAsia="zh-CN"/>
              </w:rPr>
            </w:pPr>
            <w:r w:rsidRPr="00D43E06">
              <w:rPr>
                <w:rFonts w:cs="Times New Roman"/>
                <w:color w:val="000000"/>
                <w:szCs w:val="24"/>
              </w:rPr>
              <w:t>.72</w:t>
            </w:r>
          </w:p>
        </w:tc>
        <w:tc>
          <w:tcPr>
            <w:tcW w:w="303" w:type="pct"/>
          </w:tcPr>
          <w:p w14:paraId="37527089" w14:textId="77777777" w:rsidR="009F63DD" w:rsidRPr="00D43E06" w:rsidRDefault="009F63DD" w:rsidP="000F4FCF">
            <w:pPr>
              <w:jc w:val="center"/>
              <w:rPr>
                <w:rFonts w:cs="Times New Roman"/>
                <w:szCs w:val="24"/>
                <w:lang w:eastAsia="zh-CN"/>
              </w:rPr>
            </w:pPr>
            <w:r>
              <w:rPr>
                <w:rFonts w:cs="Times New Roman" w:hint="eastAsia"/>
                <w:szCs w:val="24"/>
                <w:lang w:eastAsia="zh-CN"/>
              </w:rPr>
              <w:t>.88</w:t>
            </w:r>
          </w:p>
        </w:tc>
        <w:tc>
          <w:tcPr>
            <w:tcW w:w="353" w:type="pct"/>
            <w:noWrap/>
            <w:vAlign w:val="center"/>
            <w:hideMark/>
          </w:tcPr>
          <w:p w14:paraId="70B40F0F" w14:textId="77777777" w:rsidR="009F63DD" w:rsidRPr="00D43E06" w:rsidRDefault="009F63DD" w:rsidP="000F4FCF">
            <w:pPr>
              <w:jc w:val="center"/>
              <w:rPr>
                <w:rFonts w:cs="Times New Roman"/>
                <w:szCs w:val="24"/>
                <w:lang w:eastAsia="zh-CN"/>
              </w:rPr>
            </w:pPr>
            <w:r w:rsidRPr="00D43E06">
              <w:rPr>
                <w:rFonts w:cs="Times New Roman"/>
                <w:szCs w:val="24"/>
              </w:rPr>
              <w:t>.88</w:t>
            </w:r>
          </w:p>
        </w:tc>
        <w:tc>
          <w:tcPr>
            <w:tcW w:w="450" w:type="pct"/>
            <w:noWrap/>
            <w:vAlign w:val="center"/>
            <w:hideMark/>
          </w:tcPr>
          <w:p w14:paraId="46B2A3BE" w14:textId="77777777" w:rsidR="009F63DD" w:rsidRPr="00D43E06" w:rsidRDefault="009F63DD" w:rsidP="000F4FCF">
            <w:pPr>
              <w:jc w:val="center"/>
              <w:rPr>
                <w:rFonts w:cs="Times New Roman"/>
                <w:szCs w:val="24"/>
                <w:lang w:eastAsia="zh-CN"/>
              </w:rPr>
            </w:pPr>
            <w:r w:rsidRPr="00D43E06">
              <w:rPr>
                <w:rFonts w:cs="Times New Roman"/>
                <w:szCs w:val="24"/>
              </w:rPr>
              <w:t>.60</w:t>
            </w:r>
          </w:p>
        </w:tc>
      </w:tr>
      <w:tr w:rsidR="009F63DD" w:rsidRPr="00D43E06" w14:paraId="4176BC49" w14:textId="77777777" w:rsidTr="000F4FCF">
        <w:trPr>
          <w:trHeight w:val="315"/>
        </w:trPr>
        <w:tc>
          <w:tcPr>
            <w:tcW w:w="621" w:type="pct"/>
            <w:noWrap/>
            <w:vAlign w:val="center"/>
            <w:hideMark/>
          </w:tcPr>
          <w:p w14:paraId="1AE4CCC1" w14:textId="77777777" w:rsidR="009F63DD" w:rsidRPr="00D43E06" w:rsidRDefault="009F63DD" w:rsidP="000F4FCF">
            <w:pPr>
              <w:jc w:val="center"/>
              <w:rPr>
                <w:rFonts w:cs="Times New Roman"/>
                <w:szCs w:val="24"/>
                <w:lang w:eastAsia="zh-CN"/>
              </w:rPr>
            </w:pPr>
          </w:p>
        </w:tc>
        <w:tc>
          <w:tcPr>
            <w:tcW w:w="537" w:type="pct"/>
            <w:noWrap/>
            <w:vAlign w:val="center"/>
            <w:hideMark/>
          </w:tcPr>
          <w:p w14:paraId="568FD883" w14:textId="77777777" w:rsidR="009F63DD" w:rsidRPr="00D43E06" w:rsidRDefault="009F63DD" w:rsidP="000F4FCF">
            <w:pPr>
              <w:jc w:val="center"/>
              <w:rPr>
                <w:rFonts w:cs="Times New Roman"/>
                <w:szCs w:val="24"/>
                <w:lang w:eastAsia="zh-CN"/>
              </w:rPr>
            </w:pPr>
            <w:r w:rsidRPr="00D43E06">
              <w:rPr>
                <w:rFonts w:cs="Times New Roman"/>
                <w:szCs w:val="24"/>
                <w:lang w:eastAsia="zh-CN"/>
              </w:rPr>
              <w:t>RD2</w:t>
            </w:r>
          </w:p>
        </w:tc>
        <w:tc>
          <w:tcPr>
            <w:tcW w:w="714" w:type="pct"/>
            <w:noWrap/>
            <w:vAlign w:val="bottom"/>
            <w:hideMark/>
          </w:tcPr>
          <w:p w14:paraId="6771EF9B" w14:textId="77777777" w:rsidR="009F63DD" w:rsidRPr="00D43E06" w:rsidRDefault="009F63DD" w:rsidP="000F4FCF">
            <w:pPr>
              <w:jc w:val="center"/>
              <w:rPr>
                <w:rFonts w:cs="Times New Roman"/>
                <w:szCs w:val="24"/>
                <w:lang w:eastAsia="zh-CN"/>
              </w:rPr>
            </w:pPr>
            <w:r w:rsidRPr="00D43E06">
              <w:rPr>
                <w:rFonts w:cs="Times New Roman"/>
                <w:color w:val="000000"/>
                <w:szCs w:val="24"/>
              </w:rPr>
              <w:t>1.11</w:t>
            </w:r>
          </w:p>
        </w:tc>
        <w:tc>
          <w:tcPr>
            <w:tcW w:w="549" w:type="pct"/>
            <w:noWrap/>
            <w:vAlign w:val="bottom"/>
            <w:hideMark/>
          </w:tcPr>
          <w:p w14:paraId="1901FB3B" w14:textId="77777777" w:rsidR="009F63DD" w:rsidRPr="00D43E06" w:rsidRDefault="009F63DD" w:rsidP="000F4FCF">
            <w:pPr>
              <w:jc w:val="center"/>
              <w:rPr>
                <w:rFonts w:cs="Times New Roman"/>
                <w:szCs w:val="24"/>
                <w:lang w:eastAsia="zh-CN"/>
              </w:rPr>
            </w:pPr>
            <w:r w:rsidRPr="00D43E06">
              <w:rPr>
                <w:rFonts w:cs="Times New Roman"/>
                <w:color w:val="000000"/>
                <w:szCs w:val="24"/>
              </w:rPr>
              <w:t>.10</w:t>
            </w:r>
          </w:p>
        </w:tc>
        <w:tc>
          <w:tcPr>
            <w:tcW w:w="505" w:type="pct"/>
            <w:noWrap/>
            <w:vAlign w:val="bottom"/>
            <w:hideMark/>
          </w:tcPr>
          <w:p w14:paraId="7C0FCBD0" w14:textId="77777777" w:rsidR="009F63DD" w:rsidRPr="00D43E06" w:rsidRDefault="009F63DD" w:rsidP="000F4FCF">
            <w:pPr>
              <w:jc w:val="center"/>
              <w:rPr>
                <w:rFonts w:cs="Times New Roman"/>
                <w:szCs w:val="24"/>
                <w:lang w:eastAsia="zh-CN"/>
              </w:rPr>
            </w:pPr>
            <w:r w:rsidRPr="00D43E06">
              <w:rPr>
                <w:rFonts w:cs="Times New Roman"/>
                <w:color w:val="000000"/>
                <w:szCs w:val="24"/>
              </w:rPr>
              <w:t>10.85</w:t>
            </w:r>
          </w:p>
        </w:tc>
        <w:tc>
          <w:tcPr>
            <w:tcW w:w="630" w:type="pct"/>
            <w:noWrap/>
            <w:vAlign w:val="bottom"/>
            <w:hideMark/>
          </w:tcPr>
          <w:p w14:paraId="050AF269" w14:textId="77777777" w:rsidR="009F63DD" w:rsidRPr="00D43E06" w:rsidRDefault="009F63DD" w:rsidP="000F4FCF">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100265C3" w14:textId="77777777" w:rsidR="009F63DD" w:rsidRPr="00D43E06" w:rsidRDefault="009F63DD" w:rsidP="000F4FCF">
            <w:pPr>
              <w:jc w:val="center"/>
              <w:rPr>
                <w:rFonts w:cs="Times New Roman"/>
                <w:szCs w:val="24"/>
                <w:lang w:eastAsia="zh-CN"/>
              </w:rPr>
            </w:pPr>
            <w:r w:rsidRPr="00D43E06">
              <w:rPr>
                <w:rFonts w:cs="Times New Roman"/>
                <w:color w:val="000000"/>
                <w:szCs w:val="24"/>
              </w:rPr>
              <w:t>.78</w:t>
            </w:r>
          </w:p>
        </w:tc>
        <w:tc>
          <w:tcPr>
            <w:tcW w:w="303" w:type="pct"/>
          </w:tcPr>
          <w:p w14:paraId="4706A57C" w14:textId="77777777" w:rsidR="009F63DD" w:rsidRPr="00D43E06" w:rsidRDefault="009F63DD" w:rsidP="000F4FCF">
            <w:pPr>
              <w:jc w:val="center"/>
              <w:rPr>
                <w:rFonts w:cs="Times New Roman"/>
                <w:szCs w:val="24"/>
                <w:lang w:eastAsia="zh-CN"/>
              </w:rPr>
            </w:pPr>
          </w:p>
        </w:tc>
        <w:tc>
          <w:tcPr>
            <w:tcW w:w="353" w:type="pct"/>
            <w:noWrap/>
            <w:vAlign w:val="center"/>
            <w:hideMark/>
          </w:tcPr>
          <w:p w14:paraId="65075000" w14:textId="77777777" w:rsidR="009F63DD" w:rsidRPr="00D43E06" w:rsidRDefault="009F63DD" w:rsidP="000F4FCF">
            <w:pPr>
              <w:jc w:val="center"/>
              <w:rPr>
                <w:rFonts w:cs="Times New Roman"/>
                <w:szCs w:val="24"/>
                <w:lang w:eastAsia="zh-CN"/>
              </w:rPr>
            </w:pPr>
          </w:p>
        </w:tc>
        <w:tc>
          <w:tcPr>
            <w:tcW w:w="450" w:type="pct"/>
            <w:noWrap/>
            <w:vAlign w:val="center"/>
            <w:hideMark/>
          </w:tcPr>
          <w:p w14:paraId="6494F48D" w14:textId="77777777" w:rsidR="009F63DD" w:rsidRPr="00D43E06" w:rsidRDefault="009F63DD" w:rsidP="000F4FCF">
            <w:pPr>
              <w:jc w:val="center"/>
              <w:rPr>
                <w:rFonts w:cs="Times New Roman"/>
                <w:szCs w:val="24"/>
                <w:lang w:eastAsia="zh-CN"/>
              </w:rPr>
            </w:pPr>
          </w:p>
        </w:tc>
      </w:tr>
      <w:tr w:rsidR="009F63DD" w:rsidRPr="00D43E06" w14:paraId="4FF7A1A9" w14:textId="77777777" w:rsidTr="000F4FCF">
        <w:trPr>
          <w:trHeight w:val="315"/>
        </w:trPr>
        <w:tc>
          <w:tcPr>
            <w:tcW w:w="621" w:type="pct"/>
            <w:noWrap/>
            <w:vAlign w:val="center"/>
            <w:hideMark/>
          </w:tcPr>
          <w:p w14:paraId="0322080D" w14:textId="77777777" w:rsidR="009F63DD" w:rsidRPr="00D43E06" w:rsidRDefault="009F63DD" w:rsidP="000F4FCF">
            <w:pPr>
              <w:jc w:val="center"/>
              <w:rPr>
                <w:rFonts w:cs="Times New Roman"/>
                <w:szCs w:val="24"/>
                <w:lang w:eastAsia="zh-CN"/>
              </w:rPr>
            </w:pPr>
          </w:p>
        </w:tc>
        <w:tc>
          <w:tcPr>
            <w:tcW w:w="537" w:type="pct"/>
            <w:noWrap/>
            <w:vAlign w:val="center"/>
            <w:hideMark/>
          </w:tcPr>
          <w:p w14:paraId="4B9B91CB" w14:textId="77777777" w:rsidR="009F63DD" w:rsidRPr="00D43E06" w:rsidRDefault="009F63DD" w:rsidP="000F4FCF">
            <w:pPr>
              <w:jc w:val="center"/>
              <w:rPr>
                <w:rFonts w:cs="Times New Roman"/>
                <w:szCs w:val="24"/>
                <w:lang w:eastAsia="zh-CN"/>
              </w:rPr>
            </w:pPr>
            <w:r w:rsidRPr="00D43E06">
              <w:rPr>
                <w:rFonts w:cs="Times New Roman"/>
                <w:szCs w:val="24"/>
                <w:lang w:eastAsia="zh-CN"/>
              </w:rPr>
              <w:t>RD3</w:t>
            </w:r>
          </w:p>
        </w:tc>
        <w:tc>
          <w:tcPr>
            <w:tcW w:w="714" w:type="pct"/>
            <w:noWrap/>
            <w:vAlign w:val="bottom"/>
            <w:hideMark/>
          </w:tcPr>
          <w:p w14:paraId="2A3505FF" w14:textId="77777777" w:rsidR="009F63DD" w:rsidRPr="00D43E06" w:rsidRDefault="009F63DD" w:rsidP="000F4FCF">
            <w:pPr>
              <w:jc w:val="center"/>
              <w:rPr>
                <w:rFonts w:cs="Times New Roman"/>
                <w:szCs w:val="24"/>
                <w:lang w:eastAsia="zh-CN"/>
              </w:rPr>
            </w:pPr>
            <w:r w:rsidRPr="00D43E06">
              <w:rPr>
                <w:rFonts w:cs="Times New Roman"/>
                <w:color w:val="000000"/>
                <w:szCs w:val="24"/>
              </w:rPr>
              <w:t>1.23</w:t>
            </w:r>
          </w:p>
        </w:tc>
        <w:tc>
          <w:tcPr>
            <w:tcW w:w="549" w:type="pct"/>
            <w:noWrap/>
            <w:vAlign w:val="bottom"/>
            <w:hideMark/>
          </w:tcPr>
          <w:p w14:paraId="4F33CBAC" w14:textId="77777777" w:rsidR="009F63DD" w:rsidRPr="00D43E06" w:rsidRDefault="009F63DD" w:rsidP="000F4FCF">
            <w:pPr>
              <w:jc w:val="center"/>
              <w:rPr>
                <w:rFonts w:cs="Times New Roman"/>
                <w:szCs w:val="24"/>
                <w:lang w:eastAsia="zh-CN"/>
              </w:rPr>
            </w:pPr>
            <w:r w:rsidRPr="00D43E06">
              <w:rPr>
                <w:rFonts w:cs="Times New Roman"/>
                <w:color w:val="000000"/>
                <w:szCs w:val="24"/>
              </w:rPr>
              <w:t>.11</w:t>
            </w:r>
          </w:p>
        </w:tc>
        <w:tc>
          <w:tcPr>
            <w:tcW w:w="505" w:type="pct"/>
            <w:noWrap/>
            <w:vAlign w:val="bottom"/>
            <w:hideMark/>
          </w:tcPr>
          <w:p w14:paraId="11195CA1" w14:textId="77777777" w:rsidR="009F63DD" w:rsidRPr="00D43E06" w:rsidRDefault="009F63DD" w:rsidP="000F4FCF">
            <w:pPr>
              <w:jc w:val="center"/>
              <w:rPr>
                <w:rFonts w:cs="Times New Roman"/>
                <w:szCs w:val="24"/>
                <w:lang w:eastAsia="zh-CN"/>
              </w:rPr>
            </w:pPr>
            <w:r w:rsidRPr="00D43E06">
              <w:rPr>
                <w:rFonts w:cs="Times New Roman"/>
                <w:color w:val="000000"/>
                <w:szCs w:val="24"/>
              </w:rPr>
              <w:t>11.43</w:t>
            </w:r>
          </w:p>
        </w:tc>
        <w:tc>
          <w:tcPr>
            <w:tcW w:w="630" w:type="pct"/>
            <w:noWrap/>
            <w:vAlign w:val="bottom"/>
            <w:hideMark/>
          </w:tcPr>
          <w:p w14:paraId="1503497C" w14:textId="77777777" w:rsidR="009F63DD" w:rsidRPr="00D43E06" w:rsidRDefault="009F63DD" w:rsidP="000F4FCF">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3A26C7FB" w14:textId="77777777" w:rsidR="009F63DD" w:rsidRPr="00D43E06" w:rsidRDefault="009F63DD" w:rsidP="000F4FCF">
            <w:pPr>
              <w:jc w:val="center"/>
              <w:rPr>
                <w:rFonts w:cs="Times New Roman"/>
                <w:szCs w:val="24"/>
                <w:lang w:eastAsia="zh-CN"/>
              </w:rPr>
            </w:pPr>
            <w:r w:rsidRPr="00D43E06">
              <w:rPr>
                <w:rFonts w:cs="Times New Roman"/>
                <w:color w:val="000000"/>
                <w:szCs w:val="24"/>
              </w:rPr>
              <w:t>.82</w:t>
            </w:r>
          </w:p>
        </w:tc>
        <w:tc>
          <w:tcPr>
            <w:tcW w:w="303" w:type="pct"/>
          </w:tcPr>
          <w:p w14:paraId="7CD2A8EB" w14:textId="77777777" w:rsidR="009F63DD" w:rsidRPr="00D43E06" w:rsidRDefault="009F63DD" w:rsidP="000F4FCF">
            <w:pPr>
              <w:jc w:val="center"/>
              <w:rPr>
                <w:rFonts w:cs="Times New Roman"/>
                <w:szCs w:val="24"/>
                <w:lang w:eastAsia="zh-CN"/>
              </w:rPr>
            </w:pPr>
          </w:p>
        </w:tc>
        <w:tc>
          <w:tcPr>
            <w:tcW w:w="353" w:type="pct"/>
            <w:noWrap/>
            <w:vAlign w:val="center"/>
            <w:hideMark/>
          </w:tcPr>
          <w:p w14:paraId="38A73D2D" w14:textId="77777777" w:rsidR="009F63DD" w:rsidRPr="00D43E06" w:rsidRDefault="009F63DD" w:rsidP="000F4FCF">
            <w:pPr>
              <w:jc w:val="center"/>
              <w:rPr>
                <w:rFonts w:cs="Times New Roman"/>
                <w:szCs w:val="24"/>
                <w:lang w:eastAsia="zh-CN"/>
              </w:rPr>
            </w:pPr>
          </w:p>
        </w:tc>
        <w:tc>
          <w:tcPr>
            <w:tcW w:w="450" w:type="pct"/>
            <w:noWrap/>
            <w:vAlign w:val="center"/>
            <w:hideMark/>
          </w:tcPr>
          <w:p w14:paraId="02E2C04B" w14:textId="77777777" w:rsidR="009F63DD" w:rsidRPr="00D43E06" w:rsidRDefault="009F63DD" w:rsidP="000F4FCF">
            <w:pPr>
              <w:jc w:val="center"/>
              <w:rPr>
                <w:rFonts w:cs="Times New Roman"/>
                <w:szCs w:val="24"/>
                <w:lang w:eastAsia="zh-CN"/>
              </w:rPr>
            </w:pPr>
          </w:p>
        </w:tc>
      </w:tr>
      <w:tr w:rsidR="009F63DD" w:rsidRPr="00D43E06" w14:paraId="293B7DA4" w14:textId="77777777" w:rsidTr="000F4FCF">
        <w:trPr>
          <w:trHeight w:val="315"/>
        </w:trPr>
        <w:tc>
          <w:tcPr>
            <w:tcW w:w="621" w:type="pct"/>
            <w:noWrap/>
            <w:vAlign w:val="center"/>
            <w:hideMark/>
          </w:tcPr>
          <w:p w14:paraId="6A01B4E0" w14:textId="77777777" w:rsidR="009F63DD" w:rsidRPr="00D43E06" w:rsidRDefault="009F63DD" w:rsidP="000F4FCF">
            <w:pPr>
              <w:jc w:val="center"/>
              <w:rPr>
                <w:rFonts w:cs="Times New Roman"/>
                <w:szCs w:val="24"/>
                <w:lang w:eastAsia="zh-CN"/>
              </w:rPr>
            </w:pPr>
          </w:p>
        </w:tc>
        <w:tc>
          <w:tcPr>
            <w:tcW w:w="537" w:type="pct"/>
            <w:noWrap/>
            <w:vAlign w:val="center"/>
            <w:hideMark/>
          </w:tcPr>
          <w:p w14:paraId="5E84D61B" w14:textId="77777777" w:rsidR="009F63DD" w:rsidRPr="00D43E06" w:rsidRDefault="009F63DD" w:rsidP="000F4FCF">
            <w:pPr>
              <w:jc w:val="center"/>
              <w:rPr>
                <w:rFonts w:cs="Times New Roman"/>
                <w:szCs w:val="24"/>
                <w:lang w:eastAsia="zh-CN"/>
              </w:rPr>
            </w:pPr>
            <w:r w:rsidRPr="00D43E06">
              <w:rPr>
                <w:rFonts w:cs="Times New Roman"/>
                <w:szCs w:val="24"/>
                <w:lang w:eastAsia="zh-CN"/>
              </w:rPr>
              <w:t>RD4</w:t>
            </w:r>
          </w:p>
        </w:tc>
        <w:tc>
          <w:tcPr>
            <w:tcW w:w="714" w:type="pct"/>
            <w:noWrap/>
            <w:vAlign w:val="bottom"/>
            <w:hideMark/>
          </w:tcPr>
          <w:p w14:paraId="2916B6C2" w14:textId="77777777" w:rsidR="009F63DD" w:rsidRPr="00D43E06" w:rsidRDefault="009F63DD" w:rsidP="000F4FCF">
            <w:pPr>
              <w:jc w:val="center"/>
              <w:rPr>
                <w:rFonts w:cs="Times New Roman"/>
                <w:szCs w:val="24"/>
                <w:lang w:eastAsia="zh-CN"/>
              </w:rPr>
            </w:pPr>
            <w:r w:rsidRPr="00D43E06">
              <w:rPr>
                <w:rFonts w:cs="Times New Roman"/>
                <w:color w:val="000000"/>
                <w:szCs w:val="24"/>
              </w:rPr>
              <w:t>1.06</w:t>
            </w:r>
          </w:p>
        </w:tc>
        <w:tc>
          <w:tcPr>
            <w:tcW w:w="549" w:type="pct"/>
            <w:noWrap/>
            <w:vAlign w:val="bottom"/>
            <w:hideMark/>
          </w:tcPr>
          <w:p w14:paraId="676DE7FF" w14:textId="77777777" w:rsidR="009F63DD" w:rsidRPr="00D43E06" w:rsidRDefault="009F63DD" w:rsidP="000F4FCF">
            <w:pPr>
              <w:jc w:val="center"/>
              <w:rPr>
                <w:rFonts w:cs="Times New Roman"/>
                <w:szCs w:val="24"/>
                <w:lang w:eastAsia="zh-CN"/>
              </w:rPr>
            </w:pPr>
            <w:r w:rsidRPr="00D43E06">
              <w:rPr>
                <w:rFonts w:cs="Times New Roman"/>
                <w:color w:val="000000"/>
                <w:szCs w:val="24"/>
              </w:rPr>
              <w:t>.11</w:t>
            </w:r>
          </w:p>
        </w:tc>
        <w:tc>
          <w:tcPr>
            <w:tcW w:w="505" w:type="pct"/>
            <w:noWrap/>
            <w:vAlign w:val="bottom"/>
            <w:hideMark/>
          </w:tcPr>
          <w:p w14:paraId="7E6A1253" w14:textId="77777777" w:rsidR="009F63DD" w:rsidRPr="00D43E06" w:rsidRDefault="009F63DD" w:rsidP="000F4FCF">
            <w:pPr>
              <w:jc w:val="center"/>
              <w:rPr>
                <w:rFonts w:cs="Times New Roman"/>
                <w:szCs w:val="24"/>
                <w:lang w:eastAsia="zh-CN"/>
              </w:rPr>
            </w:pPr>
            <w:r w:rsidRPr="00D43E06">
              <w:rPr>
                <w:rFonts w:cs="Times New Roman"/>
                <w:color w:val="000000"/>
                <w:szCs w:val="24"/>
              </w:rPr>
              <w:t>9.98</w:t>
            </w:r>
          </w:p>
        </w:tc>
        <w:tc>
          <w:tcPr>
            <w:tcW w:w="630" w:type="pct"/>
            <w:noWrap/>
            <w:vAlign w:val="bottom"/>
            <w:hideMark/>
          </w:tcPr>
          <w:p w14:paraId="464E018C" w14:textId="77777777" w:rsidR="009F63DD" w:rsidRPr="00D43E06" w:rsidRDefault="009F63DD" w:rsidP="000F4FCF">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399E3A64" w14:textId="77777777" w:rsidR="009F63DD" w:rsidRPr="00D43E06" w:rsidRDefault="009F63DD" w:rsidP="000F4FCF">
            <w:pPr>
              <w:jc w:val="center"/>
              <w:rPr>
                <w:rFonts w:cs="Times New Roman"/>
                <w:szCs w:val="24"/>
                <w:lang w:eastAsia="zh-CN"/>
              </w:rPr>
            </w:pPr>
            <w:r w:rsidRPr="00D43E06">
              <w:rPr>
                <w:rFonts w:cs="Times New Roman"/>
                <w:color w:val="000000"/>
                <w:szCs w:val="24"/>
              </w:rPr>
              <w:t>.71</w:t>
            </w:r>
          </w:p>
        </w:tc>
        <w:tc>
          <w:tcPr>
            <w:tcW w:w="303" w:type="pct"/>
          </w:tcPr>
          <w:p w14:paraId="0632E2B4" w14:textId="77777777" w:rsidR="009F63DD" w:rsidRPr="00D43E06" w:rsidRDefault="009F63DD" w:rsidP="000F4FCF">
            <w:pPr>
              <w:jc w:val="center"/>
              <w:rPr>
                <w:rFonts w:cs="Times New Roman"/>
                <w:szCs w:val="24"/>
                <w:lang w:eastAsia="zh-CN"/>
              </w:rPr>
            </w:pPr>
          </w:p>
        </w:tc>
        <w:tc>
          <w:tcPr>
            <w:tcW w:w="353" w:type="pct"/>
            <w:noWrap/>
            <w:vAlign w:val="center"/>
            <w:hideMark/>
          </w:tcPr>
          <w:p w14:paraId="692FB4BB" w14:textId="77777777" w:rsidR="009F63DD" w:rsidRPr="00D43E06" w:rsidRDefault="009F63DD" w:rsidP="000F4FCF">
            <w:pPr>
              <w:jc w:val="center"/>
              <w:rPr>
                <w:rFonts w:cs="Times New Roman"/>
                <w:szCs w:val="24"/>
                <w:lang w:eastAsia="zh-CN"/>
              </w:rPr>
            </w:pPr>
          </w:p>
        </w:tc>
        <w:tc>
          <w:tcPr>
            <w:tcW w:w="450" w:type="pct"/>
            <w:noWrap/>
            <w:vAlign w:val="center"/>
            <w:hideMark/>
          </w:tcPr>
          <w:p w14:paraId="6635639D" w14:textId="77777777" w:rsidR="009F63DD" w:rsidRPr="00D43E06" w:rsidRDefault="009F63DD" w:rsidP="000F4FCF">
            <w:pPr>
              <w:jc w:val="center"/>
              <w:rPr>
                <w:rFonts w:cs="Times New Roman"/>
                <w:szCs w:val="24"/>
                <w:lang w:eastAsia="zh-CN"/>
              </w:rPr>
            </w:pPr>
          </w:p>
        </w:tc>
      </w:tr>
      <w:tr w:rsidR="009F63DD" w:rsidRPr="00D43E06" w14:paraId="5020FEC8" w14:textId="77777777" w:rsidTr="000F4FCF">
        <w:trPr>
          <w:trHeight w:val="315"/>
        </w:trPr>
        <w:tc>
          <w:tcPr>
            <w:tcW w:w="621" w:type="pct"/>
            <w:noWrap/>
            <w:vAlign w:val="center"/>
            <w:hideMark/>
          </w:tcPr>
          <w:p w14:paraId="6A4FBCDD" w14:textId="77777777" w:rsidR="009F63DD" w:rsidRPr="00D43E06" w:rsidRDefault="009F63DD" w:rsidP="000F4FCF">
            <w:pPr>
              <w:jc w:val="center"/>
              <w:rPr>
                <w:rFonts w:cs="Times New Roman"/>
                <w:szCs w:val="24"/>
                <w:lang w:eastAsia="zh-CN"/>
              </w:rPr>
            </w:pPr>
          </w:p>
        </w:tc>
        <w:tc>
          <w:tcPr>
            <w:tcW w:w="537" w:type="pct"/>
            <w:noWrap/>
            <w:vAlign w:val="center"/>
            <w:hideMark/>
          </w:tcPr>
          <w:p w14:paraId="100D64A5" w14:textId="77777777" w:rsidR="009F63DD" w:rsidRPr="00D43E06" w:rsidRDefault="009F63DD" w:rsidP="000F4FCF">
            <w:pPr>
              <w:jc w:val="center"/>
              <w:rPr>
                <w:rFonts w:cs="Times New Roman"/>
                <w:szCs w:val="24"/>
                <w:lang w:eastAsia="zh-CN"/>
              </w:rPr>
            </w:pPr>
            <w:r w:rsidRPr="00D43E06">
              <w:rPr>
                <w:rFonts w:cs="Times New Roman"/>
                <w:szCs w:val="24"/>
                <w:lang w:eastAsia="zh-CN"/>
              </w:rPr>
              <w:t>RD5</w:t>
            </w:r>
          </w:p>
        </w:tc>
        <w:tc>
          <w:tcPr>
            <w:tcW w:w="714" w:type="pct"/>
            <w:noWrap/>
            <w:vAlign w:val="bottom"/>
            <w:hideMark/>
          </w:tcPr>
          <w:p w14:paraId="6CDAD92B" w14:textId="77777777" w:rsidR="009F63DD" w:rsidRPr="00D43E06" w:rsidRDefault="009F63DD" w:rsidP="000F4FCF">
            <w:pPr>
              <w:jc w:val="center"/>
              <w:rPr>
                <w:rFonts w:cs="Times New Roman"/>
                <w:szCs w:val="24"/>
                <w:lang w:eastAsia="zh-CN"/>
              </w:rPr>
            </w:pPr>
            <w:r w:rsidRPr="00D43E06">
              <w:rPr>
                <w:rFonts w:cs="Times New Roman"/>
                <w:color w:val="000000"/>
                <w:szCs w:val="24"/>
              </w:rPr>
              <w:t>1.24</w:t>
            </w:r>
          </w:p>
        </w:tc>
        <w:tc>
          <w:tcPr>
            <w:tcW w:w="549" w:type="pct"/>
            <w:noWrap/>
            <w:vAlign w:val="bottom"/>
            <w:hideMark/>
          </w:tcPr>
          <w:p w14:paraId="22CA2E8C" w14:textId="77777777" w:rsidR="009F63DD" w:rsidRPr="00D43E06" w:rsidRDefault="009F63DD" w:rsidP="000F4FCF">
            <w:pPr>
              <w:jc w:val="center"/>
              <w:rPr>
                <w:rFonts w:cs="Times New Roman"/>
                <w:szCs w:val="24"/>
                <w:lang w:eastAsia="zh-CN"/>
              </w:rPr>
            </w:pPr>
            <w:r w:rsidRPr="00D43E06">
              <w:rPr>
                <w:rFonts w:cs="Times New Roman"/>
                <w:color w:val="000000"/>
                <w:szCs w:val="24"/>
              </w:rPr>
              <w:t>.11</w:t>
            </w:r>
          </w:p>
        </w:tc>
        <w:tc>
          <w:tcPr>
            <w:tcW w:w="505" w:type="pct"/>
            <w:noWrap/>
            <w:vAlign w:val="bottom"/>
            <w:hideMark/>
          </w:tcPr>
          <w:p w14:paraId="4168884D" w14:textId="77777777" w:rsidR="009F63DD" w:rsidRPr="00D43E06" w:rsidRDefault="009F63DD" w:rsidP="000F4FCF">
            <w:pPr>
              <w:jc w:val="center"/>
              <w:rPr>
                <w:rFonts w:cs="Times New Roman"/>
                <w:szCs w:val="24"/>
                <w:lang w:eastAsia="zh-CN"/>
              </w:rPr>
            </w:pPr>
            <w:r w:rsidRPr="00D43E06">
              <w:rPr>
                <w:rFonts w:cs="Times New Roman"/>
                <w:color w:val="000000"/>
                <w:szCs w:val="24"/>
              </w:rPr>
              <w:t>11.47</w:t>
            </w:r>
          </w:p>
        </w:tc>
        <w:tc>
          <w:tcPr>
            <w:tcW w:w="630" w:type="pct"/>
            <w:noWrap/>
            <w:vAlign w:val="bottom"/>
            <w:hideMark/>
          </w:tcPr>
          <w:p w14:paraId="6241CAD6" w14:textId="77777777" w:rsidR="009F63DD" w:rsidRPr="00D43E06" w:rsidRDefault="009F63DD" w:rsidP="000F4FCF">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110F5DEB" w14:textId="77777777" w:rsidR="009F63DD" w:rsidRPr="00D43E06" w:rsidRDefault="009F63DD" w:rsidP="000F4FCF">
            <w:pPr>
              <w:jc w:val="center"/>
              <w:rPr>
                <w:rFonts w:cs="Times New Roman"/>
                <w:szCs w:val="24"/>
                <w:lang w:eastAsia="zh-CN"/>
              </w:rPr>
            </w:pPr>
            <w:r w:rsidRPr="00D43E06">
              <w:rPr>
                <w:rFonts w:cs="Times New Roman"/>
                <w:color w:val="000000"/>
                <w:szCs w:val="24"/>
              </w:rPr>
              <w:t>.82</w:t>
            </w:r>
          </w:p>
        </w:tc>
        <w:tc>
          <w:tcPr>
            <w:tcW w:w="303" w:type="pct"/>
          </w:tcPr>
          <w:p w14:paraId="1592C29C" w14:textId="77777777" w:rsidR="009F63DD" w:rsidRPr="00D43E06" w:rsidRDefault="009F63DD" w:rsidP="000F4FCF">
            <w:pPr>
              <w:jc w:val="center"/>
              <w:rPr>
                <w:rFonts w:cs="Times New Roman"/>
                <w:szCs w:val="24"/>
                <w:lang w:eastAsia="zh-CN"/>
              </w:rPr>
            </w:pPr>
          </w:p>
        </w:tc>
        <w:tc>
          <w:tcPr>
            <w:tcW w:w="353" w:type="pct"/>
            <w:noWrap/>
            <w:vAlign w:val="center"/>
            <w:hideMark/>
          </w:tcPr>
          <w:p w14:paraId="3A40A407" w14:textId="77777777" w:rsidR="009F63DD" w:rsidRPr="00D43E06" w:rsidRDefault="009F63DD" w:rsidP="000F4FCF">
            <w:pPr>
              <w:jc w:val="center"/>
              <w:rPr>
                <w:rFonts w:cs="Times New Roman"/>
                <w:szCs w:val="24"/>
                <w:lang w:eastAsia="zh-CN"/>
              </w:rPr>
            </w:pPr>
          </w:p>
        </w:tc>
        <w:tc>
          <w:tcPr>
            <w:tcW w:w="450" w:type="pct"/>
            <w:noWrap/>
            <w:vAlign w:val="center"/>
            <w:hideMark/>
          </w:tcPr>
          <w:p w14:paraId="5CE173B6" w14:textId="77777777" w:rsidR="009F63DD" w:rsidRPr="00D43E06" w:rsidRDefault="009F63DD" w:rsidP="000F4FCF">
            <w:pPr>
              <w:jc w:val="center"/>
              <w:rPr>
                <w:rFonts w:cs="Times New Roman"/>
                <w:szCs w:val="24"/>
                <w:lang w:eastAsia="zh-CN"/>
              </w:rPr>
            </w:pPr>
          </w:p>
        </w:tc>
      </w:tr>
      <w:tr w:rsidR="009F63DD" w:rsidRPr="00D43E06" w14:paraId="068596A8" w14:textId="77777777" w:rsidTr="000F4FCF">
        <w:trPr>
          <w:trHeight w:val="315"/>
        </w:trPr>
        <w:tc>
          <w:tcPr>
            <w:tcW w:w="621" w:type="pct"/>
            <w:noWrap/>
            <w:vAlign w:val="center"/>
            <w:hideMark/>
          </w:tcPr>
          <w:p w14:paraId="1CDB2D8D" w14:textId="77777777" w:rsidR="009F63DD" w:rsidRPr="00D43E06" w:rsidRDefault="009F63DD" w:rsidP="000F4FCF">
            <w:pPr>
              <w:jc w:val="center"/>
              <w:rPr>
                <w:rFonts w:cs="Times New Roman"/>
                <w:szCs w:val="24"/>
                <w:lang w:eastAsia="zh-CN"/>
              </w:rPr>
            </w:pPr>
            <w:r w:rsidRPr="00D43E06">
              <w:rPr>
                <w:rFonts w:cs="Times New Roman"/>
                <w:szCs w:val="24"/>
                <w:lang w:eastAsia="zh-CN"/>
              </w:rPr>
              <w:t>POS</w:t>
            </w:r>
          </w:p>
        </w:tc>
        <w:tc>
          <w:tcPr>
            <w:tcW w:w="537" w:type="pct"/>
            <w:noWrap/>
            <w:vAlign w:val="center"/>
            <w:hideMark/>
          </w:tcPr>
          <w:p w14:paraId="1F6F4D78" w14:textId="77777777" w:rsidR="009F63DD" w:rsidRPr="00D43E06" w:rsidRDefault="009F63DD" w:rsidP="000F4FCF">
            <w:pPr>
              <w:jc w:val="center"/>
              <w:rPr>
                <w:rFonts w:cs="Times New Roman"/>
                <w:szCs w:val="24"/>
                <w:lang w:eastAsia="zh-CN"/>
              </w:rPr>
            </w:pPr>
            <w:r w:rsidRPr="00D43E06">
              <w:rPr>
                <w:rFonts w:cs="Times New Roman"/>
                <w:szCs w:val="24"/>
                <w:lang w:eastAsia="zh-CN"/>
              </w:rPr>
              <w:t>POS1</w:t>
            </w:r>
          </w:p>
        </w:tc>
        <w:tc>
          <w:tcPr>
            <w:tcW w:w="714" w:type="pct"/>
            <w:noWrap/>
            <w:vAlign w:val="bottom"/>
            <w:hideMark/>
          </w:tcPr>
          <w:p w14:paraId="0BFBC6DE" w14:textId="77777777" w:rsidR="009F63DD" w:rsidRPr="00D43E06" w:rsidRDefault="009F63DD" w:rsidP="000F4FCF">
            <w:pPr>
              <w:jc w:val="center"/>
              <w:rPr>
                <w:rFonts w:cs="Times New Roman"/>
                <w:szCs w:val="24"/>
                <w:lang w:eastAsia="zh-CN"/>
              </w:rPr>
            </w:pPr>
            <w:r w:rsidRPr="00D43E06">
              <w:rPr>
                <w:rFonts w:cs="Times New Roman"/>
                <w:color w:val="000000"/>
                <w:szCs w:val="24"/>
              </w:rPr>
              <w:t>1.00</w:t>
            </w:r>
          </w:p>
        </w:tc>
        <w:tc>
          <w:tcPr>
            <w:tcW w:w="549" w:type="pct"/>
            <w:noWrap/>
            <w:vAlign w:val="bottom"/>
            <w:hideMark/>
          </w:tcPr>
          <w:p w14:paraId="5508F70F" w14:textId="77777777" w:rsidR="009F63DD" w:rsidRPr="00D43E06" w:rsidRDefault="009F63DD" w:rsidP="000F4FCF">
            <w:pPr>
              <w:jc w:val="center"/>
              <w:rPr>
                <w:rFonts w:cs="Times New Roman"/>
                <w:szCs w:val="24"/>
                <w:lang w:eastAsia="zh-CN"/>
              </w:rPr>
            </w:pPr>
          </w:p>
        </w:tc>
        <w:tc>
          <w:tcPr>
            <w:tcW w:w="505" w:type="pct"/>
            <w:noWrap/>
            <w:vAlign w:val="bottom"/>
            <w:hideMark/>
          </w:tcPr>
          <w:p w14:paraId="53FACE11" w14:textId="77777777" w:rsidR="009F63DD" w:rsidRPr="00D43E06" w:rsidRDefault="009F63DD" w:rsidP="000F4FCF">
            <w:pPr>
              <w:jc w:val="center"/>
              <w:rPr>
                <w:rFonts w:cs="Times New Roman"/>
                <w:szCs w:val="24"/>
                <w:lang w:eastAsia="zh-CN"/>
              </w:rPr>
            </w:pPr>
          </w:p>
        </w:tc>
        <w:tc>
          <w:tcPr>
            <w:tcW w:w="630" w:type="pct"/>
            <w:noWrap/>
            <w:vAlign w:val="bottom"/>
            <w:hideMark/>
          </w:tcPr>
          <w:p w14:paraId="57C0574A" w14:textId="77777777" w:rsidR="009F63DD" w:rsidRPr="00D43E06" w:rsidRDefault="009F63DD" w:rsidP="000F4FCF">
            <w:pPr>
              <w:jc w:val="center"/>
              <w:rPr>
                <w:rFonts w:cs="Times New Roman"/>
                <w:szCs w:val="24"/>
                <w:lang w:eastAsia="zh-CN"/>
              </w:rPr>
            </w:pPr>
          </w:p>
        </w:tc>
        <w:tc>
          <w:tcPr>
            <w:tcW w:w="337" w:type="pct"/>
            <w:noWrap/>
            <w:vAlign w:val="bottom"/>
            <w:hideMark/>
          </w:tcPr>
          <w:p w14:paraId="08E1880E" w14:textId="77777777" w:rsidR="009F63DD" w:rsidRPr="00D43E06" w:rsidRDefault="009F63DD" w:rsidP="000F4FCF">
            <w:pPr>
              <w:jc w:val="center"/>
              <w:rPr>
                <w:rFonts w:cs="Times New Roman"/>
                <w:szCs w:val="24"/>
                <w:lang w:eastAsia="zh-CN"/>
              </w:rPr>
            </w:pPr>
            <w:r w:rsidRPr="00D43E06">
              <w:rPr>
                <w:rFonts w:cs="Times New Roman"/>
                <w:color w:val="000000"/>
                <w:szCs w:val="24"/>
              </w:rPr>
              <w:t>.85</w:t>
            </w:r>
          </w:p>
        </w:tc>
        <w:tc>
          <w:tcPr>
            <w:tcW w:w="303" w:type="pct"/>
          </w:tcPr>
          <w:p w14:paraId="4F2D3037" w14:textId="77777777" w:rsidR="009F63DD" w:rsidRPr="00D43E06" w:rsidRDefault="009F63DD" w:rsidP="000F4FCF">
            <w:pPr>
              <w:jc w:val="center"/>
              <w:rPr>
                <w:rFonts w:cs="Times New Roman"/>
                <w:szCs w:val="24"/>
                <w:lang w:eastAsia="zh-CN"/>
              </w:rPr>
            </w:pPr>
            <w:r>
              <w:rPr>
                <w:rFonts w:cs="Times New Roman" w:hint="eastAsia"/>
                <w:szCs w:val="24"/>
                <w:lang w:eastAsia="zh-CN"/>
              </w:rPr>
              <w:t>.88</w:t>
            </w:r>
          </w:p>
        </w:tc>
        <w:tc>
          <w:tcPr>
            <w:tcW w:w="353" w:type="pct"/>
            <w:noWrap/>
            <w:vAlign w:val="center"/>
            <w:hideMark/>
          </w:tcPr>
          <w:p w14:paraId="139F917D" w14:textId="77777777" w:rsidR="009F63DD" w:rsidRPr="00D43E06" w:rsidRDefault="009F63DD" w:rsidP="000F4FCF">
            <w:pPr>
              <w:jc w:val="center"/>
              <w:rPr>
                <w:rFonts w:cs="Times New Roman"/>
                <w:szCs w:val="24"/>
                <w:lang w:eastAsia="zh-CN"/>
              </w:rPr>
            </w:pPr>
            <w:r w:rsidRPr="00D43E06">
              <w:rPr>
                <w:rFonts w:cs="Times New Roman"/>
                <w:szCs w:val="24"/>
              </w:rPr>
              <w:t>.8</w:t>
            </w:r>
            <w:r>
              <w:rPr>
                <w:rFonts w:cs="Times New Roman"/>
                <w:szCs w:val="24"/>
              </w:rPr>
              <w:t>8</w:t>
            </w:r>
          </w:p>
        </w:tc>
        <w:tc>
          <w:tcPr>
            <w:tcW w:w="450" w:type="pct"/>
            <w:noWrap/>
            <w:vAlign w:val="center"/>
            <w:hideMark/>
          </w:tcPr>
          <w:p w14:paraId="6B9D2447" w14:textId="77777777" w:rsidR="009F63DD" w:rsidRPr="00D43E06" w:rsidRDefault="009F63DD" w:rsidP="000F4FCF">
            <w:pPr>
              <w:jc w:val="center"/>
              <w:rPr>
                <w:rFonts w:cs="Times New Roman"/>
                <w:szCs w:val="24"/>
                <w:lang w:eastAsia="zh-CN"/>
              </w:rPr>
            </w:pPr>
            <w:r w:rsidRPr="00D43E06">
              <w:rPr>
                <w:rFonts w:cs="Times New Roman"/>
                <w:szCs w:val="24"/>
              </w:rPr>
              <w:t>.5</w:t>
            </w:r>
            <w:r>
              <w:rPr>
                <w:rFonts w:cs="Times New Roman"/>
                <w:szCs w:val="24"/>
              </w:rPr>
              <w:t>5</w:t>
            </w:r>
          </w:p>
        </w:tc>
      </w:tr>
      <w:tr w:rsidR="009F63DD" w:rsidRPr="00D43E06" w14:paraId="6C885FE7" w14:textId="77777777" w:rsidTr="000F4FCF">
        <w:trPr>
          <w:trHeight w:val="315"/>
        </w:trPr>
        <w:tc>
          <w:tcPr>
            <w:tcW w:w="621" w:type="pct"/>
            <w:noWrap/>
            <w:vAlign w:val="center"/>
            <w:hideMark/>
          </w:tcPr>
          <w:p w14:paraId="4DF15D02" w14:textId="77777777" w:rsidR="009F63DD" w:rsidRPr="00D43E06" w:rsidRDefault="009F63DD" w:rsidP="000F4FCF">
            <w:pPr>
              <w:jc w:val="center"/>
              <w:rPr>
                <w:rFonts w:cs="Times New Roman"/>
                <w:szCs w:val="24"/>
                <w:lang w:eastAsia="zh-CN"/>
              </w:rPr>
            </w:pPr>
          </w:p>
        </w:tc>
        <w:tc>
          <w:tcPr>
            <w:tcW w:w="537" w:type="pct"/>
            <w:noWrap/>
            <w:vAlign w:val="center"/>
            <w:hideMark/>
          </w:tcPr>
          <w:p w14:paraId="3F89F57C" w14:textId="77777777" w:rsidR="009F63DD" w:rsidRPr="00D43E06" w:rsidRDefault="009F63DD" w:rsidP="000F4FCF">
            <w:pPr>
              <w:jc w:val="center"/>
              <w:rPr>
                <w:rFonts w:cs="Times New Roman"/>
                <w:szCs w:val="24"/>
                <w:lang w:eastAsia="zh-CN"/>
              </w:rPr>
            </w:pPr>
            <w:r w:rsidRPr="00D43E06">
              <w:rPr>
                <w:rFonts w:cs="Times New Roman"/>
                <w:szCs w:val="24"/>
                <w:lang w:eastAsia="zh-CN"/>
              </w:rPr>
              <w:t>POS2</w:t>
            </w:r>
          </w:p>
        </w:tc>
        <w:tc>
          <w:tcPr>
            <w:tcW w:w="714" w:type="pct"/>
            <w:noWrap/>
            <w:vAlign w:val="bottom"/>
            <w:hideMark/>
          </w:tcPr>
          <w:p w14:paraId="2A9B7522" w14:textId="77777777" w:rsidR="009F63DD" w:rsidRPr="00D43E06" w:rsidRDefault="009F63DD" w:rsidP="000F4FCF">
            <w:pPr>
              <w:jc w:val="center"/>
              <w:rPr>
                <w:rFonts w:cs="Times New Roman"/>
                <w:szCs w:val="24"/>
                <w:lang w:eastAsia="zh-CN"/>
              </w:rPr>
            </w:pPr>
            <w:r w:rsidRPr="00D43E06">
              <w:rPr>
                <w:rFonts w:cs="Times New Roman"/>
                <w:color w:val="000000"/>
                <w:szCs w:val="24"/>
              </w:rPr>
              <w:t>1.03</w:t>
            </w:r>
          </w:p>
        </w:tc>
        <w:tc>
          <w:tcPr>
            <w:tcW w:w="549" w:type="pct"/>
            <w:noWrap/>
            <w:vAlign w:val="bottom"/>
            <w:hideMark/>
          </w:tcPr>
          <w:p w14:paraId="28E96016" w14:textId="77777777" w:rsidR="009F63DD" w:rsidRPr="00D43E06" w:rsidRDefault="009F63DD" w:rsidP="000F4FCF">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1C17F174" w14:textId="77777777" w:rsidR="009F63DD" w:rsidRPr="00D43E06" w:rsidRDefault="009F63DD" w:rsidP="000F4FCF">
            <w:pPr>
              <w:jc w:val="center"/>
              <w:rPr>
                <w:rFonts w:cs="Times New Roman"/>
                <w:szCs w:val="24"/>
                <w:lang w:eastAsia="zh-CN"/>
              </w:rPr>
            </w:pPr>
            <w:r w:rsidRPr="00D43E06">
              <w:rPr>
                <w:rFonts w:cs="Times New Roman"/>
                <w:color w:val="000000"/>
                <w:szCs w:val="24"/>
              </w:rPr>
              <w:t>15.79</w:t>
            </w:r>
          </w:p>
        </w:tc>
        <w:tc>
          <w:tcPr>
            <w:tcW w:w="630" w:type="pct"/>
            <w:noWrap/>
            <w:vAlign w:val="bottom"/>
            <w:hideMark/>
          </w:tcPr>
          <w:p w14:paraId="5D96B13A" w14:textId="77777777" w:rsidR="009F63DD" w:rsidRPr="00D43E06" w:rsidRDefault="009F63DD" w:rsidP="000F4FCF">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7919DFD9" w14:textId="77777777" w:rsidR="009F63DD" w:rsidRPr="00D43E06" w:rsidRDefault="009F63DD" w:rsidP="000F4FCF">
            <w:pPr>
              <w:jc w:val="center"/>
              <w:rPr>
                <w:rFonts w:cs="Times New Roman"/>
                <w:szCs w:val="24"/>
                <w:lang w:eastAsia="zh-CN"/>
              </w:rPr>
            </w:pPr>
            <w:r w:rsidRPr="00D43E06">
              <w:rPr>
                <w:rFonts w:cs="Times New Roman"/>
                <w:color w:val="000000"/>
                <w:szCs w:val="24"/>
              </w:rPr>
              <w:t>.88</w:t>
            </w:r>
          </w:p>
        </w:tc>
        <w:tc>
          <w:tcPr>
            <w:tcW w:w="303" w:type="pct"/>
          </w:tcPr>
          <w:p w14:paraId="70AD899B" w14:textId="77777777" w:rsidR="009F63DD" w:rsidRPr="00D43E06" w:rsidRDefault="009F63DD" w:rsidP="000F4FCF">
            <w:pPr>
              <w:jc w:val="center"/>
              <w:rPr>
                <w:rFonts w:cs="Times New Roman"/>
                <w:szCs w:val="24"/>
                <w:lang w:eastAsia="zh-CN"/>
              </w:rPr>
            </w:pPr>
          </w:p>
        </w:tc>
        <w:tc>
          <w:tcPr>
            <w:tcW w:w="353" w:type="pct"/>
            <w:noWrap/>
            <w:vAlign w:val="center"/>
            <w:hideMark/>
          </w:tcPr>
          <w:p w14:paraId="4C84F03A" w14:textId="77777777" w:rsidR="009F63DD" w:rsidRPr="00D43E06" w:rsidRDefault="009F63DD" w:rsidP="000F4FCF">
            <w:pPr>
              <w:jc w:val="center"/>
              <w:rPr>
                <w:rFonts w:cs="Times New Roman"/>
                <w:szCs w:val="24"/>
                <w:lang w:eastAsia="zh-CN"/>
              </w:rPr>
            </w:pPr>
          </w:p>
        </w:tc>
        <w:tc>
          <w:tcPr>
            <w:tcW w:w="450" w:type="pct"/>
            <w:noWrap/>
            <w:vAlign w:val="center"/>
            <w:hideMark/>
          </w:tcPr>
          <w:p w14:paraId="2300B0B9" w14:textId="77777777" w:rsidR="009F63DD" w:rsidRPr="00D43E06" w:rsidRDefault="009F63DD" w:rsidP="000F4FCF">
            <w:pPr>
              <w:jc w:val="center"/>
              <w:rPr>
                <w:rFonts w:cs="Times New Roman"/>
                <w:szCs w:val="24"/>
                <w:lang w:eastAsia="zh-CN"/>
              </w:rPr>
            </w:pPr>
          </w:p>
        </w:tc>
      </w:tr>
      <w:tr w:rsidR="009F63DD" w:rsidRPr="00D43E06" w14:paraId="41D400A6" w14:textId="77777777" w:rsidTr="000F4FCF">
        <w:trPr>
          <w:trHeight w:val="315"/>
        </w:trPr>
        <w:tc>
          <w:tcPr>
            <w:tcW w:w="621" w:type="pct"/>
            <w:noWrap/>
            <w:vAlign w:val="center"/>
            <w:hideMark/>
          </w:tcPr>
          <w:p w14:paraId="46D411AF" w14:textId="77777777" w:rsidR="009F63DD" w:rsidRPr="00D43E06" w:rsidRDefault="009F63DD" w:rsidP="000F4FCF">
            <w:pPr>
              <w:jc w:val="center"/>
              <w:rPr>
                <w:rFonts w:cs="Times New Roman"/>
                <w:szCs w:val="24"/>
                <w:lang w:eastAsia="zh-CN"/>
              </w:rPr>
            </w:pPr>
          </w:p>
        </w:tc>
        <w:tc>
          <w:tcPr>
            <w:tcW w:w="537" w:type="pct"/>
            <w:noWrap/>
            <w:vAlign w:val="center"/>
            <w:hideMark/>
          </w:tcPr>
          <w:p w14:paraId="50B74EA6" w14:textId="77777777" w:rsidR="009F63DD" w:rsidRPr="00D43E06" w:rsidRDefault="009F63DD" w:rsidP="000F4FCF">
            <w:pPr>
              <w:jc w:val="center"/>
              <w:rPr>
                <w:rFonts w:cs="Times New Roman"/>
                <w:szCs w:val="24"/>
                <w:lang w:eastAsia="zh-CN"/>
              </w:rPr>
            </w:pPr>
            <w:r w:rsidRPr="00D43E06">
              <w:rPr>
                <w:rFonts w:cs="Times New Roman"/>
                <w:szCs w:val="24"/>
                <w:lang w:eastAsia="zh-CN"/>
              </w:rPr>
              <w:t>POS3</w:t>
            </w:r>
          </w:p>
        </w:tc>
        <w:tc>
          <w:tcPr>
            <w:tcW w:w="714" w:type="pct"/>
            <w:noWrap/>
            <w:vAlign w:val="bottom"/>
            <w:hideMark/>
          </w:tcPr>
          <w:p w14:paraId="23511B9C" w14:textId="77777777" w:rsidR="009F63DD" w:rsidRPr="00D43E06" w:rsidRDefault="009F63DD" w:rsidP="000F4FCF">
            <w:pPr>
              <w:jc w:val="center"/>
              <w:rPr>
                <w:rFonts w:cs="Times New Roman"/>
                <w:szCs w:val="24"/>
                <w:lang w:eastAsia="zh-CN"/>
              </w:rPr>
            </w:pPr>
            <w:r w:rsidRPr="00D43E06">
              <w:rPr>
                <w:rFonts w:cs="Times New Roman"/>
                <w:color w:val="000000"/>
                <w:szCs w:val="24"/>
              </w:rPr>
              <w:t>.74</w:t>
            </w:r>
          </w:p>
        </w:tc>
        <w:tc>
          <w:tcPr>
            <w:tcW w:w="549" w:type="pct"/>
            <w:noWrap/>
            <w:vAlign w:val="bottom"/>
            <w:hideMark/>
          </w:tcPr>
          <w:p w14:paraId="799CF953" w14:textId="77777777" w:rsidR="009F63DD" w:rsidRPr="00D43E06" w:rsidRDefault="009F63DD" w:rsidP="000F4FCF">
            <w:pPr>
              <w:jc w:val="center"/>
              <w:rPr>
                <w:rFonts w:cs="Times New Roman"/>
                <w:szCs w:val="24"/>
                <w:lang w:eastAsia="zh-CN"/>
              </w:rPr>
            </w:pPr>
            <w:r w:rsidRPr="00D43E06">
              <w:rPr>
                <w:rFonts w:cs="Times New Roman"/>
                <w:color w:val="000000"/>
                <w:szCs w:val="24"/>
              </w:rPr>
              <w:t>.06</w:t>
            </w:r>
          </w:p>
        </w:tc>
        <w:tc>
          <w:tcPr>
            <w:tcW w:w="505" w:type="pct"/>
            <w:noWrap/>
            <w:vAlign w:val="bottom"/>
            <w:hideMark/>
          </w:tcPr>
          <w:p w14:paraId="1615D433" w14:textId="77777777" w:rsidR="009F63DD" w:rsidRPr="00D43E06" w:rsidRDefault="009F63DD" w:rsidP="000F4FCF">
            <w:pPr>
              <w:jc w:val="center"/>
              <w:rPr>
                <w:rFonts w:cs="Times New Roman"/>
                <w:szCs w:val="24"/>
                <w:lang w:eastAsia="zh-CN"/>
              </w:rPr>
            </w:pPr>
            <w:r w:rsidRPr="00D43E06">
              <w:rPr>
                <w:rFonts w:cs="Times New Roman"/>
                <w:color w:val="000000"/>
                <w:szCs w:val="24"/>
              </w:rPr>
              <w:t>11.79</w:t>
            </w:r>
          </w:p>
        </w:tc>
        <w:tc>
          <w:tcPr>
            <w:tcW w:w="630" w:type="pct"/>
            <w:noWrap/>
            <w:vAlign w:val="bottom"/>
            <w:hideMark/>
          </w:tcPr>
          <w:p w14:paraId="5E7A637F" w14:textId="77777777" w:rsidR="009F63DD" w:rsidRPr="00D43E06" w:rsidRDefault="009F63DD" w:rsidP="000F4FCF">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1847D71B" w14:textId="77777777" w:rsidR="009F63DD" w:rsidRPr="00D43E06" w:rsidRDefault="009F63DD" w:rsidP="000F4FCF">
            <w:pPr>
              <w:jc w:val="center"/>
              <w:rPr>
                <w:rFonts w:cs="Times New Roman"/>
                <w:szCs w:val="24"/>
                <w:lang w:eastAsia="zh-CN"/>
              </w:rPr>
            </w:pPr>
            <w:r w:rsidRPr="00D43E06">
              <w:rPr>
                <w:rFonts w:cs="Times New Roman"/>
                <w:color w:val="000000"/>
                <w:szCs w:val="24"/>
              </w:rPr>
              <w:t>.71</w:t>
            </w:r>
          </w:p>
        </w:tc>
        <w:tc>
          <w:tcPr>
            <w:tcW w:w="303" w:type="pct"/>
          </w:tcPr>
          <w:p w14:paraId="1713E3BA" w14:textId="77777777" w:rsidR="009F63DD" w:rsidRPr="00D43E06" w:rsidRDefault="009F63DD" w:rsidP="000F4FCF">
            <w:pPr>
              <w:jc w:val="center"/>
              <w:rPr>
                <w:rFonts w:cs="Times New Roman"/>
                <w:szCs w:val="24"/>
                <w:lang w:eastAsia="zh-CN"/>
              </w:rPr>
            </w:pPr>
          </w:p>
        </w:tc>
        <w:tc>
          <w:tcPr>
            <w:tcW w:w="353" w:type="pct"/>
            <w:noWrap/>
            <w:vAlign w:val="center"/>
            <w:hideMark/>
          </w:tcPr>
          <w:p w14:paraId="711423E5" w14:textId="77777777" w:rsidR="009F63DD" w:rsidRPr="00D43E06" w:rsidRDefault="009F63DD" w:rsidP="000F4FCF">
            <w:pPr>
              <w:jc w:val="center"/>
              <w:rPr>
                <w:rFonts w:cs="Times New Roman"/>
                <w:szCs w:val="24"/>
                <w:lang w:eastAsia="zh-CN"/>
              </w:rPr>
            </w:pPr>
          </w:p>
        </w:tc>
        <w:tc>
          <w:tcPr>
            <w:tcW w:w="450" w:type="pct"/>
            <w:noWrap/>
            <w:vAlign w:val="center"/>
            <w:hideMark/>
          </w:tcPr>
          <w:p w14:paraId="2CB1F36A" w14:textId="77777777" w:rsidR="009F63DD" w:rsidRPr="00D43E06" w:rsidRDefault="009F63DD" w:rsidP="000F4FCF">
            <w:pPr>
              <w:jc w:val="center"/>
              <w:rPr>
                <w:rFonts w:cs="Times New Roman"/>
                <w:szCs w:val="24"/>
                <w:lang w:eastAsia="zh-CN"/>
              </w:rPr>
            </w:pPr>
          </w:p>
        </w:tc>
      </w:tr>
      <w:tr w:rsidR="009F63DD" w:rsidRPr="00D43E06" w14:paraId="523FD097" w14:textId="77777777" w:rsidTr="000F4FCF">
        <w:trPr>
          <w:trHeight w:val="315"/>
        </w:trPr>
        <w:tc>
          <w:tcPr>
            <w:tcW w:w="621" w:type="pct"/>
            <w:noWrap/>
            <w:vAlign w:val="center"/>
            <w:hideMark/>
          </w:tcPr>
          <w:p w14:paraId="7D29C3A8" w14:textId="77777777" w:rsidR="009F63DD" w:rsidRPr="00D43E06" w:rsidRDefault="009F63DD" w:rsidP="000F4FCF">
            <w:pPr>
              <w:jc w:val="center"/>
              <w:rPr>
                <w:rFonts w:cs="Times New Roman"/>
                <w:szCs w:val="24"/>
                <w:lang w:eastAsia="zh-CN"/>
              </w:rPr>
            </w:pPr>
          </w:p>
        </w:tc>
        <w:tc>
          <w:tcPr>
            <w:tcW w:w="537" w:type="pct"/>
            <w:noWrap/>
            <w:vAlign w:val="center"/>
            <w:hideMark/>
          </w:tcPr>
          <w:p w14:paraId="4643FEB0" w14:textId="77777777" w:rsidR="009F63DD" w:rsidRPr="00D43E06" w:rsidRDefault="009F63DD" w:rsidP="000F4FCF">
            <w:pPr>
              <w:jc w:val="center"/>
              <w:rPr>
                <w:rFonts w:cs="Times New Roman"/>
                <w:szCs w:val="24"/>
                <w:lang w:eastAsia="zh-CN"/>
              </w:rPr>
            </w:pPr>
            <w:r w:rsidRPr="00D43E06">
              <w:rPr>
                <w:rFonts w:cs="Times New Roman"/>
                <w:szCs w:val="24"/>
                <w:lang w:eastAsia="zh-CN"/>
              </w:rPr>
              <w:t>POS4</w:t>
            </w:r>
          </w:p>
        </w:tc>
        <w:tc>
          <w:tcPr>
            <w:tcW w:w="714" w:type="pct"/>
            <w:noWrap/>
            <w:vAlign w:val="bottom"/>
            <w:hideMark/>
          </w:tcPr>
          <w:p w14:paraId="398E8D1D" w14:textId="77777777" w:rsidR="009F63DD" w:rsidRPr="00D43E06" w:rsidRDefault="009F63DD" w:rsidP="000F4FCF">
            <w:pPr>
              <w:jc w:val="center"/>
              <w:rPr>
                <w:rFonts w:cs="Times New Roman"/>
                <w:szCs w:val="24"/>
                <w:lang w:eastAsia="zh-CN"/>
              </w:rPr>
            </w:pPr>
            <w:r w:rsidRPr="00D43E06">
              <w:rPr>
                <w:rFonts w:cs="Times New Roman"/>
                <w:color w:val="000000"/>
                <w:szCs w:val="24"/>
              </w:rPr>
              <w:t>.71</w:t>
            </w:r>
          </w:p>
        </w:tc>
        <w:tc>
          <w:tcPr>
            <w:tcW w:w="549" w:type="pct"/>
            <w:noWrap/>
            <w:vAlign w:val="bottom"/>
            <w:hideMark/>
          </w:tcPr>
          <w:p w14:paraId="2CC86FF2" w14:textId="77777777" w:rsidR="009F63DD" w:rsidRPr="00D43E06" w:rsidRDefault="009F63DD" w:rsidP="000F4FCF">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207B6BA9" w14:textId="77777777" w:rsidR="009F63DD" w:rsidRPr="00D43E06" w:rsidRDefault="009F63DD" w:rsidP="000F4FCF">
            <w:pPr>
              <w:jc w:val="center"/>
              <w:rPr>
                <w:rFonts w:cs="Times New Roman"/>
                <w:szCs w:val="24"/>
                <w:lang w:eastAsia="zh-CN"/>
              </w:rPr>
            </w:pPr>
            <w:r w:rsidRPr="00D43E06">
              <w:rPr>
                <w:rFonts w:cs="Times New Roman"/>
                <w:color w:val="000000"/>
                <w:szCs w:val="24"/>
              </w:rPr>
              <w:t>10.10</w:t>
            </w:r>
          </w:p>
        </w:tc>
        <w:tc>
          <w:tcPr>
            <w:tcW w:w="630" w:type="pct"/>
            <w:noWrap/>
            <w:vAlign w:val="bottom"/>
            <w:hideMark/>
          </w:tcPr>
          <w:p w14:paraId="39DDF694" w14:textId="77777777" w:rsidR="009F63DD" w:rsidRPr="00D43E06" w:rsidRDefault="009F63DD" w:rsidP="000F4FCF">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134970D9" w14:textId="77777777" w:rsidR="009F63DD" w:rsidRPr="00D43E06" w:rsidRDefault="009F63DD" w:rsidP="000F4FCF">
            <w:pPr>
              <w:jc w:val="center"/>
              <w:rPr>
                <w:rFonts w:cs="Times New Roman"/>
                <w:szCs w:val="24"/>
                <w:lang w:eastAsia="zh-CN"/>
              </w:rPr>
            </w:pPr>
            <w:r w:rsidRPr="00D43E06">
              <w:rPr>
                <w:rFonts w:cs="Times New Roman"/>
                <w:color w:val="000000"/>
                <w:szCs w:val="24"/>
              </w:rPr>
              <w:t>.63</w:t>
            </w:r>
          </w:p>
        </w:tc>
        <w:tc>
          <w:tcPr>
            <w:tcW w:w="303" w:type="pct"/>
          </w:tcPr>
          <w:p w14:paraId="037AE996" w14:textId="77777777" w:rsidR="009F63DD" w:rsidRPr="00D43E06" w:rsidRDefault="009F63DD" w:rsidP="000F4FCF">
            <w:pPr>
              <w:jc w:val="center"/>
              <w:rPr>
                <w:rFonts w:cs="Times New Roman"/>
                <w:szCs w:val="24"/>
                <w:lang w:eastAsia="zh-CN"/>
              </w:rPr>
            </w:pPr>
          </w:p>
        </w:tc>
        <w:tc>
          <w:tcPr>
            <w:tcW w:w="353" w:type="pct"/>
            <w:noWrap/>
            <w:vAlign w:val="center"/>
            <w:hideMark/>
          </w:tcPr>
          <w:p w14:paraId="1D5FCE2D" w14:textId="77777777" w:rsidR="009F63DD" w:rsidRPr="00D43E06" w:rsidRDefault="009F63DD" w:rsidP="000F4FCF">
            <w:pPr>
              <w:jc w:val="center"/>
              <w:rPr>
                <w:rFonts w:cs="Times New Roman"/>
                <w:szCs w:val="24"/>
                <w:lang w:eastAsia="zh-CN"/>
              </w:rPr>
            </w:pPr>
          </w:p>
        </w:tc>
        <w:tc>
          <w:tcPr>
            <w:tcW w:w="450" w:type="pct"/>
            <w:noWrap/>
            <w:vAlign w:val="center"/>
            <w:hideMark/>
          </w:tcPr>
          <w:p w14:paraId="7F754E0A" w14:textId="77777777" w:rsidR="009F63DD" w:rsidRPr="00D43E06" w:rsidRDefault="009F63DD" w:rsidP="000F4FCF">
            <w:pPr>
              <w:jc w:val="center"/>
              <w:rPr>
                <w:rFonts w:cs="Times New Roman"/>
                <w:szCs w:val="24"/>
                <w:lang w:eastAsia="zh-CN"/>
              </w:rPr>
            </w:pPr>
          </w:p>
        </w:tc>
      </w:tr>
      <w:tr w:rsidR="009F63DD" w:rsidRPr="00D43E06" w14:paraId="342CADDC" w14:textId="77777777" w:rsidTr="000F4FCF">
        <w:trPr>
          <w:trHeight w:val="315"/>
        </w:trPr>
        <w:tc>
          <w:tcPr>
            <w:tcW w:w="621" w:type="pct"/>
            <w:noWrap/>
            <w:vAlign w:val="center"/>
            <w:hideMark/>
          </w:tcPr>
          <w:p w14:paraId="75320D8A" w14:textId="77777777" w:rsidR="009F63DD" w:rsidRPr="00D43E06" w:rsidRDefault="009F63DD" w:rsidP="000F4FCF">
            <w:pPr>
              <w:jc w:val="center"/>
              <w:rPr>
                <w:rFonts w:cs="Times New Roman"/>
                <w:szCs w:val="24"/>
                <w:lang w:eastAsia="zh-CN"/>
              </w:rPr>
            </w:pPr>
          </w:p>
        </w:tc>
        <w:tc>
          <w:tcPr>
            <w:tcW w:w="537" w:type="pct"/>
            <w:noWrap/>
            <w:vAlign w:val="center"/>
            <w:hideMark/>
          </w:tcPr>
          <w:p w14:paraId="1C3E5B6D" w14:textId="77777777" w:rsidR="009F63DD" w:rsidRPr="00D43E06" w:rsidRDefault="009F63DD" w:rsidP="000F4FCF">
            <w:pPr>
              <w:jc w:val="center"/>
              <w:rPr>
                <w:rFonts w:cs="Times New Roman"/>
                <w:szCs w:val="24"/>
                <w:lang w:eastAsia="zh-CN"/>
              </w:rPr>
            </w:pPr>
            <w:r w:rsidRPr="00D43E06">
              <w:rPr>
                <w:rFonts w:cs="Times New Roman"/>
                <w:szCs w:val="24"/>
                <w:lang w:eastAsia="zh-CN"/>
              </w:rPr>
              <w:t>POS5</w:t>
            </w:r>
          </w:p>
        </w:tc>
        <w:tc>
          <w:tcPr>
            <w:tcW w:w="714" w:type="pct"/>
            <w:noWrap/>
            <w:vAlign w:val="bottom"/>
            <w:hideMark/>
          </w:tcPr>
          <w:p w14:paraId="1F46147B" w14:textId="77777777" w:rsidR="009F63DD" w:rsidRPr="00D43E06" w:rsidRDefault="009F63DD" w:rsidP="000F4FCF">
            <w:pPr>
              <w:jc w:val="center"/>
              <w:rPr>
                <w:rFonts w:cs="Times New Roman"/>
                <w:szCs w:val="24"/>
                <w:lang w:eastAsia="zh-CN"/>
              </w:rPr>
            </w:pPr>
            <w:r w:rsidRPr="00D43E06">
              <w:rPr>
                <w:rFonts w:cs="Times New Roman"/>
                <w:color w:val="000000"/>
                <w:szCs w:val="24"/>
              </w:rPr>
              <w:t>.84</w:t>
            </w:r>
          </w:p>
        </w:tc>
        <w:tc>
          <w:tcPr>
            <w:tcW w:w="549" w:type="pct"/>
            <w:noWrap/>
            <w:vAlign w:val="bottom"/>
            <w:hideMark/>
          </w:tcPr>
          <w:p w14:paraId="5E8C68C8" w14:textId="77777777" w:rsidR="009F63DD" w:rsidRPr="00D43E06" w:rsidRDefault="009F63DD" w:rsidP="000F4FCF">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4B9CA00A" w14:textId="77777777" w:rsidR="009F63DD" w:rsidRPr="00D43E06" w:rsidRDefault="009F63DD" w:rsidP="000F4FCF">
            <w:pPr>
              <w:jc w:val="center"/>
              <w:rPr>
                <w:rFonts w:cs="Times New Roman"/>
                <w:szCs w:val="24"/>
                <w:lang w:eastAsia="zh-CN"/>
              </w:rPr>
            </w:pPr>
            <w:r w:rsidRPr="00D43E06">
              <w:rPr>
                <w:rFonts w:cs="Times New Roman"/>
                <w:color w:val="000000"/>
                <w:szCs w:val="24"/>
              </w:rPr>
              <w:t>11.90</w:t>
            </w:r>
          </w:p>
        </w:tc>
        <w:tc>
          <w:tcPr>
            <w:tcW w:w="630" w:type="pct"/>
            <w:noWrap/>
            <w:vAlign w:val="bottom"/>
            <w:hideMark/>
          </w:tcPr>
          <w:p w14:paraId="52B4823D" w14:textId="77777777" w:rsidR="009F63DD" w:rsidRPr="00D43E06" w:rsidRDefault="009F63DD" w:rsidP="000F4FCF">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71F5397F" w14:textId="77777777" w:rsidR="009F63DD" w:rsidRPr="00D43E06" w:rsidRDefault="009F63DD" w:rsidP="000F4FCF">
            <w:pPr>
              <w:jc w:val="center"/>
              <w:rPr>
                <w:rFonts w:cs="Times New Roman"/>
                <w:szCs w:val="24"/>
                <w:lang w:eastAsia="zh-CN"/>
              </w:rPr>
            </w:pPr>
            <w:r w:rsidRPr="00D43E06">
              <w:rPr>
                <w:rFonts w:cs="Times New Roman"/>
                <w:color w:val="000000"/>
                <w:szCs w:val="24"/>
              </w:rPr>
              <w:t>.72</w:t>
            </w:r>
          </w:p>
        </w:tc>
        <w:tc>
          <w:tcPr>
            <w:tcW w:w="303" w:type="pct"/>
          </w:tcPr>
          <w:p w14:paraId="67ABA715" w14:textId="77777777" w:rsidR="009F63DD" w:rsidRPr="00D43E06" w:rsidRDefault="009F63DD" w:rsidP="000F4FCF">
            <w:pPr>
              <w:jc w:val="center"/>
              <w:rPr>
                <w:rFonts w:cs="Times New Roman"/>
                <w:szCs w:val="24"/>
                <w:lang w:eastAsia="zh-CN"/>
              </w:rPr>
            </w:pPr>
          </w:p>
        </w:tc>
        <w:tc>
          <w:tcPr>
            <w:tcW w:w="353" w:type="pct"/>
            <w:noWrap/>
            <w:vAlign w:val="center"/>
            <w:hideMark/>
          </w:tcPr>
          <w:p w14:paraId="3F35CAD6" w14:textId="77777777" w:rsidR="009F63DD" w:rsidRPr="00D43E06" w:rsidRDefault="009F63DD" w:rsidP="000F4FCF">
            <w:pPr>
              <w:jc w:val="center"/>
              <w:rPr>
                <w:rFonts w:cs="Times New Roman"/>
                <w:szCs w:val="24"/>
                <w:lang w:eastAsia="zh-CN"/>
              </w:rPr>
            </w:pPr>
          </w:p>
        </w:tc>
        <w:tc>
          <w:tcPr>
            <w:tcW w:w="450" w:type="pct"/>
            <w:noWrap/>
            <w:vAlign w:val="center"/>
            <w:hideMark/>
          </w:tcPr>
          <w:p w14:paraId="0DB35766" w14:textId="77777777" w:rsidR="009F63DD" w:rsidRPr="00D43E06" w:rsidRDefault="009F63DD" w:rsidP="000F4FCF">
            <w:pPr>
              <w:jc w:val="center"/>
              <w:rPr>
                <w:rFonts w:cs="Times New Roman"/>
                <w:szCs w:val="24"/>
                <w:lang w:eastAsia="zh-CN"/>
              </w:rPr>
            </w:pPr>
          </w:p>
        </w:tc>
      </w:tr>
      <w:tr w:rsidR="009F63DD" w:rsidRPr="00D43E06" w14:paraId="362E7A8E" w14:textId="77777777" w:rsidTr="000F4FCF">
        <w:trPr>
          <w:trHeight w:val="315"/>
        </w:trPr>
        <w:tc>
          <w:tcPr>
            <w:tcW w:w="621" w:type="pct"/>
            <w:tcBorders>
              <w:bottom w:val="single" w:sz="12" w:space="0" w:color="auto"/>
            </w:tcBorders>
            <w:noWrap/>
            <w:vAlign w:val="center"/>
          </w:tcPr>
          <w:p w14:paraId="3116A78A" w14:textId="77777777" w:rsidR="009F63DD" w:rsidRPr="00D43E06" w:rsidRDefault="009F63DD" w:rsidP="000F4FCF">
            <w:pPr>
              <w:jc w:val="center"/>
              <w:rPr>
                <w:rFonts w:cs="Times New Roman"/>
                <w:szCs w:val="24"/>
                <w:lang w:eastAsia="zh-CN"/>
              </w:rPr>
            </w:pPr>
          </w:p>
        </w:tc>
        <w:tc>
          <w:tcPr>
            <w:tcW w:w="537" w:type="pct"/>
            <w:tcBorders>
              <w:bottom w:val="single" w:sz="12" w:space="0" w:color="auto"/>
            </w:tcBorders>
            <w:noWrap/>
            <w:vAlign w:val="center"/>
          </w:tcPr>
          <w:p w14:paraId="4D263212" w14:textId="77777777" w:rsidR="009F63DD" w:rsidRPr="00D43E06" w:rsidRDefault="009F63DD" w:rsidP="000F4FCF">
            <w:pPr>
              <w:jc w:val="center"/>
              <w:rPr>
                <w:rFonts w:cs="Times New Roman"/>
                <w:szCs w:val="24"/>
                <w:lang w:eastAsia="zh-CN"/>
              </w:rPr>
            </w:pPr>
            <w:r w:rsidRPr="00D43E06">
              <w:rPr>
                <w:rFonts w:cs="Times New Roman"/>
                <w:szCs w:val="24"/>
                <w:lang w:eastAsia="zh-CN"/>
              </w:rPr>
              <w:t>POS6</w:t>
            </w:r>
          </w:p>
        </w:tc>
        <w:tc>
          <w:tcPr>
            <w:tcW w:w="714" w:type="pct"/>
            <w:tcBorders>
              <w:bottom w:val="single" w:sz="12" w:space="0" w:color="auto"/>
            </w:tcBorders>
            <w:noWrap/>
            <w:vAlign w:val="bottom"/>
          </w:tcPr>
          <w:p w14:paraId="4D5BCDAE" w14:textId="77777777" w:rsidR="009F63DD" w:rsidRPr="00D43E06" w:rsidRDefault="009F63DD" w:rsidP="000F4FCF">
            <w:pPr>
              <w:jc w:val="center"/>
              <w:rPr>
                <w:rFonts w:cs="Times New Roman"/>
                <w:szCs w:val="24"/>
              </w:rPr>
            </w:pPr>
            <w:r w:rsidRPr="00D43E06">
              <w:rPr>
                <w:rFonts w:cs="Times New Roman"/>
                <w:color w:val="000000"/>
                <w:szCs w:val="24"/>
              </w:rPr>
              <w:t>.65</w:t>
            </w:r>
          </w:p>
        </w:tc>
        <w:tc>
          <w:tcPr>
            <w:tcW w:w="549" w:type="pct"/>
            <w:tcBorders>
              <w:bottom w:val="single" w:sz="12" w:space="0" w:color="auto"/>
            </w:tcBorders>
            <w:noWrap/>
            <w:vAlign w:val="bottom"/>
          </w:tcPr>
          <w:p w14:paraId="55EE70B0" w14:textId="77777777" w:rsidR="009F63DD" w:rsidRPr="00D43E06" w:rsidRDefault="009F63DD" w:rsidP="000F4FCF">
            <w:pPr>
              <w:jc w:val="center"/>
              <w:rPr>
                <w:rFonts w:cs="Times New Roman"/>
                <w:szCs w:val="24"/>
              </w:rPr>
            </w:pPr>
            <w:r w:rsidRPr="00D43E06">
              <w:rPr>
                <w:rFonts w:cs="Times New Roman"/>
                <w:color w:val="000000"/>
                <w:szCs w:val="24"/>
              </w:rPr>
              <w:t>.06</w:t>
            </w:r>
          </w:p>
        </w:tc>
        <w:tc>
          <w:tcPr>
            <w:tcW w:w="505" w:type="pct"/>
            <w:tcBorders>
              <w:bottom w:val="single" w:sz="12" w:space="0" w:color="auto"/>
            </w:tcBorders>
            <w:noWrap/>
            <w:vAlign w:val="bottom"/>
          </w:tcPr>
          <w:p w14:paraId="37660008" w14:textId="77777777" w:rsidR="009F63DD" w:rsidRPr="00D43E06" w:rsidRDefault="009F63DD" w:rsidP="000F4FCF">
            <w:pPr>
              <w:jc w:val="center"/>
              <w:rPr>
                <w:rFonts w:cs="Times New Roman"/>
                <w:szCs w:val="24"/>
              </w:rPr>
            </w:pPr>
            <w:r w:rsidRPr="00D43E06">
              <w:rPr>
                <w:rFonts w:cs="Times New Roman"/>
                <w:color w:val="000000"/>
                <w:szCs w:val="24"/>
              </w:rPr>
              <w:t>10.13</w:t>
            </w:r>
          </w:p>
        </w:tc>
        <w:tc>
          <w:tcPr>
            <w:tcW w:w="630" w:type="pct"/>
            <w:tcBorders>
              <w:bottom w:val="single" w:sz="12" w:space="0" w:color="auto"/>
            </w:tcBorders>
            <w:noWrap/>
            <w:vAlign w:val="bottom"/>
          </w:tcPr>
          <w:p w14:paraId="5F1C028E" w14:textId="77777777" w:rsidR="009F63DD" w:rsidRPr="00D43E06" w:rsidRDefault="009F63DD" w:rsidP="000F4FCF">
            <w:pPr>
              <w:jc w:val="center"/>
              <w:rPr>
                <w:rFonts w:cs="Times New Roman"/>
                <w:szCs w:val="24"/>
              </w:rPr>
            </w:pPr>
            <w:r w:rsidRPr="00D43E06">
              <w:rPr>
                <w:rFonts w:cs="Times New Roman"/>
                <w:color w:val="000000"/>
                <w:szCs w:val="24"/>
              </w:rPr>
              <w:t>&lt;.001</w:t>
            </w:r>
          </w:p>
        </w:tc>
        <w:tc>
          <w:tcPr>
            <w:tcW w:w="337" w:type="pct"/>
            <w:tcBorders>
              <w:bottom w:val="single" w:sz="12" w:space="0" w:color="auto"/>
            </w:tcBorders>
            <w:noWrap/>
            <w:vAlign w:val="bottom"/>
          </w:tcPr>
          <w:p w14:paraId="509ADEA5" w14:textId="77777777" w:rsidR="009F63DD" w:rsidRPr="00D43E06" w:rsidRDefault="009F63DD" w:rsidP="000F4FCF">
            <w:pPr>
              <w:jc w:val="center"/>
              <w:rPr>
                <w:rFonts w:cs="Times New Roman"/>
                <w:szCs w:val="24"/>
              </w:rPr>
            </w:pPr>
            <w:r w:rsidRPr="00D43E06">
              <w:rPr>
                <w:rFonts w:cs="Times New Roman"/>
                <w:color w:val="000000"/>
                <w:szCs w:val="24"/>
              </w:rPr>
              <w:t>.63</w:t>
            </w:r>
          </w:p>
        </w:tc>
        <w:tc>
          <w:tcPr>
            <w:tcW w:w="303" w:type="pct"/>
            <w:tcBorders>
              <w:bottom w:val="single" w:sz="12" w:space="0" w:color="auto"/>
            </w:tcBorders>
          </w:tcPr>
          <w:p w14:paraId="605C50B5" w14:textId="77777777" w:rsidR="009F63DD" w:rsidRPr="00D43E06" w:rsidRDefault="009F63DD" w:rsidP="000F4FCF">
            <w:pPr>
              <w:jc w:val="center"/>
              <w:rPr>
                <w:rFonts w:cs="Times New Roman"/>
                <w:szCs w:val="24"/>
                <w:lang w:eastAsia="zh-CN"/>
              </w:rPr>
            </w:pPr>
          </w:p>
        </w:tc>
        <w:tc>
          <w:tcPr>
            <w:tcW w:w="353" w:type="pct"/>
            <w:tcBorders>
              <w:bottom w:val="single" w:sz="12" w:space="0" w:color="auto"/>
            </w:tcBorders>
            <w:noWrap/>
            <w:vAlign w:val="center"/>
          </w:tcPr>
          <w:p w14:paraId="509117C1" w14:textId="77777777" w:rsidR="009F63DD" w:rsidRPr="00D43E06" w:rsidRDefault="009F63DD" w:rsidP="000F4FCF">
            <w:pPr>
              <w:jc w:val="center"/>
              <w:rPr>
                <w:rFonts w:cs="Times New Roman"/>
                <w:szCs w:val="24"/>
                <w:lang w:eastAsia="zh-CN"/>
              </w:rPr>
            </w:pPr>
          </w:p>
        </w:tc>
        <w:tc>
          <w:tcPr>
            <w:tcW w:w="450" w:type="pct"/>
            <w:tcBorders>
              <w:bottom w:val="single" w:sz="12" w:space="0" w:color="auto"/>
            </w:tcBorders>
            <w:noWrap/>
            <w:vAlign w:val="center"/>
          </w:tcPr>
          <w:p w14:paraId="69492572" w14:textId="77777777" w:rsidR="009F63DD" w:rsidRPr="00D43E06" w:rsidRDefault="009F63DD" w:rsidP="000F4FCF">
            <w:pPr>
              <w:jc w:val="center"/>
              <w:rPr>
                <w:rFonts w:cs="Times New Roman"/>
                <w:szCs w:val="24"/>
                <w:lang w:eastAsia="zh-CN"/>
              </w:rPr>
            </w:pPr>
          </w:p>
        </w:tc>
      </w:tr>
    </w:tbl>
    <w:p w14:paraId="381DD321" w14:textId="215607D3" w:rsidR="009F63DD" w:rsidRPr="009F63DD" w:rsidRDefault="009F63DD" w:rsidP="002A2F4D">
      <w:pPr>
        <w:ind w:firstLine="480"/>
        <w:rPr>
          <w:rFonts w:cs="Times New Roman"/>
          <w:iCs/>
          <w:lang w:eastAsia="zh-CN"/>
        </w:rPr>
      </w:pPr>
      <w:r w:rsidRPr="00727B85">
        <w:rPr>
          <w:rFonts w:cs="Times New Roman" w:hint="eastAsia"/>
          <w:iCs/>
          <w:lang w:eastAsia="zh-CN"/>
        </w:rPr>
        <w:t>注：</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hint="eastAsia"/>
          <w:iCs/>
          <w:lang w:eastAsia="zh-CN"/>
        </w:rPr>
        <w:t>。</w:t>
      </w:r>
    </w:p>
    <w:p w14:paraId="4D019950" w14:textId="3D34C7CD" w:rsidR="005F7227" w:rsidRPr="00634FC0" w:rsidRDefault="005F7227" w:rsidP="005F7227">
      <w:pPr>
        <w:pStyle w:val="2"/>
        <w:spacing w:before="180" w:after="180"/>
      </w:pPr>
      <w:bookmarkStart w:id="49" w:name="_Toc162021918"/>
      <w:r>
        <w:t>3</w:t>
      </w:r>
      <w:r w:rsidRPr="00634FC0">
        <w:t>.</w:t>
      </w:r>
      <w:r w:rsidR="00CF7E2A">
        <w:rPr>
          <w:rFonts w:hint="eastAsia"/>
          <w:lang w:eastAsia="zh-CN"/>
        </w:rPr>
        <w:t>4</w:t>
      </w:r>
      <w:r w:rsidRPr="00634FC0">
        <w:t xml:space="preserve"> </w:t>
      </w:r>
      <w:r w:rsidRPr="00634FC0">
        <w:rPr>
          <w:rFonts w:hint="eastAsia"/>
        </w:rPr>
        <w:t>讨论</w:t>
      </w:r>
      <w:bookmarkEnd w:id="49"/>
    </w:p>
    <w:p w14:paraId="51636023" w14:textId="71D69B1E" w:rsidR="005F7227" w:rsidRPr="004E614C" w:rsidRDefault="005F7227" w:rsidP="005F7227">
      <w:pPr>
        <w:ind w:firstLine="480"/>
        <w:rPr>
          <w:lang w:eastAsia="zh-CN"/>
        </w:rPr>
      </w:pPr>
      <w:r w:rsidRPr="004E614C">
        <w:rPr>
          <w:rFonts w:hint="eastAsia"/>
          <w:lang w:eastAsia="zh-CN"/>
        </w:rPr>
        <w:t>鉴于</w:t>
      </w:r>
      <w:r w:rsidRPr="004E614C">
        <w:rPr>
          <w:lang w:eastAsia="zh-CN"/>
        </w:rPr>
        <w:fldChar w:fldCharType="begin"/>
      </w:r>
      <w:r>
        <w:rPr>
          <w:rFonts w:hint="eastAsia"/>
          <w:lang w:eastAsia="zh-CN"/>
        </w:rPr>
        <w:instrText xml:space="preserve"> ADDIN EN.CITE &lt;EndNote&gt;&lt;Cite AuthorYear="1"&gt;&lt;Author&gt;Anderson&lt;/Author&gt;&lt;Year&gt;1988&lt;/Year&gt;&lt;RecNum&gt;123&lt;/RecNum&gt;&lt;DisplayText&gt;Anderson </w:instrText>
      </w:r>
      <w:r>
        <w:rPr>
          <w:rFonts w:hint="eastAsia"/>
          <w:lang w:eastAsia="zh-CN"/>
        </w:rPr>
        <w:instrText>和</w:instrText>
      </w:r>
      <w:r>
        <w:rPr>
          <w:rFonts w:hint="eastAsia"/>
          <w:lang w:eastAsia="zh-CN"/>
        </w:rPr>
        <w:instrText xml:space="preserve"> Gerbing (1988)&lt;/DisplayText&gt;&lt;record&gt;&lt;rec-number&gt;123&lt;/rec-number&gt;&lt;foreign-keys&gt;&lt;key app="EN" db-id="25zwtzd2ipsxxpedr5u5fe2as</w:instrText>
      </w:r>
      <w:r>
        <w:rPr>
          <w:lang w:eastAsia="zh-CN"/>
        </w:rPr>
        <w:instrText>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EndNote&gt;</w:instrText>
      </w:r>
      <w:r w:rsidRPr="004E614C">
        <w:rPr>
          <w:lang w:eastAsia="zh-CN"/>
        </w:rPr>
        <w:fldChar w:fldCharType="separate"/>
      </w:r>
      <w:r>
        <w:rPr>
          <w:rFonts w:hint="eastAsia"/>
          <w:noProof/>
          <w:lang w:eastAsia="zh-CN"/>
        </w:rPr>
        <w:t xml:space="preserve">Anderson </w:t>
      </w:r>
      <w:r>
        <w:rPr>
          <w:rFonts w:hint="eastAsia"/>
          <w:noProof/>
          <w:lang w:eastAsia="zh-CN"/>
        </w:rPr>
        <w:t>和</w:t>
      </w:r>
      <w:r>
        <w:rPr>
          <w:rFonts w:hint="eastAsia"/>
          <w:noProof/>
          <w:lang w:eastAsia="zh-CN"/>
        </w:rPr>
        <w:t xml:space="preserve"> Gerbing (1988)</w:t>
      </w:r>
      <w:r w:rsidRPr="004E614C">
        <w:rPr>
          <w:lang w:eastAsia="zh-CN"/>
        </w:rPr>
        <w:fldChar w:fldCharType="end"/>
      </w:r>
      <w:r w:rsidRPr="004E614C">
        <w:rPr>
          <w:lang w:eastAsia="zh-CN"/>
        </w:rPr>
        <w:t xml:space="preserve"> </w:t>
      </w:r>
      <w:r w:rsidRPr="003B6385">
        <w:rPr>
          <w:rFonts w:hint="eastAsia"/>
          <w:lang w:eastAsia="zh-CN"/>
        </w:rPr>
        <w:t>提出的结构方程模型的两步骤原则，</w:t>
      </w:r>
      <w:r>
        <w:rPr>
          <w:rFonts w:hint="eastAsia"/>
          <w:lang w:eastAsia="zh-CN"/>
        </w:rPr>
        <w:t>本研究</w:t>
      </w:r>
      <w:r w:rsidRPr="003B6385">
        <w:rPr>
          <w:rFonts w:hint="eastAsia"/>
          <w:lang w:eastAsia="zh-CN"/>
        </w:rPr>
        <w:t>在进行结构方程模型分析之前，必须确保所使用的问卷具有良好的信效度。如果在进行结构方程模型之前未检验问卷的信效度，那么在结构方程模型中得到的阴性结果，就无法确定其是由于问卷本身的问题还是变量之间确实不存在显著相关性所致。因此，</w:t>
      </w:r>
      <w:r>
        <w:rPr>
          <w:rFonts w:hint="eastAsia"/>
          <w:lang w:eastAsia="zh-CN"/>
        </w:rPr>
        <w:t>本研究</w:t>
      </w:r>
      <w:r w:rsidRPr="003B6385">
        <w:rPr>
          <w:rFonts w:hint="eastAsia"/>
          <w:lang w:eastAsia="zh-CN"/>
        </w:rPr>
        <w:t>对所有问卷进行了</w:t>
      </w:r>
      <w:r w:rsidR="008916CA">
        <w:rPr>
          <w:rFonts w:hint="eastAsia"/>
          <w:lang w:eastAsia="zh-CN"/>
        </w:rPr>
        <w:t>信效度检验</w:t>
      </w:r>
      <w:r w:rsidRPr="003B6385">
        <w:rPr>
          <w:rFonts w:hint="eastAsia"/>
          <w:lang w:eastAsia="zh-CN"/>
        </w:rPr>
        <w:t>。根据</w:t>
      </w:r>
      <w:r>
        <w:rPr>
          <w:rFonts w:hint="eastAsia"/>
          <w:lang w:eastAsia="zh-CN"/>
        </w:rPr>
        <w:t>本研究</w:t>
      </w:r>
      <w:r w:rsidRPr="003B6385">
        <w:rPr>
          <w:rFonts w:hint="eastAsia"/>
          <w:lang w:eastAsia="zh-CN"/>
        </w:rPr>
        <w:t>进行的</w:t>
      </w:r>
      <w:r w:rsidR="008916CA">
        <w:rPr>
          <w:rFonts w:hint="eastAsia"/>
          <w:lang w:eastAsia="zh-CN"/>
        </w:rPr>
        <w:t>信度</w:t>
      </w:r>
      <w:r w:rsidR="0043793D">
        <w:rPr>
          <w:rFonts w:hint="eastAsia"/>
          <w:lang w:eastAsia="zh-CN"/>
        </w:rPr>
        <w:t>、</w:t>
      </w:r>
      <w:r w:rsidRPr="003B6385">
        <w:rPr>
          <w:rFonts w:hint="eastAsia"/>
          <w:lang w:eastAsia="zh-CN"/>
        </w:rPr>
        <w:t>收敛效度和区分效度分析，</w:t>
      </w:r>
      <w:r>
        <w:rPr>
          <w:rFonts w:hint="eastAsia"/>
          <w:lang w:eastAsia="zh-CN"/>
        </w:rPr>
        <w:t>本研究</w:t>
      </w:r>
      <w:r w:rsidRPr="003B6385">
        <w:rPr>
          <w:rFonts w:hint="eastAsia"/>
          <w:lang w:eastAsia="zh-CN"/>
        </w:rPr>
        <w:t>发现在社会比较倾向</w:t>
      </w:r>
      <w:r>
        <w:rPr>
          <w:rFonts w:hint="eastAsia"/>
          <w:lang w:eastAsia="zh-CN"/>
        </w:rPr>
        <w:t>量表</w:t>
      </w:r>
      <w:r w:rsidRPr="003B6385">
        <w:rPr>
          <w:rFonts w:hint="eastAsia"/>
          <w:lang w:eastAsia="zh-CN"/>
        </w:rPr>
        <w:t>、相对剥夺感</w:t>
      </w:r>
      <w:r>
        <w:rPr>
          <w:rFonts w:hint="eastAsia"/>
          <w:lang w:eastAsia="zh-CN"/>
        </w:rPr>
        <w:t>量表</w:t>
      </w:r>
      <w:r w:rsidRPr="003B6385">
        <w:rPr>
          <w:rFonts w:hint="eastAsia"/>
          <w:lang w:eastAsia="zh-CN"/>
        </w:rPr>
        <w:t>和感知到的优越感</w:t>
      </w:r>
      <w:r>
        <w:rPr>
          <w:rFonts w:hint="eastAsia"/>
          <w:lang w:eastAsia="zh-CN"/>
        </w:rPr>
        <w:t>量表</w:t>
      </w:r>
      <w:r w:rsidR="0043793D">
        <w:rPr>
          <w:rFonts w:hint="eastAsia"/>
          <w:lang w:eastAsia="zh-CN"/>
        </w:rPr>
        <w:t>的信度和收敛效度较低，其</w:t>
      </w:r>
      <w:r w:rsidRPr="003B6385">
        <w:rPr>
          <w:rFonts w:hint="eastAsia"/>
          <w:lang w:eastAsia="zh-CN"/>
        </w:rPr>
        <w:t>中共有</w:t>
      </w:r>
      <w:r w:rsidR="002A2F4D">
        <w:rPr>
          <w:rFonts w:hint="eastAsia"/>
          <w:lang w:eastAsia="zh-CN"/>
        </w:rPr>
        <w:t>八</w:t>
      </w:r>
      <w:r w:rsidRPr="003B6385">
        <w:rPr>
          <w:rFonts w:hint="eastAsia"/>
          <w:lang w:eastAsia="zh-CN"/>
        </w:rPr>
        <w:t>道题未达到</w:t>
      </w:r>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Pr="003B6385">
        <w:rPr>
          <w:rFonts w:hint="eastAsia"/>
          <w:lang w:eastAsia="zh-CN"/>
        </w:rPr>
        <w:t>建议的</w:t>
      </w:r>
      <w:r w:rsidR="0043793D">
        <w:rPr>
          <w:rFonts w:hint="eastAsia"/>
          <w:lang w:eastAsia="zh-CN"/>
        </w:rPr>
        <w:t>标准化因子载荷高于</w:t>
      </w:r>
      <w:r w:rsidR="0043793D">
        <w:rPr>
          <w:rFonts w:hint="eastAsia"/>
          <w:lang w:eastAsia="zh-CN"/>
        </w:rPr>
        <w:t>0.70</w:t>
      </w:r>
      <w:r w:rsidR="0043793D">
        <w:rPr>
          <w:rFonts w:hint="eastAsia"/>
          <w:lang w:eastAsia="zh-CN"/>
        </w:rPr>
        <w:t>的标准</w:t>
      </w:r>
      <w:r w:rsidRPr="003B6385">
        <w:rPr>
          <w:rFonts w:hint="eastAsia"/>
          <w:lang w:eastAsia="zh-CN"/>
        </w:rPr>
        <w:t>。此外，由于相对剥夺感本身的收敛效度较低，因此</w:t>
      </w:r>
      <w:r>
        <w:rPr>
          <w:rFonts w:hint="eastAsia"/>
          <w:lang w:eastAsia="zh-CN"/>
        </w:rPr>
        <w:t>也</w:t>
      </w:r>
      <w:r w:rsidRPr="003B6385">
        <w:rPr>
          <w:rFonts w:hint="eastAsia"/>
          <w:lang w:eastAsia="zh-CN"/>
        </w:rPr>
        <w:t>未能通过</w:t>
      </w:r>
      <w:r>
        <w:rPr>
          <w:rFonts w:hint="eastAsia"/>
          <w:lang w:eastAsia="zh-CN"/>
        </w:rPr>
        <w:t xml:space="preserve"> </w:t>
      </w:r>
      <w:r>
        <w:rPr>
          <w:lang w:eastAsia="zh-CN"/>
        </w:rPr>
        <w:fldChar w:fldCharType="begin"/>
      </w:r>
      <w:r>
        <w:rPr>
          <w:rFonts w:hint="eastAsia"/>
          <w:lang w:eastAsia="zh-CN"/>
        </w:rPr>
        <w:instrText xml:space="preserve"> ADDIN EN.CITE &lt;EndNote&gt;&lt;Cite AuthorYear="1"&gt;&lt;Author&gt;Fornell&lt;/Author&gt;&lt;Year&gt;1981&lt;/Year&gt;&lt;RecNum&gt;125&lt;/RecNum&gt;&lt;DisplayText&gt;Fornell </w:instrText>
      </w:r>
      <w:r>
        <w:rPr>
          <w:rFonts w:hint="eastAsia"/>
          <w:lang w:eastAsia="zh-CN"/>
        </w:rPr>
        <w:instrText>和</w:instrText>
      </w:r>
      <w:r>
        <w:rPr>
          <w:rFonts w:hint="eastAsia"/>
          <w:lang w:eastAsia="zh-CN"/>
        </w:rPr>
        <w:instrText xml:space="preserve"> Larcker (1981)&lt;/DisplayText&gt;&lt;record&gt;&lt;rec-number&gt;125&lt;/rec-number&gt;&lt;foreign-keys&gt;&lt;key app="EN" db-id="25zwtzd2ipsxxpedr5u5fe2as9w</w:instrText>
      </w:r>
      <w:r>
        <w:rPr>
          <w:lang w:eastAsia="zh-CN"/>
        </w:rPr>
        <w:instrText>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Pr>
          <w:lang w:eastAsia="zh-CN"/>
        </w:rPr>
        <w:fldChar w:fldCharType="separate"/>
      </w:r>
      <w:r>
        <w:rPr>
          <w:rFonts w:hint="eastAsia"/>
          <w:noProof/>
          <w:lang w:eastAsia="zh-CN"/>
        </w:rPr>
        <w:t xml:space="preserve">Fornell </w:t>
      </w:r>
      <w:r>
        <w:rPr>
          <w:rFonts w:hint="eastAsia"/>
          <w:noProof/>
          <w:lang w:eastAsia="zh-CN"/>
        </w:rPr>
        <w:t>和</w:t>
      </w:r>
      <w:r>
        <w:rPr>
          <w:rFonts w:hint="eastAsia"/>
          <w:noProof/>
          <w:lang w:eastAsia="zh-CN"/>
        </w:rPr>
        <w:t xml:space="preserve"> Larcker (1981)</w:t>
      </w:r>
      <w:r>
        <w:rPr>
          <w:lang w:eastAsia="zh-CN"/>
        </w:rPr>
        <w:fldChar w:fldCharType="end"/>
      </w:r>
      <w:r>
        <w:rPr>
          <w:lang w:eastAsia="zh-CN"/>
        </w:rPr>
        <w:t xml:space="preserve"> </w:t>
      </w:r>
      <w:r>
        <w:rPr>
          <w:rFonts w:hint="eastAsia"/>
          <w:lang w:eastAsia="zh-CN"/>
        </w:rPr>
        <w:t>所提出的</w:t>
      </w:r>
      <w:r w:rsidR="00EF685D">
        <w:rPr>
          <w:rFonts w:hint="eastAsia"/>
          <w:lang w:eastAsia="zh-CN"/>
        </w:rPr>
        <w:t>区别</w:t>
      </w:r>
      <w:r w:rsidRPr="003B6385">
        <w:rPr>
          <w:rFonts w:hint="eastAsia"/>
          <w:lang w:eastAsia="zh-CN"/>
        </w:rPr>
        <w:t>效度检验</w:t>
      </w:r>
      <w:r w:rsidRPr="004E614C">
        <w:rPr>
          <w:rFonts w:hint="eastAsia"/>
          <w:lang w:eastAsia="zh-CN"/>
        </w:rPr>
        <w:t>。</w:t>
      </w:r>
      <w:r w:rsidR="00EF685D">
        <w:rPr>
          <w:rFonts w:hint="eastAsia"/>
          <w:lang w:eastAsia="zh-CN"/>
        </w:rPr>
        <w:t>最终，本研究决定对</w:t>
      </w:r>
      <w:r w:rsidR="00EF685D" w:rsidRPr="003B6385">
        <w:rPr>
          <w:rFonts w:hint="eastAsia"/>
          <w:lang w:eastAsia="zh-CN"/>
        </w:rPr>
        <w:t>社会比较倾向</w:t>
      </w:r>
      <w:r w:rsidR="00EF685D">
        <w:rPr>
          <w:rFonts w:hint="eastAsia"/>
          <w:lang w:eastAsia="zh-CN"/>
        </w:rPr>
        <w:t>量表</w:t>
      </w:r>
      <w:r w:rsidR="00EF685D" w:rsidRPr="003B6385">
        <w:rPr>
          <w:rFonts w:hint="eastAsia"/>
          <w:lang w:eastAsia="zh-CN"/>
        </w:rPr>
        <w:t>、相对剥夺感</w:t>
      </w:r>
      <w:r w:rsidR="00EF685D">
        <w:rPr>
          <w:rFonts w:hint="eastAsia"/>
          <w:lang w:eastAsia="zh-CN"/>
        </w:rPr>
        <w:t>量表</w:t>
      </w:r>
      <w:r w:rsidR="00EF685D" w:rsidRPr="003B6385">
        <w:rPr>
          <w:rFonts w:hint="eastAsia"/>
          <w:lang w:eastAsia="zh-CN"/>
        </w:rPr>
        <w:t>和感知到的优越感</w:t>
      </w:r>
      <w:r w:rsidR="00EF685D">
        <w:rPr>
          <w:rFonts w:hint="eastAsia"/>
          <w:lang w:eastAsia="zh-CN"/>
        </w:rPr>
        <w:t>量表三个量表，一共八道题进行修订。</w:t>
      </w:r>
    </w:p>
    <w:p w14:paraId="7BB66D20" w14:textId="0DEEB6F8" w:rsidR="005F7227" w:rsidRDefault="005F7227" w:rsidP="008916CA">
      <w:pPr>
        <w:ind w:firstLine="480"/>
        <w:rPr>
          <w:lang w:eastAsia="zh-CN"/>
        </w:rPr>
        <w:sectPr w:rsidR="005F7227" w:rsidSect="004C21E6">
          <w:headerReference w:type="default" r:id="rId27"/>
          <w:pgSz w:w="11906" w:h="16838"/>
          <w:pgMar w:top="1440" w:right="1800" w:bottom="1440" w:left="1800" w:header="851" w:footer="992" w:gutter="0"/>
          <w:cols w:space="425"/>
          <w:docGrid w:type="lines" w:linePitch="360"/>
        </w:sectPr>
      </w:pPr>
      <w:r w:rsidRPr="003B6385">
        <w:rPr>
          <w:rFonts w:hint="eastAsia"/>
          <w:lang w:eastAsia="zh-CN"/>
        </w:rPr>
        <w:t>经过修订后，这三个量表都展现出了良好的收敛效度。</w:t>
      </w:r>
      <w:r>
        <w:rPr>
          <w:rFonts w:hint="eastAsia"/>
          <w:lang w:eastAsia="zh-CN"/>
        </w:rPr>
        <w:t>首先，</w:t>
      </w:r>
      <w:r w:rsidR="00EF685D">
        <w:rPr>
          <w:rFonts w:hint="eastAsia"/>
          <w:lang w:eastAsia="zh-CN"/>
        </w:rPr>
        <w:t>反向计分的题目</w:t>
      </w:r>
      <w:r>
        <w:rPr>
          <w:rFonts w:hint="eastAsia"/>
          <w:lang w:eastAsia="zh-CN"/>
        </w:rPr>
        <w:t>在</w:t>
      </w:r>
      <w:r w:rsidR="00EF685D">
        <w:rPr>
          <w:rFonts w:hint="eastAsia"/>
          <w:lang w:eastAsia="zh-CN"/>
        </w:rPr>
        <w:t>被</w:t>
      </w:r>
      <w:r>
        <w:rPr>
          <w:rFonts w:hint="eastAsia"/>
          <w:lang w:eastAsia="zh-CN"/>
        </w:rPr>
        <w:t>转换为正向计分后，它们的因子载荷</w:t>
      </w:r>
      <w:r w:rsidR="00EF685D">
        <w:rPr>
          <w:rFonts w:hint="eastAsia"/>
          <w:lang w:eastAsia="zh-CN"/>
        </w:rPr>
        <w:t>都</w:t>
      </w:r>
      <w:r>
        <w:rPr>
          <w:rFonts w:hint="eastAsia"/>
          <w:lang w:eastAsia="zh-CN"/>
        </w:rPr>
        <w:t>达到了可接受的范围。事实上，以前的研究已经发现这些反向计分题的因子载荷过低</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Pr="004E614C">
        <w:rPr>
          <w:lang w:eastAsia="zh-CN"/>
        </w:rPr>
        <w:fldChar w:fldCharType="separate"/>
      </w:r>
      <w:r w:rsidRPr="004E614C">
        <w:rPr>
          <w:noProof/>
          <w:lang w:eastAsia="zh-CN"/>
        </w:rPr>
        <w:t>(Schneider &amp; Schupp, 2014)</w:t>
      </w:r>
      <w:r w:rsidRPr="004E614C">
        <w:rPr>
          <w:lang w:eastAsia="zh-CN"/>
        </w:rPr>
        <w:fldChar w:fldCharType="end"/>
      </w:r>
      <w:r w:rsidRPr="004E614C">
        <w:rPr>
          <w:rFonts w:hint="eastAsia"/>
          <w:lang w:eastAsia="zh-CN"/>
        </w:rPr>
        <w:t>，</w:t>
      </w:r>
      <w:r w:rsidRPr="003B6385">
        <w:rPr>
          <w:rFonts w:hint="eastAsia"/>
          <w:lang w:eastAsia="zh-CN"/>
        </w:rPr>
        <w:t>而</w:t>
      </w:r>
      <w:r>
        <w:rPr>
          <w:rFonts w:hint="eastAsia"/>
          <w:lang w:eastAsia="zh-CN"/>
        </w:rPr>
        <w:t>本研究</w:t>
      </w:r>
      <w:r w:rsidRPr="003B6385">
        <w:rPr>
          <w:rFonts w:hint="eastAsia"/>
          <w:lang w:eastAsia="zh-CN"/>
        </w:rPr>
        <w:t>的研究是</w:t>
      </w:r>
      <w:r w:rsidR="00EF685D">
        <w:rPr>
          <w:rFonts w:hint="eastAsia"/>
          <w:lang w:eastAsia="zh-CN"/>
        </w:rPr>
        <w:t>首次</w:t>
      </w:r>
      <w:r w:rsidRPr="003B6385">
        <w:rPr>
          <w:rFonts w:hint="eastAsia"/>
          <w:lang w:eastAsia="zh-CN"/>
        </w:rPr>
        <w:t>在中文语境下对这些题目进行了修订。其次，</w:t>
      </w:r>
      <w:r w:rsidR="003D2B25">
        <w:rPr>
          <w:rFonts w:hint="eastAsia"/>
          <w:lang w:eastAsia="zh-CN"/>
        </w:rPr>
        <w:t>本研究</w:t>
      </w:r>
      <w:r w:rsidR="00EF685D">
        <w:rPr>
          <w:rFonts w:hint="eastAsia"/>
          <w:lang w:eastAsia="zh-CN"/>
        </w:rPr>
        <w:t>对其他四道题也进行了措辞上的修改</w:t>
      </w:r>
      <w:r w:rsidRPr="003B6385">
        <w:rPr>
          <w:rFonts w:hint="eastAsia"/>
          <w:lang w:eastAsia="zh-CN"/>
        </w:rPr>
        <w:t>，它们的标准化因子载荷</w:t>
      </w:r>
      <w:r w:rsidR="00EF685D">
        <w:rPr>
          <w:rFonts w:hint="eastAsia"/>
          <w:lang w:eastAsia="zh-CN"/>
        </w:rPr>
        <w:t>在复测中有所提升</w:t>
      </w:r>
      <w:r w:rsidRPr="003B6385">
        <w:rPr>
          <w:rFonts w:hint="eastAsia"/>
          <w:lang w:eastAsia="zh-CN"/>
        </w:rPr>
        <w:t>。这可能是因为</w:t>
      </w:r>
      <w:r>
        <w:rPr>
          <w:rFonts w:hint="eastAsia"/>
          <w:lang w:eastAsia="zh-CN"/>
        </w:rPr>
        <w:t>原本的量表</w:t>
      </w:r>
      <w:r w:rsidRPr="003B6385">
        <w:rPr>
          <w:rFonts w:hint="eastAsia"/>
          <w:lang w:eastAsia="zh-CN"/>
        </w:rPr>
        <w:t>翻译</w:t>
      </w:r>
      <w:r>
        <w:rPr>
          <w:rFonts w:hint="eastAsia"/>
          <w:lang w:eastAsia="zh-CN"/>
        </w:rPr>
        <w:t>并不符合如今中国被试的语言习惯</w:t>
      </w:r>
      <w:r w:rsidRPr="004E614C">
        <w:rPr>
          <w:rFonts w:hint="eastAsia"/>
          <w:lang w:eastAsia="zh-CN"/>
        </w:rPr>
        <w:t>。</w:t>
      </w:r>
    </w:p>
    <w:p w14:paraId="22A6B684" w14:textId="79CF654E" w:rsidR="00F66F3A" w:rsidRPr="006F4915" w:rsidRDefault="001F3A33" w:rsidP="006F4915">
      <w:pPr>
        <w:pStyle w:val="1"/>
        <w:spacing w:before="360" w:after="360"/>
        <w:rPr>
          <w:lang w:eastAsia="zh-CN"/>
        </w:rPr>
      </w:pPr>
      <w:bookmarkStart w:id="50" w:name="_Toc162021919"/>
      <w:r w:rsidRPr="006F4915">
        <w:rPr>
          <w:rFonts w:hint="eastAsia"/>
          <w:lang w:eastAsia="zh-CN"/>
        </w:rPr>
        <w:t>第</w:t>
      </w:r>
      <w:r w:rsidR="00356E74">
        <w:rPr>
          <w:rFonts w:hint="eastAsia"/>
          <w:lang w:eastAsia="zh-CN"/>
        </w:rPr>
        <w:t>四</w:t>
      </w:r>
      <w:r w:rsidRPr="006F4915">
        <w:rPr>
          <w:rFonts w:hint="eastAsia"/>
          <w:lang w:eastAsia="zh-CN"/>
        </w:rPr>
        <w:t xml:space="preserve">章 </w:t>
      </w:r>
      <w:r w:rsidR="00356E74">
        <w:rPr>
          <w:rFonts w:hint="eastAsia"/>
          <w:lang w:eastAsia="zh-CN"/>
        </w:rPr>
        <w:t>研究二：社会比较倾向与生活满意度的元分析</w:t>
      </w:r>
      <w:bookmarkEnd w:id="50"/>
    </w:p>
    <w:p w14:paraId="5C435C8F" w14:textId="4510B951" w:rsidR="003F34FE" w:rsidRDefault="003F34FE" w:rsidP="006F4915">
      <w:pPr>
        <w:pStyle w:val="2"/>
        <w:spacing w:before="180" w:after="180"/>
        <w:rPr>
          <w:lang w:eastAsia="zh-CN"/>
        </w:rPr>
      </w:pPr>
      <w:bookmarkStart w:id="51" w:name="_Toc162021920"/>
      <w:r>
        <w:rPr>
          <w:rFonts w:hint="eastAsia"/>
          <w:lang w:eastAsia="zh-CN"/>
        </w:rPr>
        <w:t>4.1 研究目的</w:t>
      </w:r>
      <w:bookmarkEnd w:id="51"/>
    </w:p>
    <w:p w14:paraId="42133083" w14:textId="29A25D11" w:rsidR="003F34FE" w:rsidRPr="003F34FE" w:rsidRDefault="003F34FE" w:rsidP="003F34FE">
      <w:pPr>
        <w:rPr>
          <w:lang w:eastAsia="zh-CN"/>
        </w:rPr>
      </w:pPr>
      <w:r>
        <w:rPr>
          <w:lang w:eastAsia="zh-CN"/>
        </w:rPr>
        <w:tab/>
      </w:r>
      <w:r>
        <w:rPr>
          <w:rFonts w:hint="eastAsia"/>
          <w:lang w:eastAsia="zh-CN"/>
        </w:rPr>
        <w:t>本</w:t>
      </w:r>
      <w:r w:rsidR="00EC66E5">
        <w:rPr>
          <w:rFonts w:hint="eastAsia"/>
          <w:lang w:eastAsia="zh-CN"/>
        </w:rPr>
        <w:t>文</w:t>
      </w:r>
      <w:r>
        <w:rPr>
          <w:rFonts w:hint="eastAsia"/>
          <w:lang w:eastAsia="zh-CN"/>
        </w:rPr>
        <w:t>所构建的模型认为在社会比较中，存在向上比较与向下比较。向上比较引发人们的相对剥夺感，进而降低人们对于生活满意度的评价；向下比较让人们感知到优越感，进而提高人们对于生活满意度的评价。为了佐证</w:t>
      </w:r>
      <w:r w:rsidR="00EC66E5">
        <w:rPr>
          <w:rFonts w:hint="eastAsia"/>
          <w:lang w:eastAsia="zh-CN"/>
        </w:rPr>
        <w:t>该并列中介模型的合理性</w:t>
      </w:r>
      <w:r>
        <w:rPr>
          <w:rFonts w:hint="eastAsia"/>
          <w:lang w:eastAsia="zh-CN"/>
        </w:rPr>
        <w:t>，</w:t>
      </w:r>
      <w:r w:rsidR="00EC66E5">
        <w:rPr>
          <w:rFonts w:hint="eastAsia"/>
          <w:lang w:eastAsia="zh-CN"/>
        </w:rPr>
        <w:t>即的确存在两条效应相反的中介路径，本研究将进行一个元分析。具体而言，本研究将计算社会比较倾向与生活满意度之间相关系数的总体效应值。如果该总体效应值在零附近，则说明本文所假设的并列中介模型存在一定的合理性。</w:t>
      </w:r>
    </w:p>
    <w:p w14:paraId="62F07747" w14:textId="2A21674F" w:rsidR="00396869" w:rsidRDefault="00E667D9" w:rsidP="006F4915">
      <w:pPr>
        <w:pStyle w:val="2"/>
        <w:spacing w:before="180" w:after="180"/>
        <w:rPr>
          <w:lang w:eastAsia="zh-CN"/>
        </w:rPr>
      </w:pPr>
      <w:bookmarkStart w:id="52" w:name="_Toc162021921"/>
      <w:r>
        <w:rPr>
          <w:rFonts w:hint="eastAsia"/>
          <w:lang w:eastAsia="zh-CN"/>
        </w:rPr>
        <w:t>4</w:t>
      </w:r>
      <w:r w:rsidR="00396869">
        <w:rPr>
          <w:lang w:eastAsia="zh-CN"/>
        </w:rPr>
        <w:t>.</w:t>
      </w:r>
      <w:r w:rsidR="00EC66E5">
        <w:rPr>
          <w:rFonts w:hint="eastAsia"/>
          <w:lang w:eastAsia="zh-CN"/>
        </w:rPr>
        <w:t>2</w:t>
      </w:r>
      <w:r w:rsidR="00396869">
        <w:rPr>
          <w:lang w:eastAsia="zh-CN"/>
        </w:rPr>
        <w:t xml:space="preserve"> </w:t>
      </w:r>
      <w:r w:rsidR="00396869">
        <w:rPr>
          <w:rFonts w:hint="eastAsia"/>
          <w:lang w:eastAsia="zh-CN"/>
        </w:rPr>
        <w:t>方法</w:t>
      </w:r>
      <w:bookmarkEnd w:id="52"/>
    </w:p>
    <w:p w14:paraId="3E1CC36C" w14:textId="31480848" w:rsidR="00396869" w:rsidRPr="006F4915" w:rsidRDefault="00E667D9" w:rsidP="008E5559">
      <w:pPr>
        <w:pStyle w:val="3"/>
        <w:spacing w:before="180" w:after="180"/>
        <w:rPr>
          <w:lang w:eastAsia="zh-CN"/>
        </w:rPr>
      </w:pPr>
      <w:bookmarkStart w:id="53" w:name="_Toc162021922"/>
      <w:r>
        <w:rPr>
          <w:rFonts w:hint="eastAsia"/>
          <w:lang w:eastAsia="zh-CN"/>
        </w:rPr>
        <w:t>4</w:t>
      </w:r>
      <w:r w:rsidR="00396869" w:rsidRPr="006F4915">
        <w:rPr>
          <w:lang w:eastAsia="zh-CN"/>
        </w:rPr>
        <w:t>.</w:t>
      </w:r>
      <w:r w:rsidR="00EC66E5">
        <w:rPr>
          <w:rFonts w:hint="eastAsia"/>
          <w:lang w:eastAsia="zh-CN"/>
        </w:rPr>
        <w:t>2</w:t>
      </w:r>
      <w:r w:rsidR="00396869">
        <w:rPr>
          <w:lang w:eastAsia="zh-CN"/>
        </w:rPr>
        <w:t>.1</w:t>
      </w:r>
      <w:r w:rsidR="00396869" w:rsidRPr="006F4915">
        <w:rPr>
          <w:lang w:eastAsia="zh-CN"/>
        </w:rPr>
        <w:t xml:space="preserve"> </w:t>
      </w:r>
      <w:r w:rsidR="00440847">
        <w:rPr>
          <w:rFonts w:hint="eastAsia"/>
          <w:lang w:eastAsia="zh-CN"/>
        </w:rPr>
        <w:t>文献搜索</w:t>
      </w:r>
      <w:bookmarkEnd w:id="53"/>
    </w:p>
    <w:p w14:paraId="28EBF5BD" w14:textId="6F741047" w:rsidR="008122F8" w:rsidRDefault="003A192D" w:rsidP="008E5559">
      <w:pPr>
        <w:ind w:firstLine="480"/>
        <w:rPr>
          <w:lang w:eastAsia="zh-CN"/>
        </w:rPr>
      </w:pPr>
      <w:r>
        <w:rPr>
          <w:rFonts w:hint="eastAsia"/>
          <w:lang w:eastAsia="zh-CN"/>
        </w:rPr>
        <w:t>本研究</w:t>
      </w:r>
      <w:r w:rsidR="00F66F3A" w:rsidRPr="004E614C">
        <w:rPr>
          <w:rFonts w:hint="eastAsia"/>
          <w:lang w:eastAsia="zh-CN"/>
        </w:rPr>
        <w:t>在</w:t>
      </w:r>
      <w:commentRangeStart w:id="54"/>
      <w:r w:rsidR="00440847">
        <w:rPr>
          <w:rFonts w:hint="eastAsia"/>
          <w:lang w:eastAsia="zh-CN"/>
        </w:rPr>
        <w:t>“</w:t>
      </w:r>
      <w:r w:rsidR="00F66F3A" w:rsidRPr="004E614C">
        <w:rPr>
          <w:rFonts w:hint="eastAsia"/>
          <w:lang w:eastAsia="zh-CN"/>
        </w:rPr>
        <w:t>Google</w:t>
      </w:r>
      <w:r w:rsidR="00F66F3A" w:rsidRPr="004E614C">
        <w:rPr>
          <w:lang w:eastAsia="zh-CN"/>
        </w:rPr>
        <w:t xml:space="preserve"> S</w:t>
      </w:r>
      <w:r w:rsidR="00F66F3A" w:rsidRPr="004E614C">
        <w:rPr>
          <w:rFonts w:hint="eastAsia"/>
          <w:lang w:eastAsia="zh-CN"/>
        </w:rPr>
        <w:t>cholar</w:t>
      </w:r>
      <w:r w:rsidR="00440847">
        <w:rPr>
          <w:rFonts w:hint="eastAsia"/>
          <w:lang w:eastAsia="zh-CN"/>
        </w:rPr>
        <w:t>”</w:t>
      </w:r>
      <w:commentRangeEnd w:id="54"/>
      <w:r w:rsidR="002861FE">
        <w:rPr>
          <w:rStyle w:val="af9"/>
        </w:rPr>
        <w:commentReference w:id="54"/>
      </w:r>
      <w:r w:rsidR="00440847">
        <w:rPr>
          <w:rFonts w:hint="eastAsia"/>
          <w:lang w:eastAsia="zh-CN"/>
        </w:rPr>
        <w:t>数据库中</w:t>
      </w:r>
      <w:r w:rsidR="00F66F3A" w:rsidRPr="004E614C">
        <w:rPr>
          <w:rFonts w:hint="eastAsia"/>
          <w:lang w:eastAsia="zh-CN"/>
        </w:rPr>
        <w:t>搜索关键字“</w:t>
      </w:r>
      <w:r w:rsidR="00F66F3A" w:rsidRPr="004E614C">
        <w:rPr>
          <w:rFonts w:hint="eastAsia"/>
          <w:lang w:eastAsia="zh-CN"/>
        </w:rPr>
        <w:t>social</w:t>
      </w:r>
      <w:r w:rsidR="00F66F3A" w:rsidRPr="004E614C">
        <w:rPr>
          <w:lang w:eastAsia="zh-CN"/>
        </w:rPr>
        <w:t xml:space="preserve"> </w:t>
      </w:r>
      <w:r w:rsidR="00F66F3A" w:rsidRPr="004E614C">
        <w:rPr>
          <w:rFonts w:hint="eastAsia"/>
          <w:lang w:eastAsia="zh-CN"/>
        </w:rPr>
        <w:t>comparison</w:t>
      </w:r>
      <w:r w:rsidR="00F66F3A" w:rsidRPr="004E614C">
        <w:rPr>
          <w:lang w:eastAsia="zh-CN"/>
        </w:rPr>
        <w:t xml:space="preserve"> </w:t>
      </w:r>
      <w:r w:rsidR="00F66F3A" w:rsidRPr="004E614C">
        <w:rPr>
          <w:rFonts w:hint="eastAsia"/>
          <w:lang w:eastAsia="zh-CN"/>
        </w:rPr>
        <w:t>orientation</w:t>
      </w:r>
      <w:r w:rsidR="00F66F3A" w:rsidRPr="004E614C">
        <w:rPr>
          <w:rFonts w:hint="eastAsia"/>
          <w:lang w:eastAsia="zh-CN"/>
        </w:rPr>
        <w:t>”和“</w:t>
      </w:r>
      <w:r w:rsidR="00F66F3A" w:rsidRPr="004E614C">
        <w:rPr>
          <w:rFonts w:hint="eastAsia"/>
          <w:lang w:eastAsia="zh-CN"/>
        </w:rPr>
        <w:t>life</w:t>
      </w:r>
      <w:r w:rsidR="00F66F3A" w:rsidRPr="004E614C">
        <w:rPr>
          <w:lang w:eastAsia="zh-CN"/>
        </w:rPr>
        <w:t xml:space="preserve"> </w:t>
      </w:r>
      <w:r w:rsidR="00F66F3A" w:rsidRPr="004E614C">
        <w:rPr>
          <w:rFonts w:hint="eastAsia"/>
          <w:lang w:eastAsia="zh-CN"/>
        </w:rPr>
        <w:t>satisfaction</w:t>
      </w:r>
      <w:r w:rsidR="00F66F3A" w:rsidRPr="004E614C">
        <w:rPr>
          <w:rFonts w:hint="eastAsia"/>
          <w:lang w:eastAsia="zh-CN"/>
        </w:rPr>
        <w:t>”</w:t>
      </w:r>
      <w:r w:rsidR="00440847">
        <w:rPr>
          <w:rFonts w:hint="eastAsia"/>
          <w:lang w:eastAsia="zh-CN"/>
        </w:rPr>
        <w:t>，</w:t>
      </w:r>
      <w:r w:rsidR="00F66F3A" w:rsidRPr="004E614C">
        <w:rPr>
          <w:rFonts w:hint="eastAsia"/>
          <w:lang w:eastAsia="zh-CN"/>
        </w:rPr>
        <w:t>摘录了前</w:t>
      </w:r>
      <w:r w:rsidR="00F66F3A" w:rsidRPr="004E614C">
        <w:rPr>
          <w:rFonts w:hint="eastAsia"/>
          <w:lang w:eastAsia="zh-CN"/>
        </w:rPr>
        <w:t>1</w:t>
      </w:r>
      <w:r w:rsidR="00F66F3A" w:rsidRPr="004E614C">
        <w:rPr>
          <w:lang w:eastAsia="zh-CN"/>
        </w:rPr>
        <w:t>50</w:t>
      </w:r>
      <w:r w:rsidR="00F66F3A" w:rsidRPr="004E614C">
        <w:rPr>
          <w:rFonts w:hint="eastAsia"/>
          <w:lang w:eastAsia="zh-CN"/>
        </w:rPr>
        <w:t>篇文献</w:t>
      </w:r>
      <w:r w:rsidR="00F66F3A" w:rsidRPr="004E614C">
        <w:rPr>
          <w:lang w:eastAsia="zh-CN"/>
        </w:rPr>
        <w:t>(</w:t>
      </w:r>
      <w:r w:rsidR="000727D9" w:rsidRPr="004E614C">
        <w:rPr>
          <w:rFonts w:hint="eastAsia"/>
          <w:lang w:eastAsia="zh-CN"/>
        </w:rPr>
        <w:t>共</w:t>
      </w:r>
      <w:r w:rsidR="00F66F3A" w:rsidRPr="004E614C">
        <w:rPr>
          <w:lang w:eastAsia="zh-CN"/>
        </w:rPr>
        <w:t>157</w:t>
      </w:r>
      <w:r w:rsidR="00F66F3A" w:rsidRPr="004E614C">
        <w:rPr>
          <w:rFonts w:hint="eastAsia"/>
          <w:lang w:eastAsia="zh-CN"/>
        </w:rPr>
        <w:t>个研究</w:t>
      </w:r>
      <w:r w:rsidR="00F66F3A" w:rsidRPr="004E614C">
        <w:rPr>
          <w:rFonts w:hint="eastAsia"/>
          <w:lang w:eastAsia="zh-CN"/>
        </w:rPr>
        <w:t>)</w:t>
      </w:r>
      <w:r w:rsidR="00F66F3A" w:rsidRPr="004E614C">
        <w:rPr>
          <w:rFonts w:hint="eastAsia"/>
          <w:lang w:eastAsia="zh-CN"/>
        </w:rPr>
        <w:t>。</w:t>
      </w:r>
      <w:r w:rsidR="00396869">
        <w:rPr>
          <w:rFonts w:hint="eastAsia"/>
          <w:lang w:eastAsia="zh-CN"/>
        </w:rPr>
        <w:t>如果</w:t>
      </w:r>
      <w:r w:rsidR="00F66F3A" w:rsidRPr="004E614C">
        <w:rPr>
          <w:rFonts w:hint="eastAsia"/>
          <w:lang w:eastAsia="zh-CN"/>
        </w:rPr>
        <w:t>该文章同时测量了社会比较倾向和生活满意度</w:t>
      </w:r>
      <w:r w:rsidR="00396869">
        <w:rPr>
          <w:rFonts w:hint="eastAsia"/>
          <w:lang w:eastAsia="zh-CN"/>
        </w:rPr>
        <w:t>，则该文章将被纳入到之后的元分析中</w:t>
      </w:r>
      <w:r w:rsidR="0061301C">
        <w:rPr>
          <w:rFonts w:hint="eastAsia"/>
          <w:lang w:eastAsia="zh-CN"/>
        </w:rPr>
        <w:t>（具体筛选流程见图</w:t>
      </w:r>
      <w:r w:rsidR="00E667D9">
        <w:rPr>
          <w:rFonts w:hint="eastAsia"/>
          <w:lang w:eastAsia="zh-CN"/>
        </w:rPr>
        <w:t>4</w:t>
      </w:r>
      <w:r w:rsidR="0061301C">
        <w:rPr>
          <w:lang w:eastAsia="zh-CN"/>
        </w:rPr>
        <w:t>.1</w:t>
      </w:r>
      <w:r w:rsidR="0061301C">
        <w:rPr>
          <w:rFonts w:hint="eastAsia"/>
          <w:lang w:eastAsia="zh-CN"/>
        </w:rPr>
        <w:t>）</w:t>
      </w:r>
      <w:r w:rsidR="000727D9" w:rsidRPr="004E614C">
        <w:rPr>
          <w:rFonts w:hint="eastAsia"/>
          <w:lang w:eastAsia="zh-CN"/>
        </w:rPr>
        <w:t>。</w:t>
      </w:r>
      <w:r w:rsidR="00F66F3A" w:rsidRPr="004E614C">
        <w:rPr>
          <w:rFonts w:hint="eastAsia"/>
          <w:lang w:eastAsia="zh-CN"/>
        </w:rPr>
        <w:t>最终，</w:t>
      </w:r>
      <w:r>
        <w:rPr>
          <w:rFonts w:hint="eastAsia"/>
          <w:lang w:eastAsia="zh-CN"/>
        </w:rPr>
        <w:t>本研究</w:t>
      </w:r>
      <w:r w:rsidR="00F66F3A" w:rsidRPr="004E614C">
        <w:rPr>
          <w:rFonts w:hint="eastAsia"/>
          <w:lang w:eastAsia="zh-CN"/>
        </w:rPr>
        <w:t>筛选出</w:t>
      </w:r>
      <w:r w:rsidR="00F66F3A" w:rsidRPr="004E614C">
        <w:rPr>
          <w:rFonts w:hint="eastAsia"/>
          <w:lang w:eastAsia="zh-CN"/>
        </w:rPr>
        <w:t>2</w:t>
      </w:r>
      <w:r w:rsidR="00F66F3A" w:rsidRPr="004E614C">
        <w:rPr>
          <w:lang w:eastAsia="zh-CN"/>
        </w:rPr>
        <w:t>2</w:t>
      </w:r>
      <w:r w:rsidR="00F66F3A" w:rsidRPr="004E614C">
        <w:rPr>
          <w:rFonts w:hint="eastAsia"/>
          <w:lang w:eastAsia="zh-CN"/>
        </w:rPr>
        <w:t>篇文章（</w:t>
      </w:r>
      <w:r w:rsidR="0061301C">
        <w:rPr>
          <w:rFonts w:hint="eastAsia"/>
          <w:lang w:eastAsia="zh-CN"/>
        </w:rPr>
        <w:t>共</w:t>
      </w:r>
      <w:r w:rsidR="00F66F3A" w:rsidRPr="004E614C">
        <w:rPr>
          <w:rFonts w:hint="eastAsia"/>
          <w:lang w:eastAsia="zh-CN"/>
        </w:rPr>
        <w:t>2</w:t>
      </w:r>
      <w:r w:rsidR="00F66F3A" w:rsidRPr="004E614C">
        <w:rPr>
          <w:lang w:eastAsia="zh-CN"/>
        </w:rPr>
        <w:t>9</w:t>
      </w:r>
      <w:r w:rsidR="00F66F3A" w:rsidRPr="004E614C">
        <w:rPr>
          <w:rFonts w:hint="eastAsia"/>
          <w:lang w:eastAsia="zh-CN"/>
        </w:rPr>
        <w:t>个研究）。这些</w:t>
      </w:r>
      <w:r w:rsidR="000727D9" w:rsidRPr="004E614C">
        <w:rPr>
          <w:rFonts w:hint="eastAsia"/>
          <w:lang w:eastAsia="zh-CN"/>
        </w:rPr>
        <w:t>研究</w:t>
      </w:r>
      <w:r w:rsidR="00F66F3A" w:rsidRPr="004E614C">
        <w:rPr>
          <w:rFonts w:hint="eastAsia"/>
          <w:lang w:eastAsia="zh-CN"/>
        </w:rPr>
        <w:t>一共包含了</w:t>
      </w:r>
      <w:r w:rsidR="00F66F3A" w:rsidRPr="004E614C">
        <w:rPr>
          <w:rFonts w:hint="eastAsia"/>
          <w:lang w:eastAsia="zh-CN"/>
        </w:rPr>
        <w:t>1</w:t>
      </w:r>
      <w:r w:rsidR="00F66F3A" w:rsidRPr="004E614C">
        <w:rPr>
          <w:lang w:eastAsia="zh-CN"/>
        </w:rPr>
        <w:t>3544</w:t>
      </w:r>
      <w:r w:rsidR="00F66F3A" w:rsidRPr="004E614C">
        <w:rPr>
          <w:rFonts w:hint="eastAsia"/>
          <w:lang w:eastAsia="zh-CN"/>
        </w:rPr>
        <w:t>名被试。</w:t>
      </w:r>
    </w:p>
    <w:p w14:paraId="6A8FD19E" w14:textId="77777777" w:rsidR="00440847" w:rsidRPr="004E614C" w:rsidRDefault="00440847" w:rsidP="00440847">
      <w:pPr>
        <w:jc w:val="center"/>
        <w:rPr>
          <w:lang w:eastAsia="zh-CN"/>
        </w:rPr>
      </w:pPr>
      <w:r w:rsidRPr="004E614C">
        <w:rPr>
          <w:noProof/>
          <w:lang w:eastAsia="zh-CN"/>
        </w:rPr>
        <w:drawing>
          <wp:inline distT="0" distB="0" distL="0" distR="0" wp14:anchorId="2BE7AAF6" wp14:editId="71966B31">
            <wp:extent cx="4670089" cy="3848088"/>
            <wp:effectExtent l="0" t="0" r="0" b="635"/>
            <wp:docPr id="94263130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1301" name="图片 7" descr="图示&#10;&#10;描述已自动生成"/>
                    <pic:cNvPicPr>
                      <a:picLocks noChangeAspect="1" noChangeArrowheads="1"/>
                    </pic:cNvPicPr>
                  </pic:nvPicPr>
                  <pic:blipFill rotWithShape="1">
                    <a:blip r:embed="rId28">
                      <a:extLst>
                        <a:ext uri="{28A0092B-C50C-407E-A947-70E740481C1C}">
                          <a14:useLocalDpi xmlns:a14="http://schemas.microsoft.com/office/drawing/2010/main" val="0"/>
                        </a:ext>
                      </a:extLst>
                    </a:blip>
                    <a:srcRect r="31736"/>
                    <a:stretch/>
                  </pic:blipFill>
                  <pic:spPr bwMode="auto">
                    <a:xfrm>
                      <a:off x="0" y="0"/>
                      <a:ext cx="4722516" cy="3891287"/>
                    </a:xfrm>
                    <a:prstGeom prst="rect">
                      <a:avLst/>
                    </a:prstGeom>
                    <a:noFill/>
                    <a:ln>
                      <a:noFill/>
                    </a:ln>
                    <a:extLst>
                      <a:ext uri="{53640926-AAD7-44D8-BBD7-CCE9431645EC}">
                        <a14:shadowObscured xmlns:a14="http://schemas.microsoft.com/office/drawing/2010/main"/>
                      </a:ext>
                    </a:extLst>
                  </pic:spPr>
                </pic:pic>
              </a:graphicData>
            </a:graphic>
          </wp:inline>
        </w:drawing>
      </w:r>
    </w:p>
    <w:p w14:paraId="24295B8E" w14:textId="167314D1" w:rsidR="00440847" w:rsidRDefault="00440847" w:rsidP="00440847">
      <w:pPr>
        <w:pStyle w:val="af5"/>
      </w:pPr>
      <w:r w:rsidRPr="004E614C">
        <w:rPr>
          <w:rFonts w:hint="eastAsia"/>
        </w:rPr>
        <w:t>图</w:t>
      </w:r>
      <w:r w:rsidR="00E667D9">
        <w:rPr>
          <w:rFonts w:hint="eastAsia"/>
        </w:rPr>
        <w:t>4</w:t>
      </w:r>
      <w:r>
        <w:t>.1</w:t>
      </w:r>
      <w:r w:rsidRPr="004E614C">
        <w:t xml:space="preserve"> </w:t>
      </w:r>
      <w:r w:rsidRPr="004E614C">
        <w:rPr>
          <w:rFonts w:hint="eastAsia"/>
        </w:rPr>
        <w:t>文献筛选流程图</w:t>
      </w:r>
    </w:p>
    <w:p w14:paraId="4EEDE794" w14:textId="4D4EDD5A" w:rsidR="0061301C" w:rsidRDefault="00E667D9" w:rsidP="0061301C">
      <w:pPr>
        <w:pStyle w:val="3"/>
        <w:spacing w:before="180" w:after="180"/>
        <w:rPr>
          <w:lang w:eastAsia="zh-CN"/>
        </w:rPr>
      </w:pPr>
      <w:bookmarkStart w:id="55" w:name="_Toc162021923"/>
      <w:r>
        <w:rPr>
          <w:rFonts w:hint="eastAsia"/>
          <w:lang w:eastAsia="zh-CN"/>
        </w:rPr>
        <w:t>4</w:t>
      </w:r>
      <w:r w:rsidR="0061301C" w:rsidRPr="006F4915">
        <w:rPr>
          <w:lang w:eastAsia="zh-CN"/>
        </w:rPr>
        <w:t>.</w:t>
      </w:r>
      <w:r w:rsidR="00EC66E5">
        <w:rPr>
          <w:rFonts w:hint="eastAsia"/>
          <w:lang w:eastAsia="zh-CN"/>
        </w:rPr>
        <w:t>2</w:t>
      </w:r>
      <w:r w:rsidR="0061301C">
        <w:rPr>
          <w:lang w:eastAsia="zh-CN"/>
        </w:rPr>
        <w:t>.1</w:t>
      </w:r>
      <w:r w:rsidR="0061301C" w:rsidRPr="006F4915">
        <w:rPr>
          <w:lang w:eastAsia="zh-CN"/>
        </w:rPr>
        <w:t xml:space="preserve"> </w:t>
      </w:r>
      <w:r w:rsidR="0061301C">
        <w:rPr>
          <w:rFonts w:hint="eastAsia"/>
          <w:lang w:eastAsia="zh-CN"/>
        </w:rPr>
        <w:t>研究工具</w:t>
      </w:r>
      <w:bookmarkEnd w:id="55"/>
    </w:p>
    <w:p w14:paraId="459AC3E3" w14:textId="179C36D9" w:rsidR="0061301C" w:rsidRPr="0061301C" w:rsidRDefault="0061301C" w:rsidP="0061301C">
      <w:pPr>
        <w:rPr>
          <w:lang w:eastAsia="zh-CN"/>
        </w:rPr>
      </w:pPr>
      <w:r>
        <w:rPr>
          <w:lang w:eastAsia="zh-CN"/>
        </w:rPr>
        <w:tab/>
      </w:r>
      <w:r w:rsidR="003A192D">
        <w:rPr>
          <w:rFonts w:hint="eastAsia"/>
          <w:lang w:eastAsia="zh-CN"/>
        </w:rPr>
        <w:t>本研究</w:t>
      </w:r>
      <w:r>
        <w:rPr>
          <w:rFonts w:hint="eastAsia"/>
          <w:lang w:eastAsia="zh-CN"/>
        </w:rPr>
        <w:t>将使用</w:t>
      </w:r>
      <w:r>
        <w:rPr>
          <w:rFonts w:hint="eastAsia"/>
          <w:lang w:eastAsia="zh-CN"/>
        </w:rPr>
        <w:t>R</w:t>
      </w:r>
      <w:r>
        <w:rPr>
          <w:rFonts w:hint="eastAsia"/>
          <w:lang w:eastAsia="zh-CN"/>
        </w:rPr>
        <w:t>里的软件包“</w:t>
      </w:r>
      <w:r>
        <w:rPr>
          <w:rFonts w:hint="eastAsia"/>
          <w:lang w:eastAsia="zh-CN"/>
        </w:rPr>
        <w:t>metafor</w:t>
      </w:r>
      <w:r>
        <w:rPr>
          <w:rFonts w:hint="eastAsia"/>
          <w:lang w:eastAsia="zh-CN"/>
        </w:rPr>
        <w:t>”</w:t>
      </w:r>
      <w:r w:rsidR="00F6625F">
        <w:rPr>
          <w:lang w:eastAsia="zh-CN"/>
        </w:rPr>
        <w:fldChar w:fldCharType="begin"/>
      </w:r>
      <w:r w:rsidR="00365407">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F6625F">
        <w:rPr>
          <w:lang w:eastAsia="zh-CN"/>
        </w:rPr>
        <w:fldChar w:fldCharType="separate"/>
      </w:r>
      <w:r w:rsidR="00F6625F">
        <w:rPr>
          <w:noProof/>
          <w:lang w:eastAsia="zh-CN"/>
        </w:rPr>
        <w:t>(Viechtbauer, 2010)</w:t>
      </w:r>
      <w:r w:rsidR="00F6625F">
        <w:rPr>
          <w:lang w:eastAsia="zh-CN"/>
        </w:rPr>
        <w:fldChar w:fldCharType="end"/>
      </w:r>
      <w:r w:rsidR="00F6625F">
        <w:rPr>
          <w:rFonts w:hint="eastAsia"/>
          <w:lang w:eastAsia="zh-CN"/>
        </w:rPr>
        <w:t xml:space="preserve"> </w:t>
      </w:r>
      <w:r>
        <w:rPr>
          <w:rFonts w:hint="eastAsia"/>
          <w:lang w:eastAsia="zh-CN"/>
        </w:rPr>
        <w:t>进行元分析。</w:t>
      </w:r>
      <w:r w:rsidR="00510593">
        <w:rPr>
          <w:rFonts w:hint="eastAsia"/>
          <w:lang w:eastAsia="zh-CN"/>
        </w:rPr>
        <w:t>其结果将使用软件包“</w:t>
      </w:r>
      <w:r w:rsidR="00510593">
        <w:rPr>
          <w:rFonts w:hint="eastAsia"/>
          <w:lang w:eastAsia="zh-CN"/>
        </w:rPr>
        <w:t>ggplot2</w:t>
      </w:r>
      <w:r w:rsidR="00510593">
        <w:rPr>
          <w:rFonts w:hint="eastAsia"/>
          <w:lang w:eastAsia="zh-CN"/>
        </w:rPr>
        <w:t>”</w:t>
      </w:r>
      <w:r w:rsidR="00510593">
        <w:rPr>
          <w:lang w:eastAsia="zh-CN"/>
        </w:rPr>
        <w:fldChar w:fldCharType="begin"/>
      </w:r>
      <w:r w:rsidR="00510593">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sidR="00510593">
        <w:rPr>
          <w:lang w:eastAsia="zh-CN"/>
        </w:rPr>
        <w:fldChar w:fldCharType="separate"/>
      </w:r>
      <w:r w:rsidR="00510593">
        <w:rPr>
          <w:noProof/>
          <w:lang w:eastAsia="zh-CN"/>
        </w:rPr>
        <w:t>(Wickham &amp; Wickham, 2016)</w:t>
      </w:r>
      <w:r w:rsidR="00510593">
        <w:rPr>
          <w:lang w:eastAsia="zh-CN"/>
        </w:rPr>
        <w:fldChar w:fldCharType="end"/>
      </w:r>
      <w:r w:rsidR="00510593">
        <w:rPr>
          <w:rFonts w:hint="eastAsia"/>
          <w:lang w:eastAsia="zh-CN"/>
        </w:rPr>
        <w:t xml:space="preserve"> </w:t>
      </w:r>
      <w:r w:rsidR="00510593">
        <w:rPr>
          <w:rFonts w:hint="eastAsia"/>
          <w:lang w:eastAsia="zh-CN"/>
        </w:rPr>
        <w:t>绘制成图。</w:t>
      </w:r>
    </w:p>
    <w:p w14:paraId="3864F6D2" w14:textId="29EA4F32" w:rsidR="0073206F" w:rsidRDefault="00E667D9" w:rsidP="0073206F">
      <w:pPr>
        <w:pStyle w:val="3"/>
        <w:spacing w:before="180" w:after="180"/>
        <w:rPr>
          <w:lang w:eastAsia="zh-CN"/>
        </w:rPr>
      </w:pPr>
      <w:bookmarkStart w:id="56" w:name="_Toc162021924"/>
      <w:r>
        <w:rPr>
          <w:rFonts w:hint="eastAsia"/>
          <w:lang w:eastAsia="zh-CN"/>
        </w:rPr>
        <w:t>4</w:t>
      </w:r>
      <w:r w:rsidR="0073206F" w:rsidRPr="006F4915">
        <w:rPr>
          <w:lang w:eastAsia="zh-CN"/>
        </w:rPr>
        <w:t>.</w:t>
      </w:r>
      <w:r w:rsidR="00EC66E5">
        <w:rPr>
          <w:rFonts w:hint="eastAsia"/>
          <w:lang w:eastAsia="zh-CN"/>
        </w:rPr>
        <w:t>2</w:t>
      </w:r>
      <w:r w:rsidR="0073206F">
        <w:rPr>
          <w:lang w:eastAsia="zh-CN"/>
        </w:rPr>
        <w:t>.</w:t>
      </w:r>
      <w:r w:rsidR="0073206F">
        <w:rPr>
          <w:rFonts w:hint="eastAsia"/>
          <w:lang w:eastAsia="zh-CN"/>
        </w:rPr>
        <w:t>2 数据分析</w:t>
      </w:r>
      <w:bookmarkEnd w:id="56"/>
    </w:p>
    <w:p w14:paraId="354219A2" w14:textId="7FD5BF75" w:rsidR="0061301C" w:rsidRDefault="0073206F" w:rsidP="0061301C">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365407">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1ABDAAD9" w14:textId="25AF145F" w:rsidR="008E5559" w:rsidRDefault="00F6625F" w:rsidP="008E5559">
      <w:pPr>
        <w:ind w:firstLine="480"/>
        <w:rPr>
          <w:lang w:eastAsia="zh-CN"/>
        </w:rPr>
      </w:pPr>
      <w:r>
        <w:rPr>
          <w:rFonts w:hint="eastAsia"/>
          <w:lang w:eastAsia="zh-CN"/>
        </w:rPr>
        <w:t>首先，</w:t>
      </w:r>
      <w:r w:rsidR="003A192D">
        <w:rPr>
          <w:rFonts w:hint="eastAsia"/>
          <w:lang w:eastAsia="zh-CN"/>
        </w:rPr>
        <w:t>本研究</w:t>
      </w:r>
      <w:r>
        <w:rPr>
          <w:rFonts w:hint="eastAsia"/>
          <w:lang w:eastAsia="zh-CN"/>
        </w:rPr>
        <w:t>将使用</w:t>
      </w:r>
      <w:r>
        <w:rPr>
          <w:rFonts w:hint="eastAsia"/>
          <w:lang w:eastAsia="zh-CN"/>
        </w:rPr>
        <w:t>metafor</w:t>
      </w:r>
      <w:r>
        <w:rPr>
          <w:rFonts w:hint="eastAsia"/>
          <w:lang w:eastAsia="zh-CN"/>
        </w:rPr>
        <w:t>中的“</w:t>
      </w:r>
      <w:r>
        <w:rPr>
          <w:rFonts w:hint="eastAsia"/>
          <w:lang w:eastAsia="zh-CN"/>
        </w:rPr>
        <w:t>escalc</w:t>
      </w:r>
      <w:r>
        <w:rPr>
          <w:rFonts w:hint="eastAsia"/>
          <w:lang w:eastAsia="zh-CN"/>
        </w:rPr>
        <w:t>”函数将数据集中的相关系数或偏相关系数，以每个研究的被试量赋予权重，将其转化为效应量。</w:t>
      </w:r>
      <w:r w:rsidR="004870A2">
        <w:rPr>
          <w:rFonts w:hint="eastAsia"/>
          <w:lang w:eastAsia="zh-CN"/>
        </w:rPr>
        <w:t>之后</w:t>
      </w:r>
      <w:r>
        <w:rPr>
          <w:rFonts w:hint="eastAsia"/>
          <w:lang w:eastAsia="zh-CN"/>
        </w:rPr>
        <w:t>，</w:t>
      </w:r>
      <w:r w:rsidR="003A192D">
        <w:rPr>
          <w:rFonts w:hint="eastAsia"/>
          <w:lang w:eastAsia="zh-CN"/>
        </w:rPr>
        <w:t>本研究</w:t>
      </w:r>
      <w:r w:rsidR="00DA6506">
        <w:rPr>
          <w:rFonts w:hint="eastAsia"/>
          <w:lang w:eastAsia="zh-CN"/>
        </w:rPr>
        <w:t>将使用</w:t>
      </w:r>
      <w:r w:rsidR="00753623">
        <w:rPr>
          <w:rFonts w:hint="eastAsia"/>
          <w:lang w:eastAsia="zh-CN"/>
        </w:rPr>
        <w:t>，“</w:t>
      </w:r>
      <w:r w:rsidR="00753623">
        <w:rPr>
          <w:rFonts w:hint="eastAsia"/>
          <w:lang w:eastAsia="zh-CN"/>
        </w:rPr>
        <w:t>rma</w:t>
      </w:r>
      <w:r w:rsidR="00753623">
        <w:rPr>
          <w:rFonts w:hint="eastAsia"/>
          <w:lang w:eastAsia="zh-CN"/>
        </w:rPr>
        <w:t>”函数进行</w:t>
      </w:r>
      <w:r w:rsidR="00DA6506">
        <w:rPr>
          <w:rFonts w:hint="eastAsia"/>
          <w:lang w:eastAsia="zh-CN"/>
        </w:rPr>
        <w:t>Q</w:t>
      </w:r>
      <w:r w:rsidR="00DA6506">
        <w:rPr>
          <w:rFonts w:hint="eastAsia"/>
          <w:lang w:eastAsia="zh-CN"/>
        </w:rPr>
        <w:t>检验</w:t>
      </w:r>
      <w:r w:rsidR="00753623">
        <w:rPr>
          <w:rFonts w:hint="eastAsia"/>
          <w:lang w:eastAsia="zh-CN"/>
        </w:rPr>
        <w:t>，</w:t>
      </w:r>
      <w:r w:rsidR="00DA6506">
        <w:rPr>
          <w:rFonts w:hint="eastAsia"/>
          <w:lang w:eastAsia="zh-CN"/>
        </w:rPr>
        <w:t>计算研究之间的异质性</w:t>
      </w:r>
      <w:r w:rsidR="00DA6506">
        <w:rPr>
          <w:rFonts w:hint="eastAsia"/>
          <w:lang w:eastAsia="zh-CN"/>
        </w:rPr>
        <w:t>I</w:t>
      </w:r>
      <w:r w:rsidR="00DA6506" w:rsidRPr="00DA6506">
        <w:rPr>
          <w:rFonts w:hint="eastAsia"/>
          <w:vertAlign w:val="superscript"/>
          <w:lang w:eastAsia="zh-CN"/>
        </w:rPr>
        <w:t>2</w:t>
      </w:r>
      <w:r w:rsidR="00DA6506">
        <w:rPr>
          <w:rFonts w:hint="eastAsia"/>
          <w:lang w:eastAsia="zh-CN"/>
        </w:rPr>
        <w:t>，如果该值大于</w:t>
      </w:r>
      <w:r w:rsidR="00DA6506">
        <w:rPr>
          <w:rFonts w:hint="eastAsia"/>
          <w:lang w:eastAsia="zh-CN"/>
        </w:rPr>
        <w:t>75%</w:t>
      </w:r>
      <w:r w:rsidR="00DA6506">
        <w:rPr>
          <w:rFonts w:hint="eastAsia"/>
          <w:lang w:eastAsia="zh-CN"/>
        </w:rPr>
        <w:t>，则说明</w:t>
      </w:r>
      <w:r w:rsidR="003A192D">
        <w:rPr>
          <w:rFonts w:hint="eastAsia"/>
          <w:lang w:eastAsia="zh-CN"/>
        </w:rPr>
        <w:t>本研究</w:t>
      </w:r>
      <w:r w:rsidR="00DA6506">
        <w:rPr>
          <w:rFonts w:hint="eastAsia"/>
          <w:lang w:eastAsia="zh-CN"/>
        </w:rPr>
        <w:t>收集到的研究之间存在显著的异质性，更适合随机效果模型。否则，则应该使用固定效果模型。最后，</w:t>
      </w:r>
      <w:r w:rsidR="003A192D">
        <w:rPr>
          <w:rFonts w:hint="eastAsia"/>
          <w:lang w:eastAsia="zh-CN"/>
        </w:rPr>
        <w:t>本研究</w:t>
      </w:r>
      <w:r>
        <w:rPr>
          <w:rFonts w:hint="eastAsia"/>
          <w:lang w:eastAsia="zh-CN"/>
        </w:rPr>
        <w:t>将</w:t>
      </w:r>
      <w:r w:rsidR="00DA6506">
        <w:rPr>
          <w:rFonts w:hint="eastAsia"/>
          <w:lang w:eastAsia="zh-CN"/>
        </w:rPr>
        <w:t>计算得到的</w:t>
      </w:r>
      <w:r>
        <w:rPr>
          <w:rFonts w:hint="eastAsia"/>
          <w:lang w:eastAsia="zh-CN"/>
        </w:rPr>
        <w:t>效应量</w:t>
      </w:r>
      <w:r w:rsidR="0089706F">
        <w:rPr>
          <w:rFonts w:hint="eastAsia"/>
          <w:lang w:eastAsia="zh-CN"/>
        </w:rPr>
        <w:t>，</w:t>
      </w:r>
      <w:r>
        <w:rPr>
          <w:rFonts w:hint="eastAsia"/>
          <w:lang w:eastAsia="zh-CN"/>
        </w:rPr>
        <w:t>使用“</w:t>
      </w:r>
      <w:r>
        <w:rPr>
          <w:rFonts w:hint="eastAsia"/>
          <w:lang w:eastAsia="zh-CN"/>
        </w:rPr>
        <w:t>ggplot2</w:t>
      </w:r>
      <w:r>
        <w:rPr>
          <w:rFonts w:hint="eastAsia"/>
          <w:lang w:eastAsia="zh-CN"/>
        </w:rPr>
        <w:t>”</w:t>
      </w:r>
      <w:r>
        <w:rPr>
          <w:lang w:eastAsia="zh-CN"/>
        </w:rPr>
        <w:fldChar w:fldCharType="begin"/>
      </w:r>
      <w:r>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Pr>
          <w:lang w:eastAsia="zh-CN"/>
        </w:rPr>
        <w:fldChar w:fldCharType="separate"/>
      </w:r>
      <w:r>
        <w:rPr>
          <w:noProof/>
          <w:lang w:eastAsia="zh-CN"/>
        </w:rPr>
        <w:t>(Wickham &amp; Wickham, 2016)</w:t>
      </w:r>
      <w:r>
        <w:rPr>
          <w:lang w:eastAsia="zh-CN"/>
        </w:rPr>
        <w:fldChar w:fldCharType="end"/>
      </w:r>
      <w:r>
        <w:rPr>
          <w:rFonts w:hint="eastAsia"/>
          <w:lang w:eastAsia="zh-CN"/>
        </w:rPr>
        <w:t xml:space="preserve"> </w:t>
      </w:r>
      <w:r>
        <w:rPr>
          <w:rFonts w:hint="eastAsia"/>
          <w:lang w:eastAsia="zh-CN"/>
        </w:rPr>
        <w:t>软件包绘制森林图。</w:t>
      </w:r>
    </w:p>
    <w:p w14:paraId="1F845E8B" w14:textId="45AE220B" w:rsidR="0089706F" w:rsidRDefault="0089706F" w:rsidP="008E5559">
      <w:pPr>
        <w:ind w:firstLine="480"/>
        <w:rPr>
          <w:lang w:eastAsia="zh-CN"/>
        </w:rPr>
      </w:pPr>
      <w:r>
        <w:rPr>
          <w:rFonts w:hint="eastAsia"/>
          <w:lang w:eastAsia="zh-CN"/>
        </w:rPr>
        <w:t>然后</w:t>
      </w:r>
      <w:r w:rsidR="004870A2">
        <w:rPr>
          <w:rFonts w:hint="eastAsia"/>
          <w:lang w:eastAsia="zh-CN"/>
        </w:rPr>
        <w:t>，</w:t>
      </w:r>
      <w:r w:rsidR="003A192D">
        <w:rPr>
          <w:rFonts w:hint="eastAsia"/>
          <w:lang w:eastAsia="zh-CN"/>
        </w:rPr>
        <w:t>本研究</w:t>
      </w:r>
      <w:r w:rsidR="004870A2">
        <w:rPr>
          <w:rFonts w:hint="eastAsia"/>
          <w:lang w:eastAsia="zh-CN"/>
        </w:rPr>
        <w:t>将</w:t>
      </w:r>
      <w:r>
        <w:rPr>
          <w:rFonts w:hint="eastAsia"/>
          <w:lang w:eastAsia="zh-CN"/>
        </w:rPr>
        <w:t>使用“</w:t>
      </w:r>
      <w:r>
        <w:rPr>
          <w:rFonts w:hint="eastAsia"/>
          <w:lang w:eastAsia="zh-CN"/>
        </w:rPr>
        <w:t>metafor</w:t>
      </w:r>
      <w:r>
        <w:rPr>
          <w:rFonts w:hint="eastAsia"/>
          <w:lang w:eastAsia="zh-CN"/>
        </w:rPr>
        <w:t>”</w:t>
      </w:r>
      <w:r>
        <w:rPr>
          <w:lang w:eastAsia="zh-CN"/>
        </w:rPr>
        <w:fldChar w:fldCharType="begin"/>
      </w:r>
      <w:r w:rsidR="00365407">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Pr>
          <w:lang w:eastAsia="zh-CN"/>
        </w:rPr>
        <w:fldChar w:fldCharType="separate"/>
      </w:r>
      <w:r>
        <w:rPr>
          <w:noProof/>
          <w:lang w:eastAsia="zh-CN"/>
        </w:rPr>
        <w:t>(Viechtbauer, 2010)</w:t>
      </w:r>
      <w:r>
        <w:rPr>
          <w:lang w:eastAsia="zh-CN"/>
        </w:rPr>
        <w:fldChar w:fldCharType="end"/>
      </w:r>
      <w:r>
        <w:rPr>
          <w:rFonts w:hint="eastAsia"/>
          <w:lang w:eastAsia="zh-CN"/>
        </w:rPr>
        <w:t xml:space="preserve"> </w:t>
      </w:r>
      <w:r>
        <w:rPr>
          <w:rFonts w:hint="eastAsia"/>
          <w:lang w:eastAsia="zh-CN"/>
        </w:rPr>
        <w:t>中的“</w:t>
      </w:r>
      <w:r>
        <w:rPr>
          <w:rFonts w:hint="eastAsia"/>
          <w:lang w:eastAsia="zh-CN"/>
        </w:rPr>
        <w:t>gosh</w:t>
      </w:r>
      <w:r>
        <w:rPr>
          <w:rFonts w:hint="eastAsia"/>
          <w:lang w:eastAsia="zh-CN"/>
        </w:rPr>
        <w:t>”函数进行敏感度分析</w:t>
      </w:r>
      <w:r>
        <w:rPr>
          <w:rFonts w:hint="eastAsia"/>
          <w:lang w:eastAsia="zh-CN"/>
        </w:rPr>
        <w:t xml:space="preserve"> </w:t>
      </w:r>
      <w:r w:rsidRPr="004E614C">
        <w:fldChar w:fldCharType="begin"/>
      </w:r>
      <w:r>
        <w:rPr>
          <w:lang w:eastAsia="zh-CN"/>
        </w:rPr>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4E614C">
        <w:fldChar w:fldCharType="separate"/>
      </w:r>
      <w:r>
        <w:rPr>
          <w:noProof/>
          <w:lang w:eastAsia="zh-CN"/>
        </w:rPr>
        <w:t>(Olkin et al., 2012)</w:t>
      </w:r>
      <w:r w:rsidRPr="004E614C">
        <w:fldChar w:fldCharType="end"/>
      </w:r>
      <w:r>
        <w:rPr>
          <w:rFonts w:hint="eastAsia"/>
          <w:lang w:eastAsia="zh-CN"/>
        </w:rPr>
        <w:t>，以绘制</w:t>
      </w:r>
      <w:r>
        <w:rPr>
          <w:rFonts w:hint="eastAsia"/>
          <w:lang w:eastAsia="zh-CN"/>
        </w:rPr>
        <w:t>GOSH</w:t>
      </w:r>
      <w:r>
        <w:rPr>
          <w:rFonts w:hint="eastAsia"/>
          <w:lang w:eastAsia="zh-CN"/>
        </w:rPr>
        <w:t>图。</w:t>
      </w:r>
    </w:p>
    <w:p w14:paraId="0E8E467F" w14:textId="06917F03" w:rsidR="00DA6506" w:rsidRPr="004E614C" w:rsidRDefault="0089706F" w:rsidP="00440847">
      <w:pPr>
        <w:ind w:firstLine="480"/>
        <w:rPr>
          <w:lang w:eastAsia="zh-CN"/>
        </w:rPr>
      </w:pPr>
      <w:r>
        <w:rPr>
          <w:rFonts w:hint="eastAsia"/>
          <w:lang w:eastAsia="zh-CN"/>
        </w:rPr>
        <w:t>最后，</w:t>
      </w:r>
      <w:r w:rsidR="003A192D">
        <w:rPr>
          <w:rFonts w:hint="eastAsia"/>
          <w:lang w:eastAsia="zh-CN"/>
        </w:rPr>
        <w:t>本研究</w:t>
      </w:r>
      <w:r>
        <w:rPr>
          <w:rFonts w:hint="eastAsia"/>
          <w:lang w:eastAsia="zh-CN"/>
        </w:rPr>
        <w:t>将使用“</w:t>
      </w:r>
      <w:r>
        <w:rPr>
          <w:rFonts w:hint="eastAsia"/>
          <w:lang w:eastAsia="zh-CN"/>
        </w:rPr>
        <w:t>metafor</w:t>
      </w:r>
      <w:r>
        <w:rPr>
          <w:rFonts w:hint="eastAsia"/>
          <w:lang w:eastAsia="zh-CN"/>
        </w:rPr>
        <w:t>”</w:t>
      </w:r>
      <w:r w:rsidR="00510593">
        <w:rPr>
          <w:lang w:eastAsia="zh-CN"/>
        </w:rPr>
        <w:fldChar w:fldCharType="begin"/>
      </w:r>
      <w:r w:rsidR="00365407">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510593">
        <w:rPr>
          <w:lang w:eastAsia="zh-CN"/>
        </w:rPr>
        <w:fldChar w:fldCharType="separate"/>
      </w:r>
      <w:r w:rsidR="00510593">
        <w:rPr>
          <w:noProof/>
          <w:lang w:eastAsia="zh-CN"/>
        </w:rPr>
        <w:t>(Viechtbauer, 2010)</w:t>
      </w:r>
      <w:r w:rsidR="00510593">
        <w:rPr>
          <w:lang w:eastAsia="zh-CN"/>
        </w:rPr>
        <w:fldChar w:fldCharType="end"/>
      </w:r>
      <w:r w:rsidR="00510593">
        <w:rPr>
          <w:rFonts w:hint="eastAsia"/>
          <w:lang w:eastAsia="zh-CN"/>
        </w:rPr>
        <w:t xml:space="preserve"> </w:t>
      </w:r>
      <w:r>
        <w:rPr>
          <w:rFonts w:hint="eastAsia"/>
          <w:lang w:eastAsia="zh-CN"/>
        </w:rPr>
        <w:t>中的“</w:t>
      </w:r>
      <w:r>
        <w:rPr>
          <w:rFonts w:hint="eastAsia"/>
          <w:lang w:eastAsia="zh-CN"/>
        </w:rPr>
        <w:t>fsn</w:t>
      </w:r>
      <w:r>
        <w:rPr>
          <w:rFonts w:hint="eastAsia"/>
          <w:lang w:eastAsia="zh-CN"/>
        </w:rPr>
        <w:t>”，“</w:t>
      </w:r>
      <w:r>
        <w:rPr>
          <w:rFonts w:hint="eastAsia"/>
          <w:lang w:eastAsia="zh-CN"/>
        </w:rPr>
        <w:t>ranktest</w:t>
      </w:r>
      <w:r>
        <w:rPr>
          <w:rFonts w:hint="eastAsia"/>
          <w:lang w:eastAsia="zh-CN"/>
        </w:rPr>
        <w:t>”，“</w:t>
      </w:r>
      <w:r>
        <w:rPr>
          <w:rFonts w:hint="eastAsia"/>
          <w:lang w:eastAsia="zh-CN"/>
        </w:rPr>
        <w:t>regtest</w:t>
      </w:r>
      <w:r>
        <w:rPr>
          <w:rFonts w:hint="eastAsia"/>
          <w:lang w:eastAsia="zh-CN"/>
        </w:rPr>
        <w:t>”和“</w:t>
      </w:r>
      <w:r w:rsidR="00510593">
        <w:rPr>
          <w:rFonts w:hint="eastAsia"/>
          <w:lang w:eastAsia="zh-CN"/>
        </w:rPr>
        <w:t>trimfill</w:t>
      </w:r>
      <w:r w:rsidR="00510593">
        <w:rPr>
          <w:rFonts w:hint="eastAsia"/>
          <w:lang w:eastAsia="zh-CN"/>
        </w:rPr>
        <w:t>”函数，</w:t>
      </w:r>
      <w:r>
        <w:rPr>
          <w:rFonts w:hint="eastAsia"/>
          <w:lang w:eastAsia="zh-CN"/>
        </w:rPr>
        <w:t>进行发表偏倚的检验</w:t>
      </w:r>
      <w:r>
        <w:rPr>
          <w:rFonts w:hint="eastAsia"/>
          <w:lang w:eastAsia="zh-CN"/>
        </w:rPr>
        <w:t xml:space="preserve"> </w:t>
      </w:r>
      <w:r>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OTk0PC95ZWFyPjwvZGF0ZXM+PGlzYm4+MDAwNi0zNDFYPC9pc2JuPjx1cmxzPjwvdXJscz48L3Jl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</w:fldData>
        </w:fldChar>
      </w:r>
      <w:r>
        <w:rPr>
          <w:lang w:eastAsia="zh-CN"/>
        </w:rPr>
        <w:instrText xml:space="preserve"> ADDIN EN.CITE </w:instrText>
      </w:r>
      <w:r>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OTk0PC95ZWFyPjwvZGF0ZXM+PGlzYm4+MDAwNi0zNDFYPC9pc2JuPjx1cmxzPjwvdXJscz48L3Jl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</w:fldData>
        </w:fldChar>
      </w:r>
      <w:r>
        <w:rPr>
          <w:lang w:eastAsia="zh-CN"/>
        </w:rPr>
        <w:instrText xml:space="preserve"> ADDIN EN.CITE.DATA </w:instrText>
      </w:r>
      <w:r>
        <w:rPr>
          <w:lang w:eastAsia="zh-CN"/>
        </w:rPr>
      </w:r>
      <w:r>
        <w:rPr>
          <w:lang w:eastAsia="zh-CN"/>
        </w:rPr>
        <w:fldChar w:fldCharType="end"/>
      </w:r>
      <w:r>
        <w:rPr>
          <w:lang w:eastAsia="zh-CN"/>
        </w:rPr>
      </w:r>
      <w:r>
        <w:rPr>
          <w:lang w:eastAsia="zh-CN"/>
        </w:rPr>
        <w:fldChar w:fldCharType="separate"/>
      </w:r>
      <w:r>
        <w:rPr>
          <w:noProof/>
          <w:lang w:eastAsia="zh-CN"/>
        </w:rPr>
        <w:t>(Begg &amp; Mazumdar, 1994; Duval &amp; Tweedie, 2000; Egger et al., 1997)</w:t>
      </w:r>
      <w:r>
        <w:rPr>
          <w:lang w:eastAsia="zh-CN"/>
        </w:rPr>
        <w:fldChar w:fldCharType="end"/>
      </w:r>
      <w:r>
        <w:rPr>
          <w:rFonts w:hint="eastAsia"/>
          <w:lang w:eastAsia="zh-CN"/>
        </w:rPr>
        <w:t>。</w:t>
      </w:r>
      <w:r w:rsidR="00753623">
        <w:rPr>
          <w:rFonts w:hint="eastAsia"/>
          <w:lang w:eastAsia="zh-CN"/>
        </w:rPr>
        <w:t>其</w:t>
      </w:r>
      <w:r>
        <w:rPr>
          <w:rFonts w:hint="eastAsia"/>
          <w:lang w:eastAsia="zh-CN"/>
        </w:rPr>
        <w:t>结果也将使用“</w:t>
      </w:r>
      <w:r>
        <w:rPr>
          <w:rFonts w:hint="eastAsia"/>
          <w:lang w:eastAsia="zh-CN"/>
        </w:rPr>
        <w:t>ggplot2</w:t>
      </w:r>
      <w:r>
        <w:rPr>
          <w:rFonts w:hint="eastAsia"/>
          <w:lang w:eastAsia="zh-CN"/>
        </w:rPr>
        <w:t>”</w:t>
      </w:r>
      <w:r>
        <w:rPr>
          <w:lang w:eastAsia="zh-CN"/>
        </w:rPr>
        <w:fldChar w:fldCharType="begin"/>
      </w:r>
      <w:r>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Pr>
          <w:lang w:eastAsia="zh-CN"/>
        </w:rPr>
        <w:fldChar w:fldCharType="separate"/>
      </w:r>
      <w:r>
        <w:rPr>
          <w:noProof/>
          <w:lang w:eastAsia="zh-CN"/>
        </w:rPr>
        <w:t>(Wickham &amp; Wickham, 2016)</w:t>
      </w:r>
      <w:r>
        <w:rPr>
          <w:lang w:eastAsia="zh-CN"/>
        </w:rPr>
        <w:fldChar w:fldCharType="end"/>
      </w:r>
      <w:r>
        <w:rPr>
          <w:rFonts w:hint="eastAsia"/>
          <w:lang w:eastAsia="zh-CN"/>
        </w:rPr>
        <w:t xml:space="preserve"> </w:t>
      </w:r>
      <w:r>
        <w:rPr>
          <w:rFonts w:hint="eastAsia"/>
          <w:lang w:eastAsia="zh-CN"/>
        </w:rPr>
        <w:t>绘制成漏斗图。</w:t>
      </w:r>
    </w:p>
    <w:p w14:paraId="1E35D060" w14:textId="4A4AF3E0" w:rsidR="00F66F3A" w:rsidRPr="006F4915" w:rsidRDefault="00E667D9" w:rsidP="006F4915">
      <w:pPr>
        <w:pStyle w:val="2"/>
        <w:spacing w:before="180" w:after="180"/>
        <w:rPr>
          <w:lang w:eastAsia="zh-CN"/>
        </w:rPr>
      </w:pPr>
      <w:bookmarkStart w:id="57" w:name="_Toc162021925"/>
      <w:r>
        <w:rPr>
          <w:rFonts w:hint="eastAsia"/>
          <w:lang w:eastAsia="zh-CN"/>
        </w:rPr>
        <w:t>4</w:t>
      </w:r>
      <w:r w:rsidR="001F3A33" w:rsidRPr="006F4915">
        <w:rPr>
          <w:lang w:eastAsia="zh-CN"/>
        </w:rPr>
        <w:t>.</w:t>
      </w:r>
      <w:r w:rsidR="00EC66E5">
        <w:rPr>
          <w:rFonts w:hint="eastAsia"/>
          <w:lang w:eastAsia="zh-CN"/>
        </w:rPr>
        <w:t>3</w:t>
      </w:r>
      <w:r w:rsidR="001F3A33" w:rsidRPr="006F4915">
        <w:rPr>
          <w:lang w:eastAsia="zh-CN"/>
        </w:rPr>
        <w:t xml:space="preserve"> </w:t>
      </w:r>
      <w:r w:rsidR="00F66F3A" w:rsidRPr="006F4915">
        <w:rPr>
          <w:rFonts w:hint="eastAsia"/>
          <w:lang w:eastAsia="zh-CN"/>
        </w:rPr>
        <w:t>结果</w:t>
      </w:r>
      <w:bookmarkEnd w:id="57"/>
    </w:p>
    <w:p w14:paraId="1187A707" w14:textId="55C05D67" w:rsidR="00F66F3A" w:rsidRPr="006F4915" w:rsidRDefault="00E667D9" w:rsidP="006F4915">
      <w:pPr>
        <w:pStyle w:val="3"/>
        <w:spacing w:before="180" w:after="180"/>
        <w:rPr>
          <w:lang w:eastAsia="zh-CN"/>
        </w:rPr>
      </w:pPr>
      <w:bookmarkStart w:id="58" w:name="_Toc162021926"/>
      <w:r>
        <w:rPr>
          <w:rFonts w:hint="eastAsia"/>
          <w:lang w:eastAsia="zh-CN"/>
        </w:rPr>
        <w:t>4</w:t>
      </w:r>
      <w:r w:rsidR="001F3A33" w:rsidRPr="006F4915">
        <w:rPr>
          <w:lang w:eastAsia="zh-CN"/>
        </w:rPr>
        <w:t>.</w:t>
      </w:r>
      <w:r w:rsidR="00EC66E5">
        <w:rPr>
          <w:rFonts w:hint="eastAsia"/>
          <w:lang w:eastAsia="zh-CN"/>
        </w:rPr>
        <w:t>3</w:t>
      </w:r>
      <w:r w:rsidR="001F3A33" w:rsidRPr="006F4915">
        <w:rPr>
          <w:lang w:eastAsia="zh-CN"/>
        </w:rPr>
        <w:t xml:space="preserve">.1 </w:t>
      </w:r>
      <w:r w:rsidR="00F66F3A" w:rsidRPr="006F4915">
        <w:rPr>
          <w:rFonts w:hint="eastAsia"/>
          <w:lang w:eastAsia="zh-CN"/>
        </w:rPr>
        <w:t>总体效应</w:t>
      </w:r>
      <w:bookmarkEnd w:id="58"/>
    </w:p>
    <w:p w14:paraId="0717C9A5" w14:textId="55E59EE4" w:rsidR="008122F8" w:rsidRPr="004E614C" w:rsidRDefault="000727D9" w:rsidP="00644919">
      <w:pPr>
        <w:ind w:firstLine="480"/>
        <w:rPr>
          <w:lang w:eastAsia="zh-CN"/>
        </w:rPr>
      </w:pPr>
      <w:r w:rsidRPr="004E614C">
        <w:rPr>
          <w:rFonts w:hint="eastAsia"/>
          <w:lang w:eastAsia="zh-CN"/>
        </w:rPr>
        <w:t>由于，</w:t>
      </w:r>
      <w:r w:rsidR="00F66F3A" w:rsidRPr="004E614C">
        <w:rPr>
          <w:rFonts w:hint="eastAsia"/>
          <w:lang w:eastAsia="zh-CN"/>
        </w:rPr>
        <w:t>Q</w:t>
      </w:r>
      <w:r w:rsidR="00F66F3A" w:rsidRPr="004E614C">
        <w:rPr>
          <w:rFonts w:hint="eastAsia"/>
          <w:lang w:eastAsia="zh-CN"/>
        </w:rPr>
        <w:t>检验显示效应量之间存在显著的差异性（</w:t>
      </w:r>
      <w:r w:rsidR="00F66F3A" w:rsidRPr="004E614C">
        <w:rPr>
          <w:i/>
          <w:iCs/>
          <w:lang w:eastAsia="zh-CN"/>
        </w:rPr>
        <w:t>Q</w:t>
      </w:r>
      <w:r w:rsidR="00F66F3A" w:rsidRPr="004E614C">
        <w:rPr>
          <w:lang w:eastAsia="zh-CN"/>
        </w:rPr>
        <w:t xml:space="preserve"> (21) = 85.86, </w:t>
      </w:r>
      <w:r w:rsidR="00F66F3A" w:rsidRPr="004E614C">
        <w:rPr>
          <w:i/>
          <w:iCs/>
          <w:lang w:eastAsia="zh-CN"/>
        </w:rPr>
        <w:t>p</w:t>
      </w:r>
      <w:r w:rsidR="00F66F3A" w:rsidRPr="004E614C">
        <w:rPr>
          <w:lang w:eastAsia="zh-CN"/>
        </w:rPr>
        <w:t xml:space="preserve"> &lt; .001</w:t>
      </w:r>
      <w:r w:rsidR="00F66F3A" w:rsidRPr="004E614C">
        <w:rPr>
          <w:rFonts w:hint="eastAsia"/>
          <w:lang w:eastAsia="zh-CN"/>
        </w:rPr>
        <w:t>），</w:t>
      </w:r>
      <w:r w:rsidR="00F66F3A" w:rsidRPr="004E614C">
        <w:rPr>
          <w:rFonts w:hint="eastAsia"/>
          <w:lang w:eastAsia="zh-CN"/>
        </w:rPr>
        <w:t>I</w:t>
      </w:r>
      <w:r w:rsidR="00F66F3A" w:rsidRPr="004E614C">
        <w:rPr>
          <w:lang w:eastAsia="zh-CN"/>
        </w:rPr>
        <w:t>2</w:t>
      </w:r>
      <w:r w:rsidR="00F66F3A" w:rsidRPr="004E614C">
        <w:rPr>
          <w:rFonts w:hint="eastAsia"/>
          <w:lang w:eastAsia="zh-CN"/>
        </w:rPr>
        <w:t>为</w:t>
      </w:r>
      <w:r w:rsidR="00F66F3A" w:rsidRPr="004E614C">
        <w:rPr>
          <w:rFonts w:hint="eastAsia"/>
          <w:lang w:eastAsia="zh-CN"/>
        </w:rPr>
        <w:t>8</w:t>
      </w:r>
      <w:r w:rsidR="00F66F3A" w:rsidRPr="004E614C">
        <w:rPr>
          <w:lang w:eastAsia="zh-CN"/>
        </w:rPr>
        <w:t>3.80%</w:t>
      </w:r>
      <w:r w:rsidR="00F66F3A" w:rsidRPr="004E614C">
        <w:rPr>
          <w:rFonts w:hint="eastAsia"/>
          <w:lang w:eastAsia="zh-CN"/>
        </w:rPr>
        <w:t>，超过了</w:t>
      </w:r>
      <w:r w:rsidR="00F66F3A" w:rsidRPr="004E614C">
        <w:rPr>
          <w:rFonts w:hint="eastAsia"/>
          <w:lang w:eastAsia="zh-CN"/>
        </w:rPr>
        <w:t>7</w:t>
      </w:r>
      <w:r w:rsidR="00F66F3A" w:rsidRPr="004E614C">
        <w:rPr>
          <w:lang w:eastAsia="zh-CN"/>
        </w:rPr>
        <w:t>5%</w:t>
      </w:r>
      <w:r w:rsidR="00F66F3A" w:rsidRPr="004E614C">
        <w:rPr>
          <w:rFonts w:hint="eastAsia"/>
          <w:lang w:eastAsia="zh-CN"/>
        </w:rPr>
        <w:t>，这意味着</w:t>
      </w:r>
      <w:r w:rsidR="003A192D">
        <w:rPr>
          <w:rFonts w:hint="eastAsia"/>
          <w:lang w:eastAsia="zh-CN"/>
        </w:rPr>
        <w:t>本研究</w:t>
      </w:r>
      <w:r w:rsidR="00F66F3A" w:rsidRPr="004E614C">
        <w:rPr>
          <w:rFonts w:hint="eastAsia"/>
          <w:lang w:eastAsia="zh-CN"/>
        </w:rPr>
        <w:t>的数据适合采用随机效应模型来进行分析。基于随机效应模型，</w:t>
      </w:r>
      <w:r w:rsidR="003A192D">
        <w:rPr>
          <w:rFonts w:hint="eastAsia"/>
          <w:lang w:eastAsia="zh-CN"/>
        </w:rPr>
        <w:t>本研究</w:t>
      </w:r>
      <w:r w:rsidR="00F66F3A" w:rsidRPr="004E614C">
        <w:rPr>
          <w:rFonts w:hint="eastAsia"/>
          <w:lang w:eastAsia="zh-CN"/>
        </w:rPr>
        <w:t>发现了一个很小总体效应（</w:t>
      </w:r>
      <w:r w:rsidR="00541EC6">
        <w:rPr>
          <w:lang w:eastAsia="zh-CN"/>
        </w:rPr>
        <w:t>r</w:t>
      </w:r>
      <w:r w:rsidR="00F66F3A" w:rsidRPr="004E614C">
        <w:rPr>
          <w:lang w:eastAsia="zh-CN"/>
        </w:rPr>
        <w:t xml:space="preserve"> = -.063, 95% CI [-.111, -.015], t(21) = -2.71, </w:t>
      </w:r>
      <w:r w:rsidR="00F66F3A" w:rsidRPr="004E614C">
        <w:rPr>
          <w:i/>
          <w:iCs/>
          <w:lang w:eastAsia="zh-CN"/>
        </w:rPr>
        <w:t>p</w:t>
      </w:r>
      <w:r w:rsidR="00F66F3A" w:rsidRPr="004E614C">
        <w:rPr>
          <w:lang w:eastAsia="zh-CN"/>
        </w:rPr>
        <w:t xml:space="preserve"> = .013</w:t>
      </w:r>
      <w:r w:rsidR="00F66F3A" w:rsidRPr="004E614C">
        <w:rPr>
          <w:rFonts w:hint="eastAsia"/>
          <w:lang w:eastAsia="zh-CN"/>
        </w:rPr>
        <w:t>），</w:t>
      </w:r>
      <w:r w:rsidR="00E82F59" w:rsidRPr="00E82F59">
        <w:rPr>
          <w:rFonts w:hint="eastAsia"/>
          <w:lang w:eastAsia="zh-CN"/>
        </w:rPr>
        <w:t>这表明社会比较倾向与生活满意度之间存在微弱的负相关，验证了</w:t>
      </w:r>
      <w:r w:rsidR="003A192D">
        <w:rPr>
          <w:rFonts w:hint="eastAsia"/>
          <w:lang w:eastAsia="zh-CN"/>
        </w:rPr>
        <w:t>本研究</w:t>
      </w:r>
      <w:r w:rsidR="00E82F59" w:rsidRPr="00E82F59">
        <w:rPr>
          <w:rFonts w:hint="eastAsia"/>
          <w:lang w:eastAsia="zh-CN"/>
        </w:rPr>
        <w:t>的</w:t>
      </w:r>
      <w:r w:rsidR="00296BA2">
        <w:rPr>
          <w:rFonts w:hint="eastAsia"/>
          <w:lang w:eastAsia="zh-CN"/>
        </w:rPr>
        <w:t>假设</w:t>
      </w:r>
      <w:r w:rsidR="00296BA2">
        <w:rPr>
          <w:rFonts w:hint="eastAsia"/>
          <w:lang w:eastAsia="zh-CN"/>
        </w:rPr>
        <w:t>7</w:t>
      </w:r>
      <w:r w:rsidR="00E82F59" w:rsidRPr="00E82F59">
        <w:rPr>
          <w:rFonts w:hint="eastAsia"/>
          <w:lang w:eastAsia="zh-CN"/>
        </w:rPr>
        <w:t>。在接下来的分析中，</w:t>
      </w:r>
      <w:r w:rsidR="003A192D">
        <w:rPr>
          <w:rFonts w:hint="eastAsia"/>
          <w:lang w:eastAsia="zh-CN"/>
        </w:rPr>
        <w:t>本研究</w:t>
      </w:r>
      <w:r w:rsidR="00E82F59" w:rsidRPr="00E82F59">
        <w:rPr>
          <w:rFonts w:hint="eastAsia"/>
          <w:lang w:eastAsia="zh-CN"/>
        </w:rPr>
        <w:t>将使用该总体效应值作为贝叶斯结构方程模型中社会比较倾向与生活满意度的先验概率，以提高参数</w:t>
      </w:r>
      <w:r w:rsidR="00E82F59">
        <w:rPr>
          <w:rFonts w:hint="eastAsia"/>
          <w:lang w:eastAsia="zh-CN"/>
        </w:rPr>
        <w:t>估计</w:t>
      </w:r>
      <w:r w:rsidR="00E82F59" w:rsidRPr="00E82F59">
        <w:rPr>
          <w:rFonts w:hint="eastAsia"/>
          <w:lang w:eastAsia="zh-CN"/>
        </w:rPr>
        <w:t>的稳健性</w:t>
      </w:r>
      <w:r w:rsidR="00E82F59">
        <w:rPr>
          <w:rFonts w:hint="eastAsia"/>
          <w:lang w:eastAsia="zh-CN"/>
        </w:rPr>
        <w:t>。</w:t>
      </w:r>
    </w:p>
    <w:p w14:paraId="7EC6548D" w14:textId="77777777" w:rsidR="00F66F3A" w:rsidRPr="004E614C" w:rsidRDefault="00F66F3A" w:rsidP="00541EC6">
      <w:pPr>
        <w:jc w:val="center"/>
        <w:rPr>
          <w:lang w:eastAsia="zh-CN"/>
        </w:rPr>
      </w:pPr>
      <w:r w:rsidRPr="004E614C">
        <w:rPr>
          <w:noProof/>
          <w:lang w:eastAsia="zh-CN"/>
        </w:rPr>
        <w:drawing>
          <wp:inline distT="0" distB="0" distL="0" distR="0" wp14:anchorId="59F6408A" wp14:editId="41D5D5EE">
            <wp:extent cx="4707172" cy="3922643"/>
            <wp:effectExtent l="0" t="0" r="0" b="0"/>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24194" cy="3936828"/>
                    </a:xfrm>
                    <a:prstGeom prst="rect">
                      <a:avLst/>
                    </a:prstGeom>
                    <a:noFill/>
                    <a:ln>
                      <a:noFill/>
                    </a:ln>
                  </pic:spPr>
                </pic:pic>
              </a:graphicData>
            </a:graphic>
          </wp:inline>
        </w:drawing>
      </w:r>
    </w:p>
    <w:p w14:paraId="27E8E692" w14:textId="72E6CFFA" w:rsidR="00F66F3A" w:rsidRPr="004E614C" w:rsidRDefault="00F66F3A" w:rsidP="00541EC6">
      <w:pPr>
        <w:pStyle w:val="af5"/>
      </w:pPr>
      <w:r w:rsidRPr="004E614C">
        <w:rPr>
          <w:rFonts w:hint="eastAsia"/>
        </w:rPr>
        <w:t>图</w:t>
      </w:r>
      <w:r w:rsidR="00E667D9">
        <w:rPr>
          <w:rFonts w:hint="eastAsia"/>
        </w:rPr>
        <w:t>4</w:t>
      </w:r>
      <w:r w:rsidR="00BC6C4B">
        <w:t>.2</w:t>
      </w:r>
      <w:r w:rsidRPr="004E614C">
        <w:rPr>
          <w:rFonts w:hint="eastAsia"/>
        </w:rPr>
        <w:t xml:space="preserve"> 森林图</w:t>
      </w:r>
    </w:p>
    <w:p w14:paraId="2CE2485B" w14:textId="637D98CB" w:rsidR="00F66F3A" w:rsidRPr="004E614C" w:rsidRDefault="00E667D9" w:rsidP="00F66F3A">
      <w:pPr>
        <w:pStyle w:val="3"/>
        <w:spacing w:before="180" w:after="180"/>
        <w:rPr>
          <w:lang w:eastAsia="zh-CN"/>
        </w:rPr>
      </w:pPr>
      <w:bookmarkStart w:id="59" w:name="_Toc162021927"/>
      <w:r>
        <w:rPr>
          <w:rFonts w:hint="eastAsia"/>
          <w:lang w:eastAsia="zh-CN"/>
        </w:rPr>
        <w:t>4</w:t>
      </w:r>
      <w:r w:rsidR="001F3A33">
        <w:rPr>
          <w:lang w:eastAsia="zh-CN"/>
        </w:rPr>
        <w:t>.</w:t>
      </w:r>
      <w:r w:rsidR="00EC66E5">
        <w:rPr>
          <w:rFonts w:hint="eastAsia"/>
          <w:lang w:eastAsia="zh-CN"/>
        </w:rPr>
        <w:t>3</w:t>
      </w:r>
      <w:r w:rsidR="001F3A33">
        <w:rPr>
          <w:lang w:eastAsia="zh-CN"/>
        </w:rPr>
        <w:t>.2</w:t>
      </w:r>
      <w:r w:rsidR="005A1FC9">
        <w:rPr>
          <w:lang w:eastAsia="zh-CN"/>
        </w:rPr>
        <w:t xml:space="preserve"> </w:t>
      </w:r>
      <w:r w:rsidR="00F66F3A" w:rsidRPr="004E614C">
        <w:rPr>
          <w:rFonts w:hint="eastAsia"/>
          <w:lang w:eastAsia="zh-CN"/>
        </w:rPr>
        <w:t>敏感度分析</w:t>
      </w:r>
      <w:bookmarkEnd w:id="59"/>
    </w:p>
    <w:p w14:paraId="7FFE9250" w14:textId="2D21B764" w:rsidR="00F66F3A" w:rsidRPr="004E614C" w:rsidRDefault="003A192D" w:rsidP="00F66F3A">
      <w:pPr>
        <w:autoSpaceDE w:val="0"/>
        <w:autoSpaceDN w:val="0"/>
        <w:adjustRightInd w:val="0"/>
        <w:ind w:firstLine="480"/>
      </w:pPr>
      <w:r>
        <w:rPr>
          <w:rFonts w:hint="eastAsia"/>
        </w:rPr>
        <w:t>本研究</w:t>
      </w:r>
      <w:r w:rsidR="00F66F3A" w:rsidRPr="004E614C">
        <w:rPr>
          <w:rFonts w:hint="eastAsia"/>
        </w:rPr>
        <w:t>并没有使用传统的敏感度分析，如累积分析</w:t>
      </w:r>
      <w:r w:rsidR="00F66F3A" w:rsidRPr="004E614C">
        <w:rPr>
          <w:rFonts w:hint="eastAsia"/>
          <w:lang w:eastAsia="zh-CN"/>
        </w:rPr>
        <w:t xml:space="preserve"> </w:t>
      </w:r>
      <w:r w:rsidR="00F66F3A" w:rsidRPr="004E614C">
        <w:fldChar w:fldCharType="begin"/>
      </w:r>
      <w:r w:rsidR="00F66F3A" w:rsidRPr="004E614C">
        <w:instrText xml:space="preserve"> ADDIN EN.CITE &lt;EndNote&gt;&lt;Cite&gt;&lt;Author&gt;W Poolman&lt;/Author&gt;&lt;Year&gt;2007&lt;/Year&gt;&lt;RecNum&gt;565&lt;/RecNum&gt;&lt;DisplayText&gt;(W Poolman et al.,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00F66F3A" w:rsidRPr="004E614C">
        <w:fldChar w:fldCharType="separate"/>
      </w:r>
      <w:r w:rsidR="00F66F3A" w:rsidRPr="004E614C">
        <w:t>(W Poolman et al., 2007)</w:t>
      </w:r>
      <w:r w:rsidR="00F66F3A" w:rsidRPr="004E614C">
        <w:fldChar w:fldCharType="end"/>
      </w:r>
      <w:r w:rsidR="00E82F59">
        <w:rPr>
          <w:rFonts w:hint="eastAsia"/>
        </w:rPr>
        <w:t>，</w:t>
      </w:r>
      <w:r w:rsidR="00F66F3A" w:rsidRPr="004E614C">
        <w:rPr>
          <w:rFonts w:hint="eastAsia"/>
        </w:rPr>
        <w:t>而是使用了</w:t>
      </w:r>
      <w:r w:rsidR="00E82F59">
        <w:rPr>
          <w:rFonts w:hint="eastAsia"/>
        </w:rPr>
        <w:t>更为精密的</w:t>
      </w:r>
      <w:r w:rsidR="004870A2">
        <w:rPr>
          <w:rFonts w:hint="eastAsia"/>
          <w:lang w:eastAsia="zh-CN"/>
        </w:rPr>
        <w:t xml:space="preserve"> </w:t>
      </w:r>
      <w:r w:rsidR="00F66F3A" w:rsidRPr="004E614C">
        <w:t xml:space="preserve">GOSH (Graphical analysis of Study Heterogeneity) </w:t>
      </w:r>
      <w:r w:rsidR="00F66F3A" w:rsidRPr="004E614C">
        <w:rPr>
          <w:rFonts w:hint="eastAsia"/>
        </w:rPr>
        <w:t>进行敏感度分析</w:t>
      </w:r>
      <w:r w:rsidR="00F66F3A" w:rsidRPr="004E614C">
        <w:rPr>
          <w:lang w:eastAsia="zh-CN"/>
        </w:rPr>
        <w:t xml:space="preserve"> </w:t>
      </w:r>
      <w:r w:rsidR="00F66F3A" w:rsidRPr="004E614C">
        <w:fldChar w:fldCharType="begin"/>
      </w:r>
      <w:r w:rsidR="0019217D">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00F66F3A" w:rsidRPr="004E614C">
        <w:fldChar w:fldCharType="separate"/>
      </w:r>
      <w:r w:rsidR="0019217D">
        <w:rPr>
          <w:noProof/>
        </w:rPr>
        <w:t>(Olkin et al., 2012)</w:t>
      </w:r>
      <w:r w:rsidR="00F66F3A" w:rsidRPr="004E614C">
        <w:fldChar w:fldCharType="end"/>
      </w:r>
      <w:r w:rsidR="00E82F59">
        <w:rPr>
          <w:rFonts w:hint="eastAsia"/>
        </w:rPr>
        <w:t>。</w:t>
      </w:r>
    </w:p>
    <w:p w14:paraId="643FFD4C" w14:textId="5F6A03A6" w:rsidR="00F66F3A" w:rsidRPr="004E614C" w:rsidRDefault="00F66F3A" w:rsidP="00F66F3A">
      <w:pPr>
        <w:ind w:firstLine="480"/>
        <w:rPr>
          <w:lang w:eastAsia="zh-CN"/>
        </w:rPr>
      </w:pPr>
      <w:r w:rsidRPr="004E614C">
        <w:rPr>
          <w:rFonts w:hint="eastAsia"/>
          <w:lang w:eastAsia="zh-CN"/>
        </w:rPr>
        <w:t>在排除了</w:t>
      </w:r>
      <w:r w:rsidRPr="004E614C">
        <w:rPr>
          <w:rFonts w:hint="eastAsia"/>
          <w:lang w:eastAsia="zh-CN"/>
        </w:rPr>
        <w:t>7</w:t>
      </w:r>
      <w:r w:rsidRPr="004E614C">
        <w:rPr>
          <w:rFonts w:hint="eastAsia"/>
          <w:lang w:eastAsia="zh-CN"/>
        </w:rPr>
        <w:t>个被程序认为是极端的效应量后，</w:t>
      </w:r>
      <w:r w:rsidR="00BC6C4B">
        <w:rPr>
          <w:lang w:eastAsia="zh-CN"/>
        </w:rPr>
        <w:t>r</w:t>
      </w:r>
      <w:r w:rsidRPr="004E614C">
        <w:rPr>
          <w:rFonts w:hint="eastAsia"/>
          <w:lang w:eastAsia="zh-CN"/>
        </w:rPr>
        <w:t>的估计值从</w:t>
      </w:r>
      <w:r w:rsidRPr="004E614C">
        <w:rPr>
          <w:lang w:eastAsia="zh-CN"/>
        </w:rPr>
        <w:t xml:space="preserve"> -.062 [-.115, -.010] </w:t>
      </w:r>
      <w:r w:rsidR="00E82F59">
        <w:rPr>
          <w:rFonts w:hint="eastAsia"/>
          <w:lang w:eastAsia="zh-CN"/>
        </w:rPr>
        <w:t>增加至</w:t>
      </w:r>
      <w:r w:rsidRPr="004E614C">
        <w:rPr>
          <w:lang w:eastAsia="zh-CN"/>
        </w:rPr>
        <w:t xml:space="preserve"> -.073 [-.118, -.028]</w:t>
      </w:r>
      <w:r w:rsidRPr="004E614C">
        <w:rPr>
          <w:rFonts w:hint="eastAsia"/>
          <w:lang w:eastAsia="zh-CN"/>
        </w:rPr>
        <w:t>,</w:t>
      </w:r>
      <w:r w:rsidRPr="004E614C">
        <w:rPr>
          <w:lang w:eastAsia="zh-CN"/>
        </w:rPr>
        <w:t xml:space="preserve"> </w:t>
      </w:r>
      <w:r w:rsidRPr="004E614C">
        <w:rPr>
          <w:rFonts w:hint="eastAsia"/>
          <w:lang w:eastAsia="zh-CN"/>
        </w:rPr>
        <w:t>并且研究间的</w:t>
      </w:r>
      <w:r w:rsidR="00E82F59">
        <w:rPr>
          <w:rFonts w:hint="eastAsia"/>
          <w:lang w:eastAsia="zh-CN"/>
        </w:rPr>
        <w:t>异质性</w:t>
      </w:r>
      <w:r w:rsidRPr="004E614C">
        <w:rPr>
          <w:rFonts w:hint="eastAsia"/>
          <w:lang w:eastAsia="zh-CN"/>
        </w:rPr>
        <w:t>从</w:t>
      </w:r>
      <w:r w:rsidRPr="004E614C">
        <w:rPr>
          <w:lang w:eastAsia="zh-CN"/>
        </w:rPr>
        <w:t>86.64%</w:t>
      </w:r>
      <w:r w:rsidRPr="004E614C">
        <w:rPr>
          <w:rFonts w:hint="eastAsia"/>
          <w:lang w:eastAsia="zh-CN"/>
        </w:rPr>
        <w:t>下降到</w:t>
      </w:r>
      <w:r w:rsidRPr="004E614C">
        <w:rPr>
          <w:lang w:eastAsia="zh-CN"/>
        </w:rPr>
        <w:t>59.30%</w:t>
      </w:r>
      <w:r w:rsidRPr="004E614C">
        <w:rPr>
          <w:rFonts w:hint="eastAsia"/>
          <w:lang w:eastAsia="zh-CN"/>
        </w:rPr>
        <w:t>。尽管进行了这些调整，校正后的总体效应量依然显著</w:t>
      </w:r>
      <w:r w:rsidR="00BC6C4B">
        <w:rPr>
          <w:rFonts w:hint="eastAsia"/>
          <w:lang w:eastAsia="zh-CN"/>
        </w:rPr>
        <w:t>为负</w:t>
      </w:r>
      <w:r w:rsidRPr="004E614C">
        <w:rPr>
          <w:rFonts w:hint="eastAsia"/>
          <w:lang w:eastAsia="zh-CN"/>
        </w:rPr>
        <w:t>，说明</w:t>
      </w:r>
      <w:r w:rsidR="003A192D">
        <w:rPr>
          <w:rFonts w:hint="eastAsia"/>
          <w:lang w:eastAsia="zh-CN"/>
        </w:rPr>
        <w:t>本研究</w:t>
      </w:r>
      <w:r w:rsidRPr="004E614C">
        <w:rPr>
          <w:rFonts w:hint="eastAsia"/>
          <w:lang w:eastAsia="zh-CN"/>
        </w:rPr>
        <w:t>元分析的结果</w:t>
      </w:r>
      <w:r w:rsidR="00BC6C4B">
        <w:rPr>
          <w:rFonts w:hint="eastAsia"/>
          <w:lang w:eastAsia="zh-CN"/>
        </w:rPr>
        <w:t>具有稳定性</w:t>
      </w:r>
      <w:r w:rsidRPr="004E614C">
        <w:rPr>
          <w:rFonts w:hint="eastAsia"/>
          <w:lang w:eastAsia="zh-CN"/>
        </w:rPr>
        <w:t>。</w:t>
      </w:r>
    </w:p>
    <w:p w14:paraId="05E53EBB" w14:textId="77777777" w:rsidR="00F66F3A" w:rsidRPr="004E614C" w:rsidRDefault="00F66F3A" w:rsidP="00BC6C4B">
      <w:pPr>
        <w:jc w:val="center"/>
        <w:rPr>
          <w:lang w:eastAsia="zh-CN"/>
        </w:rPr>
      </w:pPr>
      <w:r w:rsidRPr="004E614C">
        <w:rPr>
          <w:noProof/>
          <w:lang w:eastAsia="zh-CN"/>
        </w:rPr>
        <w:drawing>
          <wp:inline distT="0" distB="0" distL="0" distR="0" wp14:anchorId="1F2AD6D5" wp14:editId="6607C5E2">
            <wp:extent cx="4568369" cy="3554233"/>
            <wp:effectExtent l="0" t="0" r="0" b="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20922" cy="3595120"/>
                    </a:xfrm>
                    <a:prstGeom prst="rect">
                      <a:avLst/>
                    </a:prstGeom>
                    <a:noFill/>
                    <a:ln>
                      <a:noFill/>
                    </a:ln>
                  </pic:spPr>
                </pic:pic>
              </a:graphicData>
            </a:graphic>
          </wp:inline>
        </w:drawing>
      </w:r>
    </w:p>
    <w:p w14:paraId="46A4318C" w14:textId="2EEB4D1C" w:rsidR="00F66F3A" w:rsidRPr="004E614C" w:rsidRDefault="00F66F3A" w:rsidP="00BC6C4B">
      <w:pPr>
        <w:pStyle w:val="af5"/>
        <w:rPr>
          <w:color w:val="5B9BD5" w:themeColor="accent1"/>
        </w:rPr>
      </w:pPr>
      <w:r w:rsidRPr="004E614C">
        <w:rPr>
          <w:rFonts w:hint="eastAsia"/>
        </w:rPr>
        <w:t>图</w:t>
      </w:r>
      <w:r w:rsidR="00E667D9">
        <w:rPr>
          <w:rFonts w:hint="eastAsia"/>
        </w:rPr>
        <w:t>4</w:t>
      </w:r>
      <w:r w:rsidR="00BC6C4B">
        <w:t>.3</w:t>
      </w:r>
      <w:r w:rsidRPr="004E614C">
        <w:rPr>
          <w:rFonts w:hint="eastAsia"/>
        </w:rPr>
        <w:t xml:space="preserve"> G</w:t>
      </w:r>
      <w:r w:rsidRPr="004E614C">
        <w:t>OSH</w:t>
      </w:r>
    </w:p>
    <w:p w14:paraId="240DA8BE" w14:textId="269FC1A3" w:rsidR="00F66F3A" w:rsidRPr="00BC6C4B" w:rsidRDefault="00E667D9" w:rsidP="00BC6C4B">
      <w:pPr>
        <w:pStyle w:val="3"/>
        <w:spacing w:before="180" w:after="180"/>
        <w:rPr>
          <w:lang w:eastAsia="zh-CN"/>
        </w:rPr>
      </w:pPr>
      <w:bookmarkStart w:id="60" w:name="_Toc162021928"/>
      <w:r>
        <w:rPr>
          <w:rFonts w:hint="eastAsia"/>
          <w:lang w:eastAsia="zh-CN"/>
        </w:rPr>
        <w:t>4</w:t>
      </w:r>
      <w:r w:rsidR="001F3A33" w:rsidRPr="00BC6C4B">
        <w:rPr>
          <w:lang w:eastAsia="zh-CN"/>
        </w:rPr>
        <w:t>.</w:t>
      </w:r>
      <w:r w:rsidR="00EC66E5">
        <w:rPr>
          <w:rFonts w:hint="eastAsia"/>
          <w:lang w:eastAsia="zh-CN"/>
        </w:rPr>
        <w:t>3</w:t>
      </w:r>
      <w:r w:rsidR="001F3A33" w:rsidRPr="00BC6C4B">
        <w:rPr>
          <w:lang w:eastAsia="zh-CN"/>
        </w:rPr>
        <w:t>.3</w:t>
      </w:r>
      <w:r w:rsidR="005A1FC9">
        <w:rPr>
          <w:lang w:eastAsia="zh-CN"/>
        </w:rPr>
        <w:t xml:space="preserve"> </w:t>
      </w:r>
      <w:r w:rsidR="00F66F3A" w:rsidRPr="00BC6C4B">
        <w:rPr>
          <w:rFonts w:hint="eastAsia"/>
          <w:lang w:eastAsia="zh-CN"/>
        </w:rPr>
        <w:t>发表偏倚</w:t>
      </w:r>
      <w:bookmarkEnd w:id="60"/>
    </w:p>
    <w:p w14:paraId="3B0F558B" w14:textId="3706D10C" w:rsidR="00F66F3A" w:rsidRPr="004E614C" w:rsidRDefault="003A192D" w:rsidP="00F66F3A">
      <w:pPr>
        <w:ind w:firstLine="480"/>
        <w:rPr>
          <w:lang w:eastAsia="zh-CN"/>
        </w:rPr>
      </w:pPr>
      <w:r>
        <w:rPr>
          <w:rFonts w:hint="eastAsia"/>
          <w:lang w:eastAsia="zh-CN"/>
        </w:rPr>
        <w:t>本研究</w:t>
      </w:r>
      <w:r w:rsidR="00F66F3A" w:rsidRPr="004E614C">
        <w:rPr>
          <w:rFonts w:hint="eastAsia"/>
          <w:lang w:eastAsia="zh-CN"/>
        </w:rPr>
        <w:t>使用了四种</w:t>
      </w:r>
      <w:r w:rsidR="00EA219C">
        <w:rPr>
          <w:rFonts w:hint="eastAsia"/>
          <w:lang w:eastAsia="zh-CN"/>
        </w:rPr>
        <w:t>常见的</w:t>
      </w:r>
      <w:r w:rsidR="00F66F3A" w:rsidRPr="004E614C">
        <w:rPr>
          <w:rFonts w:hint="eastAsia"/>
          <w:lang w:eastAsia="zh-CN"/>
        </w:rPr>
        <w:t>方法</w:t>
      </w:r>
      <w:r w:rsidR="00EA219C">
        <w:rPr>
          <w:rFonts w:hint="eastAsia"/>
          <w:lang w:eastAsia="zh-CN"/>
        </w:rPr>
        <w:t>来</w:t>
      </w:r>
      <w:r w:rsidR="00F66F3A" w:rsidRPr="004E614C">
        <w:rPr>
          <w:rFonts w:hint="eastAsia"/>
          <w:lang w:eastAsia="zh-CN"/>
        </w:rPr>
        <w:t>检验</w:t>
      </w:r>
      <w:r>
        <w:rPr>
          <w:rFonts w:hint="eastAsia"/>
          <w:lang w:eastAsia="zh-CN"/>
        </w:rPr>
        <w:t>本研究</w:t>
      </w:r>
      <w:r w:rsidR="00F66F3A" w:rsidRPr="004E614C">
        <w:rPr>
          <w:rFonts w:hint="eastAsia"/>
          <w:lang w:eastAsia="zh-CN"/>
        </w:rPr>
        <w:t>的元分析中是否存在发表偏倚。分别是</w:t>
      </w:r>
      <w:r w:rsidR="00F66F3A" w:rsidRPr="004E614C">
        <w:rPr>
          <w:lang w:eastAsia="zh-CN"/>
        </w:rPr>
        <w:t>F</w:t>
      </w:r>
      <w:r w:rsidR="00F66F3A" w:rsidRPr="004E614C">
        <w:rPr>
          <w:rFonts w:hint="eastAsia"/>
          <w:lang w:eastAsia="zh-CN"/>
        </w:rPr>
        <w:t>ail</w:t>
      </w:r>
      <w:r w:rsidR="00F66F3A" w:rsidRPr="004E614C">
        <w:rPr>
          <w:lang w:eastAsia="zh-CN"/>
        </w:rPr>
        <w:t>-S</w:t>
      </w:r>
      <w:r w:rsidR="00F66F3A" w:rsidRPr="004E614C">
        <w:rPr>
          <w:rFonts w:hint="eastAsia"/>
          <w:lang w:eastAsia="zh-CN"/>
        </w:rPr>
        <w:t>afe</w:t>
      </w:r>
      <w:r w:rsidR="00F66F3A" w:rsidRPr="004E614C">
        <w:rPr>
          <w:lang w:eastAsia="zh-CN"/>
        </w:rPr>
        <w:t xml:space="preserve"> N</w:t>
      </w:r>
      <w:r w:rsidR="00F66F3A" w:rsidRPr="004E614C">
        <w:rPr>
          <w:rFonts w:hint="eastAsia"/>
          <w:lang w:eastAsia="zh-CN"/>
        </w:rPr>
        <w:t>，</w:t>
      </w:r>
      <w:r w:rsidR="00F66F3A" w:rsidRPr="004E614C">
        <w:rPr>
          <w:lang w:eastAsia="zh-CN"/>
        </w:rPr>
        <w:t>Begg-Mazumdar Rank Correlation</w:t>
      </w:r>
      <w:r w:rsidR="00F66F3A" w:rsidRPr="004E614C">
        <w:rPr>
          <w:rFonts w:hint="eastAsia"/>
          <w:lang w:eastAsia="zh-CN"/>
        </w:rPr>
        <w:t>，</w:t>
      </w:r>
      <w:r w:rsidR="00F66F3A" w:rsidRPr="004E614C">
        <w:rPr>
          <w:lang w:eastAsia="zh-CN"/>
        </w:rPr>
        <w:t>Egger's Regression</w:t>
      </w:r>
      <w:r w:rsidR="00F66F3A" w:rsidRPr="004E614C">
        <w:rPr>
          <w:rFonts w:hint="eastAsia"/>
          <w:lang w:eastAsia="zh-CN"/>
        </w:rPr>
        <w:t>和</w:t>
      </w:r>
      <w:r w:rsidR="00F66F3A" w:rsidRPr="004E614C">
        <w:rPr>
          <w:rFonts w:hint="eastAsia"/>
          <w:lang w:eastAsia="zh-CN"/>
        </w:rPr>
        <w:t>Trim</w:t>
      </w:r>
      <w:r w:rsidR="00F66F3A" w:rsidRPr="004E614C">
        <w:rPr>
          <w:lang w:eastAsia="zh-CN"/>
        </w:rPr>
        <w:t xml:space="preserve"> &amp; F</w:t>
      </w:r>
      <w:r w:rsidR="00F66F3A" w:rsidRPr="004E614C">
        <w:rPr>
          <w:rFonts w:hint="eastAsia"/>
          <w:lang w:eastAsia="zh-CN"/>
        </w:rPr>
        <w:t>ill</w:t>
      </w:r>
      <w:r w:rsidR="0089706F">
        <w:rPr>
          <w:rFonts w:hint="eastAsia"/>
          <w:lang w:eastAsia="zh-CN"/>
        </w:rPr>
        <w:t>。</w:t>
      </w:r>
    </w:p>
    <w:p w14:paraId="56518B23" w14:textId="77777777" w:rsidR="00F66F3A" w:rsidRPr="00BC6C4B" w:rsidRDefault="00F66F3A" w:rsidP="00296BA2">
      <w:pPr>
        <w:pStyle w:val="4"/>
        <w:spacing w:before="180" w:after="180"/>
        <w:rPr>
          <w:lang w:eastAsia="zh-CN"/>
        </w:rPr>
      </w:pPr>
      <w:r w:rsidRPr="00BC6C4B">
        <w:rPr>
          <w:lang w:eastAsia="zh-CN"/>
        </w:rPr>
        <w:t>F</w:t>
      </w:r>
      <w:r w:rsidRPr="00BC6C4B">
        <w:rPr>
          <w:rFonts w:hint="eastAsia"/>
          <w:lang w:eastAsia="zh-CN"/>
        </w:rPr>
        <w:t>ail</w:t>
      </w:r>
      <w:r w:rsidRPr="00BC6C4B">
        <w:rPr>
          <w:lang w:eastAsia="zh-CN"/>
        </w:rPr>
        <w:t>-S</w:t>
      </w:r>
      <w:r w:rsidRPr="00BC6C4B">
        <w:rPr>
          <w:rFonts w:hint="eastAsia"/>
          <w:lang w:eastAsia="zh-CN"/>
        </w:rPr>
        <w:t>afe</w:t>
      </w:r>
      <w:r w:rsidRPr="00BC6C4B">
        <w:rPr>
          <w:lang w:eastAsia="zh-CN"/>
        </w:rPr>
        <w:t xml:space="preserve"> N</w:t>
      </w:r>
    </w:p>
    <w:p w14:paraId="1153AF29" w14:textId="3C8F099C" w:rsidR="00F66F3A" w:rsidRPr="004E614C" w:rsidRDefault="00F66F3A" w:rsidP="00F66F3A">
      <w:pPr>
        <w:ind w:firstLine="480"/>
        <w:rPr>
          <w:lang w:eastAsia="zh-CN"/>
        </w:rPr>
      </w:pP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的结果显示，还需要增加</w:t>
      </w:r>
      <w:r w:rsidRPr="004E614C">
        <w:rPr>
          <w:rFonts w:hint="eastAsia"/>
          <w:lang w:eastAsia="zh-CN"/>
        </w:rPr>
        <w:t>3</w:t>
      </w:r>
      <w:r w:rsidRPr="004E614C">
        <w:rPr>
          <w:lang w:eastAsia="zh-CN"/>
        </w:rPr>
        <w:t>54</w:t>
      </w:r>
      <w:r w:rsidRPr="004E614C">
        <w:rPr>
          <w:rFonts w:hint="eastAsia"/>
          <w:lang w:eastAsia="zh-CN"/>
        </w:rPr>
        <w:t>篇显著为正相关的文章，才可以使得</w:t>
      </w:r>
      <w:r w:rsidR="003A192D">
        <w:rPr>
          <w:rFonts w:hint="eastAsia"/>
          <w:lang w:eastAsia="zh-CN"/>
        </w:rPr>
        <w:t>本研究</w:t>
      </w:r>
      <w:r w:rsidRPr="004E614C">
        <w:rPr>
          <w:rFonts w:hint="eastAsia"/>
          <w:lang w:eastAsia="zh-CN"/>
        </w:rPr>
        <w:t>得到的总体效应产生显著变化。相较于本元分析中的</w:t>
      </w:r>
      <w:r w:rsidRPr="004E614C">
        <w:rPr>
          <w:rFonts w:hint="eastAsia"/>
          <w:lang w:eastAsia="zh-CN"/>
        </w:rPr>
        <w:t>2</w:t>
      </w:r>
      <w:r w:rsidRPr="004E614C">
        <w:rPr>
          <w:lang w:eastAsia="zh-CN"/>
        </w:rPr>
        <w:t>2</w:t>
      </w:r>
      <w:r w:rsidRPr="004E614C">
        <w:rPr>
          <w:rFonts w:hint="eastAsia"/>
          <w:lang w:eastAsia="zh-CN"/>
        </w:rPr>
        <w:t>篇文章，这是一个非常大的</w:t>
      </w:r>
      <w:r w:rsidRPr="004E614C">
        <w:rPr>
          <w:rFonts w:hint="eastAsia"/>
          <w:lang w:eastAsia="zh-CN"/>
        </w:rPr>
        <w:t>Fail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，因此</w:t>
      </w:r>
      <w:r w:rsidR="003A192D">
        <w:rPr>
          <w:rFonts w:hint="eastAsia"/>
          <w:lang w:eastAsia="zh-CN"/>
        </w:rPr>
        <w:t>本研究</w:t>
      </w:r>
      <w:r w:rsidRPr="004E614C">
        <w:rPr>
          <w:rFonts w:hint="eastAsia"/>
          <w:lang w:eastAsia="zh-CN"/>
        </w:rPr>
        <w:t>认为，</w:t>
      </w:r>
      <w:r w:rsidR="003A192D">
        <w:rPr>
          <w:rFonts w:hint="eastAsia"/>
          <w:lang w:eastAsia="zh-CN"/>
        </w:rPr>
        <w:t>本研究</w:t>
      </w:r>
      <w:r w:rsidRPr="004E614C">
        <w:rPr>
          <w:rFonts w:hint="eastAsia"/>
          <w:lang w:eastAsia="zh-CN"/>
        </w:rPr>
        <w:t>的元分析中不存在发表偏倚。</w:t>
      </w:r>
    </w:p>
    <w:p w14:paraId="52736B85" w14:textId="77777777" w:rsidR="00F66F3A" w:rsidRPr="00BC6C4B" w:rsidRDefault="00F66F3A" w:rsidP="00BC6C4B">
      <w:pPr>
        <w:pStyle w:val="4"/>
        <w:spacing w:before="180" w:after="180"/>
      </w:pPr>
      <w:r w:rsidRPr="00BC6C4B">
        <w:t>Begg-Mazumdar Rank Correlation</w:t>
      </w:r>
    </w:p>
    <w:p w14:paraId="30F0ACED" w14:textId="4DBF6305" w:rsidR="00F66F3A" w:rsidRPr="004E614C" w:rsidRDefault="00F66F3A" w:rsidP="00F66F3A">
      <w:pPr>
        <w:ind w:firstLine="480"/>
        <w:rPr>
          <w:lang w:eastAsia="zh-CN"/>
        </w:rPr>
      </w:pPr>
      <w:r w:rsidRPr="004E614C">
        <w:rPr>
          <w:rFonts w:hint="eastAsia"/>
          <w:lang w:eastAsia="zh-CN"/>
        </w:rPr>
        <w:t>通过</w:t>
      </w:r>
      <w:r w:rsidRPr="004E614C">
        <w:rPr>
          <w:lang w:eastAsia="zh-CN"/>
        </w:rPr>
        <w:t>Begg-Mazumdar Rank Correlation</w:t>
      </w:r>
      <w:r w:rsidRPr="004E614C">
        <w:rPr>
          <w:rFonts w:hint="eastAsia"/>
          <w:lang w:eastAsia="zh-CN"/>
        </w:rPr>
        <w:t>，</w:t>
      </w:r>
      <w:r w:rsidR="003A192D">
        <w:rPr>
          <w:rFonts w:hint="eastAsia"/>
          <w:lang w:eastAsia="zh-CN"/>
        </w:rPr>
        <w:t>本研究</w:t>
      </w:r>
      <w:r w:rsidRPr="004E614C">
        <w:rPr>
          <w:rFonts w:hint="eastAsia"/>
          <w:lang w:eastAsia="zh-CN"/>
        </w:rPr>
        <w:t>发现</w:t>
      </w:r>
      <w:r w:rsidRPr="004E614C">
        <w:rPr>
          <w:lang w:eastAsia="zh-CN"/>
        </w:rPr>
        <w:t xml:space="preserve">Kendall's </w:t>
      </w:r>
      <w:r w:rsidRPr="004E614C">
        <w:rPr>
          <w:rFonts w:hint="eastAsia"/>
          <w:lang w:eastAsia="zh-CN"/>
        </w:rPr>
        <w:t>tau</w:t>
      </w:r>
      <w:r w:rsidRPr="004E614C">
        <w:rPr>
          <w:lang w:eastAsia="zh-CN"/>
        </w:rPr>
        <w:t xml:space="preserve"> = .052</w:t>
      </w:r>
      <w:r w:rsidRPr="004E614C">
        <w:rPr>
          <w:rFonts w:hint="eastAsia"/>
          <w:lang w:eastAsia="zh-CN"/>
        </w:rPr>
        <w:t>，</w:t>
      </w:r>
      <w:r w:rsidRPr="004E614C">
        <w:rPr>
          <w:rFonts w:hint="eastAsia"/>
          <w:lang w:eastAsia="zh-CN"/>
        </w:rPr>
        <w:t>p</w:t>
      </w:r>
      <w:r w:rsidRPr="004E614C">
        <w:rPr>
          <w:lang w:eastAsia="zh-CN"/>
        </w:rPr>
        <w:t xml:space="preserve"> = .</w:t>
      </w:r>
      <w:r w:rsidRPr="004E614C">
        <w:rPr>
          <w:rFonts w:hint="eastAsia"/>
          <w:lang w:eastAsia="zh-CN"/>
        </w:rPr>
        <w:t>7</w:t>
      </w:r>
      <w:r w:rsidRPr="004E614C">
        <w:rPr>
          <w:lang w:eastAsia="zh-CN"/>
        </w:rPr>
        <w:t>35</w:t>
      </w:r>
      <w:r w:rsidRPr="004E614C">
        <w:rPr>
          <w:rFonts w:hint="eastAsia"/>
          <w:lang w:eastAsia="zh-CN"/>
        </w:rPr>
        <w:t>。该方法通过比较研究效应的排名与其方差的排名之间的相关性，来评估研究结果的对称性</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record&gt;&lt;/Cite&gt;&lt;/EndNote&gt;</w:instrText>
      </w:r>
      <w:r w:rsidRPr="004E614C">
        <w:rPr>
          <w:lang w:eastAsia="zh-CN"/>
        </w:rPr>
        <w:fldChar w:fldCharType="separate"/>
      </w:r>
      <w:r w:rsidRPr="004E614C">
        <w:rPr>
          <w:noProof/>
          <w:lang w:eastAsia="zh-CN"/>
        </w:rPr>
        <w:t>(Begg &amp; Mazumdar, 1994)</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不显著，意味着研究效应的排名与其方差的排名之间的关系并不显著，说明</w:t>
      </w:r>
      <w:r w:rsidR="003A192D">
        <w:rPr>
          <w:rFonts w:hint="eastAsia"/>
          <w:lang w:eastAsia="zh-CN"/>
        </w:rPr>
        <w:t>本研究</w:t>
      </w:r>
      <w:r w:rsidRPr="004E614C">
        <w:rPr>
          <w:rFonts w:hint="eastAsia"/>
          <w:lang w:eastAsia="zh-CN"/>
        </w:rPr>
        <w:t>的元分析中不存在发表偏倚。</w:t>
      </w:r>
    </w:p>
    <w:p w14:paraId="1C26D13F" w14:textId="77777777" w:rsidR="00F66F3A" w:rsidRPr="004E614C" w:rsidRDefault="00F66F3A" w:rsidP="00F66F3A">
      <w:pPr>
        <w:pStyle w:val="4"/>
        <w:spacing w:before="180" w:after="180"/>
        <w:rPr>
          <w:lang w:eastAsia="zh-CN"/>
        </w:rPr>
      </w:pPr>
      <w:r w:rsidRPr="004E614C">
        <w:rPr>
          <w:lang w:eastAsia="zh-CN"/>
        </w:rPr>
        <w:t>Egger's Regression</w:t>
      </w:r>
    </w:p>
    <w:p w14:paraId="18362CDD" w14:textId="5997B674" w:rsidR="00F66F3A" w:rsidRPr="004E614C" w:rsidRDefault="00F66F3A" w:rsidP="00F66F3A">
      <w:pPr>
        <w:ind w:firstLine="480"/>
        <w:rPr>
          <w:lang w:eastAsia="zh-CN"/>
        </w:rPr>
      </w:pPr>
      <w:r w:rsidRPr="004E614C">
        <w:rPr>
          <w:rFonts w:hint="eastAsia"/>
          <w:lang w:eastAsia="zh-CN"/>
        </w:rPr>
        <w:t>通过</w:t>
      </w:r>
      <w:r w:rsidRPr="004E614C">
        <w:rPr>
          <w:lang w:eastAsia="zh-CN"/>
        </w:rPr>
        <w:t>Egger's Regression</w:t>
      </w:r>
      <w:r w:rsidRPr="004E614C">
        <w:rPr>
          <w:rFonts w:hint="eastAsia"/>
          <w:lang w:eastAsia="zh-CN"/>
        </w:rPr>
        <w:t>，</w:t>
      </w:r>
      <w:r w:rsidR="003A192D">
        <w:rPr>
          <w:rFonts w:hint="eastAsia"/>
          <w:lang w:eastAsia="zh-CN"/>
        </w:rPr>
        <w:t>本研究</w:t>
      </w:r>
      <w:r w:rsidRPr="004E614C">
        <w:rPr>
          <w:rFonts w:hint="eastAsia"/>
          <w:lang w:eastAsia="zh-CN"/>
        </w:rPr>
        <w:t>发现</w:t>
      </w:r>
      <w:r w:rsidRPr="004E614C">
        <w:rPr>
          <w:rFonts w:hint="eastAsia"/>
          <w:lang w:eastAsia="zh-CN"/>
        </w:rPr>
        <w:t>b</w:t>
      </w:r>
      <w:r w:rsidRPr="004E614C">
        <w:rPr>
          <w:lang w:eastAsia="zh-CN"/>
        </w:rPr>
        <w:t xml:space="preserve"> = -.08</w:t>
      </w:r>
      <w:r w:rsidRPr="004E614C">
        <w:rPr>
          <w:rFonts w:hint="eastAsia"/>
          <w:lang w:eastAsia="zh-CN"/>
        </w:rPr>
        <w:t>，（</w:t>
      </w:r>
      <w:r w:rsidRPr="004E614C">
        <w:rPr>
          <w:rFonts w:hint="eastAsia"/>
          <w:lang w:eastAsia="zh-CN"/>
        </w:rPr>
        <w:t>9</w:t>
      </w:r>
      <w:r w:rsidRPr="004E614C">
        <w:rPr>
          <w:lang w:eastAsia="zh-CN"/>
        </w:rPr>
        <w:t xml:space="preserve">5% CI </w:t>
      </w:r>
      <w:r w:rsidRPr="004E614C">
        <w:rPr>
          <w:rFonts w:hint="eastAsia"/>
          <w:lang w:eastAsia="zh-CN"/>
        </w:rPr>
        <w:t>[</w:t>
      </w:r>
      <w:r w:rsidRPr="004E614C">
        <w:rPr>
          <w:lang w:eastAsia="zh-CN"/>
        </w:rPr>
        <w:t xml:space="preserve">-.20, .03], Z = .389, </w:t>
      </w:r>
      <w:r w:rsidRPr="004E614C">
        <w:rPr>
          <w:rFonts w:hint="eastAsia"/>
          <w:lang w:eastAsia="zh-CN"/>
        </w:rPr>
        <w:t>p</w:t>
      </w:r>
      <w:r w:rsidRPr="004E614C">
        <w:rPr>
          <w:lang w:eastAsia="zh-CN"/>
        </w:rPr>
        <w:t xml:space="preserve"> = .697</w:t>
      </w:r>
      <w:r w:rsidRPr="004E614C">
        <w:rPr>
          <w:rFonts w:hint="eastAsia"/>
          <w:lang w:eastAsia="zh-CN"/>
        </w:rPr>
        <w:t>），该方法通过比较效应量的大小与其标准误之间的相关性，来评估研究结果的对称性</w:t>
      </w:r>
      <w:r w:rsidRPr="004E614C">
        <w:rPr>
          <w:rFonts w:hint="eastAsia"/>
          <w:lang w:eastAsia="zh-CN"/>
        </w:rPr>
        <w:t xml:space="preserve"> </w:t>
      </w:r>
      <w:r w:rsidRPr="004E614C">
        <w:rPr>
          <w:lang w:eastAsia="zh-CN"/>
        </w:rPr>
        <w:fldChar w:fldCharType="begin"/>
      </w:r>
      <w:r w:rsidR="0019217D">
        <w:rPr>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mj&lt;/secondary-title&gt;&lt;/titles&gt;&lt;periodical&gt;&lt;full-title&gt;Bmj&lt;/full-title&gt;&lt;/periodical&gt;&lt;pages&gt;629-634&lt;/pages&gt;&lt;volume&gt;315&lt;/volume&gt;&lt;number&gt;7109&lt;/number&gt;&lt;dates&gt;&lt;year&gt;1997&lt;/year&gt;&lt;/dates&gt;&lt;isbn&gt;0959-8138&lt;/isbn&gt;&lt;urls&gt;&lt;/urls&gt;&lt;/record&gt;&lt;/Cite&gt;&lt;/EndNote&gt;</w:instrText>
      </w:r>
      <w:r w:rsidRPr="004E614C">
        <w:rPr>
          <w:lang w:eastAsia="zh-CN"/>
        </w:rPr>
        <w:fldChar w:fldCharType="separate"/>
      </w:r>
      <w:r w:rsidR="0019217D">
        <w:rPr>
          <w:noProof/>
          <w:lang w:eastAsia="zh-CN"/>
        </w:rPr>
        <w:t>(Egger et al., 1997)</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不显著，意味着效应量的大小与该研究的标准误之间不存在显著相关。这也意味着</w:t>
      </w:r>
      <w:r w:rsidR="003A192D">
        <w:rPr>
          <w:rFonts w:hint="eastAsia"/>
          <w:lang w:eastAsia="zh-CN"/>
        </w:rPr>
        <w:t>本研究</w:t>
      </w:r>
      <w:r w:rsidRPr="004E614C">
        <w:rPr>
          <w:rFonts w:hint="eastAsia"/>
          <w:lang w:eastAsia="zh-CN"/>
        </w:rPr>
        <w:t>的元分析中不存在发表偏倚。</w:t>
      </w:r>
    </w:p>
    <w:p w14:paraId="7163DEFE" w14:textId="77777777" w:rsidR="00F66F3A" w:rsidRPr="004E614C" w:rsidRDefault="00F66F3A" w:rsidP="00F66F3A">
      <w:pPr>
        <w:pStyle w:val="4"/>
        <w:spacing w:before="180" w:after="1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p>
    <w:p w14:paraId="4FA1EEE2" w14:textId="4227E679" w:rsidR="00EA219C" w:rsidRPr="004E614C" w:rsidRDefault="00F66F3A" w:rsidP="000B7D29">
      <w:pPr>
        <w:ind w:firstLine="4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r w:rsidRPr="004E614C">
        <w:rPr>
          <w:rFonts w:hint="eastAsia"/>
          <w:lang w:eastAsia="zh-CN"/>
        </w:rPr>
        <w:t>则是通过在漏斗图中，增加对称的效应量，以达到对整体效应量的调整</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sidRPr="004E614C">
        <w:rPr>
          <w:rFonts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sidRPr="004E614C">
        <w:rPr>
          <w:rFonts w:hint="eastAsia"/>
          <w:lang w:eastAsia="zh-CN"/>
        </w:rPr>
        <w:instrText>‐</w:instrText>
      </w:r>
      <w:r w:rsidRPr="004E614C">
        <w:rPr>
          <w:rFonts w:hint="eastAsia"/>
          <w:lang w:eastAsia="zh-CN"/>
        </w:rPr>
        <w:instrText>plot</w:instrText>
      </w:r>
      <w:r w:rsidRPr="004E614C">
        <w:rPr>
          <w:rFonts w:hint="eastAsia"/>
          <w:lang w:eastAsia="zh-CN"/>
        </w:rPr>
        <w:instrText>–</w:instrText>
      </w:r>
      <w:r w:rsidRPr="004E614C">
        <w:rPr>
          <w:rFonts w:hint="eastAsia"/>
          <w:lang w:eastAsia="zh-CN"/>
        </w:rPr>
        <w:instrText>based method of testing and adjusting for publication bias in meta</w:instrText>
      </w:r>
      <w:r w:rsidRPr="004E614C">
        <w:rPr>
          <w:rFonts w:hint="eastAsia"/>
          <w:lang w:eastAsia="zh-CN"/>
        </w:rPr>
        <w:instrText>‐</w:instrText>
      </w:r>
      <w:r w:rsidRPr="004E614C">
        <w:rPr>
          <w:rFonts w:hint="eastAsia"/>
          <w:lang w:eastAsia="zh-CN"/>
        </w:rPr>
        <w:instrText>analysis&lt;/title&gt;&lt;secondary-title&gt;Biometrics&lt;/secondary-title&gt;&lt;/titles&gt;&lt;periodical&gt;&lt;full-title&gt;Biometrics&lt;/full-title&gt;&lt;/periodical&gt;&lt;pages&gt;455-463&lt;/pages&gt;&lt;volume&gt;56&lt;/volume&gt;&lt;number&gt;2&lt;/number&gt;&lt;date</w:instrText>
      </w:r>
      <w:r w:rsidRPr="004E614C">
        <w:rPr>
          <w:lang w:eastAsia="zh-CN"/>
        </w:rPr>
        <w:instrText>s&gt;&lt;year&gt;2000&lt;/year&gt;&lt;/dates&gt;&lt;isbn&gt;0006-341X&lt;/isbn&gt;&lt;urls&gt;&lt;/urls&gt;&lt;/record&gt;&lt;/Cite&gt;&lt;/EndNote&gt;</w:instrText>
      </w:r>
      <w:r w:rsidRPr="004E614C">
        <w:rPr>
          <w:lang w:eastAsia="zh-CN"/>
        </w:rPr>
        <w:fldChar w:fldCharType="separate"/>
      </w:r>
      <w:r w:rsidRPr="004E614C">
        <w:rPr>
          <w:noProof/>
          <w:lang w:eastAsia="zh-CN"/>
        </w:rPr>
        <w:t>(Duval &amp; Tweedie, 2000)</w:t>
      </w:r>
      <w:r w:rsidRPr="004E614C">
        <w:rPr>
          <w:lang w:eastAsia="zh-CN"/>
        </w:rPr>
        <w:fldChar w:fldCharType="end"/>
      </w:r>
      <w:r w:rsidRPr="004E614C">
        <w:rPr>
          <w:rFonts w:hint="eastAsia"/>
          <w:lang w:eastAsia="zh-CN"/>
        </w:rPr>
        <w:t>。</w:t>
      </w:r>
      <w:r w:rsidR="00EA219C">
        <w:rPr>
          <w:rFonts w:hint="eastAsia"/>
          <w:lang w:eastAsia="zh-CN"/>
        </w:rPr>
        <w:t>如果程序认为需要在漏斗图中增加对称的效应量，则说明该元分析中存在一定程度的发表偏倚。而</w:t>
      </w:r>
      <w:r w:rsidRPr="004E614C">
        <w:rPr>
          <w:rFonts w:hint="eastAsia"/>
          <w:lang w:eastAsia="zh-CN"/>
        </w:rPr>
        <w:t>在</w:t>
      </w:r>
      <w:r w:rsidR="003A192D">
        <w:rPr>
          <w:rFonts w:hint="eastAsia"/>
          <w:lang w:eastAsia="zh-CN"/>
        </w:rPr>
        <w:t>本研究</w:t>
      </w:r>
      <w:r w:rsidRPr="004E614C">
        <w:rPr>
          <w:rFonts w:hint="eastAsia"/>
          <w:lang w:eastAsia="zh-CN"/>
        </w:rPr>
        <w:t>的研究中，程序并不认为需要调整已有的效应量以矫正整体的效应量，这说明</w:t>
      </w:r>
      <w:r w:rsidR="003A192D">
        <w:rPr>
          <w:rFonts w:hint="eastAsia"/>
          <w:lang w:eastAsia="zh-CN"/>
        </w:rPr>
        <w:t>本研究</w:t>
      </w:r>
      <w:r w:rsidRPr="004E614C">
        <w:rPr>
          <w:rFonts w:hint="eastAsia"/>
          <w:lang w:eastAsia="zh-CN"/>
        </w:rPr>
        <w:t>的元分析中不存在发表偏倚。</w:t>
      </w:r>
    </w:p>
    <w:p w14:paraId="72DA34D4" w14:textId="438E459F" w:rsidR="00F66F3A" w:rsidRPr="004E614C" w:rsidRDefault="00BC6C4B" w:rsidP="00541EC6">
      <w:pPr>
        <w:jc w:val="center"/>
        <w:rPr>
          <w:lang w:eastAsia="zh-CN"/>
        </w:rPr>
      </w:pPr>
      <w:r>
        <w:rPr>
          <w:noProof/>
          <w:lang w:eastAsia="zh-CN"/>
        </w:rPr>
        <w:drawing>
          <wp:inline distT="0" distB="0" distL="0" distR="0" wp14:anchorId="755A4DBC" wp14:editId="49E3C3A8">
            <wp:extent cx="4819706" cy="3615069"/>
            <wp:effectExtent l="0" t="0" r="0" b="4445"/>
            <wp:docPr id="916373830"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3830" name="图片 1" descr="图表, 雷达图&#10;&#10;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39760" cy="3630111"/>
                    </a:xfrm>
                    <a:prstGeom prst="rect">
                      <a:avLst/>
                    </a:prstGeom>
                    <a:noFill/>
                    <a:ln>
                      <a:noFill/>
                    </a:ln>
                  </pic:spPr>
                </pic:pic>
              </a:graphicData>
            </a:graphic>
          </wp:inline>
        </w:drawing>
      </w:r>
    </w:p>
    <w:p w14:paraId="30FA3EEB" w14:textId="386FF348" w:rsidR="00F66F3A" w:rsidRDefault="00F66F3A" w:rsidP="00541EC6">
      <w:pPr>
        <w:pStyle w:val="af5"/>
      </w:pPr>
      <w:r w:rsidRPr="004E614C">
        <w:rPr>
          <w:rFonts w:hint="eastAsia"/>
        </w:rPr>
        <w:t>图</w:t>
      </w:r>
      <w:r w:rsidR="00E667D9">
        <w:rPr>
          <w:rFonts w:hint="eastAsia"/>
        </w:rPr>
        <w:t>4</w:t>
      </w:r>
      <w:r w:rsidR="00BC6C4B">
        <w:t>.4</w:t>
      </w:r>
      <w:r w:rsidRPr="004E614C">
        <w:rPr>
          <w:rFonts w:hint="eastAsia"/>
        </w:rPr>
        <w:t xml:space="preserve"> 漏斗图</w:t>
      </w:r>
    </w:p>
    <w:p w14:paraId="4D588348" w14:textId="4B1CA905" w:rsidR="000B7D29" w:rsidRPr="004E614C" w:rsidRDefault="000B7D29" w:rsidP="000B7D29">
      <w:pPr>
        <w:ind w:firstLine="480"/>
        <w:rPr>
          <w:lang w:eastAsia="zh-CN"/>
        </w:rPr>
      </w:pPr>
      <w:r>
        <w:rPr>
          <w:rFonts w:hint="eastAsia"/>
          <w:lang w:eastAsia="zh-CN"/>
        </w:rPr>
        <w:t>综上所述，由于</w:t>
      </w:r>
      <w:r w:rsidRPr="004E614C">
        <w:rPr>
          <w:rFonts w:hint="eastAsia"/>
          <w:lang w:eastAsia="zh-CN"/>
        </w:rPr>
        <w:t>四种检测发表偏倚的方法均认为</w:t>
      </w:r>
      <w:r w:rsidR="003A192D">
        <w:rPr>
          <w:rFonts w:hint="eastAsia"/>
          <w:lang w:eastAsia="zh-CN"/>
        </w:rPr>
        <w:t>本研究</w:t>
      </w:r>
      <w:r w:rsidRPr="004E614C">
        <w:rPr>
          <w:rFonts w:hint="eastAsia"/>
          <w:lang w:eastAsia="zh-CN"/>
        </w:rPr>
        <w:t>的元分析中不存在发表偏倚，</w:t>
      </w:r>
      <w:r w:rsidR="003A192D">
        <w:rPr>
          <w:rFonts w:hint="eastAsia"/>
          <w:lang w:eastAsia="zh-CN"/>
        </w:rPr>
        <w:t>本研究</w:t>
      </w:r>
      <w:r w:rsidRPr="004E614C">
        <w:rPr>
          <w:rFonts w:hint="eastAsia"/>
          <w:lang w:eastAsia="zh-CN"/>
        </w:rPr>
        <w:t>可以很稳健的认为，</w:t>
      </w:r>
      <w:r w:rsidR="003A192D">
        <w:rPr>
          <w:rFonts w:hint="eastAsia"/>
          <w:lang w:eastAsia="zh-CN"/>
        </w:rPr>
        <w:t>本研究</w:t>
      </w:r>
      <w:r w:rsidRPr="004E614C">
        <w:rPr>
          <w:rFonts w:hint="eastAsia"/>
          <w:lang w:eastAsia="zh-CN"/>
        </w:rPr>
        <w:t>的元分析中不存在发表偏倚。</w:t>
      </w:r>
    </w:p>
    <w:p w14:paraId="11410799" w14:textId="42B92E26" w:rsidR="00F66F3A" w:rsidRPr="00541EC6" w:rsidRDefault="00E667D9" w:rsidP="00541EC6">
      <w:pPr>
        <w:pStyle w:val="2"/>
        <w:spacing w:before="180" w:after="180"/>
        <w:rPr>
          <w:lang w:eastAsia="zh-CN"/>
        </w:rPr>
      </w:pPr>
      <w:bookmarkStart w:id="61" w:name="_Toc162021929"/>
      <w:r>
        <w:rPr>
          <w:rFonts w:hint="eastAsia"/>
          <w:lang w:eastAsia="zh-CN"/>
        </w:rPr>
        <w:t>4</w:t>
      </w:r>
      <w:r w:rsidR="001F3A33" w:rsidRPr="00541EC6">
        <w:rPr>
          <w:lang w:eastAsia="zh-CN"/>
        </w:rPr>
        <w:t>.</w:t>
      </w:r>
      <w:r w:rsidR="00EC66E5">
        <w:rPr>
          <w:rFonts w:hint="eastAsia"/>
          <w:lang w:eastAsia="zh-CN"/>
        </w:rPr>
        <w:t>4</w:t>
      </w:r>
      <w:r w:rsidR="001F3A33" w:rsidRPr="00541EC6">
        <w:rPr>
          <w:lang w:eastAsia="zh-CN"/>
        </w:rPr>
        <w:t xml:space="preserve"> </w:t>
      </w:r>
      <w:r w:rsidR="00F66F3A" w:rsidRPr="00541EC6">
        <w:rPr>
          <w:rFonts w:hint="eastAsia"/>
          <w:lang w:eastAsia="zh-CN"/>
        </w:rPr>
        <w:t>讨论</w:t>
      </w:r>
      <w:bookmarkEnd w:id="61"/>
    </w:p>
    <w:p w14:paraId="3CD1449D" w14:textId="65FF7DBA" w:rsidR="000B7D29" w:rsidRDefault="00F66F3A" w:rsidP="00F66F3A">
      <w:pPr>
        <w:rPr>
          <w:lang w:eastAsia="zh-CN"/>
        </w:rPr>
      </w:pPr>
      <w:r w:rsidRPr="004E614C">
        <w:rPr>
          <w:lang w:eastAsia="zh-CN"/>
        </w:rPr>
        <w:tab/>
      </w:r>
      <w:r w:rsidR="00EA219C" w:rsidRPr="00EA219C">
        <w:rPr>
          <w:rFonts w:hint="eastAsia"/>
          <w:lang w:eastAsia="zh-CN"/>
        </w:rPr>
        <w:t>在假设推导中，</w:t>
      </w:r>
      <w:r w:rsidR="003A192D">
        <w:rPr>
          <w:rFonts w:hint="eastAsia"/>
          <w:lang w:eastAsia="zh-CN"/>
        </w:rPr>
        <w:t>本研究</w:t>
      </w:r>
      <w:r w:rsidR="00EA219C" w:rsidRPr="00EA219C">
        <w:rPr>
          <w:rFonts w:hint="eastAsia"/>
          <w:lang w:eastAsia="zh-CN"/>
        </w:rPr>
        <w:t>探讨了社会比较方向与社会比较倾向对生活满意度的影响。总的来说，由于社会比较包括向上比较和向下比较，而社会比较倾向高的人往往会频繁进行这两种比较</w:t>
      </w:r>
      <w:r w:rsidR="00EA219C">
        <w:rPr>
          <w:rFonts w:hint="eastAsia"/>
          <w:lang w:eastAsia="zh-CN"/>
        </w:rPr>
        <w:t xml:space="preserve"> </w:t>
      </w:r>
      <w:r w:rsidR="00EA219C" w:rsidRPr="004E614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19217D">
        <w:rPr>
          <w:lang w:eastAsia="zh-CN"/>
        </w:rPr>
        <w:instrText xml:space="preserve"> ADDIN EN.CITE </w:instrText>
      </w:r>
      <w:r w:rsidR="0019217D">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19217D">
        <w:rPr>
          <w:lang w:eastAsia="zh-CN"/>
        </w:rPr>
        <w:instrText xml:space="preserve"> ADDIN EN.CITE.DATA </w:instrText>
      </w:r>
      <w:r w:rsidR="0019217D">
        <w:rPr>
          <w:lang w:eastAsia="zh-CN"/>
        </w:rPr>
      </w:r>
      <w:r w:rsidR="0019217D">
        <w:rPr>
          <w:lang w:eastAsia="zh-CN"/>
        </w:rPr>
        <w:fldChar w:fldCharType="end"/>
      </w:r>
      <w:r w:rsidR="00EA219C" w:rsidRPr="004E614C">
        <w:rPr>
          <w:lang w:eastAsia="zh-CN"/>
        </w:rPr>
      </w:r>
      <w:r w:rsidR="00EA219C" w:rsidRPr="004E614C">
        <w:rPr>
          <w:lang w:eastAsia="zh-CN"/>
        </w:rPr>
        <w:fldChar w:fldCharType="separate"/>
      </w:r>
      <w:r w:rsidR="0019217D">
        <w:rPr>
          <w:noProof/>
          <w:lang w:eastAsia="zh-CN"/>
        </w:rPr>
        <w:t>(e.g.Butzer &amp; Kuiper, 2006; Buunk et al., 2003; Buunk et al., 2005; Lee, 2014)</w:t>
      </w:r>
      <w:r w:rsidR="00EA219C" w:rsidRPr="004E614C">
        <w:rPr>
          <w:lang w:eastAsia="zh-CN"/>
        </w:rPr>
        <w:fldChar w:fldCharType="end"/>
      </w:r>
      <w:r w:rsidR="00EA219C">
        <w:rPr>
          <w:rFonts w:hint="eastAsia"/>
          <w:lang w:eastAsia="zh-CN"/>
        </w:rPr>
        <w:t>。</w:t>
      </w:r>
      <w:r w:rsidR="00EA219C" w:rsidRPr="00EA219C">
        <w:rPr>
          <w:rFonts w:hint="eastAsia"/>
          <w:lang w:eastAsia="zh-CN"/>
        </w:rPr>
        <w:t>考虑到向上比较和向下比较的效应可能相互抵消，</w:t>
      </w:r>
      <w:r w:rsidR="003A192D">
        <w:rPr>
          <w:rFonts w:hint="eastAsia"/>
          <w:lang w:eastAsia="zh-CN"/>
        </w:rPr>
        <w:t>本研究</w:t>
      </w:r>
      <w:r w:rsidR="00EA219C" w:rsidRPr="00EA219C">
        <w:rPr>
          <w:rFonts w:hint="eastAsia"/>
          <w:lang w:eastAsia="zh-CN"/>
        </w:rPr>
        <w:t>预测社会比较倾向与生活满意度之间不会呈现显著相关。此外，考虑到在现实生活中更常见的是向上比较</w:t>
      </w:r>
      <w:r w:rsidR="00EA219C">
        <w:rPr>
          <w:rFonts w:hint="eastAsia"/>
          <w:lang w:eastAsia="zh-CN"/>
        </w:rPr>
        <w:t xml:space="preserve"> </w:t>
      </w:r>
      <w:r w:rsidR="00EA219C"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19217D">
        <w:rPr>
          <w:lang w:eastAsia="zh-CN"/>
        </w:rPr>
        <w:instrText xml:space="preserve"> ADDIN EN.CITE </w:instrText>
      </w:r>
      <w:r w:rsidR="0019217D">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19217D">
        <w:rPr>
          <w:lang w:eastAsia="zh-CN"/>
        </w:rPr>
        <w:instrText xml:space="preserve"> ADDIN EN.CITE.DATA </w:instrText>
      </w:r>
      <w:r w:rsidR="0019217D">
        <w:rPr>
          <w:lang w:eastAsia="zh-CN"/>
        </w:rPr>
      </w:r>
      <w:r w:rsidR="0019217D">
        <w:rPr>
          <w:lang w:eastAsia="zh-CN"/>
        </w:rPr>
        <w:fldChar w:fldCharType="end"/>
      </w:r>
      <w:r w:rsidR="00EA219C" w:rsidRPr="004E614C">
        <w:rPr>
          <w:lang w:eastAsia="zh-CN"/>
        </w:rPr>
      </w:r>
      <w:r w:rsidR="00EA219C" w:rsidRPr="004E614C">
        <w:rPr>
          <w:lang w:eastAsia="zh-CN"/>
        </w:rPr>
        <w:fldChar w:fldCharType="separate"/>
      </w:r>
      <w:r w:rsidR="0019217D">
        <w:rPr>
          <w:noProof/>
          <w:lang w:eastAsia="zh-CN"/>
        </w:rPr>
        <w:t>(e.g.Feinstein et al., 2013; Haferkamp &amp; Krämer, 2011; Lee, 2014; Vogel et al., 2015; Vogel et al., 2014)</w:t>
      </w:r>
      <w:r w:rsidR="00EA219C" w:rsidRPr="004E614C">
        <w:rPr>
          <w:lang w:eastAsia="zh-CN"/>
        </w:rPr>
        <w:fldChar w:fldCharType="end"/>
      </w:r>
      <w:r w:rsidRPr="004E614C">
        <w:rPr>
          <w:rFonts w:hint="eastAsia"/>
          <w:lang w:eastAsia="zh-CN"/>
        </w:rPr>
        <w:t>。</w:t>
      </w:r>
      <w:r w:rsidR="00EA219C" w:rsidRPr="00EA219C">
        <w:rPr>
          <w:rFonts w:hint="eastAsia"/>
          <w:lang w:eastAsia="zh-CN"/>
        </w:rPr>
        <w:t>因此</w:t>
      </w:r>
      <w:r w:rsidR="003A192D">
        <w:rPr>
          <w:rFonts w:hint="eastAsia"/>
          <w:lang w:eastAsia="zh-CN"/>
        </w:rPr>
        <w:t>本研究</w:t>
      </w:r>
      <w:r w:rsidR="00EA219C" w:rsidRPr="00EA219C">
        <w:rPr>
          <w:rFonts w:hint="eastAsia"/>
          <w:lang w:eastAsia="zh-CN"/>
        </w:rPr>
        <w:t>最终预期会观察到一个</w:t>
      </w:r>
      <w:r w:rsidR="00EA219C">
        <w:rPr>
          <w:rFonts w:hint="eastAsia"/>
          <w:lang w:eastAsia="zh-CN"/>
        </w:rPr>
        <w:t>微弱的负相关</w:t>
      </w:r>
      <w:r w:rsidRPr="004E614C">
        <w:rPr>
          <w:rFonts w:hint="eastAsia"/>
          <w:lang w:eastAsia="zh-CN"/>
        </w:rPr>
        <w:t>。</w:t>
      </w:r>
    </w:p>
    <w:p w14:paraId="36DAADDB" w14:textId="24C92473" w:rsidR="001F3A33" w:rsidRDefault="00296BA2" w:rsidP="000B7D29">
      <w:pPr>
        <w:ind w:firstLine="480"/>
        <w:rPr>
          <w:lang w:eastAsia="zh-CN"/>
        </w:rPr>
      </w:pPr>
      <w:r w:rsidRPr="00296BA2">
        <w:rPr>
          <w:rFonts w:hint="eastAsia"/>
          <w:lang w:eastAsia="zh-CN"/>
        </w:rPr>
        <w:t>首先，</w:t>
      </w:r>
      <w:r w:rsidR="003A192D">
        <w:rPr>
          <w:rFonts w:hint="eastAsia"/>
          <w:lang w:eastAsia="zh-CN"/>
        </w:rPr>
        <w:t>本研究</w:t>
      </w:r>
      <w:r w:rsidRPr="00296BA2">
        <w:rPr>
          <w:rFonts w:hint="eastAsia"/>
          <w:lang w:eastAsia="zh-CN"/>
        </w:rPr>
        <w:t>观察到一个非常小且负的总体效应值。其次，</w:t>
      </w:r>
      <w:r w:rsidR="003A192D">
        <w:rPr>
          <w:rFonts w:hint="eastAsia"/>
          <w:lang w:eastAsia="zh-CN"/>
        </w:rPr>
        <w:t>本研究</w:t>
      </w:r>
      <w:r w:rsidRPr="00296BA2">
        <w:rPr>
          <w:rFonts w:hint="eastAsia"/>
          <w:lang w:eastAsia="zh-CN"/>
        </w:rPr>
        <w:t>进行的敏感性分析表明，</w:t>
      </w:r>
      <w:r w:rsidR="003A192D">
        <w:rPr>
          <w:rFonts w:hint="eastAsia"/>
          <w:lang w:eastAsia="zh-CN"/>
        </w:rPr>
        <w:t>本研究</w:t>
      </w:r>
      <w:r w:rsidRPr="00296BA2">
        <w:rPr>
          <w:rFonts w:hint="eastAsia"/>
          <w:lang w:eastAsia="zh-CN"/>
        </w:rPr>
        <w:t>计算得到的总体效应值非常稳定。最后，对</w:t>
      </w:r>
      <w:r w:rsidR="00A84E6B">
        <w:rPr>
          <w:rFonts w:hint="eastAsia"/>
          <w:lang w:eastAsia="zh-CN"/>
        </w:rPr>
        <w:t>发表偏倚</w:t>
      </w:r>
      <w:r w:rsidRPr="00296BA2">
        <w:rPr>
          <w:rFonts w:hint="eastAsia"/>
          <w:lang w:eastAsia="zh-CN"/>
        </w:rPr>
        <w:t>的检验结果表明，</w:t>
      </w:r>
      <w:r w:rsidR="003A192D">
        <w:rPr>
          <w:rFonts w:hint="eastAsia"/>
          <w:lang w:eastAsia="zh-CN"/>
        </w:rPr>
        <w:t>本研究</w:t>
      </w:r>
      <w:r w:rsidRPr="00296BA2">
        <w:rPr>
          <w:rFonts w:hint="eastAsia"/>
          <w:lang w:eastAsia="zh-CN"/>
        </w:rPr>
        <w:t>的研究中不存在</w:t>
      </w:r>
      <w:r w:rsidR="00A84E6B">
        <w:rPr>
          <w:rFonts w:hint="eastAsia"/>
          <w:lang w:eastAsia="zh-CN"/>
        </w:rPr>
        <w:t>发表偏倚</w:t>
      </w:r>
      <w:r w:rsidRPr="00296BA2">
        <w:rPr>
          <w:rFonts w:hint="eastAsia"/>
          <w:lang w:eastAsia="zh-CN"/>
        </w:rPr>
        <w:t>。这些结果表明</w:t>
      </w:r>
      <w:r w:rsidR="003A192D">
        <w:rPr>
          <w:rFonts w:hint="eastAsia"/>
          <w:lang w:eastAsia="zh-CN"/>
        </w:rPr>
        <w:t>本研究</w:t>
      </w:r>
      <w:r w:rsidRPr="00296BA2">
        <w:rPr>
          <w:rFonts w:hint="eastAsia"/>
          <w:lang w:eastAsia="zh-CN"/>
        </w:rPr>
        <w:t>筛选的文章具有代表性，且没有偏见。换句话说，</w:t>
      </w:r>
      <w:r w:rsidR="003A192D">
        <w:rPr>
          <w:rFonts w:hint="eastAsia"/>
          <w:lang w:eastAsia="zh-CN"/>
        </w:rPr>
        <w:t>本研究</w:t>
      </w:r>
      <w:r w:rsidRPr="00296BA2">
        <w:rPr>
          <w:rFonts w:hint="eastAsia"/>
          <w:lang w:eastAsia="zh-CN"/>
        </w:rPr>
        <w:t>计算得到的总体效应值是可靠的。总的来说，</w:t>
      </w:r>
      <w:r w:rsidR="003A192D">
        <w:rPr>
          <w:rFonts w:hint="eastAsia"/>
          <w:lang w:eastAsia="zh-CN"/>
        </w:rPr>
        <w:t>本研究</w:t>
      </w:r>
      <w:r w:rsidRPr="00296BA2">
        <w:rPr>
          <w:rFonts w:hint="eastAsia"/>
          <w:lang w:eastAsia="zh-CN"/>
        </w:rPr>
        <w:t>的元分析结果支持了假设</w:t>
      </w:r>
      <w:r w:rsidRPr="00296BA2">
        <w:rPr>
          <w:rFonts w:hint="eastAsia"/>
          <w:lang w:eastAsia="zh-CN"/>
        </w:rPr>
        <w:t>7</w:t>
      </w:r>
      <w:r w:rsidRPr="00296BA2">
        <w:rPr>
          <w:rFonts w:hint="eastAsia"/>
          <w:lang w:eastAsia="zh-CN"/>
        </w:rPr>
        <w:t>。</w:t>
      </w:r>
      <w:r w:rsidR="003A192D">
        <w:rPr>
          <w:rFonts w:hint="eastAsia"/>
          <w:lang w:eastAsia="zh-CN"/>
        </w:rPr>
        <w:t>本研究</w:t>
      </w:r>
      <w:r w:rsidRPr="00296BA2">
        <w:rPr>
          <w:rFonts w:hint="eastAsia"/>
          <w:lang w:eastAsia="zh-CN"/>
        </w:rPr>
        <w:t>发现社会比较倾向与生活满意度之间存在微弱的负相关。这也从一个角度验证了</w:t>
      </w:r>
      <w:r w:rsidR="003A192D">
        <w:rPr>
          <w:rFonts w:hint="eastAsia"/>
          <w:lang w:eastAsia="zh-CN"/>
        </w:rPr>
        <w:t>本研究</w:t>
      </w:r>
      <w:r w:rsidRPr="00296BA2">
        <w:rPr>
          <w:rFonts w:hint="eastAsia"/>
          <w:lang w:eastAsia="zh-CN"/>
        </w:rPr>
        <w:t>的模型，即社会比较可能通过向上和向下两种相反的途径，共同影响人们对生活满意度的评价</w:t>
      </w:r>
      <w:r w:rsidR="000B7D29">
        <w:rPr>
          <w:rFonts w:hint="eastAsia"/>
          <w:lang w:eastAsia="zh-CN"/>
        </w:rPr>
        <w:t>。</w:t>
      </w:r>
    </w:p>
    <w:p w14:paraId="7736AE44" w14:textId="60D13BC1" w:rsidR="00440847" w:rsidRPr="007252EF" w:rsidRDefault="00440847" w:rsidP="000B7D29">
      <w:pPr>
        <w:ind w:firstLine="480"/>
        <w:rPr>
          <w:lang w:eastAsia="zh-CN"/>
        </w:rPr>
        <w:sectPr w:rsidR="00440847" w:rsidRPr="007252EF" w:rsidSect="004C21E6">
          <w:headerReference w:type="default" r:id="rId32"/>
          <w:pgSz w:w="11906" w:h="16838"/>
          <w:pgMar w:top="1440" w:right="1800" w:bottom="1440" w:left="1800" w:header="851" w:footer="992" w:gutter="0"/>
          <w:cols w:space="425"/>
          <w:docGrid w:type="lines" w:linePitch="360"/>
        </w:sectPr>
      </w:pPr>
      <w:r w:rsidRPr="00440847">
        <w:rPr>
          <w:rFonts w:hint="eastAsia"/>
          <w:lang w:eastAsia="zh-CN"/>
        </w:rPr>
        <w:t>由于资源有限，本研究仅在“</w:t>
      </w:r>
      <w:r w:rsidRPr="00440847">
        <w:rPr>
          <w:rFonts w:hint="eastAsia"/>
          <w:lang w:eastAsia="zh-CN"/>
        </w:rPr>
        <w:t>Google Scholar</w:t>
      </w:r>
      <w:r w:rsidRPr="00440847">
        <w:rPr>
          <w:rFonts w:hint="eastAsia"/>
          <w:lang w:eastAsia="zh-CN"/>
        </w:rPr>
        <w:t>”这一个数据库中进行了检索。未来的研究可以在更多的数据库中检索类似的关键字，进行更为全面的元分析。通过在不同数据库中检索相关文献，研究者可以获得更广泛的文献信息，从而增加研究的广度和深度</w:t>
      </w:r>
      <w:r>
        <w:rPr>
          <w:rFonts w:ascii="Segoe UI Emoji" w:hAnsi="Segoe UI Emoji" w:cs="Segoe UI Emoji" w:hint="eastAsia"/>
          <w:lang w:eastAsia="zh-CN"/>
        </w:rPr>
        <w:t>。</w:t>
      </w:r>
    </w:p>
    <w:p w14:paraId="28CBAA92" w14:textId="18BBB3D4" w:rsidR="0092747F" w:rsidRPr="001F3A33" w:rsidRDefault="001F3A33" w:rsidP="001F3A33">
      <w:pPr>
        <w:pStyle w:val="1"/>
        <w:spacing w:before="360" w:after="360"/>
        <w:rPr>
          <w:lang w:eastAsia="zh-CN"/>
        </w:rPr>
      </w:pPr>
      <w:bookmarkStart w:id="62" w:name="_Toc162021930"/>
      <w:r w:rsidRPr="001F3A33">
        <w:rPr>
          <w:rFonts w:hint="eastAsia"/>
          <w:lang w:eastAsia="zh-CN"/>
        </w:rPr>
        <w:t>第</w:t>
      </w:r>
      <w:r w:rsidR="00D939C0">
        <w:rPr>
          <w:rFonts w:hint="eastAsia"/>
          <w:lang w:eastAsia="zh-CN"/>
        </w:rPr>
        <w:t>五</w:t>
      </w:r>
      <w:r w:rsidRPr="001F3A33">
        <w:rPr>
          <w:rFonts w:hint="eastAsia"/>
          <w:lang w:eastAsia="zh-CN"/>
        </w:rPr>
        <w:t xml:space="preserve">章 </w:t>
      </w:r>
      <w:r w:rsidR="007252EF">
        <w:rPr>
          <w:rFonts w:hint="eastAsia"/>
          <w:lang w:eastAsia="zh-CN"/>
        </w:rPr>
        <w:t>研究</w:t>
      </w:r>
      <w:r w:rsidR="008C4E57">
        <w:rPr>
          <w:rFonts w:hint="eastAsia"/>
          <w:lang w:eastAsia="zh-CN"/>
        </w:rPr>
        <w:t>三</w:t>
      </w:r>
      <w:r w:rsidR="007252EF">
        <w:rPr>
          <w:rFonts w:hint="eastAsia"/>
          <w:lang w:eastAsia="zh-CN"/>
        </w:rPr>
        <w:t>：社会比较与生活满意度的并列中介模型</w:t>
      </w:r>
      <w:bookmarkEnd w:id="62"/>
    </w:p>
    <w:p w14:paraId="1C8ED7BF" w14:textId="702C52CE" w:rsidR="00EC66E5" w:rsidRDefault="00EC66E5" w:rsidP="005A1FC9">
      <w:pPr>
        <w:pStyle w:val="2"/>
        <w:spacing w:before="180" w:after="180"/>
        <w:rPr>
          <w:lang w:eastAsia="zh-CN"/>
        </w:rPr>
      </w:pPr>
      <w:bookmarkStart w:id="63" w:name="_Toc162021931"/>
      <w:r>
        <w:rPr>
          <w:rFonts w:hint="eastAsia"/>
          <w:lang w:eastAsia="zh-CN"/>
        </w:rPr>
        <w:t>5.1 研究目的</w:t>
      </w:r>
      <w:bookmarkEnd w:id="63"/>
    </w:p>
    <w:p w14:paraId="766336E5" w14:textId="5F8DB798" w:rsidR="00EC66E5" w:rsidRPr="00EC66E5" w:rsidRDefault="00EC66E5" w:rsidP="00EC66E5">
      <w:pPr>
        <w:rPr>
          <w:lang w:eastAsia="zh-CN"/>
        </w:rPr>
      </w:pPr>
      <w:r>
        <w:rPr>
          <w:lang w:eastAsia="zh-CN"/>
        </w:rPr>
        <w:tab/>
      </w:r>
      <w:r>
        <w:rPr>
          <w:rFonts w:hint="eastAsia"/>
          <w:lang w:eastAsia="zh-CN"/>
        </w:rPr>
        <w:t>本研究旨在验证假设</w:t>
      </w:r>
      <w:r>
        <w:rPr>
          <w:rFonts w:hint="eastAsia"/>
          <w:lang w:eastAsia="zh-CN"/>
        </w:rPr>
        <w:t>1-4</w:t>
      </w:r>
      <w:r>
        <w:rPr>
          <w:rFonts w:hint="eastAsia"/>
          <w:lang w:eastAsia="zh-CN"/>
        </w:rPr>
        <w:t>。具体而言，本研究将操纵被试进行向上比较或向下比较。从而验证向上比较是否会引起被试的相对剥夺感，进而影响其对生活满意度的评价。同时也将验证向下比较是否会让被试体验到优越感，进而影响其对生活满意度的评价。</w:t>
      </w:r>
    </w:p>
    <w:p w14:paraId="74808BCE" w14:textId="7D91DDA6" w:rsidR="00CC7C5B" w:rsidRPr="005A1FC9" w:rsidRDefault="008C4A7B" w:rsidP="005A1FC9">
      <w:pPr>
        <w:pStyle w:val="2"/>
        <w:spacing w:before="180" w:after="180"/>
        <w:rPr>
          <w:rFonts w:eastAsiaTheme="minorEastAsia"/>
          <w:lang w:eastAsia="zh-CN"/>
        </w:rPr>
      </w:pPr>
      <w:bookmarkStart w:id="64" w:name="_Toc162021932"/>
      <w:r>
        <w:rPr>
          <w:rFonts w:hint="eastAsia"/>
          <w:lang w:eastAsia="zh-CN"/>
        </w:rPr>
        <w:t>5</w:t>
      </w:r>
      <w:r w:rsidR="001F3A33" w:rsidRPr="00F33CEC">
        <w:rPr>
          <w:lang w:eastAsia="zh-CN"/>
        </w:rPr>
        <w:t>.</w:t>
      </w:r>
      <w:r w:rsidR="002525D4">
        <w:rPr>
          <w:rFonts w:hint="eastAsia"/>
          <w:lang w:eastAsia="zh-CN"/>
        </w:rPr>
        <w:t>2</w:t>
      </w:r>
      <w:r w:rsidR="001F3A33" w:rsidRPr="00F33CEC">
        <w:rPr>
          <w:lang w:eastAsia="zh-CN"/>
        </w:rPr>
        <w:t xml:space="preserve"> </w:t>
      </w:r>
      <w:r w:rsidR="00880885" w:rsidRPr="00F33CEC">
        <w:rPr>
          <w:rFonts w:hint="eastAsia"/>
          <w:lang w:eastAsia="zh-CN"/>
        </w:rPr>
        <w:t>方法</w:t>
      </w:r>
      <w:bookmarkEnd w:id="64"/>
    </w:p>
    <w:p w14:paraId="51A01B99" w14:textId="40ACFF2A" w:rsidR="00D05733" w:rsidRPr="004E614C" w:rsidRDefault="008C4A7B" w:rsidP="00D05733">
      <w:pPr>
        <w:pStyle w:val="3"/>
        <w:spacing w:before="180" w:after="180"/>
        <w:rPr>
          <w:lang w:eastAsia="zh-CN"/>
        </w:rPr>
      </w:pPr>
      <w:bookmarkStart w:id="65" w:name="_Toc162021933"/>
      <w:r>
        <w:rPr>
          <w:rFonts w:hint="eastAsia"/>
          <w:lang w:eastAsia="zh-CN"/>
        </w:rPr>
        <w:t>5</w:t>
      </w:r>
      <w:r w:rsidR="001F3A33">
        <w:rPr>
          <w:lang w:eastAsia="zh-CN"/>
        </w:rPr>
        <w:t>.</w:t>
      </w:r>
      <w:r w:rsidR="002525D4">
        <w:rPr>
          <w:rFonts w:hint="eastAsia"/>
          <w:lang w:eastAsia="zh-CN"/>
        </w:rPr>
        <w:t>2</w:t>
      </w:r>
      <w:r w:rsidR="001F3A33">
        <w:rPr>
          <w:lang w:eastAsia="zh-CN"/>
        </w:rPr>
        <w:t>.</w:t>
      </w:r>
      <w:r w:rsidR="00E61935">
        <w:rPr>
          <w:lang w:eastAsia="zh-CN"/>
        </w:rPr>
        <w:t>1</w:t>
      </w:r>
      <w:r w:rsidR="001F3A33">
        <w:rPr>
          <w:lang w:eastAsia="zh-CN"/>
        </w:rPr>
        <w:t xml:space="preserve"> </w:t>
      </w:r>
      <w:r w:rsidR="00D05733" w:rsidRPr="004E614C">
        <w:rPr>
          <w:lang w:eastAsia="zh-CN"/>
        </w:rPr>
        <w:t>被试</w:t>
      </w:r>
      <w:bookmarkEnd w:id="65"/>
    </w:p>
    <w:p w14:paraId="06F9909E" w14:textId="5F854F9B" w:rsidR="00081C38" w:rsidRPr="004E614C" w:rsidRDefault="00D05733" w:rsidP="004D073F">
      <w:pPr>
        <w:rPr>
          <w:lang w:eastAsia="zh-CN"/>
        </w:rPr>
      </w:pPr>
      <w:r w:rsidRPr="004E614C">
        <w:rPr>
          <w:lang w:eastAsia="zh-CN"/>
        </w:rPr>
        <w:tab/>
      </w:r>
      <w:r w:rsidR="003A192D">
        <w:rPr>
          <w:rFonts w:hint="eastAsia"/>
          <w:lang w:eastAsia="zh-CN"/>
        </w:rPr>
        <w:t>本研究</w:t>
      </w:r>
      <w:r w:rsidRPr="004E614C">
        <w:rPr>
          <w:rFonts w:hint="eastAsia"/>
          <w:lang w:eastAsia="zh-CN"/>
        </w:rPr>
        <w:t>使用问卷星的样本服务收集了</w:t>
      </w:r>
      <w:r w:rsidRPr="004E614C">
        <w:rPr>
          <w:lang w:eastAsia="zh-CN"/>
        </w:rPr>
        <w:t>555</w:t>
      </w:r>
      <w:r w:rsidRPr="004E614C">
        <w:rPr>
          <w:rFonts w:hint="eastAsia"/>
          <w:lang w:eastAsia="zh-CN"/>
        </w:rPr>
        <w:t>份问卷，</w:t>
      </w:r>
      <w:r w:rsidR="00E61935">
        <w:rPr>
          <w:rFonts w:hint="eastAsia"/>
          <w:lang w:eastAsia="zh-CN"/>
        </w:rPr>
        <w:t>剔除未能通过检测题的无效问卷</w:t>
      </w:r>
      <w:r w:rsidR="00E61935">
        <w:rPr>
          <w:rFonts w:hint="eastAsia"/>
          <w:lang w:eastAsia="zh-CN"/>
        </w:rPr>
        <w:t>1</w:t>
      </w:r>
      <w:r w:rsidR="00E61935">
        <w:rPr>
          <w:lang w:eastAsia="zh-CN"/>
        </w:rPr>
        <w:t>46</w:t>
      </w:r>
      <w:r w:rsidR="00E61935">
        <w:rPr>
          <w:rFonts w:hint="eastAsia"/>
          <w:lang w:eastAsia="zh-CN"/>
        </w:rPr>
        <w:t>份，</w:t>
      </w:r>
      <w:r w:rsidRPr="004E614C">
        <w:rPr>
          <w:rFonts w:hint="eastAsia"/>
          <w:lang w:eastAsia="zh-CN"/>
        </w:rPr>
        <w:t>最终</w:t>
      </w:r>
      <w:r w:rsidR="003A192D">
        <w:rPr>
          <w:rFonts w:hint="eastAsia"/>
          <w:lang w:eastAsia="zh-CN"/>
        </w:rPr>
        <w:t>本研究</w:t>
      </w:r>
      <w:r w:rsidRPr="004E614C">
        <w:rPr>
          <w:rFonts w:hint="eastAsia"/>
          <w:lang w:eastAsia="zh-CN"/>
        </w:rPr>
        <w:t>收集到了</w:t>
      </w:r>
      <w:r w:rsidRPr="004E614C">
        <w:rPr>
          <w:lang w:eastAsia="zh-CN"/>
        </w:rPr>
        <w:t>409</w:t>
      </w:r>
      <w:r w:rsidRPr="004E614C">
        <w:rPr>
          <w:rFonts w:hint="eastAsia"/>
          <w:lang w:eastAsia="zh-CN"/>
        </w:rPr>
        <w:t>份有效问卷</w:t>
      </w:r>
      <w:r w:rsidR="00E61935">
        <w:rPr>
          <w:rFonts w:hint="eastAsia"/>
          <w:lang w:eastAsia="zh-CN"/>
        </w:rPr>
        <w:t>。</w:t>
      </w:r>
      <w:r w:rsidR="00E61935" w:rsidRPr="004E614C">
        <w:rPr>
          <w:rFonts w:hint="eastAsia"/>
          <w:lang w:eastAsia="zh-CN"/>
        </w:rPr>
        <w:t>其中有</w:t>
      </w:r>
      <w:r w:rsidR="00E61935" w:rsidRPr="004E614C">
        <w:rPr>
          <w:lang w:eastAsia="zh-CN"/>
        </w:rPr>
        <w:t>256</w:t>
      </w:r>
      <w:r w:rsidR="00E61935" w:rsidRPr="004E614C">
        <w:rPr>
          <w:rFonts w:hint="eastAsia"/>
          <w:lang w:eastAsia="zh-CN"/>
        </w:rPr>
        <w:t>名被试是女性</w:t>
      </w:r>
      <w:r w:rsidR="00E61935">
        <w:rPr>
          <w:rFonts w:hint="eastAsia"/>
          <w:lang w:eastAsia="zh-CN"/>
        </w:rPr>
        <w:t>，</w:t>
      </w:r>
      <w:r w:rsidRPr="004E614C">
        <w:rPr>
          <w:rFonts w:hint="eastAsia"/>
          <w:lang w:eastAsia="zh-CN"/>
        </w:rPr>
        <w:t>平均年龄为</w:t>
      </w:r>
      <w:r w:rsidRPr="004E614C">
        <w:rPr>
          <w:lang w:eastAsia="zh-CN"/>
        </w:rPr>
        <w:t>32.17</w:t>
      </w:r>
      <w:r w:rsidRPr="004E614C">
        <w:rPr>
          <w:rFonts w:hint="eastAsia"/>
          <w:lang w:eastAsia="zh-CN"/>
        </w:rPr>
        <w:t>（</w:t>
      </w:r>
      <w:r w:rsidRPr="004E614C">
        <w:rPr>
          <w:rFonts w:hint="eastAsia"/>
          <w:lang w:eastAsia="zh-CN"/>
        </w:rPr>
        <w:t>S</w:t>
      </w:r>
      <w:r w:rsidRPr="004E614C">
        <w:rPr>
          <w:lang w:eastAsia="zh-CN"/>
        </w:rPr>
        <w:t>D = 7.27</w:t>
      </w:r>
      <w:r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54</w:t>
      </w:r>
      <w:r w:rsidR="001F551C">
        <w:rPr>
          <w:rFonts w:hint="eastAsia"/>
          <w:lang w:eastAsia="zh-CN"/>
        </w:rPr>
        <w:t>名，占总数的</w:t>
      </w:r>
      <w:r w:rsidR="001F551C">
        <w:rPr>
          <w:lang w:eastAsia="zh-CN"/>
        </w:rPr>
        <w:t>13</w:t>
      </w:r>
      <w:r w:rsidR="001F551C">
        <w:rPr>
          <w:rFonts w:hint="eastAsia"/>
          <w:lang w:eastAsia="zh-CN"/>
        </w:rPr>
        <w:t>%</w:t>
      </w:r>
      <w:r w:rsidR="001F551C">
        <w:rPr>
          <w:rFonts w:hint="eastAsia"/>
          <w:lang w:eastAsia="zh-CN"/>
        </w:rPr>
        <w:t>，“大学本科”</w:t>
      </w:r>
      <w:r w:rsidR="001F551C">
        <w:rPr>
          <w:lang w:eastAsia="zh-CN"/>
        </w:rPr>
        <w:t>308</w:t>
      </w:r>
      <w:r w:rsidR="001F551C">
        <w:rPr>
          <w:rFonts w:hint="eastAsia"/>
          <w:lang w:eastAsia="zh-CN"/>
        </w:rPr>
        <w:t>名，占总数的</w:t>
      </w:r>
      <w:r w:rsidR="001F551C">
        <w:rPr>
          <w:lang w:eastAsia="zh-CN"/>
        </w:rPr>
        <w:t>75</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rFonts w:hint="eastAsia"/>
          <w:lang w:eastAsia="zh-CN"/>
        </w:rPr>
        <w:t>8%</w:t>
      </w:r>
      <w:r w:rsidR="001F551C">
        <w:rPr>
          <w:rFonts w:hint="eastAsia"/>
          <w:lang w:eastAsia="zh-CN"/>
        </w:rPr>
        <w:t>；未婚</w:t>
      </w:r>
      <w:r w:rsidR="001F551C">
        <w:rPr>
          <w:lang w:eastAsia="zh-CN"/>
        </w:rPr>
        <w:t>95</w:t>
      </w:r>
      <w:r w:rsidR="001F551C">
        <w:rPr>
          <w:rFonts w:hint="eastAsia"/>
          <w:lang w:eastAsia="zh-CN"/>
        </w:rPr>
        <w:t>人，占总数的</w:t>
      </w:r>
      <w:r w:rsidR="001F551C">
        <w:rPr>
          <w:lang w:eastAsia="zh-CN"/>
        </w:rPr>
        <w:t>23</w:t>
      </w:r>
      <w:r w:rsidR="001F551C">
        <w:rPr>
          <w:rFonts w:hint="eastAsia"/>
          <w:lang w:eastAsia="zh-CN"/>
        </w:rPr>
        <w:t>%</w:t>
      </w:r>
      <w:r w:rsidR="001F551C">
        <w:rPr>
          <w:rFonts w:hint="eastAsia"/>
          <w:lang w:eastAsia="zh-CN"/>
        </w:rPr>
        <w:t>，已婚</w:t>
      </w:r>
      <w:r w:rsidR="001F551C">
        <w:rPr>
          <w:lang w:eastAsia="zh-CN"/>
        </w:rPr>
        <w:t>313</w:t>
      </w:r>
      <w:r w:rsidR="001F551C">
        <w:rPr>
          <w:rFonts w:hint="eastAsia"/>
          <w:lang w:eastAsia="zh-CN"/>
        </w:rPr>
        <w:t>人，占总数的</w:t>
      </w:r>
      <w:r w:rsidR="001F551C">
        <w:rPr>
          <w:lang w:eastAsia="zh-CN"/>
        </w:rPr>
        <w:t>77</w:t>
      </w:r>
      <w:r w:rsidR="001F551C">
        <w:rPr>
          <w:rFonts w:hint="eastAsia"/>
          <w:lang w:eastAsia="zh-CN"/>
        </w:rPr>
        <w:t>%</w:t>
      </w:r>
      <w:r w:rsidR="001F551C">
        <w:rPr>
          <w:rFonts w:hint="eastAsia"/>
          <w:lang w:eastAsia="zh-CN"/>
        </w:rPr>
        <w:t>，离异</w:t>
      </w:r>
      <w:r w:rsidR="001F551C">
        <w:rPr>
          <w:rFonts w:hint="eastAsia"/>
          <w:lang w:eastAsia="zh-CN"/>
        </w:rPr>
        <w:t>1</w:t>
      </w:r>
      <w:r w:rsidR="001F551C">
        <w:rPr>
          <w:rFonts w:hint="eastAsia"/>
          <w:lang w:eastAsia="zh-CN"/>
        </w:rPr>
        <w:t>人，占总数的</w:t>
      </w:r>
      <w:r w:rsidR="001F551C">
        <w:rPr>
          <w:rFonts w:hint="eastAsia"/>
          <w:lang w:eastAsia="zh-CN"/>
        </w:rPr>
        <w:t>0</w:t>
      </w:r>
      <w:r w:rsidR="001F551C">
        <w:rPr>
          <w:lang w:eastAsia="zh-CN"/>
        </w:rPr>
        <w:t>.2</w:t>
      </w:r>
      <w:r w:rsidR="001F551C">
        <w:rPr>
          <w:rFonts w:hint="eastAsia"/>
          <w:lang w:eastAsia="zh-CN"/>
        </w:rPr>
        <w:t>%</w:t>
      </w:r>
      <w:r w:rsidR="001F551C">
        <w:rPr>
          <w:rFonts w:hint="eastAsia"/>
          <w:lang w:eastAsia="zh-CN"/>
        </w:rPr>
        <w:t>。</w:t>
      </w:r>
    </w:p>
    <w:p w14:paraId="21C9DCB5" w14:textId="0A55105A" w:rsidR="009F7DF3" w:rsidRPr="004E614C" w:rsidRDefault="008C4A7B" w:rsidP="00880885">
      <w:pPr>
        <w:pStyle w:val="3"/>
        <w:spacing w:before="180" w:after="180"/>
        <w:rPr>
          <w:lang w:eastAsia="zh-CN"/>
        </w:rPr>
      </w:pPr>
      <w:bookmarkStart w:id="66" w:name="_Toc162021934"/>
      <w:r>
        <w:rPr>
          <w:rFonts w:hint="eastAsia"/>
          <w:lang w:eastAsia="zh-CN"/>
        </w:rPr>
        <w:t>5</w:t>
      </w:r>
      <w:r w:rsidR="001F3A33">
        <w:rPr>
          <w:lang w:eastAsia="zh-CN"/>
        </w:rPr>
        <w:t>.</w:t>
      </w:r>
      <w:r w:rsidR="002525D4">
        <w:rPr>
          <w:rFonts w:hint="eastAsia"/>
          <w:lang w:eastAsia="zh-CN"/>
        </w:rPr>
        <w:t>2</w:t>
      </w:r>
      <w:r w:rsidR="001F3A33">
        <w:rPr>
          <w:lang w:eastAsia="zh-CN"/>
        </w:rPr>
        <w:t>.</w:t>
      </w:r>
      <w:r w:rsidR="00E61935">
        <w:rPr>
          <w:lang w:eastAsia="zh-CN"/>
        </w:rPr>
        <w:t>2</w:t>
      </w:r>
      <w:r w:rsidR="001F3A33">
        <w:rPr>
          <w:lang w:eastAsia="zh-CN"/>
        </w:rPr>
        <w:t xml:space="preserve"> </w:t>
      </w:r>
      <w:r w:rsidR="00E61935">
        <w:rPr>
          <w:rFonts w:hint="eastAsia"/>
          <w:lang w:eastAsia="zh-CN"/>
        </w:rPr>
        <w:t>研究设计</w:t>
      </w:r>
      <w:bookmarkEnd w:id="66"/>
    </w:p>
    <w:p w14:paraId="5824BF27" w14:textId="055CE914" w:rsidR="009F7DF3" w:rsidRPr="004E614C" w:rsidRDefault="009F7DF3" w:rsidP="009F7DF3">
      <w:pPr>
        <w:rPr>
          <w:lang w:eastAsia="zh-CN"/>
        </w:rPr>
      </w:pPr>
      <w:r w:rsidRPr="004E614C">
        <w:rPr>
          <w:lang w:eastAsia="zh-CN"/>
        </w:rPr>
        <w:tab/>
      </w:r>
      <w:r w:rsidRPr="004E614C">
        <w:rPr>
          <w:rFonts w:hint="eastAsia"/>
          <w:lang w:eastAsia="zh-CN"/>
        </w:rPr>
        <w:t>首先</w:t>
      </w:r>
      <w:r w:rsidR="00D631EF">
        <w:rPr>
          <w:rFonts w:hint="eastAsia"/>
          <w:lang w:eastAsia="zh-CN"/>
        </w:rPr>
        <w:t>，被试需要</w:t>
      </w:r>
      <w:r w:rsidRPr="004E614C">
        <w:rPr>
          <w:rFonts w:hint="eastAsia"/>
          <w:lang w:eastAsia="zh-CN"/>
        </w:rPr>
        <w:t>填写人口统计学信息</w:t>
      </w:r>
      <w:r w:rsidR="000B7D29">
        <w:rPr>
          <w:rFonts w:hint="eastAsia"/>
          <w:lang w:eastAsia="zh-CN"/>
        </w:rPr>
        <w:t>（</w:t>
      </w:r>
      <w:r w:rsidRPr="004E614C">
        <w:rPr>
          <w:rFonts w:hint="eastAsia"/>
          <w:lang w:eastAsia="zh-CN"/>
        </w:rPr>
        <w:t>性别，年龄，受教育程度</w:t>
      </w:r>
      <w:r w:rsidR="000B7D29">
        <w:rPr>
          <w:rFonts w:hint="eastAsia"/>
          <w:lang w:eastAsia="zh-CN"/>
        </w:rPr>
        <w:t>和婚姻状况）</w:t>
      </w:r>
      <w:r w:rsidRPr="004E614C">
        <w:rPr>
          <w:rFonts w:hint="eastAsia"/>
          <w:lang w:eastAsia="zh-CN"/>
        </w:rPr>
        <w:t>。</w:t>
      </w:r>
      <w:r w:rsidR="009139E5" w:rsidRPr="004E614C">
        <w:rPr>
          <w:rFonts w:hint="eastAsia"/>
          <w:lang w:eastAsia="zh-CN"/>
        </w:rPr>
        <w:t>然后</w:t>
      </w:r>
      <w:r w:rsidR="00D631EF">
        <w:rPr>
          <w:rFonts w:hint="eastAsia"/>
          <w:lang w:eastAsia="zh-CN"/>
        </w:rPr>
        <w:t>，</w:t>
      </w:r>
      <w:r w:rsidR="00333571" w:rsidRPr="004E614C">
        <w:rPr>
          <w:rFonts w:hint="eastAsia"/>
          <w:lang w:eastAsia="zh-CN"/>
        </w:rPr>
        <w:t>被试被</w:t>
      </w:r>
      <w:r w:rsidR="009139E5" w:rsidRPr="004E614C">
        <w:rPr>
          <w:rFonts w:hint="eastAsia"/>
          <w:lang w:eastAsia="zh-CN"/>
        </w:rPr>
        <w:t>随机分为向上比较组与向下比较组</w:t>
      </w:r>
      <w:r w:rsidR="006333D0" w:rsidRPr="004E614C">
        <w:rPr>
          <w:rFonts w:hint="eastAsia"/>
          <w:lang w:eastAsia="zh-CN"/>
        </w:rPr>
        <w:t>（向上比较组</w:t>
      </w:r>
      <w:r w:rsidR="006333D0" w:rsidRPr="004E614C">
        <w:rPr>
          <w:rFonts w:hint="eastAsia"/>
          <w:lang w:eastAsia="zh-CN"/>
        </w:rPr>
        <w:t>2</w:t>
      </w:r>
      <w:r w:rsidR="006333D0" w:rsidRPr="004E614C">
        <w:rPr>
          <w:lang w:eastAsia="zh-CN"/>
        </w:rPr>
        <w:t>04</w:t>
      </w:r>
      <w:r w:rsidR="006333D0" w:rsidRPr="004E614C">
        <w:rPr>
          <w:rFonts w:hint="eastAsia"/>
          <w:lang w:eastAsia="zh-CN"/>
        </w:rPr>
        <w:t>人</w:t>
      </w:r>
      <w:r w:rsidR="00D013BC">
        <w:rPr>
          <w:rFonts w:hint="eastAsia"/>
          <w:lang w:eastAsia="zh-CN"/>
        </w:rPr>
        <w:t>；</w:t>
      </w:r>
      <w:r w:rsidR="00D013BC" w:rsidRPr="004E614C">
        <w:rPr>
          <w:rFonts w:hint="eastAsia"/>
          <w:lang w:eastAsia="zh-CN"/>
        </w:rPr>
        <w:t>向下比较组</w:t>
      </w:r>
      <w:r w:rsidR="00D013BC" w:rsidRPr="004E614C">
        <w:rPr>
          <w:rFonts w:hint="eastAsia"/>
          <w:lang w:eastAsia="zh-CN"/>
        </w:rPr>
        <w:t>2</w:t>
      </w:r>
      <w:r w:rsidR="00D013BC" w:rsidRPr="004E614C">
        <w:rPr>
          <w:lang w:eastAsia="zh-CN"/>
        </w:rPr>
        <w:t>05</w:t>
      </w:r>
      <w:r w:rsidR="00D013BC" w:rsidRPr="004E614C">
        <w:rPr>
          <w:rFonts w:hint="eastAsia"/>
          <w:lang w:eastAsia="zh-CN"/>
        </w:rPr>
        <w:t>人</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被试被要求想象这是在浏览自己的微信朋友圈</w:t>
      </w:r>
      <w:r w:rsidR="000B7D29">
        <w:rPr>
          <w:rFonts w:hint="eastAsia"/>
          <w:lang w:eastAsia="zh-CN"/>
        </w:rPr>
        <w:t>（</w:t>
      </w:r>
      <w:r w:rsidR="009139E5" w:rsidRPr="004E614C">
        <w:rPr>
          <w:rFonts w:hint="eastAsia"/>
          <w:lang w:eastAsia="zh-CN"/>
        </w:rPr>
        <w:t>不同社会比较组将看到不同的微信朋友圈的截图</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被试在浏览完微信朋友圈截图后，需要</w:t>
      </w:r>
      <w:r w:rsidR="006333D0" w:rsidRPr="004E614C">
        <w:rPr>
          <w:rFonts w:hint="eastAsia"/>
          <w:lang w:eastAsia="zh-CN"/>
        </w:rPr>
        <w:t>评价该朋友圈中的人比自己过得好还是不如自己过得好（操作检查）。</w:t>
      </w:r>
      <w:r w:rsidR="00D11DFA" w:rsidRPr="004E614C">
        <w:rPr>
          <w:rFonts w:hint="eastAsia"/>
          <w:lang w:eastAsia="zh-CN"/>
        </w:rPr>
        <w:t>该操作检查得到的评分，将会在之后作为自变量进入结构方程模型中。最后</w:t>
      </w:r>
      <w:r w:rsidR="00333571" w:rsidRPr="004E614C">
        <w:rPr>
          <w:rFonts w:hint="eastAsia"/>
          <w:lang w:eastAsia="zh-CN"/>
        </w:rPr>
        <w:t>，</w:t>
      </w:r>
      <w:r w:rsidRPr="004E614C">
        <w:rPr>
          <w:rFonts w:hint="eastAsia"/>
          <w:lang w:eastAsia="zh-CN"/>
        </w:rPr>
        <w:t>被试将</w:t>
      </w:r>
      <w:r w:rsidR="000B7D29">
        <w:rPr>
          <w:rFonts w:hint="eastAsia"/>
          <w:lang w:eastAsia="zh-CN"/>
        </w:rPr>
        <w:t>基于他（她）此时的感受</w:t>
      </w:r>
      <w:r w:rsidRPr="004E614C">
        <w:rPr>
          <w:rFonts w:hint="eastAsia"/>
          <w:lang w:eastAsia="zh-CN"/>
        </w:rPr>
        <w:t>填写</w:t>
      </w:r>
      <w:r w:rsidR="0061301C">
        <w:rPr>
          <w:rFonts w:hint="eastAsia"/>
          <w:lang w:eastAsia="zh-CN"/>
        </w:rPr>
        <w:t>《</w:t>
      </w:r>
      <w:r w:rsidRPr="004E614C">
        <w:rPr>
          <w:rFonts w:hint="eastAsia"/>
          <w:lang w:eastAsia="zh-CN"/>
        </w:rPr>
        <w:t>相对剥夺感</w:t>
      </w:r>
      <w:r w:rsidR="0061301C">
        <w:rPr>
          <w:rFonts w:hint="eastAsia"/>
          <w:lang w:eastAsia="zh-CN"/>
        </w:rPr>
        <w:t>量表》</w:t>
      </w:r>
      <w:r w:rsidRPr="004E614C">
        <w:rPr>
          <w:rFonts w:hint="eastAsia"/>
          <w:lang w:eastAsia="zh-CN"/>
        </w:rPr>
        <w:t>，</w:t>
      </w:r>
      <w:r w:rsidR="0061301C">
        <w:rPr>
          <w:rFonts w:hint="eastAsia"/>
          <w:lang w:eastAsia="zh-CN"/>
        </w:rPr>
        <w:t>《</w:t>
      </w:r>
      <w:r w:rsidRPr="004E614C">
        <w:rPr>
          <w:rFonts w:hint="eastAsia"/>
          <w:lang w:eastAsia="zh-CN"/>
        </w:rPr>
        <w:t>感知到的优越感</w:t>
      </w:r>
      <w:r w:rsidR="0061301C">
        <w:rPr>
          <w:rFonts w:hint="eastAsia"/>
          <w:lang w:eastAsia="zh-CN"/>
        </w:rPr>
        <w:t>量表》</w:t>
      </w:r>
      <w:r w:rsidR="006333D0" w:rsidRPr="004E614C">
        <w:rPr>
          <w:rFonts w:hint="eastAsia"/>
          <w:lang w:eastAsia="zh-CN"/>
        </w:rPr>
        <w:t>和</w:t>
      </w:r>
      <w:r w:rsidR="0061301C">
        <w:rPr>
          <w:rFonts w:hint="eastAsia"/>
          <w:lang w:eastAsia="zh-CN"/>
        </w:rPr>
        <w:t>《</w:t>
      </w:r>
      <w:r w:rsidRPr="004E614C">
        <w:rPr>
          <w:rFonts w:hint="eastAsia"/>
          <w:lang w:eastAsia="zh-CN"/>
        </w:rPr>
        <w:t>生活满意度</w:t>
      </w:r>
      <w:r w:rsidR="0061301C">
        <w:rPr>
          <w:rFonts w:hint="eastAsia"/>
          <w:lang w:eastAsia="zh-CN"/>
        </w:rPr>
        <w:t>量表》</w:t>
      </w:r>
      <w:r w:rsidRPr="004E614C">
        <w:rPr>
          <w:rFonts w:hint="eastAsia"/>
          <w:lang w:eastAsia="zh-CN"/>
        </w:rPr>
        <w:t>。</w:t>
      </w:r>
    </w:p>
    <w:p w14:paraId="3C4E596E" w14:textId="30590945" w:rsidR="00E61935" w:rsidRDefault="008C4A7B" w:rsidP="00E61935">
      <w:pPr>
        <w:pStyle w:val="3"/>
        <w:spacing w:before="180" w:after="180"/>
        <w:rPr>
          <w:lang w:eastAsia="zh-CN"/>
        </w:rPr>
      </w:pPr>
      <w:bookmarkStart w:id="67" w:name="_Toc162021935"/>
      <w:r>
        <w:rPr>
          <w:rFonts w:hint="eastAsia"/>
          <w:lang w:eastAsia="zh-CN"/>
        </w:rPr>
        <w:t>5</w:t>
      </w:r>
      <w:r w:rsidR="00E61935">
        <w:rPr>
          <w:lang w:eastAsia="zh-CN"/>
        </w:rPr>
        <w:t>.</w:t>
      </w:r>
      <w:r w:rsidR="002525D4">
        <w:rPr>
          <w:rFonts w:hint="eastAsia"/>
          <w:lang w:eastAsia="zh-CN"/>
        </w:rPr>
        <w:t>2</w:t>
      </w:r>
      <w:r w:rsidR="00E61935">
        <w:rPr>
          <w:lang w:eastAsia="zh-CN"/>
        </w:rPr>
        <w:t xml:space="preserve">.3 </w:t>
      </w:r>
      <w:r w:rsidR="00E61935">
        <w:rPr>
          <w:rFonts w:hint="eastAsia"/>
          <w:lang w:eastAsia="zh-CN"/>
        </w:rPr>
        <w:t>研究工具</w:t>
      </w:r>
      <w:bookmarkEnd w:id="67"/>
    </w:p>
    <w:p w14:paraId="2A077423" w14:textId="4D3B07FA" w:rsidR="006D65D3" w:rsidRDefault="006D65D3" w:rsidP="006D65D3">
      <w:pPr>
        <w:ind w:firstLine="480"/>
        <w:rPr>
          <w:lang w:eastAsia="zh-CN"/>
        </w:rPr>
      </w:pPr>
      <w:r w:rsidRPr="00614842">
        <w:rPr>
          <w:b/>
          <w:bCs/>
          <w:lang w:eastAsia="zh-CN"/>
        </w:rPr>
        <w:t>相对剥夺感量表</w:t>
      </w:r>
      <w:r w:rsidR="00CC1646">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Pr>
          <w:lang w:eastAsia="zh-CN"/>
        </w:rPr>
        <w:instrText xml:space="preserve"> ADDIN EN.CITE &lt;EndNote&gt;&lt;Cite&gt;&lt;Author&gt;Callan&lt;/Author&gt;&lt;Year&gt;2011&lt;/Year&gt;&lt;RecNum&gt;137&lt;/RecNum&gt;&lt;DisplayText&gt;(Callan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Pr>
          <w:lang w:eastAsia="zh-CN"/>
        </w:rPr>
        <w:fldChar w:fldCharType="separate"/>
      </w:r>
      <w:r>
        <w:rPr>
          <w:noProof/>
          <w:lang w:eastAsia="zh-CN"/>
        </w:rPr>
        <w:t>(Callan et al., 2011)</w:t>
      </w:r>
      <w:r>
        <w:rPr>
          <w:lang w:eastAsia="zh-CN"/>
        </w:rPr>
        <w:fldChar w:fldCharType="end"/>
      </w:r>
      <w:r>
        <w:rPr>
          <w:rFonts w:hint="eastAsia"/>
          <w:lang w:eastAsia="zh-CN"/>
        </w:rPr>
        <w:t>。</w:t>
      </w:r>
      <w:r w:rsidR="00CC1646" w:rsidRPr="0019217D">
        <w:rPr>
          <w:rFonts w:hint="eastAsia"/>
          <w:lang w:eastAsia="zh-CN"/>
        </w:rPr>
        <w:t>本研究</w:t>
      </w:r>
      <w:r w:rsidR="00CC1646">
        <w:rPr>
          <w:rFonts w:hint="eastAsia"/>
          <w:lang w:eastAsia="zh-CN"/>
        </w:rPr>
        <w:t>采用的量表参考了</w:t>
      </w:r>
      <w:r w:rsidR="00CC1646">
        <w:rPr>
          <w:lang w:eastAsia="zh-CN"/>
        </w:rPr>
        <w:fldChar w:fldCharType="begin"/>
      </w:r>
      <w:r w:rsidR="00CC1646">
        <w:rPr>
          <w:rFonts w:hint="eastAsia"/>
          <w:lang w:eastAsia="zh-CN"/>
        </w:rPr>
        <w:instrText xml:space="preserve"> ADDIN EN.CITE &lt;EndNote&gt;&lt;Cite AuthorYear="1"&gt;&lt;Author&gt;</w:instrText>
      </w:r>
      <w:r w:rsidR="00CC1646">
        <w:rPr>
          <w:rFonts w:hint="eastAsia"/>
          <w:lang w:eastAsia="zh-CN"/>
        </w:rPr>
        <w:instrText>徐璐</w:instrText>
      </w:r>
      <w:r w:rsidR="00CC1646">
        <w:rPr>
          <w:rFonts w:hint="eastAsia"/>
          <w:lang w:eastAsia="zh-CN"/>
        </w:rPr>
        <w:instrText>&lt;/Author&gt;&lt;Year&gt;2022&lt;/Year&gt;&lt;RecNum&gt;138&lt;/RecNum&gt;&lt;DisplayText&gt;</w:instrText>
      </w:r>
      <w:r w:rsidR="00CC1646">
        <w:rPr>
          <w:rFonts w:hint="eastAsia"/>
          <w:lang w:eastAsia="zh-CN"/>
        </w:rPr>
        <w:instrText>徐璐</w:instrText>
      </w:r>
      <w:r w:rsidR="00CC1646">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00CC1646">
        <w:rPr>
          <w:rFonts w:hint="eastAsia"/>
          <w:lang w:eastAsia="zh-CN"/>
        </w:rPr>
        <w:instrText>徐璐</w:instrText>
      </w:r>
      <w:r w:rsidR="00CC1646">
        <w:rPr>
          <w:rFonts w:hint="eastAsia"/>
          <w:lang w:eastAsia="zh-CN"/>
        </w:rPr>
        <w:instrText>&lt;/author&gt;&lt;/authors&gt;&lt;tertiary-authors&gt;&lt;author&gt;</w:instrText>
      </w:r>
      <w:r w:rsidR="00CC1646">
        <w:rPr>
          <w:rFonts w:hint="eastAsia"/>
          <w:lang w:eastAsia="zh-CN"/>
        </w:rPr>
        <w:instrText>姚琦</w:instrText>
      </w:r>
      <w:r w:rsidR="00CC1646">
        <w:rPr>
          <w:rFonts w:hint="eastAsia"/>
          <w:lang w:eastAsia="zh-CN"/>
        </w:rPr>
        <w:instrText>,&lt;/author&gt;&lt;/tertiary-authors&gt;&lt;/contributors&gt;&lt;titles&gt;&lt;title&gt;</w:instrText>
      </w:r>
      <w:r w:rsidR="00CC1646">
        <w:rPr>
          <w:rFonts w:hint="eastAsia"/>
          <w:lang w:eastAsia="zh-CN"/>
        </w:rPr>
        <w:instrText>相对剥夺感对网络不文明评论的影响</w:instrText>
      </w:r>
      <w:r w:rsidR="00CC1646">
        <w:rPr>
          <w:rFonts w:hint="eastAsia"/>
          <w:lang w:eastAsia="zh-CN"/>
        </w:rPr>
        <w:instrText>&lt;/title&gt;&lt;/titles&gt;&lt;keywords&gt;&lt;keyword&gt;</w:instrText>
      </w:r>
      <w:r w:rsidR="00CC1646">
        <w:rPr>
          <w:rFonts w:hint="eastAsia"/>
          <w:lang w:eastAsia="zh-CN"/>
        </w:rPr>
        <w:instrText>相对剥夺感</w:instrText>
      </w:r>
      <w:r w:rsidR="00CC1646">
        <w:rPr>
          <w:rFonts w:hint="eastAsia"/>
          <w:lang w:eastAsia="zh-CN"/>
        </w:rPr>
        <w:instrText>&lt;/keyword&gt;&lt;keyword&gt;</w:instrText>
      </w:r>
      <w:r w:rsidR="00CC1646">
        <w:rPr>
          <w:rFonts w:hint="eastAsia"/>
          <w:lang w:eastAsia="zh-CN"/>
        </w:rPr>
        <w:instrText>网络不文明评论</w:instrText>
      </w:r>
      <w:r w:rsidR="00CC1646">
        <w:rPr>
          <w:rFonts w:hint="eastAsia"/>
          <w:lang w:eastAsia="zh-CN"/>
        </w:rPr>
        <w:instrText>&lt;/keyword&gt;&lt;keyword&gt;</w:instrText>
      </w:r>
      <w:r w:rsidR="00CC1646">
        <w:rPr>
          <w:rFonts w:hint="eastAsia"/>
          <w:lang w:eastAsia="zh-CN"/>
        </w:rPr>
        <w:instrText>补偿性网络使用理论</w:instrText>
      </w:r>
      <w:r w:rsidR="00CC1646">
        <w:rPr>
          <w:rFonts w:hint="eastAsia"/>
          <w:lang w:eastAsia="zh-CN"/>
        </w:rPr>
        <w:instrText>&lt;/keyword&gt;&lt;keyword&gt;</w:instrText>
      </w:r>
      <w:r w:rsidR="00CC1646">
        <w:rPr>
          <w:rFonts w:hint="eastAsia"/>
          <w:lang w:eastAsia="zh-CN"/>
        </w:rPr>
        <w:instrText>地位寻求</w:instrText>
      </w:r>
      <w:r w:rsidR="00CC1646">
        <w:rPr>
          <w:rFonts w:hint="eastAsia"/>
          <w:lang w:eastAsia="zh-CN"/>
        </w:rPr>
        <w:instrText>&lt;/keyword&gt;&lt;keyword&gt;</w:instrText>
      </w:r>
      <w:r w:rsidR="00CC1646">
        <w:rPr>
          <w:rFonts w:hint="eastAsia"/>
          <w:lang w:eastAsia="zh-CN"/>
        </w:rPr>
        <w:instrText>领悟社会支持</w:instrText>
      </w:r>
      <w:r w:rsidR="00CC1646">
        <w:rPr>
          <w:rFonts w:hint="eastAsia"/>
          <w:lang w:eastAsia="zh-CN"/>
        </w:rPr>
        <w:instrText>&lt;/keyword&gt;&lt;/keywords&gt;&lt;dates&gt;&lt;year&gt;2022&lt;/year&gt;&lt;/dates&gt;&lt;publisher&gt;</w:instrText>
      </w:r>
      <w:r w:rsidR="00CC1646">
        <w:rPr>
          <w:rFonts w:hint="eastAsia"/>
          <w:lang w:eastAsia="zh-CN"/>
        </w:rPr>
        <w:instrText>华东师范大学</w:instrText>
      </w:r>
      <w:r w:rsidR="00CC1646">
        <w:rPr>
          <w:rFonts w:hint="eastAsia"/>
          <w:lang w:eastAsia="zh-CN"/>
        </w:rPr>
        <w:instrText>&lt;/publisher&gt;&lt;work-type&gt;</w:instrText>
      </w:r>
      <w:r w:rsidR="00CC1646">
        <w:rPr>
          <w:rFonts w:hint="eastAsia"/>
          <w:lang w:eastAsia="zh-CN"/>
        </w:rPr>
        <w:instrText>硕士</w:instrText>
      </w:r>
      <w:r w:rsidR="00CC1646">
        <w:rPr>
          <w:rFonts w:hint="eastAsia"/>
          <w:lang w:eastAsia="zh-CN"/>
        </w:rPr>
        <w:instrText>&lt;/work-type&gt;&lt;urls&gt;&lt;/urls&gt;&lt;electronic-resou</w:instrText>
      </w:r>
      <w:r w:rsidR="00CC1646">
        <w:rPr>
          <w:lang w:eastAsia="zh-CN"/>
        </w:rPr>
        <w:instrText>rce-num&gt;10.27149/d.cnki.ghdsu.2022.003687&lt;/electronic-resource-num&gt;&lt;remote-database-provider&gt;Cnki&lt;/remote-database-provider&gt;&lt;/record&gt;&lt;/Cite&gt;&lt;/EndNote&gt;</w:instrText>
      </w:r>
      <w:r w:rsidR="00CC1646">
        <w:rPr>
          <w:lang w:eastAsia="zh-CN"/>
        </w:rPr>
        <w:fldChar w:fldCharType="separate"/>
      </w:r>
      <w:r w:rsidR="00CC1646">
        <w:rPr>
          <w:rFonts w:hint="eastAsia"/>
          <w:noProof/>
          <w:lang w:eastAsia="zh-CN"/>
        </w:rPr>
        <w:t>徐璐</w:t>
      </w:r>
      <w:r w:rsidR="00CC1646">
        <w:rPr>
          <w:rFonts w:hint="eastAsia"/>
          <w:noProof/>
          <w:lang w:eastAsia="zh-CN"/>
        </w:rPr>
        <w:t xml:space="preserve"> (2022)</w:t>
      </w:r>
      <w:r w:rsidR="00CC1646">
        <w:rPr>
          <w:lang w:eastAsia="zh-CN"/>
        </w:rPr>
        <w:fldChar w:fldCharType="end"/>
      </w:r>
      <w:r w:rsidR="00CC1646">
        <w:rPr>
          <w:rFonts w:hint="eastAsia"/>
          <w:lang w:eastAsia="zh-CN"/>
        </w:rPr>
        <w:t>的中文修订版。由于研究一发现该量表的反向计分题存在标准化因子载荷过低的问题。研究一修改了其中的反向计分题，将其改为了正向计分。</w:t>
      </w:r>
      <w:r w:rsidR="002A789E">
        <w:rPr>
          <w:rFonts w:hint="eastAsia"/>
          <w:lang w:eastAsia="zh-CN"/>
        </w:rPr>
        <w:t>经过研究一的修订，该量表的信效度均已达到了可接受的标准。在本研究中该量表的</w:t>
      </w:r>
      <w:r w:rsidR="002A789E" w:rsidRPr="003B1DD5">
        <w:rPr>
          <w:rFonts w:cs="Times New Roman"/>
          <w:lang w:eastAsia="zh-CN"/>
        </w:rPr>
        <w:t>α</w:t>
      </w:r>
      <w:r w:rsidR="002A789E">
        <w:rPr>
          <w:rFonts w:cs="Times New Roman" w:hint="eastAsia"/>
          <w:lang w:eastAsia="zh-CN"/>
        </w:rPr>
        <w:t>为</w:t>
      </w:r>
      <w:r w:rsidR="002A789E">
        <w:rPr>
          <w:rFonts w:cs="Times New Roman"/>
          <w:lang w:eastAsia="zh-CN"/>
        </w:rPr>
        <w:t>.86</w:t>
      </w:r>
      <w:r w:rsidR="002A789E">
        <w:rPr>
          <w:rFonts w:cs="Times New Roman" w:hint="eastAsia"/>
          <w:lang w:eastAsia="zh-CN"/>
        </w:rPr>
        <w:t>。</w:t>
      </w:r>
    </w:p>
    <w:p w14:paraId="7AFF1B22" w14:textId="0003CED1" w:rsidR="006D65D3" w:rsidRDefault="006D65D3" w:rsidP="006D65D3">
      <w:pPr>
        <w:ind w:firstLine="480"/>
        <w:rPr>
          <w:lang w:eastAsia="zh-CN"/>
        </w:rPr>
      </w:pPr>
      <w:r w:rsidRPr="00614842">
        <w:rPr>
          <w:b/>
          <w:bCs/>
          <w:lang w:eastAsia="zh-CN"/>
        </w:rPr>
        <w:t>感知到的优越感量表</w:t>
      </w:r>
      <w:r>
        <w:rPr>
          <w:rFonts w:hint="eastAsia"/>
          <w:b/>
          <w:bCs/>
          <w:lang w:eastAsia="zh-CN"/>
        </w:rPr>
        <w:t xml:space="preserve"> </w:t>
      </w:r>
      <w:r w:rsidR="00CC1646">
        <w:rPr>
          <w:rFonts w:hint="eastAsia"/>
          <w:lang w:eastAsia="zh-CN"/>
        </w:rPr>
        <w:t>该量表的英文原版包含五道题</w:t>
      </w:r>
      <w:r>
        <w:rPr>
          <w:rFonts w:hint="eastAsia"/>
          <w:lang w:eastAsia="zh-CN"/>
        </w:rPr>
        <w:t>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Pr>
          <w:lang w:eastAsia="zh-CN"/>
        </w:rPr>
        <w:fldChar w:fldCharType="separate"/>
      </w:r>
      <w:r>
        <w:rPr>
          <w:noProof/>
          <w:lang w:eastAsia="zh-CN"/>
        </w:rPr>
        <w:t>(Freis &amp; Hansen-Brown, 2021)</w:t>
      </w:r>
      <w:r>
        <w:rPr>
          <w:lang w:eastAsia="zh-CN"/>
        </w:rPr>
        <w:fldChar w:fldCharType="end"/>
      </w:r>
      <w:r>
        <w:rPr>
          <w:rFonts w:hint="eastAsia"/>
          <w:lang w:eastAsia="zh-CN"/>
        </w:rPr>
        <w:t>。</w:t>
      </w:r>
      <w:r w:rsidR="00CC1646">
        <w:rPr>
          <w:rFonts w:hint="eastAsia"/>
          <w:lang w:eastAsia="zh-CN"/>
        </w:rPr>
        <w:t>由于国内暂时没有对该量表进行过翻译或信效度检验，因此研究一对该量表进行了翻译，修订和信效度检验。</w:t>
      </w:r>
      <w:r w:rsidR="00873EB6">
        <w:rPr>
          <w:rFonts w:hint="eastAsia"/>
          <w:lang w:eastAsia="zh-CN"/>
        </w:rPr>
        <w:t>经过修订后，该量表的信效度均已达到了可接受的标准</w:t>
      </w:r>
      <w:r>
        <w:rPr>
          <w:rFonts w:hint="eastAsia"/>
          <w:lang w:eastAsia="zh-CN"/>
        </w:rPr>
        <w:t>。</w:t>
      </w:r>
      <w:r w:rsidR="00873EB6">
        <w:rPr>
          <w:rFonts w:hint="eastAsia"/>
          <w:lang w:eastAsia="zh-CN"/>
        </w:rPr>
        <w:t>在本研究中该量表的</w:t>
      </w:r>
      <w:r w:rsidR="00873EB6" w:rsidRPr="003B1DD5">
        <w:rPr>
          <w:rFonts w:cs="Times New Roman"/>
          <w:lang w:eastAsia="zh-CN"/>
        </w:rPr>
        <w:t>α</w:t>
      </w:r>
      <w:r w:rsidR="00873EB6">
        <w:rPr>
          <w:rFonts w:cs="Times New Roman" w:hint="eastAsia"/>
          <w:lang w:eastAsia="zh-CN"/>
        </w:rPr>
        <w:t>为</w:t>
      </w:r>
      <w:r w:rsidR="00873EB6">
        <w:rPr>
          <w:rFonts w:cs="Times New Roman"/>
          <w:lang w:eastAsia="zh-CN"/>
        </w:rPr>
        <w:t>.88</w:t>
      </w:r>
      <w:r w:rsidR="00873EB6">
        <w:rPr>
          <w:rFonts w:cs="Times New Roman" w:hint="eastAsia"/>
          <w:lang w:eastAsia="zh-CN"/>
        </w:rPr>
        <w:t>。</w:t>
      </w:r>
    </w:p>
    <w:p w14:paraId="239F1C25" w14:textId="07174BEB" w:rsidR="006D65D3" w:rsidRPr="006D65D3" w:rsidRDefault="006D65D3" w:rsidP="00E56D05">
      <w:pPr>
        <w:ind w:firstLine="480"/>
        <w:rPr>
          <w:b/>
          <w:bCs/>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lang w:eastAsia="zh-CN"/>
        </w:rPr>
        <w:fldChar w:fldCharType="separate"/>
      </w:r>
      <w:r>
        <w:rPr>
          <w:noProof/>
          <w:lang w:eastAsia="zh-CN"/>
        </w:rPr>
        <w:t>(Diener et al., 1985)</w:t>
      </w:r>
      <w:r>
        <w:rPr>
          <w:lang w:eastAsia="zh-CN"/>
        </w:rPr>
        <w:fldChar w:fldCharType="end"/>
      </w:r>
      <w:r>
        <w:rPr>
          <w:rFonts w:hint="eastAsia"/>
          <w:lang w:eastAsia="zh-CN"/>
        </w:rPr>
        <w:t>。该量表已经在中文语境下被证明具有良好的信效度</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w:t>
      </w:r>
      <w:r w:rsidR="00CC1646">
        <w:rPr>
          <w:rFonts w:hint="eastAsia"/>
          <w:lang w:eastAsia="zh-CN"/>
        </w:rPr>
        <w:t>类似的</w:t>
      </w:r>
      <w:r w:rsidR="00873EB6">
        <w:rPr>
          <w:rFonts w:hint="eastAsia"/>
          <w:lang w:eastAsia="zh-CN"/>
        </w:rPr>
        <w:t>，但经过研究一中的信效度分析，该量表</w:t>
      </w:r>
      <w:r w:rsidR="00CC1646">
        <w:rPr>
          <w:rFonts w:hint="eastAsia"/>
          <w:lang w:eastAsia="zh-CN"/>
        </w:rPr>
        <w:t>同样表现出</w:t>
      </w:r>
      <w:r w:rsidR="00873EB6">
        <w:rPr>
          <w:rFonts w:hint="eastAsia"/>
          <w:lang w:eastAsia="zh-CN"/>
        </w:rPr>
        <w:t>良好的信效度</w:t>
      </w:r>
      <w:r>
        <w:rPr>
          <w:rFonts w:hint="eastAsia"/>
          <w:lang w:eastAsia="zh-CN"/>
        </w:rPr>
        <w:t>。</w:t>
      </w:r>
      <w:r w:rsidR="00873EB6">
        <w:rPr>
          <w:rFonts w:hint="eastAsia"/>
          <w:lang w:eastAsia="zh-CN"/>
        </w:rPr>
        <w:t>在本研究中该量表的</w:t>
      </w:r>
      <w:r w:rsidR="00873EB6" w:rsidRPr="003B1DD5">
        <w:rPr>
          <w:rFonts w:cs="Times New Roman"/>
          <w:lang w:eastAsia="zh-CN"/>
        </w:rPr>
        <w:t>α</w:t>
      </w:r>
      <w:r w:rsidR="00873EB6">
        <w:rPr>
          <w:rFonts w:cs="Times New Roman" w:hint="eastAsia"/>
          <w:lang w:eastAsia="zh-CN"/>
        </w:rPr>
        <w:t>为</w:t>
      </w:r>
      <w:r w:rsidR="00873EB6">
        <w:rPr>
          <w:rFonts w:cs="Times New Roman"/>
          <w:lang w:eastAsia="zh-CN"/>
        </w:rPr>
        <w:t>.88</w:t>
      </w:r>
      <w:r w:rsidR="00873EB6">
        <w:rPr>
          <w:rFonts w:cs="Times New Roman" w:hint="eastAsia"/>
          <w:lang w:eastAsia="zh-CN"/>
        </w:rPr>
        <w:t>。</w:t>
      </w:r>
    </w:p>
    <w:p w14:paraId="34F3E2A1" w14:textId="23C83D2E" w:rsidR="008131FC" w:rsidRPr="00614842" w:rsidRDefault="008131FC" w:rsidP="00614842">
      <w:pPr>
        <w:ind w:firstLine="480"/>
        <w:rPr>
          <w:lang w:eastAsia="zh-CN"/>
        </w:rPr>
      </w:pPr>
      <w:r w:rsidRPr="00614842">
        <w:rPr>
          <w:rFonts w:hint="eastAsia"/>
          <w:b/>
          <w:bCs/>
          <w:lang w:eastAsia="zh-CN"/>
        </w:rPr>
        <w:t>社会比较方向量表</w:t>
      </w:r>
      <w:r w:rsidR="00614842">
        <w:rPr>
          <w:rFonts w:hint="eastAsia"/>
          <w:lang w:eastAsia="zh-CN"/>
        </w:rPr>
        <w:t xml:space="preserve"> </w:t>
      </w:r>
      <w:r>
        <w:rPr>
          <w:rFonts w:hint="eastAsia"/>
          <w:lang w:eastAsia="zh-CN"/>
        </w:rPr>
        <w:t>由于被试被操纵为向上比较或向下比较，因此</w:t>
      </w:r>
      <w:r w:rsidR="003A192D">
        <w:rPr>
          <w:rFonts w:hint="eastAsia"/>
          <w:lang w:eastAsia="zh-CN"/>
        </w:rPr>
        <w:t>本研究</w:t>
      </w:r>
      <w:r>
        <w:rPr>
          <w:rFonts w:hint="eastAsia"/>
          <w:lang w:eastAsia="zh-CN"/>
        </w:rPr>
        <w:t>使用自编的一道题来测量被试的社会比较方向（“</w:t>
      </w:r>
      <w:r w:rsidRPr="004E42A9">
        <w:rPr>
          <w:rFonts w:hint="eastAsia"/>
          <w:lang w:eastAsia="zh-CN"/>
        </w:rPr>
        <w:t>你觉得该朋友圈中的人过的不如你好</w:t>
      </w:r>
      <w:r w:rsidRPr="004E42A9">
        <w:rPr>
          <w:rFonts w:hint="eastAsia"/>
          <w:lang w:eastAsia="zh-CN"/>
        </w:rPr>
        <w:t xml:space="preserve">, </w:t>
      </w:r>
      <w:r w:rsidRPr="004E42A9">
        <w:rPr>
          <w:rFonts w:hint="eastAsia"/>
          <w:lang w:eastAsia="zh-CN"/>
        </w:rPr>
        <w:t>还是过的比你更好</w:t>
      </w:r>
      <w:r w:rsidRPr="004E42A9">
        <w:rPr>
          <w:rFonts w:hint="eastAsia"/>
          <w:lang w:eastAsia="zh-CN"/>
        </w:rPr>
        <w:t>?</w:t>
      </w:r>
      <w:r>
        <w:rPr>
          <w:rFonts w:hint="eastAsia"/>
          <w:lang w:eastAsia="zh-CN"/>
        </w:rPr>
        <w:t>”，六点评分）</w:t>
      </w:r>
      <w:r w:rsidRPr="004E614C">
        <w:rPr>
          <w:rFonts w:hint="eastAsia"/>
          <w:lang w:eastAsia="zh-CN"/>
        </w:rPr>
        <w:t>。</w:t>
      </w:r>
      <w:r>
        <w:rPr>
          <w:rFonts w:hint="eastAsia"/>
          <w:lang w:eastAsia="zh-CN"/>
        </w:rPr>
        <w:t>该题得分将会被作为操作检查，以检验</w:t>
      </w:r>
      <w:r w:rsidR="003A192D">
        <w:rPr>
          <w:rFonts w:hint="eastAsia"/>
          <w:lang w:eastAsia="zh-CN"/>
        </w:rPr>
        <w:t>本研究</w:t>
      </w:r>
      <w:r>
        <w:rPr>
          <w:rFonts w:hint="eastAsia"/>
          <w:lang w:eastAsia="zh-CN"/>
        </w:rPr>
        <w:t>的操纵是否诱发了被试的向上或向下比较。</w:t>
      </w:r>
    </w:p>
    <w:p w14:paraId="3A82390D" w14:textId="51CDDCB3"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r w:rsidR="00E56D05">
        <w:rPr>
          <w:rFonts w:hint="eastAsia"/>
          <w:lang w:eastAsia="zh-CN"/>
        </w:rPr>
        <w:t>。</w:t>
      </w:r>
    </w:p>
    <w:p w14:paraId="2CB7253E" w14:textId="4A606CF0" w:rsidR="004025A4" w:rsidRDefault="008C4A7B" w:rsidP="004025A4">
      <w:pPr>
        <w:pStyle w:val="3"/>
        <w:spacing w:before="180" w:after="180"/>
        <w:rPr>
          <w:lang w:eastAsia="zh-CN"/>
        </w:rPr>
      </w:pPr>
      <w:bookmarkStart w:id="68" w:name="_Toc162021936"/>
      <w:r>
        <w:rPr>
          <w:rFonts w:hint="eastAsia"/>
          <w:lang w:eastAsia="zh-CN"/>
        </w:rPr>
        <w:t>5</w:t>
      </w:r>
      <w:r w:rsidR="004025A4">
        <w:rPr>
          <w:rFonts w:hint="eastAsia"/>
        </w:rPr>
        <w:t>.</w:t>
      </w:r>
      <w:r w:rsidR="002525D4">
        <w:rPr>
          <w:rFonts w:hint="eastAsia"/>
          <w:lang w:eastAsia="zh-CN"/>
        </w:rPr>
        <w:t>2</w:t>
      </w:r>
      <w:r w:rsidR="004025A4">
        <w:rPr>
          <w:rFonts w:hint="eastAsia"/>
        </w:rPr>
        <w:t>.4 数据分析</w:t>
      </w:r>
      <w:bookmarkEnd w:id="68"/>
    </w:p>
    <w:p w14:paraId="6F963CDA" w14:textId="1B13B487" w:rsidR="00CD281E" w:rsidRDefault="004025A4" w:rsidP="004025A4">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365407">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DF18ED2" w14:textId="457E2574" w:rsidR="00CD281E" w:rsidRDefault="004025A4" w:rsidP="00CD281E">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r w:rsidR="007F7A12">
        <w:rPr>
          <w:rFonts w:hint="eastAsia"/>
          <w:lang w:eastAsia="zh-CN"/>
        </w:rPr>
        <w:t>为了检验</w:t>
      </w:r>
      <w:r w:rsidR="003A192D">
        <w:rPr>
          <w:rFonts w:hint="eastAsia"/>
          <w:lang w:eastAsia="zh-CN"/>
        </w:rPr>
        <w:t>本研究</w:t>
      </w:r>
      <w:r w:rsidR="002A789E">
        <w:rPr>
          <w:rFonts w:hint="eastAsia"/>
          <w:lang w:eastAsia="zh-CN"/>
        </w:rPr>
        <w:t>研究</w:t>
      </w:r>
      <w:r w:rsidR="007F7A12">
        <w:rPr>
          <w:rFonts w:hint="eastAsia"/>
          <w:lang w:eastAsia="zh-CN"/>
        </w:rPr>
        <w:t>的操纵是否有效，</w:t>
      </w:r>
      <w:r w:rsidR="003A192D">
        <w:rPr>
          <w:rFonts w:hint="eastAsia"/>
          <w:lang w:eastAsia="zh-CN"/>
        </w:rPr>
        <w:t>本研究</w:t>
      </w:r>
      <w:r w:rsidR="007F7A12">
        <w:rPr>
          <w:rFonts w:hint="eastAsia"/>
          <w:lang w:eastAsia="zh-CN"/>
        </w:rPr>
        <w:t>还将进行操作检测。具体而言，</w:t>
      </w:r>
      <w:r w:rsidR="003A192D">
        <w:rPr>
          <w:rFonts w:hint="eastAsia"/>
          <w:lang w:eastAsia="zh-CN"/>
        </w:rPr>
        <w:t>本研究</w:t>
      </w:r>
      <w:r w:rsidR="007F7A12">
        <w:rPr>
          <w:rFonts w:hint="eastAsia"/>
          <w:lang w:eastAsia="zh-CN"/>
        </w:rPr>
        <w:t>将使用“</w:t>
      </w:r>
      <w:r w:rsidR="007F7A12">
        <w:rPr>
          <w:rFonts w:hint="eastAsia"/>
          <w:lang w:eastAsia="zh-CN"/>
        </w:rPr>
        <w:t>bruceR</w:t>
      </w:r>
      <w:r w:rsidR="007F7A12">
        <w:rPr>
          <w:rFonts w:hint="eastAsia"/>
          <w:lang w:eastAsia="zh-CN"/>
        </w:rPr>
        <w:t>”</w:t>
      </w:r>
      <w:r w:rsidR="007F7A12">
        <w:rPr>
          <w:lang w:eastAsia="zh-CN"/>
        </w:rPr>
        <w:fldChar w:fldCharType="begin"/>
      </w:r>
      <w:r w:rsidR="007F7A12">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sidR="007F7A12">
        <w:rPr>
          <w:lang w:eastAsia="zh-CN"/>
        </w:rPr>
        <w:fldChar w:fldCharType="separate"/>
      </w:r>
      <w:r w:rsidR="007F7A12">
        <w:rPr>
          <w:noProof/>
          <w:lang w:eastAsia="zh-CN"/>
        </w:rPr>
        <w:t>(Bao, 2022)</w:t>
      </w:r>
      <w:r w:rsidR="007F7A12">
        <w:rPr>
          <w:lang w:eastAsia="zh-CN"/>
        </w:rPr>
        <w:fldChar w:fldCharType="end"/>
      </w:r>
      <w:r w:rsidR="007F7A12">
        <w:rPr>
          <w:rFonts w:hint="eastAsia"/>
          <w:lang w:eastAsia="zh-CN"/>
        </w:rPr>
        <w:t xml:space="preserve"> </w:t>
      </w:r>
      <w:r w:rsidR="007F7A12">
        <w:rPr>
          <w:rFonts w:hint="eastAsia"/>
          <w:lang w:eastAsia="zh-CN"/>
        </w:rPr>
        <w:t>程序包中的“</w:t>
      </w:r>
      <w:r w:rsidR="007F7A12">
        <w:rPr>
          <w:rFonts w:hint="eastAsia"/>
          <w:lang w:eastAsia="zh-CN"/>
        </w:rPr>
        <w:t>TTEST</w:t>
      </w:r>
      <w:r w:rsidR="007F7A12">
        <w:rPr>
          <w:rFonts w:hint="eastAsia"/>
          <w:lang w:eastAsia="zh-CN"/>
        </w:rPr>
        <w:t>”函数对向上比较组和向下比较组感知到的社会比较方向进行</w:t>
      </w:r>
      <w:r w:rsidR="007F7A12">
        <w:rPr>
          <w:rFonts w:hint="eastAsia"/>
          <w:lang w:eastAsia="zh-CN"/>
        </w:rPr>
        <w:t>t</w:t>
      </w:r>
      <w:r w:rsidR="007F7A12">
        <w:rPr>
          <w:rFonts w:hint="eastAsia"/>
          <w:lang w:eastAsia="zh-CN"/>
        </w:rPr>
        <w:t>检验。如果该</w:t>
      </w:r>
      <w:r w:rsidR="007F7A12">
        <w:rPr>
          <w:rFonts w:hint="eastAsia"/>
          <w:lang w:eastAsia="zh-CN"/>
        </w:rPr>
        <w:t>t</w:t>
      </w:r>
      <w:r w:rsidR="007F7A12">
        <w:rPr>
          <w:rFonts w:hint="eastAsia"/>
          <w:lang w:eastAsia="zh-CN"/>
        </w:rPr>
        <w:t>值显著，则说明向上比较组和向下比较组感知到的社会比较方向有显著的差异，意味着</w:t>
      </w:r>
      <w:r w:rsidR="003A192D">
        <w:rPr>
          <w:rFonts w:hint="eastAsia"/>
          <w:lang w:eastAsia="zh-CN"/>
        </w:rPr>
        <w:t>本研究</w:t>
      </w:r>
      <w:r w:rsidR="007F7A12">
        <w:rPr>
          <w:rFonts w:hint="eastAsia"/>
          <w:lang w:eastAsia="zh-CN"/>
        </w:rPr>
        <w:t>的</w:t>
      </w:r>
      <w:r w:rsidR="002A789E">
        <w:rPr>
          <w:rFonts w:hint="eastAsia"/>
          <w:lang w:eastAsia="zh-CN"/>
        </w:rPr>
        <w:t>研究</w:t>
      </w:r>
      <w:r w:rsidR="007F7A12">
        <w:rPr>
          <w:rFonts w:hint="eastAsia"/>
          <w:lang w:eastAsia="zh-CN"/>
        </w:rPr>
        <w:t>操纵是有效的。</w:t>
      </w:r>
    </w:p>
    <w:p w14:paraId="4538754E" w14:textId="7AB27A42" w:rsidR="00CD281E" w:rsidRDefault="004025A4" w:rsidP="00CD281E">
      <w:pPr>
        <w:ind w:firstLine="480"/>
        <w:rPr>
          <w:lang w:eastAsia="zh-CN"/>
        </w:rPr>
      </w:pPr>
      <w:r>
        <w:rPr>
          <w:rFonts w:hint="eastAsia"/>
          <w:lang w:eastAsia="zh-CN"/>
        </w:rPr>
        <w:t>然后，</w:t>
      </w:r>
      <w:r w:rsidR="003A192D">
        <w:rPr>
          <w:rFonts w:hint="eastAsia"/>
          <w:lang w:eastAsia="zh-CN"/>
        </w:rPr>
        <w:t>本研究</w:t>
      </w:r>
      <w:r>
        <w:rPr>
          <w:rFonts w:hint="eastAsia"/>
          <w:lang w:eastAsia="zh-CN"/>
        </w:rPr>
        <w:t>使用“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sidR="00CD281E">
        <w:rPr>
          <w:rFonts w:hint="eastAsia"/>
          <w:lang w:eastAsia="zh-CN"/>
        </w:rPr>
        <w:t xml:space="preserve"> </w:t>
      </w:r>
      <w:r w:rsidR="00CD281E">
        <w:rPr>
          <w:lang w:eastAsia="zh-CN"/>
        </w:rPr>
        <w:fldChar w:fldCharType="begin"/>
      </w:r>
      <w:r w:rsidR="00CD281E">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CD281E">
        <w:rPr>
          <w:lang w:eastAsia="zh-CN"/>
        </w:rPr>
        <w:fldChar w:fldCharType="separate"/>
      </w:r>
      <w:r w:rsidR="00CD281E">
        <w:rPr>
          <w:noProof/>
          <w:lang w:eastAsia="zh-CN"/>
        </w:rPr>
        <w:t>(Harman, 1976)</w:t>
      </w:r>
      <w:r w:rsidR="00CD281E">
        <w:rPr>
          <w:lang w:eastAsia="zh-CN"/>
        </w:rPr>
        <w:fldChar w:fldCharType="end"/>
      </w:r>
      <w:r w:rsidR="00CD281E">
        <w:rPr>
          <w:rFonts w:hint="eastAsia"/>
          <w:lang w:eastAsia="zh-CN"/>
        </w:rPr>
        <w:t>，以计算该因子可以解释所有题目多少变异</w:t>
      </w:r>
      <w:r>
        <w:rPr>
          <w:rFonts w:hint="eastAsia"/>
          <w:lang w:eastAsia="zh-CN"/>
        </w:rPr>
        <w:t>。类似的，</w:t>
      </w:r>
      <w:r w:rsidR="003A192D">
        <w:rPr>
          <w:rFonts w:hint="eastAsia"/>
          <w:lang w:eastAsia="zh-CN"/>
        </w:rPr>
        <w:t>本研究</w:t>
      </w:r>
      <w:r>
        <w:rPr>
          <w:rFonts w:hint="eastAsia"/>
          <w:lang w:eastAsia="zh-CN"/>
        </w:rPr>
        <w:t>还</w:t>
      </w:r>
      <w:r w:rsidR="00CD281E">
        <w:rPr>
          <w:rFonts w:hint="eastAsia"/>
          <w:lang w:eastAsia="zh-CN"/>
        </w:rPr>
        <w:t>使</w:t>
      </w:r>
      <w:r>
        <w:rPr>
          <w:rFonts w:hint="eastAsia"/>
          <w:lang w:eastAsia="zh-CN"/>
        </w:rPr>
        <w:t>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r>
        <w:rPr>
          <w:rFonts w:hint="eastAsia"/>
          <w:lang w:eastAsia="zh-CN"/>
        </w:rPr>
        <w:t>cfa</w:t>
      </w:r>
      <w:r>
        <w:rPr>
          <w:rFonts w:hint="eastAsia"/>
          <w:lang w:eastAsia="zh-CN"/>
        </w:rPr>
        <w:t>”函数，将</w:t>
      </w:r>
      <w:r w:rsidR="00CD281E">
        <w:rPr>
          <w:rFonts w:hint="eastAsia"/>
          <w:lang w:eastAsia="zh-CN"/>
        </w:rPr>
        <w:t>所有题目用一个方法潜变量解释。以比较单因子模型和多因子模型之间的模型拟合度差异。</w:t>
      </w:r>
    </w:p>
    <w:p w14:paraId="250E3294" w14:textId="50859F1D" w:rsidR="004025A4" w:rsidRPr="004025A4" w:rsidRDefault="00CD281E" w:rsidP="007F7A12">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w:t>
      </w:r>
      <w:r w:rsidR="007F7A12">
        <w:rPr>
          <w:rFonts w:hint="eastAsia"/>
          <w:lang w:eastAsia="zh-CN"/>
        </w:rPr>
        <w:t>，</w:t>
      </w:r>
      <w:r>
        <w:rPr>
          <w:rFonts w:hint="eastAsia"/>
          <w:lang w:eastAsia="zh-CN"/>
        </w:rPr>
        <w:t>进行显著性检验。如果该中介效应值的置信区间不包含</w:t>
      </w:r>
      <w:r>
        <w:rPr>
          <w:rFonts w:hint="eastAsia"/>
          <w:lang w:eastAsia="zh-CN"/>
        </w:rPr>
        <w:t>0</w:t>
      </w:r>
      <w:r>
        <w:rPr>
          <w:rFonts w:hint="eastAsia"/>
          <w:lang w:eastAsia="zh-CN"/>
        </w:rPr>
        <w:t>，则说明该中介模型成立。</w:t>
      </w:r>
    </w:p>
    <w:p w14:paraId="229FBF8D" w14:textId="65B086A9" w:rsidR="009F7DF3" w:rsidRPr="00F33CEC" w:rsidRDefault="008C4A7B" w:rsidP="00F33CEC">
      <w:pPr>
        <w:pStyle w:val="2"/>
        <w:spacing w:before="180" w:after="180"/>
        <w:rPr>
          <w:lang w:eastAsia="zh-CN"/>
        </w:rPr>
      </w:pPr>
      <w:bookmarkStart w:id="69" w:name="_Toc162021937"/>
      <w:r>
        <w:rPr>
          <w:rFonts w:hint="eastAsia"/>
          <w:lang w:eastAsia="zh-CN"/>
        </w:rPr>
        <w:t>5</w:t>
      </w:r>
      <w:r w:rsidR="00C2478B" w:rsidRPr="00F33CEC">
        <w:rPr>
          <w:lang w:eastAsia="zh-CN"/>
        </w:rPr>
        <w:t>.</w:t>
      </w:r>
      <w:r w:rsidR="002525D4">
        <w:rPr>
          <w:rFonts w:hint="eastAsia"/>
          <w:lang w:eastAsia="zh-CN"/>
        </w:rPr>
        <w:t>3</w:t>
      </w:r>
      <w:r w:rsidR="00C2478B" w:rsidRPr="00F33CEC">
        <w:rPr>
          <w:lang w:eastAsia="zh-CN"/>
        </w:rPr>
        <w:t xml:space="preserve"> </w:t>
      </w:r>
      <w:r w:rsidR="009F7DF3" w:rsidRPr="00F33CEC">
        <w:rPr>
          <w:lang w:eastAsia="zh-CN"/>
        </w:rPr>
        <w:t>结果</w:t>
      </w:r>
      <w:bookmarkEnd w:id="69"/>
    </w:p>
    <w:p w14:paraId="05717D14" w14:textId="488DCE6F" w:rsidR="004D073F" w:rsidRPr="004E614C" w:rsidRDefault="008C4A7B" w:rsidP="004D073F">
      <w:pPr>
        <w:pStyle w:val="3"/>
        <w:spacing w:before="180" w:after="180"/>
        <w:rPr>
          <w:lang w:eastAsia="zh-CN"/>
        </w:rPr>
      </w:pPr>
      <w:bookmarkStart w:id="70" w:name="_Toc162021938"/>
      <w:r>
        <w:rPr>
          <w:rFonts w:hint="eastAsia"/>
          <w:lang w:eastAsia="zh-CN"/>
        </w:rPr>
        <w:t>5</w:t>
      </w:r>
      <w:r w:rsidR="00C2478B">
        <w:rPr>
          <w:lang w:eastAsia="zh-CN"/>
        </w:rPr>
        <w:t>.</w:t>
      </w:r>
      <w:r w:rsidR="002525D4">
        <w:rPr>
          <w:rFonts w:hint="eastAsia"/>
          <w:lang w:eastAsia="zh-CN"/>
        </w:rPr>
        <w:t>3</w:t>
      </w:r>
      <w:r w:rsidR="00C2478B">
        <w:rPr>
          <w:lang w:eastAsia="zh-CN"/>
        </w:rPr>
        <w:t xml:space="preserve">.1 </w:t>
      </w:r>
      <w:r w:rsidR="004D073F" w:rsidRPr="004E614C">
        <w:rPr>
          <w:rFonts w:hint="eastAsia"/>
          <w:lang w:eastAsia="zh-CN"/>
        </w:rPr>
        <w:t>操作检查</w:t>
      </w:r>
      <w:bookmarkEnd w:id="70"/>
    </w:p>
    <w:p w14:paraId="3E839366" w14:textId="03E22155" w:rsidR="004D073F" w:rsidRPr="004E614C" w:rsidRDefault="004D073F" w:rsidP="004D073F">
      <w:pPr>
        <w:rPr>
          <w:lang w:eastAsia="zh-CN"/>
        </w:rPr>
      </w:pPr>
      <w:r w:rsidRPr="004E614C">
        <w:rPr>
          <w:lang w:eastAsia="zh-CN"/>
        </w:rPr>
        <w:tab/>
      </w:r>
      <w:r w:rsidR="003A192D">
        <w:rPr>
          <w:rFonts w:hint="eastAsia"/>
          <w:lang w:eastAsia="zh-CN"/>
        </w:rPr>
        <w:t>本研究</w:t>
      </w:r>
      <w:r w:rsidRPr="004E614C">
        <w:rPr>
          <w:rFonts w:hint="eastAsia"/>
          <w:lang w:eastAsia="zh-CN"/>
        </w:rPr>
        <w:t>首先对社会比较方向的操纵进行了操作检查。</w:t>
      </w:r>
      <w:r w:rsidR="003A192D">
        <w:rPr>
          <w:rFonts w:hint="eastAsia"/>
          <w:lang w:eastAsia="zh-CN"/>
        </w:rPr>
        <w:t>本研究</w:t>
      </w:r>
      <w:r w:rsidRPr="004E614C">
        <w:rPr>
          <w:rFonts w:hint="eastAsia"/>
          <w:lang w:eastAsia="zh-CN"/>
        </w:rPr>
        <w:t>发现</w:t>
      </w:r>
      <w:r w:rsidR="003A192D">
        <w:rPr>
          <w:rFonts w:hint="eastAsia"/>
          <w:lang w:eastAsia="zh-CN"/>
        </w:rPr>
        <w:t>本研究</w:t>
      </w:r>
      <w:r w:rsidRPr="004E614C">
        <w:rPr>
          <w:rFonts w:hint="eastAsia"/>
          <w:lang w:eastAsia="zh-CN"/>
        </w:rPr>
        <w:t>的</w:t>
      </w:r>
      <w:r w:rsidR="002A789E">
        <w:rPr>
          <w:rFonts w:hint="eastAsia"/>
          <w:lang w:eastAsia="zh-CN"/>
        </w:rPr>
        <w:t>研究</w:t>
      </w:r>
      <w:r w:rsidRPr="004E614C">
        <w:rPr>
          <w:rFonts w:hint="eastAsia"/>
          <w:lang w:eastAsia="zh-CN"/>
        </w:rPr>
        <w:t>操纵是有效的</w:t>
      </w:r>
      <w:r w:rsidRPr="004E614C">
        <w:rPr>
          <w:rFonts w:cs="Times New Roman"/>
          <w:lang w:eastAsia="zh-CN"/>
        </w:rPr>
        <w:t>t = 20.57</w:t>
      </w:r>
      <w:r w:rsidRPr="004E614C">
        <w:rPr>
          <w:rFonts w:cs="Times New Roman" w:hint="eastAsia"/>
          <w:lang w:eastAsia="zh-CN"/>
        </w:rPr>
        <w:t>,</w:t>
      </w:r>
      <w:r w:rsidR="00375389" w:rsidRPr="004E614C">
        <w:rPr>
          <w:rFonts w:cs="Times New Roman"/>
          <w:lang w:eastAsia="zh-CN"/>
        </w:rPr>
        <w:t xml:space="preserve"> df = 407, </w:t>
      </w:r>
      <w:r w:rsidRPr="004E614C">
        <w:rPr>
          <w:rFonts w:cs="Times New Roman"/>
          <w:lang w:eastAsia="zh-CN"/>
        </w:rPr>
        <w:t>p &lt; .001, Cohen</w:t>
      </w:r>
      <w:r w:rsidR="0058767D">
        <w:rPr>
          <w:rFonts w:cs="Times New Roman"/>
          <w:lang w:eastAsia="zh-CN"/>
        </w:rPr>
        <w:t>’</w:t>
      </w:r>
      <w:r w:rsidRPr="004E614C">
        <w:rPr>
          <w:rFonts w:cs="Times New Roman"/>
          <w:lang w:eastAsia="zh-CN"/>
        </w:rPr>
        <w:t>s d = 2.03</w:t>
      </w:r>
      <w:r w:rsidRPr="004E614C">
        <w:rPr>
          <w:rFonts w:hint="eastAsia"/>
          <w:lang w:eastAsia="zh-CN"/>
        </w:rPr>
        <w:t>，在向上比较组，人们普遍认为该截图中的人过得比自己好</w:t>
      </w:r>
      <w:r w:rsidRPr="004E614C">
        <w:rPr>
          <w:rFonts w:hint="eastAsia"/>
          <w:lang w:eastAsia="zh-CN"/>
        </w:rPr>
        <w:t>M</w:t>
      </w:r>
      <w:r w:rsidR="009F1633">
        <w:rPr>
          <w:rFonts w:hint="eastAsia"/>
          <w:vertAlign w:val="subscript"/>
          <w:lang w:eastAsia="zh-CN"/>
        </w:rPr>
        <w:t>向上比较</w:t>
      </w:r>
      <w:r w:rsidRPr="004E614C">
        <w:rPr>
          <w:lang w:eastAsia="zh-CN"/>
        </w:rPr>
        <w:t xml:space="preserve"> = 4.88</w:t>
      </w:r>
      <w:r w:rsidRPr="004E614C">
        <w:rPr>
          <w:rFonts w:hint="eastAsia"/>
          <w:lang w:eastAsia="zh-CN"/>
        </w:rPr>
        <w:t>（</w:t>
      </w:r>
      <w:r w:rsidRPr="004E614C">
        <w:rPr>
          <w:rFonts w:hint="eastAsia"/>
          <w:lang w:eastAsia="zh-CN"/>
        </w:rPr>
        <w:t>S</w:t>
      </w:r>
      <w:r w:rsidRPr="004E614C">
        <w:rPr>
          <w:lang w:eastAsia="zh-CN"/>
        </w:rPr>
        <w:t>D = 1.05</w:t>
      </w:r>
      <w:r w:rsidRPr="004E614C">
        <w:rPr>
          <w:rFonts w:hint="eastAsia"/>
          <w:lang w:eastAsia="zh-CN"/>
        </w:rPr>
        <w:t>），在向下比较组的被试普遍认为该截图中的人过的不如自己好</w:t>
      </w:r>
      <w:r w:rsidRPr="004E614C">
        <w:rPr>
          <w:rFonts w:hint="eastAsia"/>
          <w:lang w:eastAsia="zh-CN"/>
        </w:rPr>
        <w:t>M</w:t>
      </w:r>
      <w:r w:rsidR="009F1633">
        <w:rPr>
          <w:rFonts w:hint="eastAsia"/>
          <w:vertAlign w:val="subscript"/>
          <w:lang w:eastAsia="zh-CN"/>
        </w:rPr>
        <w:t>向下比较</w:t>
      </w:r>
      <w:r w:rsidRPr="004E614C">
        <w:rPr>
          <w:lang w:eastAsia="zh-CN"/>
        </w:rPr>
        <w:t xml:space="preserve"> = 2.54</w:t>
      </w:r>
      <w:r w:rsidRPr="004E614C">
        <w:rPr>
          <w:rFonts w:hint="eastAsia"/>
          <w:lang w:eastAsia="zh-CN"/>
        </w:rPr>
        <w:t>（</w:t>
      </w:r>
      <w:r w:rsidRPr="004E614C">
        <w:rPr>
          <w:rFonts w:hint="eastAsia"/>
          <w:lang w:eastAsia="zh-CN"/>
        </w:rPr>
        <w:t>S</w:t>
      </w:r>
      <w:r w:rsidRPr="004E614C">
        <w:rPr>
          <w:lang w:eastAsia="zh-CN"/>
        </w:rPr>
        <w:t>D = 1.24</w:t>
      </w:r>
      <w:r w:rsidRPr="004E614C">
        <w:rPr>
          <w:rFonts w:hint="eastAsia"/>
          <w:lang w:eastAsia="zh-CN"/>
        </w:rPr>
        <w:t>）。</w:t>
      </w:r>
    </w:p>
    <w:p w14:paraId="29A0015D" w14:textId="2DB53CEB" w:rsidR="006333D0" w:rsidRPr="004E614C" w:rsidRDefault="008C4A7B" w:rsidP="006333D0">
      <w:pPr>
        <w:pStyle w:val="3"/>
        <w:spacing w:before="180" w:after="180"/>
        <w:rPr>
          <w:lang w:eastAsia="zh-CN"/>
        </w:rPr>
      </w:pPr>
      <w:bookmarkStart w:id="71" w:name="_Toc162021939"/>
      <w:commentRangeStart w:id="72"/>
      <w:r>
        <w:rPr>
          <w:rFonts w:hint="eastAsia"/>
          <w:lang w:eastAsia="zh-CN"/>
        </w:rPr>
        <w:t>5</w:t>
      </w:r>
      <w:r w:rsidR="00C2478B">
        <w:rPr>
          <w:lang w:eastAsia="zh-CN"/>
        </w:rPr>
        <w:t>.</w:t>
      </w:r>
      <w:r w:rsidR="002525D4">
        <w:rPr>
          <w:rFonts w:hint="eastAsia"/>
          <w:lang w:eastAsia="zh-CN"/>
        </w:rPr>
        <w:t>3</w:t>
      </w:r>
      <w:r w:rsidR="00C2478B">
        <w:rPr>
          <w:lang w:eastAsia="zh-CN"/>
        </w:rPr>
        <w:t xml:space="preserve">.2 </w:t>
      </w:r>
      <w:r w:rsidR="006333D0" w:rsidRPr="004E614C">
        <w:rPr>
          <w:lang w:eastAsia="zh-CN"/>
        </w:rPr>
        <w:t>描述统计</w:t>
      </w:r>
      <w:bookmarkEnd w:id="71"/>
      <w:commentRangeEnd w:id="72"/>
      <w:r w:rsidR="000F4FCF">
        <w:rPr>
          <w:rStyle w:val="af9"/>
          <w:rFonts w:ascii="Times New Roman" w:eastAsia="宋体" w:hAnsi="Times New Roman" w:cstheme="minorBidi"/>
          <w:b w:val="0"/>
          <w:bCs w:val="0"/>
        </w:rPr>
        <w:commentReference w:id="72"/>
      </w:r>
    </w:p>
    <w:p w14:paraId="792B1B4A" w14:textId="395DBB22" w:rsidR="006333D0" w:rsidRDefault="006333D0" w:rsidP="005A1FC9">
      <w:pPr>
        <w:pStyle w:val="af3"/>
      </w:pPr>
      <w:r w:rsidRPr="004E614C">
        <w:rPr>
          <w:rFonts w:hint="eastAsia"/>
        </w:rPr>
        <w:t>表</w:t>
      </w:r>
      <w:r w:rsidR="008F26B2">
        <w:rPr>
          <w:rFonts w:hint="eastAsia"/>
        </w:rPr>
        <w:t>5</w:t>
      </w:r>
      <w:r w:rsidR="005A1FC9">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8"/>
        <w:gridCol w:w="971"/>
        <w:gridCol w:w="971"/>
        <w:gridCol w:w="970"/>
        <w:gridCol w:w="970"/>
        <w:gridCol w:w="970"/>
        <w:gridCol w:w="743"/>
        <w:gridCol w:w="743"/>
      </w:tblGrid>
      <w:tr w:rsidR="00B34687" w:rsidRPr="004E614C" w14:paraId="75A5583E" w14:textId="77777777" w:rsidTr="00B34687">
        <w:trPr>
          <w:trHeight w:val="315"/>
          <w:tblHeader/>
        </w:trPr>
        <w:tc>
          <w:tcPr>
            <w:tcW w:w="1184" w:type="pct"/>
            <w:tcBorders>
              <w:top w:val="single" w:sz="12" w:space="0" w:color="auto"/>
              <w:bottom w:val="single" w:sz="4" w:space="0" w:color="auto"/>
            </w:tcBorders>
            <w:noWrap/>
            <w:vAlign w:val="center"/>
            <w:hideMark/>
          </w:tcPr>
          <w:p w14:paraId="475232C1" w14:textId="491B8745" w:rsidR="00B34687" w:rsidRPr="004E614C" w:rsidRDefault="00B34687" w:rsidP="00B34687">
            <w:pPr>
              <w:jc w:val="center"/>
              <w:rPr>
                <w:rFonts w:cs="Times New Roman"/>
                <w:szCs w:val="24"/>
                <w:lang w:eastAsia="zh-CN"/>
              </w:rPr>
            </w:pPr>
            <w:r>
              <w:rPr>
                <w:rFonts w:cs="Times New Roman" w:hint="eastAsia"/>
                <w:szCs w:val="24"/>
                <w:lang w:eastAsia="zh-CN"/>
              </w:rPr>
              <w:t>变量名</w:t>
            </w:r>
          </w:p>
        </w:tc>
        <w:tc>
          <w:tcPr>
            <w:tcW w:w="584" w:type="pct"/>
            <w:tcBorders>
              <w:top w:val="single" w:sz="12" w:space="0" w:color="auto"/>
              <w:bottom w:val="single" w:sz="4" w:space="0" w:color="auto"/>
            </w:tcBorders>
            <w:noWrap/>
            <w:vAlign w:val="center"/>
            <w:hideMark/>
          </w:tcPr>
          <w:p w14:paraId="278846E7" w14:textId="5745F678" w:rsidR="00B34687" w:rsidRPr="004E614C" w:rsidRDefault="00B34687" w:rsidP="00B34687">
            <w:pPr>
              <w:jc w:val="center"/>
              <w:rPr>
                <w:rFonts w:cs="Times New Roman"/>
                <w:szCs w:val="24"/>
                <w:lang w:eastAsia="zh-CN"/>
              </w:rPr>
            </w:pPr>
            <w:r>
              <w:rPr>
                <w:rFonts w:cs="Times New Roman" w:hint="eastAsia"/>
                <w:szCs w:val="24"/>
              </w:rPr>
              <w:t>平均数</w:t>
            </w:r>
          </w:p>
        </w:tc>
        <w:tc>
          <w:tcPr>
            <w:tcW w:w="584" w:type="pct"/>
            <w:tcBorders>
              <w:top w:val="single" w:sz="12" w:space="0" w:color="auto"/>
              <w:bottom w:val="single" w:sz="4" w:space="0" w:color="auto"/>
            </w:tcBorders>
            <w:noWrap/>
            <w:vAlign w:val="center"/>
            <w:hideMark/>
          </w:tcPr>
          <w:p w14:paraId="3214D653" w14:textId="3F3BBDD7" w:rsidR="00B34687" w:rsidRPr="004E614C" w:rsidRDefault="00B34687" w:rsidP="00B34687">
            <w:pPr>
              <w:jc w:val="center"/>
              <w:rPr>
                <w:rFonts w:cs="Times New Roman"/>
                <w:szCs w:val="24"/>
                <w:lang w:eastAsia="zh-CN"/>
              </w:rPr>
            </w:pPr>
            <w:r>
              <w:rPr>
                <w:rFonts w:cs="Times New Roman" w:hint="eastAsia"/>
                <w:szCs w:val="24"/>
              </w:rPr>
              <w:t>标准差</w:t>
            </w:r>
          </w:p>
        </w:tc>
        <w:tc>
          <w:tcPr>
            <w:tcW w:w="584" w:type="pct"/>
            <w:tcBorders>
              <w:top w:val="single" w:sz="12" w:space="0" w:color="auto"/>
              <w:bottom w:val="single" w:sz="4" w:space="0" w:color="auto"/>
            </w:tcBorders>
            <w:noWrap/>
            <w:vAlign w:val="center"/>
            <w:hideMark/>
          </w:tcPr>
          <w:p w14:paraId="646EEFCA" w14:textId="708C104E" w:rsidR="00B34687" w:rsidRPr="004E614C" w:rsidRDefault="00B34687" w:rsidP="00B34687">
            <w:pPr>
              <w:jc w:val="center"/>
              <w:rPr>
                <w:rFonts w:cs="Times New Roman"/>
                <w:szCs w:val="24"/>
                <w:lang w:eastAsia="zh-CN"/>
              </w:rPr>
            </w:pPr>
            <w:r>
              <w:rPr>
                <w:rFonts w:cs="Times New Roman" w:hint="eastAsia"/>
                <w:szCs w:val="24"/>
              </w:rPr>
              <w:t>中位数</w:t>
            </w:r>
          </w:p>
        </w:tc>
        <w:tc>
          <w:tcPr>
            <w:tcW w:w="584" w:type="pct"/>
            <w:tcBorders>
              <w:top w:val="single" w:sz="12" w:space="0" w:color="auto"/>
              <w:bottom w:val="single" w:sz="4" w:space="0" w:color="auto"/>
            </w:tcBorders>
            <w:noWrap/>
            <w:vAlign w:val="center"/>
            <w:hideMark/>
          </w:tcPr>
          <w:p w14:paraId="0EF1F6B9" w14:textId="510816A4" w:rsidR="00B34687" w:rsidRPr="004E614C" w:rsidRDefault="00B34687" w:rsidP="00B34687">
            <w:pPr>
              <w:jc w:val="center"/>
              <w:rPr>
                <w:rFonts w:cs="Times New Roman"/>
                <w:szCs w:val="24"/>
                <w:lang w:eastAsia="zh-CN"/>
              </w:rPr>
            </w:pPr>
            <w:r>
              <w:rPr>
                <w:rFonts w:cs="Times New Roman" w:hint="eastAsia"/>
                <w:szCs w:val="24"/>
              </w:rPr>
              <w:t>最小值</w:t>
            </w:r>
          </w:p>
        </w:tc>
        <w:tc>
          <w:tcPr>
            <w:tcW w:w="584" w:type="pct"/>
            <w:tcBorders>
              <w:top w:val="single" w:sz="12" w:space="0" w:color="auto"/>
              <w:bottom w:val="single" w:sz="4" w:space="0" w:color="auto"/>
            </w:tcBorders>
            <w:noWrap/>
            <w:vAlign w:val="center"/>
            <w:hideMark/>
          </w:tcPr>
          <w:p w14:paraId="7392BE9E" w14:textId="07EAD481" w:rsidR="00B34687" w:rsidRPr="004E614C" w:rsidRDefault="00B34687" w:rsidP="00B34687">
            <w:pPr>
              <w:jc w:val="center"/>
              <w:rPr>
                <w:rFonts w:cs="Times New Roman"/>
                <w:szCs w:val="24"/>
                <w:lang w:eastAsia="zh-CN"/>
              </w:rPr>
            </w:pPr>
            <w:r>
              <w:rPr>
                <w:rFonts w:cs="Times New Roman" w:hint="eastAsia"/>
                <w:szCs w:val="24"/>
              </w:rPr>
              <w:t>最大值</w:t>
            </w:r>
          </w:p>
        </w:tc>
        <w:tc>
          <w:tcPr>
            <w:tcW w:w="447" w:type="pct"/>
            <w:tcBorders>
              <w:top w:val="single" w:sz="12" w:space="0" w:color="auto"/>
              <w:bottom w:val="single" w:sz="4" w:space="0" w:color="auto"/>
            </w:tcBorders>
            <w:noWrap/>
            <w:vAlign w:val="center"/>
            <w:hideMark/>
          </w:tcPr>
          <w:p w14:paraId="5FA7A211" w14:textId="77A92498" w:rsidR="00B34687" w:rsidRPr="004E614C" w:rsidRDefault="00B34687" w:rsidP="00B34687">
            <w:pPr>
              <w:jc w:val="center"/>
              <w:rPr>
                <w:rFonts w:cs="Times New Roman"/>
                <w:szCs w:val="24"/>
                <w:lang w:eastAsia="zh-CN"/>
              </w:rPr>
            </w:pPr>
            <w:r>
              <w:rPr>
                <w:rFonts w:cs="Times New Roman" w:hint="eastAsia"/>
                <w:szCs w:val="24"/>
              </w:rPr>
              <w:t>偏度</w:t>
            </w:r>
          </w:p>
        </w:tc>
        <w:tc>
          <w:tcPr>
            <w:tcW w:w="447" w:type="pct"/>
            <w:tcBorders>
              <w:top w:val="single" w:sz="12" w:space="0" w:color="auto"/>
              <w:bottom w:val="single" w:sz="4" w:space="0" w:color="auto"/>
            </w:tcBorders>
            <w:noWrap/>
            <w:vAlign w:val="center"/>
            <w:hideMark/>
          </w:tcPr>
          <w:p w14:paraId="3D014AF4" w14:textId="76552C90" w:rsidR="00B34687" w:rsidRPr="004E614C" w:rsidRDefault="00B34687" w:rsidP="00B34687">
            <w:pPr>
              <w:jc w:val="center"/>
              <w:rPr>
                <w:rFonts w:cs="Times New Roman"/>
                <w:szCs w:val="24"/>
                <w:lang w:eastAsia="zh-CN"/>
              </w:rPr>
            </w:pPr>
            <w:r>
              <w:rPr>
                <w:rFonts w:cs="Times New Roman" w:hint="eastAsia"/>
                <w:szCs w:val="24"/>
              </w:rPr>
              <w:t>峰度</w:t>
            </w:r>
          </w:p>
        </w:tc>
      </w:tr>
      <w:tr w:rsidR="00B34687" w:rsidRPr="004E614C" w14:paraId="726F144B" w14:textId="77777777" w:rsidTr="00B34687">
        <w:trPr>
          <w:trHeight w:val="315"/>
        </w:trPr>
        <w:tc>
          <w:tcPr>
            <w:tcW w:w="1184" w:type="pct"/>
            <w:tcBorders>
              <w:top w:val="single" w:sz="4" w:space="0" w:color="auto"/>
            </w:tcBorders>
            <w:noWrap/>
            <w:vAlign w:val="center"/>
            <w:hideMark/>
          </w:tcPr>
          <w:p w14:paraId="6337280D" w14:textId="19FC1DA7" w:rsidR="00B34687" w:rsidRPr="004E614C" w:rsidRDefault="00B34687" w:rsidP="00B34687">
            <w:pPr>
              <w:jc w:val="center"/>
              <w:rPr>
                <w:rFonts w:cs="Times New Roman"/>
                <w:szCs w:val="24"/>
                <w:lang w:eastAsia="zh-CN"/>
              </w:rPr>
            </w:pPr>
            <w:r>
              <w:rPr>
                <w:rFonts w:cs="Times New Roman" w:hint="eastAsia"/>
                <w:szCs w:val="24"/>
              </w:rPr>
              <w:t>性别</w:t>
            </w:r>
          </w:p>
        </w:tc>
        <w:tc>
          <w:tcPr>
            <w:tcW w:w="584" w:type="pct"/>
            <w:tcBorders>
              <w:top w:val="single" w:sz="4" w:space="0" w:color="auto"/>
            </w:tcBorders>
            <w:noWrap/>
            <w:vAlign w:val="bottom"/>
            <w:hideMark/>
          </w:tcPr>
          <w:p w14:paraId="1958E1B6"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1.63</w:t>
            </w:r>
          </w:p>
        </w:tc>
        <w:tc>
          <w:tcPr>
            <w:tcW w:w="584" w:type="pct"/>
            <w:tcBorders>
              <w:top w:val="single" w:sz="4" w:space="0" w:color="auto"/>
            </w:tcBorders>
            <w:noWrap/>
            <w:vAlign w:val="bottom"/>
            <w:hideMark/>
          </w:tcPr>
          <w:p w14:paraId="01D7BAF1"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.48</w:t>
            </w:r>
          </w:p>
        </w:tc>
        <w:tc>
          <w:tcPr>
            <w:tcW w:w="584" w:type="pct"/>
            <w:tcBorders>
              <w:top w:val="single" w:sz="4" w:space="0" w:color="auto"/>
            </w:tcBorders>
            <w:noWrap/>
            <w:vAlign w:val="bottom"/>
            <w:hideMark/>
          </w:tcPr>
          <w:p w14:paraId="4C2B6F6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584" w:type="pct"/>
            <w:tcBorders>
              <w:top w:val="single" w:sz="4" w:space="0" w:color="auto"/>
            </w:tcBorders>
            <w:noWrap/>
            <w:vAlign w:val="bottom"/>
            <w:hideMark/>
          </w:tcPr>
          <w:p w14:paraId="395D1FE1"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tcBorders>
              <w:top w:val="single" w:sz="4" w:space="0" w:color="auto"/>
            </w:tcBorders>
            <w:noWrap/>
            <w:vAlign w:val="bottom"/>
            <w:hideMark/>
          </w:tcPr>
          <w:p w14:paraId="449CCF55"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447" w:type="pct"/>
            <w:tcBorders>
              <w:top w:val="single" w:sz="4" w:space="0" w:color="auto"/>
            </w:tcBorders>
            <w:noWrap/>
            <w:vAlign w:val="bottom"/>
            <w:hideMark/>
          </w:tcPr>
          <w:p w14:paraId="4ECACC7D"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-.52</w:t>
            </w:r>
          </w:p>
        </w:tc>
        <w:tc>
          <w:tcPr>
            <w:tcW w:w="447" w:type="pct"/>
            <w:tcBorders>
              <w:top w:val="single" w:sz="4" w:space="0" w:color="auto"/>
            </w:tcBorders>
            <w:noWrap/>
            <w:vAlign w:val="bottom"/>
            <w:hideMark/>
          </w:tcPr>
          <w:p w14:paraId="5513C4BB"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-1.74</w:t>
            </w:r>
          </w:p>
        </w:tc>
      </w:tr>
      <w:tr w:rsidR="00B34687" w:rsidRPr="004E614C" w14:paraId="2E4E8DC3" w14:textId="77777777" w:rsidTr="00B34687">
        <w:trPr>
          <w:trHeight w:val="315"/>
        </w:trPr>
        <w:tc>
          <w:tcPr>
            <w:tcW w:w="1184" w:type="pct"/>
            <w:noWrap/>
            <w:vAlign w:val="center"/>
            <w:hideMark/>
          </w:tcPr>
          <w:p w14:paraId="2A6A83B3" w14:textId="3ED27C30" w:rsidR="00B34687" w:rsidRPr="004E614C" w:rsidRDefault="00B34687" w:rsidP="00B34687">
            <w:pPr>
              <w:jc w:val="center"/>
              <w:rPr>
                <w:rFonts w:cs="Times New Roman"/>
                <w:szCs w:val="24"/>
                <w:lang w:eastAsia="zh-CN"/>
              </w:rPr>
            </w:pPr>
            <w:r>
              <w:rPr>
                <w:rFonts w:cs="Times New Roman" w:hint="eastAsia"/>
                <w:szCs w:val="24"/>
              </w:rPr>
              <w:t>年龄</w:t>
            </w:r>
          </w:p>
        </w:tc>
        <w:tc>
          <w:tcPr>
            <w:tcW w:w="584" w:type="pct"/>
            <w:noWrap/>
            <w:vAlign w:val="bottom"/>
            <w:hideMark/>
          </w:tcPr>
          <w:p w14:paraId="05165FC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32.17</w:t>
            </w:r>
          </w:p>
        </w:tc>
        <w:tc>
          <w:tcPr>
            <w:tcW w:w="584" w:type="pct"/>
            <w:noWrap/>
            <w:vAlign w:val="bottom"/>
            <w:hideMark/>
          </w:tcPr>
          <w:p w14:paraId="46646AD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7.27</w:t>
            </w:r>
          </w:p>
        </w:tc>
        <w:tc>
          <w:tcPr>
            <w:tcW w:w="584" w:type="pct"/>
            <w:noWrap/>
            <w:vAlign w:val="bottom"/>
            <w:hideMark/>
          </w:tcPr>
          <w:p w14:paraId="1562CFDC"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31.00</w:t>
            </w:r>
          </w:p>
        </w:tc>
        <w:tc>
          <w:tcPr>
            <w:tcW w:w="584" w:type="pct"/>
            <w:noWrap/>
            <w:vAlign w:val="bottom"/>
            <w:hideMark/>
          </w:tcPr>
          <w:p w14:paraId="0ACCEF0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17.00</w:t>
            </w:r>
          </w:p>
        </w:tc>
        <w:tc>
          <w:tcPr>
            <w:tcW w:w="584" w:type="pct"/>
            <w:noWrap/>
            <w:vAlign w:val="bottom"/>
            <w:hideMark/>
          </w:tcPr>
          <w:p w14:paraId="72FAE40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60.00</w:t>
            </w:r>
          </w:p>
        </w:tc>
        <w:tc>
          <w:tcPr>
            <w:tcW w:w="447" w:type="pct"/>
            <w:noWrap/>
            <w:vAlign w:val="bottom"/>
            <w:hideMark/>
          </w:tcPr>
          <w:p w14:paraId="1E0A4CB0"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1.07</w:t>
            </w:r>
          </w:p>
        </w:tc>
        <w:tc>
          <w:tcPr>
            <w:tcW w:w="447" w:type="pct"/>
            <w:noWrap/>
            <w:vAlign w:val="bottom"/>
            <w:hideMark/>
          </w:tcPr>
          <w:p w14:paraId="0C2CD0AF"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1.52</w:t>
            </w:r>
          </w:p>
        </w:tc>
      </w:tr>
      <w:tr w:rsidR="00B34687" w:rsidRPr="004E614C" w14:paraId="0F6CECD7" w14:textId="77777777" w:rsidTr="00B34687">
        <w:trPr>
          <w:trHeight w:val="315"/>
        </w:trPr>
        <w:tc>
          <w:tcPr>
            <w:tcW w:w="1184" w:type="pct"/>
            <w:noWrap/>
            <w:vAlign w:val="center"/>
          </w:tcPr>
          <w:p w14:paraId="16A1308F" w14:textId="287D48B5" w:rsidR="00B34687" w:rsidRPr="004E614C" w:rsidRDefault="00B34687" w:rsidP="00B34687">
            <w:pPr>
              <w:jc w:val="center"/>
              <w:rPr>
                <w:rFonts w:cs="Times New Roman"/>
                <w:szCs w:val="24"/>
                <w:lang w:eastAsia="zh-CN"/>
              </w:rPr>
            </w:pPr>
            <w:r>
              <w:rPr>
                <w:rFonts w:cs="Times New Roman" w:hint="eastAsia"/>
                <w:szCs w:val="24"/>
              </w:rPr>
              <w:t>受教育水平</w:t>
            </w:r>
          </w:p>
        </w:tc>
        <w:tc>
          <w:tcPr>
            <w:tcW w:w="584" w:type="pct"/>
            <w:noWrap/>
            <w:vAlign w:val="bottom"/>
          </w:tcPr>
          <w:p w14:paraId="1C98B21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3.88</w:t>
            </w:r>
          </w:p>
        </w:tc>
        <w:tc>
          <w:tcPr>
            <w:tcW w:w="584" w:type="pct"/>
            <w:noWrap/>
            <w:vAlign w:val="bottom"/>
          </w:tcPr>
          <w:p w14:paraId="28F43C9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.59</w:t>
            </w:r>
          </w:p>
        </w:tc>
        <w:tc>
          <w:tcPr>
            <w:tcW w:w="584" w:type="pct"/>
            <w:noWrap/>
            <w:vAlign w:val="bottom"/>
          </w:tcPr>
          <w:p w14:paraId="3CC58E2D"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4.00</w:t>
            </w:r>
          </w:p>
        </w:tc>
        <w:tc>
          <w:tcPr>
            <w:tcW w:w="584" w:type="pct"/>
            <w:noWrap/>
            <w:vAlign w:val="bottom"/>
          </w:tcPr>
          <w:p w14:paraId="01EC30F7"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tcPr>
          <w:p w14:paraId="5D1F145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5.00</w:t>
            </w:r>
          </w:p>
        </w:tc>
        <w:tc>
          <w:tcPr>
            <w:tcW w:w="447" w:type="pct"/>
            <w:noWrap/>
            <w:vAlign w:val="bottom"/>
          </w:tcPr>
          <w:p w14:paraId="0C5B8E86"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-1.18</w:t>
            </w:r>
          </w:p>
        </w:tc>
        <w:tc>
          <w:tcPr>
            <w:tcW w:w="447" w:type="pct"/>
            <w:noWrap/>
            <w:vAlign w:val="bottom"/>
          </w:tcPr>
          <w:p w14:paraId="2F77510B"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3.36</w:t>
            </w:r>
          </w:p>
        </w:tc>
      </w:tr>
      <w:tr w:rsidR="00B34687" w:rsidRPr="004E614C" w14:paraId="7D2E73EB" w14:textId="77777777" w:rsidTr="00B34687">
        <w:trPr>
          <w:trHeight w:val="315"/>
        </w:trPr>
        <w:tc>
          <w:tcPr>
            <w:tcW w:w="1184" w:type="pct"/>
            <w:noWrap/>
            <w:vAlign w:val="center"/>
            <w:hideMark/>
          </w:tcPr>
          <w:p w14:paraId="60C69F6A" w14:textId="6583F427" w:rsidR="00B34687" w:rsidRPr="004E614C" w:rsidRDefault="00B34687" w:rsidP="00B34687">
            <w:pPr>
              <w:jc w:val="center"/>
              <w:rPr>
                <w:rFonts w:cs="Times New Roman"/>
                <w:szCs w:val="24"/>
                <w:lang w:eastAsia="zh-CN"/>
              </w:rPr>
            </w:pPr>
            <w:r>
              <w:rPr>
                <w:rFonts w:cs="Times New Roman" w:hint="eastAsia"/>
                <w:szCs w:val="24"/>
              </w:rPr>
              <w:t>婚姻状况</w:t>
            </w:r>
          </w:p>
        </w:tc>
        <w:tc>
          <w:tcPr>
            <w:tcW w:w="584" w:type="pct"/>
            <w:noWrap/>
            <w:vAlign w:val="bottom"/>
            <w:hideMark/>
          </w:tcPr>
          <w:p w14:paraId="78B70BC7"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1.77</w:t>
            </w:r>
          </w:p>
        </w:tc>
        <w:tc>
          <w:tcPr>
            <w:tcW w:w="584" w:type="pct"/>
            <w:noWrap/>
            <w:vAlign w:val="bottom"/>
            <w:hideMark/>
          </w:tcPr>
          <w:p w14:paraId="214BC36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.43</w:t>
            </w:r>
          </w:p>
        </w:tc>
        <w:tc>
          <w:tcPr>
            <w:tcW w:w="584" w:type="pct"/>
            <w:noWrap/>
            <w:vAlign w:val="bottom"/>
            <w:hideMark/>
          </w:tcPr>
          <w:p w14:paraId="72945F3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584" w:type="pct"/>
            <w:noWrap/>
            <w:vAlign w:val="bottom"/>
            <w:hideMark/>
          </w:tcPr>
          <w:p w14:paraId="4114E90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5A3C0F00"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3.00</w:t>
            </w:r>
          </w:p>
        </w:tc>
        <w:tc>
          <w:tcPr>
            <w:tcW w:w="447" w:type="pct"/>
            <w:noWrap/>
            <w:vAlign w:val="bottom"/>
            <w:hideMark/>
          </w:tcPr>
          <w:p w14:paraId="4D1856F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-1.19</w:t>
            </w:r>
          </w:p>
        </w:tc>
        <w:tc>
          <w:tcPr>
            <w:tcW w:w="447" w:type="pct"/>
            <w:noWrap/>
            <w:vAlign w:val="bottom"/>
            <w:hideMark/>
          </w:tcPr>
          <w:p w14:paraId="39CCB45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-.31</w:t>
            </w:r>
          </w:p>
        </w:tc>
      </w:tr>
      <w:tr w:rsidR="00AA4A6C" w:rsidRPr="004E614C" w14:paraId="1BBAE0FB" w14:textId="77777777" w:rsidTr="00B34687">
        <w:trPr>
          <w:trHeight w:val="315"/>
        </w:trPr>
        <w:tc>
          <w:tcPr>
            <w:tcW w:w="1184" w:type="pct"/>
            <w:noWrap/>
            <w:vAlign w:val="bottom"/>
            <w:hideMark/>
          </w:tcPr>
          <w:p w14:paraId="7A21FF2B" w14:textId="01108099" w:rsidR="00AA4A6C" w:rsidRPr="004E614C" w:rsidRDefault="002A789E" w:rsidP="00F33855">
            <w:pPr>
              <w:jc w:val="center"/>
              <w:rPr>
                <w:rFonts w:cs="Times New Roman"/>
                <w:szCs w:val="24"/>
                <w:lang w:eastAsia="zh-CN"/>
              </w:rPr>
            </w:pPr>
            <w:r>
              <w:rPr>
                <w:rFonts w:cs="Times New Roman" w:hint="eastAsia"/>
                <w:color w:val="000000"/>
                <w:szCs w:val="24"/>
                <w:lang w:eastAsia="zh-CN"/>
              </w:rPr>
              <w:t>研究</w:t>
            </w:r>
            <w:r w:rsidR="00B34687">
              <w:rPr>
                <w:rFonts w:cs="Times New Roman" w:hint="eastAsia"/>
                <w:color w:val="000000"/>
                <w:szCs w:val="24"/>
                <w:lang w:eastAsia="zh-CN"/>
              </w:rPr>
              <w:t>分组</w:t>
            </w:r>
          </w:p>
        </w:tc>
        <w:tc>
          <w:tcPr>
            <w:tcW w:w="584" w:type="pct"/>
            <w:noWrap/>
            <w:vAlign w:val="bottom"/>
            <w:hideMark/>
          </w:tcPr>
          <w:p w14:paraId="145B245E"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.00</w:t>
            </w:r>
          </w:p>
        </w:tc>
        <w:tc>
          <w:tcPr>
            <w:tcW w:w="584" w:type="pct"/>
            <w:noWrap/>
            <w:vAlign w:val="bottom"/>
            <w:hideMark/>
          </w:tcPr>
          <w:p w14:paraId="078ED7DC"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0DFBBEC2"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0DD1D5EC"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4608701D"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447" w:type="pct"/>
            <w:noWrap/>
            <w:vAlign w:val="bottom"/>
            <w:hideMark/>
          </w:tcPr>
          <w:p w14:paraId="4CC1D6E9"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.00</w:t>
            </w:r>
          </w:p>
        </w:tc>
        <w:tc>
          <w:tcPr>
            <w:tcW w:w="447" w:type="pct"/>
            <w:noWrap/>
            <w:vAlign w:val="bottom"/>
            <w:hideMark/>
          </w:tcPr>
          <w:p w14:paraId="435E8255"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-2.00</w:t>
            </w:r>
          </w:p>
        </w:tc>
      </w:tr>
      <w:tr w:rsidR="00AA4A6C" w:rsidRPr="004E614C" w14:paraId="56475A7C" w14:textId="77777777" w:rsidTr="00B34687">
        <w:trPr>
          <w:trHeight w:val="315"/>
        </w:trPr>
        <w:tc>
          <w:tcPr>
            <w:tcW w:w="1184" w:type="pct"/>
            <w:noWrap/>
            <w:vAlign w:val="bottom"/>
            <w:hideMark/>
          </w:tcPr>
          <w:p w14:paraId="6B55B873" w14:textId="40787E31" w:rsidR="00AA4A6C" w:rsidRPr="004E614C" w:rsidRDefault="00B34687" w:rsidP="00F33855">
            <w:pPr>
              <w:jc w:val="center"/>
              <w:rPr>
                <w:rFonts w:cs="Times New Roman"/>
                <w:szCs w:val="24"/>
              </w:rPr>
            </w:pPr>
            <w:r>
              <w:rPr>
                <w:rFonts w:cs="Times New Roman" w:hint="eastAsia"/>
                <w:color w:val="000000"/>
                <w:szCs w:val="24"/>
              </w:rPr>
              <w:t>社会比较方向</w:t>
            </w:r>
          </w:p>
        </w:tc>
        <w:tc>
          <w:tcPr>
            <w:tcW w:w="584" w:type="pct"/>
            <w:noWrap/>
            <w:vAlign w:val="bottom"/>
            <w:hideMark/>
          </w:tcPr>
          <w:p w14:paraId="473B0B58" w14:textId="77777777" w:rsidR="00AA4A6C" w:rsidRPr="004E614C" w:rsidRDefault="00AA4A6C" w:rsidP="00F33855">
            <w:pPr>
              <w:jc w:val="center"/>
              <w:rPr>
                <w:rFonts w:cs="Times New Roman"/>
                <w:szCs w:val="24"/>
              </w:rPr>
            </w:pPr>
            <w:r w:rsidRPr="004E614C">
              <w:rPr>
                <w:rFonts w:cs="Times New Roman"/>
                <w:color w:val="000000"/>
                <w:szCs w:val="24"/>
              </w:rPr>
              <w:t>3.70</w:t>
            </w:r>
          </w:p>
        </w:tc>
        <w:tc>
          <w:tcPr>
            <w:tcW w:w="584" w:type="pct"/>
            <w:noWrap/>
            <w:vAlign w:val="bottom"/>
            <w:hideMark/>
          </w:tcPr>
          <w:p w14:paraId="3F2F0BBB" w14:textId="77777777" w:rsidR="00AA4A6C" w:rsidRPr="004E614C" w:rsidRDefault="00AA4A6C" w:rsidP="00F33855">
            <w:pPr>
              <w:jc w:val="center"/>
              <w:rPr>
                <w:rFonts w:cs="Times New Roman"/>
                <w:szCs w:val="24"/>
              </w:rPr>
            </w:pPr>
            <w:r w:rsidRPr="004E614C">
              <w:rPr>
                <w:rFonts w:cs="Times New Roman"/>
                <w:color w:val="000000"/>
                <w:szCs w:val="24"/>
              </w:rPr>
              <w:t>1.64</w:t>
            </w:r>
          </w:p>
        </w:tc>
        <w:tc>
          <w:tcPr>
            <w:tcW w:w="584" w:type="pct"/>
            <w:noWrap/>
            <w:vAlign w:val="bottom"/>
            <w:hideMark/>
          </w:tcPr>
          <w:p w14:paraId="0AE1D9D5" w14:textId="77777777" w:rsidR="00AA4A6C" w:rsidRPr="004E614C" w:rsidRDefault="00AA4A6C" w:rsidP="00F33855">
            <w:pPr>
              <w:jc w:val="center"/>
              <w:rPr>
                <w:rFonts w:cs="Times New Roman"/>
                <w:szCs w:val="24"/>
              </w:rPr>
            </w:pPr>
            <w:r w:rsidRPr="004E614C">
              <w:rPr>
                <w:rFonts w:cs="Times New Roman"/>
                <w:color w:val="000000"/>
                <w:szCs w:val="24"/>
              </w:rPr>
              <w:t>4.00</w:t>
            </w:r>
          </w:p>
        </w:tc>
        <w:tc>
          <w:tcPr>
            <w:tcW w:w="584" w:type="pct"/>
            <w:noWrap/>
            <w:vAlign w:val="bottom"/>
            <w:hideMark/>
          </w:tcPr>
          <w:p w14:paraId="156E6C24"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4837578D" w14:textId="77777777" w:rsidR="00AA4A6C" w:rsidRPr="004E614C" w:rsidRDefault="00AA4A6C" w:rsidP="00F33855">
            <w:pPr>
              <w:jc w:val="center"/>
              <w:rPr>
                <w:rFonts w:cs="Times New Roman"/>
                <w:szCs w:val="24"/>
              </w:rPr>
            </w:pPr>
            <w:r w:rsidRPr="004E614C">
              <w:rPr>
                <w:rFonts w:cs="Times New Roman"/>
                <w:color w:val="000000"/>
                <w:szCs w:val="24"/>
              </w:rPr>
              <w:t>6.00</w:t>
            </w:r>
          </w:p>
        </w:tc>
        <w:tc>
          <w:tcPr>
            <w:tcW w:w="447" w:type="pct"/>
            <w:noWrap/>
            <w:vAlign w:val="bottom"/>
            <w:hideMark/>
          </w:tcPr>
          <w:p w14:paraId="0E269817" w14:textId="77777777" w:rsidR="00AA4A6C" w:rsidRPr="004E614C" w:rsidRDefault="00AA4A6C" w:rsidP="00F33855">
            <w:pPr>
              <w:jc w:val="center"/>
              <w:rPr>
                <w:rFonts w:cs="Times New Roman"/>
                <w:szCs w:val="24"/>
              </w:rPr>
            </w:pPr>
            <w:r w:rsidRPr="004E614C">
              <w:rPr>
                <w:rFonts w:cs="Times New Roman"/>
                <w:color w:val="000000"/>
                <w:szCs w:val="24"/>
              </w:rPr>
              <w:t>-.14</w:t>
            </w:r>
          </w:p>
        </w:tc>
        <w:tc>
          <w:tcPr>
            <w:tcW w:w="447" w:type="pct"/>
            <w:noWrap/>
            <w:vAlign w:val="bottom"/>
            <w:hideMark/>
          </w:tcPr>
          <w:p w14:paraId="79A551FD" w14:textId="77777777" w:rsidR="00AA4A6C" w:rsidRPr="004E614C" w:rsidRDefault="00AA4A6C" w:rsidP="00F33855">
            <w:pPr>
              <w:jc w:val="center"/>
              <w:rPr>
                <w:rFonts w:cs="Times New Roman"/>
                <w:szCs w:val="24"/>
              </w:rPr>
            </w:pPr>
            <w:r w:rsidRPr="004E614C">
              <w:rPr>
                <w:rFonts w:cs="Times New Roman"/>
                <w:color w:val="000000"/>
                <w:szCs w:val="24"/>
              </w:rPr>
              <w:t>-1.27</w:t>
            </w:r>
          </w:p>
        </w:tc>
      </w:tr>
      <w:tr w:rsidR="00AA4A6C" w:rsidRPr="004E614C" w14:paraId="566DD27D" w14:textId="77777777" w:rsidTr="00B34687">
        <w:trPr>
          <w:trHeight w:val="315"/>
        </w:trPr>
        <w:tc>
          <w:tcPr>
            <w:tcW w:w="1184" w:type="pct"/>
            <w:noWrap/>
            <w:vAlign w:val="bottom"/>
            <w:hideMark/>
          </w:tcPr>
          <w:p w14:paraId="0A671F64" w14:textId="40BA1E91" w:rsidR="00AA4A6C" w:rsidRPr="004E614C" w:rsidRDefault="00B34687" w:rsidP="00F33855">
            <w:pPr>
              <w:jc w:val="center"/>
              <w:rPr>
                <w:rFonts w:cs="Times New Roman"/>
                <w:szCs w:val="24"/>
              </w:rPr>
            </w:pPr>
            <w:r>
              <w:rPr>
                <w:rFonts w:cs="Times New Roman" w:hint="eastAsia"/>
                <w:color w:val="000000"/>
                <w:szCs w:val="24"/>
              </w:rPr>
              <w:t>相对剥夺感</w:t>
            </w:r>
          </w:p>
        </w:tc>
        <w:tc>
          <w:tcPr>
            <w:tcW w:w="584" w:type="pct"/>
            <w:noWrap/>
            <w:vAlign w:val="bottom"/>
            <w:hideMark/>
          </w:tcPr>
          <w:p w14:paraId="7EF1B04A" w14:textId="77777777" w:rsidR="00AA4A6C" w:rsidRPr="004E614C" w:rsidRDefault="00AA4A6C" w:rsidP="00F33855">
            <w:pPr>
              <w:jc w:val="center"/>
              <w:rPr>
                <w:rFonts w:cs="Times New Roman"/>
                <w:szCs w:val="24"/>
              </w:rPr>
            </w:pPr>
            <w:r w:rsidRPr="004E614C">
              <w:rPr>
                <w:rFonts w:cs="Times New Roman"/>
                <w:color w:val="000000"/>
                <w:szCs w:val="24"/>
              </w:rPr>
              <w:t>3.68</w:t>
            </w:r>
          </w:p>
        </w:tc>
        <w:tc>
          <w:tcPr>
            <w:tcW w:w="584" w:type="pct"/>
            <w:noWrap/>
            <w:vAlign w:val="bottom"/>
            <w:hideMark/>
          </w:tcPr>
          <w:p w14:paraId="1904F3FB" w14:textId="77777777" w:rsidR="00AA4A6C" w:rsidRPr="004E614C" w:rsidRDefault="00AA4A6C" w:rsidP="00F33855">
            <w:pPr>
              <w:jc w:val="center"/>
              <w:rPr>
                <w:rFonts w:cs="Times New Roman"/>
                <w:szCs w:val="24"/>
              </w:rPr>
            </w:pPr>
            <w:r w:rsidRPr="004E614C">
              <w:rPr>
                <w:rFonts w:cs="Times New Roman"/>
                <w:color w:val="000000"/>
                <w:szCs w:val="24"/>
              </w:rPr>
              <w:t>1.35</w:t>
            </w:r>
          </w:p>
        </w:tc>
        <w:tc>
          <w:tcPr>
            <w:tcW w:w="584" w:type="pct"/>
            <w:noWrap/>
            <w:vAlign w:val="bottom"/>
            <w:hideMark/>
          </w:tcPr>
          <w:p w14:paraId="6E10A9A4" w14:textId="77777777" w:rsidR="00AA4A6C" w:rsidRPr="004E614C" w:rsidRDefault="00AA4A6C" w:rsidP="00F33855">
            <w:pPr>
              <w:jc w:val="center"/>
              <w:rPr>
                <w:rFonts w:cs="Times New Roman"/>
                <w:szCs w:val="24"/>
              </w:rPr>
            </w:pPr>
            <w:r w:rsidRPr="004E614C">
              <w:rPr>
                <w:rFonts w:cs="Times New Roman"/>
                <w:color w:val="000000"/>
                <w:szCs w:val="24"/>
              </w:rPr>
              <w:t>3.80</w:t>
            </w:r>
          </w:p>
        </w:tc>
        <w:tc>
          <w:tcPr>
            <w:tcW w:w="584" w:type="pct"/>
            <w:noWrap/>
            <w:vAlign w:val="bottom"/>
            <w:hideMark/>
          </w:tcPr>
          <w:p w14:paraId="1048E108"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56EDAB79" w14:textId="77777777" w:rsidR="00AA4A6C" w:rsidRPr="004E614C" w:rsidRDefault="00AA4A6C" w:rsidP="00F33855">
            <w:pPr>
              <w:jc w:val="center"/>
              <w:rPr>
                <w:rFonts w:cs="Times New Roman"/>
                <w:szCs w:val="24"/>
              </w:rPr>
            </w:pPr>
            <w:r w:rsidRPr="004E614C">
              <w:rPr>
                <w:rFonts w:cs="Times New Roman"/>
                <w:color w:val="000000"/>
                <w:szCs w:val="24"/>
              </w:rPr>
              <w:t>7.00</w:t>
            </w:r>
          </w:p>
        </w:tc>
        <w:tc>
          <w:tcPr>
            <w:tcW w:w="447" w:type="pct"/>
            <w:noWrap/>
            <w:vAlign w:val="bottom"/>
            <w:hideMark/>
          </w:tcPr>
          <w:p w14:paraId="76D82A4E" w14:textId="77777777" w:rsidR="00AA4A6C" w:rsidRPr="004E614C" w:rsidRDefault="00AA4A6C" w:rsidP="00F33855">
            <w:pPr>
              <w:jc w:val="center"/>
              <w:rPr>
                <w:rFonts w:cs="Times New Roman"/>
                <w:szCs w:val="24"/>
              </w:rPr>
            </w:pPr>
            <w:r w:rsidRPr="004E614C">
              <w:rPr>
                <w:rFonts w:cs="Times New Roman"/>
                <w:color w:val="000000"/>
                <w:szCs w:val="24"/>
              </w:rPr>
              <w:t>.02</w:t>
            </w:r>
          </w:p>
        </w:tc>
        <w:tc>
          <w:tcPr>
            <w:tcW w:w="447" w:type="pct"/>
            <w:noWrap/>
            <w:vAlign w:val="bottom"/>
            <w:hideMark/>
          </w:tcPr>
          <w:p w14:paraId="5DDBDB02" w14:textId="77777777" w:rsidR="00AA4A6C" w:rsidRPr="004E614C" w:rsidRDefault="00AA4A6C" w:rsidP="00F33855">
            <w:pPr>
              <w:jc w:val="center"/>
              <w:rPr>
                <w:rFonts w:cs="Times New Roman"/>
                <w:szCs w:val="24"/>
              </w:rPr>
            </w:pPr>
            <w:r w:rsidRPr="004E614C">
              <w:rPr>
                <w:rFonts w:cs="Times New Roman"/>
                <w:color w:val="000000"/>
                <w:szCs w:val="24"/>
              </w:rPr>
              <w:t>-.87</w:t>
            </w:r>
          </w:p>
        </w:tc>
      </w:tr>
      <w:tr w:rsidR="00AA4A6C" w:rsidRPr="004E614C" w14:paraId="03827A8E" w14:textId="77777777" w:rsidTr="00B34687">
        <w:trPr>
          <w:trHeight w:val="315"/>
        </w:trPr>
        <w:tc>
          <w:tcPr>
            <w:tcW w:w="1184" w:type="pct"/>
            <w:noWrap/>
            <w:vAlign w:val="bottom"/>
            <w:hideMark/>
          </w:tcPr>
          <w:p w14:paraId="4E30DB6D" w14:textId="4DD2787D" w:rsidR="00AA4A6C" w:rsidRPr="004E614C" w:rsidRDefault="00B34687" w:rsidP="00F33855">
            <w:pPr>
              <w:jc w:val="center"/>
              <w:rPr>
                <w:rFonts w:cs="Times New Roman"/>
                <w:szCs w:val="24"/>
              </w:rPr>
            </w:pPr>
            <w:r>
              <w:rPr>
                <w:rFonts w:cs="Times New Roman" w:hint="eastAsia"/>
                <w:color w:val="000000"/>
                <w:szCs w:val="24"/>
              </w:rPr>
              <w:t>感知到的优越感</w:t>
            </w:r>
          </w:p>
        </w:tc>
        <w:tc>
          <w:tcPr>
            <w:tcW w:w="584" w:type="pct"/>
            <w:noWrap/>
            <w:vAlign w:val="bottom"/>
            <w:hideMark/>
          </w:tcPr>
          <w:p w14:paraId="27BEFDB4" w14:textId="77777777" w:rsidR="00AA4A6C" w:rsidRPr="004E614C" w:rsidRDefault="00AA4A6C" w:rsidP="00F33855">
            <w:pPr>
              <w:jc w:val="center"/>
              <w:rPr>
                <w:rFonts w:cs="Times New Roman"/>
                <w:szCs w:val="24"/>
              </w:rPr>
            </w:pPr>
            <w:r w:rsidRPr="004E614C">
              <w:rPr>
                <w:rFonts w:cs="Times New Roman"/>
                <w:color w:val="000000"/>
                <w:szCs w:val="24"/>
              </w:rPr>
              <w:t>3.76</w:t>
            </w:r>
          </w:p>
        </w:tc>
        <w:tc>
          <w:tcPr>
            <w:tcW w:w="584" w:type="pct"/>
            <w:noWrap/>
            <w:vAlign w:val="bottom"/>
            <w:hideMark/>
          </w:tcPr>
          <w:p w14:paraId="65179D82" w14:textId="77777777" w:rsidR="00AA4A6C" w:rsidRPr="004E614C" w:rsidRDefault="00AA4A6C" w:rsidP="00F33855">
            <w:pPr>
              <w:jc w:val="center"/>
              <w:rPr>
                <w:rFonts w:cs="Times New Roman"/>
                <w:szCs w:val="24"/>
              </w:rPr>
            </w:pPr>
            <w:r w:rsidRPr="004E614C">
              <w:rPr>
                <w:rFonts w:cs="Times New Roman"/>
                <w:color w:val="000000"/>
                <w:szCs w:val="24"/>
              </w:rPr>
              <w:t>1.04</w:t>
            </w:r>
          </w:p>
        </w:tc>
        <w:tc>
          <w:tcPr>
            <w:tcW w:w="584" w:type="pct"/>
            <w:noWrap/>
            <w:vAlign w:val="bottom"/>
            <w:hideMark/>
          </w:tcPr>
          <w:p w14:paraId="56026A21" w14:textId="77777777" w:rsidR="00AA4A6C" w:rsidRPr="004E614C" w:rsidRDefault="00AA4A6C" w:rsidP="00F33855">
            <w:pPr>
              <w:jc w:val="center"/>
              <w:rPr>
                <w:rFonts w:cs="Times New Roman"/>
                <w:szCs w:val="24"/>
              </w:rPr>
            </w:pPr>
            <w:r w:rsidRPr="004E614C">
              <w:rPr>
                <w:rFonts w:cs="Times New Roman"/>
                <w:color w:val="000000"/>
                <w:szCs w:val="24"/>
              </w:rPr>
              <w:t>3.67</w:t>
            </w:r>
          </w:p>
        </w:tc>
        <w:tc>
          <w:tcPr>
            <w:tcW w:w="584" w:type="pct"/>
            <w:noWrap/>
            <w:vAlign w:val="bottom"/>
            <w:hideMark/>
          </w:tcPr>
          <w:p w14:paraId="35AE4F07"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7B1A8D9D" w14:textId="77777777" w:rsidR="00AA4A6C" w:rsidRPr="004E614C" w:rsidRDefault="00AA4A6C" w:rsidP="00F33855">
            <w:pPr>
              <w:jc w:val="center"/>
              <w:rPr>
                <w:rFonts w:cs="Times New Roman"/>
                <w:szCs w:val="24"/>
              </w:rPr>
            </w:pPr>
            <w:r w:rsidRPr="004E614C">
              <w:rPr>
                <w:rFonts w:cs="Times New Roman"/>
                <w:color w:val="000000"/>
                <w:szCs w:val="24"/>
              </w:rPr>
              <w:t>6.33</w:t>
            </w:r>
          </w:p>
        </w:tc>
        <w:tc>
          <w:tcPr>
            <w:tcW w:w="447" w:type="pct"/>
            <w:noWrap/>
            <w:vAlign w:val="bottom"/>
            <w:hideMark/>
          </w:tcPr>
          <w:p w14:paraId="44B7CA94" w14:textId="77777777" w:rsidR="00AA4A6C" w:rsidRPr="004E614C" w:rsidRDefault="00AA4A6C" w:rsidP="00F33855">
            <w:pPr>
              <w:jc w:val="center"/>
              <w:rPr>
                <w:rFonts w:cs="Times New Roman"/>
                <w:szCs w:val="24"/>
              </w:rPr>
            </w:pPr>
            <w:r w:rsidRPr="004E614C">
              <w:rPr>
                <w:rFonts w:cs="Times New Roman"/>
                <w:color w:val="000000"/>
                <w:szCs w:val="24"/>
              </w:rPr>
              <w:t>.02</w:t>
            </w:r>
          </w:p>
        </w:tc>
        <w:tc>
          <w:tcPr>
            <w:tcW w:w="447" w:type="pct"/>
            <w:noWrap/>
            <w:vAlign w:val="bottom"/>
            <w:hideMark/>
          </w:tcPr>
          <w:p w14:paraId="59E3640F" w14:textId="77777777" w:rsidR="00AA4A6C" w:rsidRPr="004E614C" w:rsidRDefault="00AA4A6C" w:rsidP="00F33855">
            <w:pPr>
              <w:jc w:val="center"/>
              <w:rPr>
                <w:rFonts w:cs="Times New Roman"/>
                <w:szCs w:val="24"/>
              </w:rPr>
            </w:pPr>
            <w:r w:rsidRPr="004E614C">
              <w:rPr>
                <w:rFonts w:cs="Times New Roman"/>
                <w:color w:val="000000"/>
                <w:szCs w:val="24"/>
              </w:rPr>
              <w:t>-.52</w:t>
            </w:r>
          </w:p>
        </w:tc>
      </w:tr>
      <w:tr w:rsidR="00AA4A6C" w:rsidRPr="004E614C" w14:paraId="7F4FE659" w14:textId="77777777" w:rsidTr="00B34687">
        <w:trPr>
          <w:trHeight w:val="315"/>
        </w:trPr>
        <w:tc>
          <w:tcPr>
            <w:tcW w:w="1184" w:type="pct"/>
            <w:noWrap/>
            <w:vAlign w:val="bottom"/>
            <w:hideMark/>
          </w:tcPr>
          <w:p w14:paraId="3FA44AAA" w14:textId="29242BBA" w:rsidR="00AA4A6C" w:rsidRPr="004E614C" w:rsidRDefault="00B34687" w:rsidP="00F33855">
            <w:pPr>
              <w:jc w:val="center"/>
              <w:rPr>
                <w:rFonts w:cs="Times New Roman"/>
                <w:szCs w:val="24"/>
              </w:rPr>
            </w:pPr>
            <w:r>
              <w:rPr>
                <w:rFonts w:cs="Times New Roman" w:hint="eastAsia"/>
                <w:color w:val="000000"/>
                <w:szCs w:val="24"/>
              </w:rPr>
              <w:t>生活满意度</w:t>
            </w:r>
          </w:p>
        </w:tc>
        <w:tc>
          <w:tcPr>
            <w:tcW w:w="584" w:type="pct"/>
            <w:noWrap/>
            <w:vAlign w:val="bottom"/>
            <w:hideMark/>
          </w:tcPr>
          <w:p w14:paraId="20DCA1F0" w14:textId="77777777" w:rsidR="00AA4A6C" w:rsidRPr="004E614C" w:rsidRDefault="00AA4A6C" w:rsidP="00F33855">
            <w:pPr>
              <w:jc w:val="center"/>
              <w:rPr>
                <w:rFonts w:cs="Times New Roman"/>
                <w:szCs w:val="24"/>
              </w:rPr>
            </w:pPr>
            <w:r w:rsidRPr="004E614C">
              <w:rPr>
                <w:rFonts w:cs="Times New Roman"/>
                <w:color w:val="000000"/>
                <w:szCs w:val="24"/>
              </w:rPr>
              <w:t>4.10</w:t>
            </w:r>
          </w:p>
        </w:tc>
        <w:tc>
          <w:tcPr>
            <w:tcW w:w="584" w:type="pct"/>
            <w:noWrap/>
            <w:vAlign w:val="bottom"/>
            <w:hideMark/>
          </w:tcPr>
          <w:p w14:paraId="4B3D366C" w14:textId="77777777" w:rsidR="00AA4A6C" w:rsidRPr="004E614C" w:rsidRDefault="00AA4A6C" w:rsidP="00F33855">
            <w:pPr>
              <w:jc w:val="center"/>
              <w:rPr>
                <w:rFonts w:cs="Times New Roman"/>
                <w:szCs w:val="24"/>
              </w:rPr>
            </w:pPr>
            <w:r w:rsidRPr="004E614C">
              <w:rPr>
                <w:rFonts w:cs="Times New Roman"/>
                <w:color w:val="000000"/>
                <w:szCs w:val="24"/>
              </w:rPr>
              <w:t>1.30</w:t>
            </w:r>
          </w:p>
        </w:tc>
        <w:tc>
          <w:tcPr>
            <w:tcW w:w="584" w:type="pct"/>
            <w:noWrap/>
            <w:vAlign w:val="bottom"/>
            <w:hideMark/>
          </w:tcPr>
          <w:p w14:paraId="065DBCF5" w14:textId="77777777" w:rsidR="00AA4A6C" w:rsidRPr="004E614C" w:rsidRDefault="00AA4A6C" w:rsidP="00F33855">
            <w:pPr>
              <w:jc w:val="center"/>
              <w:rPr>
                <w:rFonts w:cs="Times New Roman"/>
                <w:szCs w:val="24"/>
              </w:rPr>
            </w:pPr>
            <w:r w:rsidRPr="004E614C">
              <w:rPr>
                <w:rFonts w:cs="Times New Roman"/>
                <w:color w:val="000000"/>
                <w:szCs w:val="24"/>
              </w:rPr>
              <w:t>4.20</w:t>
            </w:r>
          </w:p>
        </w:tc>
        <w:tc>
          <w:tcPr>
            <w:tcW w:w="584" w:type="pct"/>
            <w:noWrap/>
            <w:vAlign w:val="bottom"/>
            <w:hideMark/>
          </w:tcPr>
          <w:p w14:paraId="5526AFCF"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483389DE" w14:textId="77777777" w:rsidR="00AA4A6C" w:rsidRPr="004E614C" w:rsidRDefault="00AA4A6C" w:rsidP="00F33855">
            <w:pPr>
              <w:jc w:val="center"/>
              <w:rPr>
                <w:rFonts w:cs="Times New Roman"/>
                <w:szCs w:val="24"/>
              </w:rPr>
            </w:pPr>
            <w:r w:rsidRPr="004E614C">
              <w:rPr>
                <w:rFonts w:cs="Times New Roman"/>
                <w:color w:val="000000"/>
                <w:szCs w:val="24"/>
              </w:rPr>
              <w:t>6.80</w:t>
            </w:r>
          </w:p>
        </w:tc>
        <w:tc>
          <w:tcPr>
            <w:tcW w:w="447" w:type="pct"/>
            <w:noWrap/>
            <w:vAlign w:val="bottom"/>
            <w:hideMark/>
          </w:tcPr>
          <w:p w14:paraId="7C3CD22D" w14:textId="77777777" w:rsidR="00AA4A6C" w:rsidRPr="004E614C" w:rsidRDefault="00AA4A6C" w:rsidP="00F33855">
            <w:pPr>
              <w:jc w:val="center"/>
              <w:rPr>
                <w:rFonts w:cs="Times New Roman"/>
                <w:szCs w:val="24"/>
              </w:rPr>
            </w:pPr>
            <w:r w:rsidRPr="004E614C">
              <w:rPr>
                <w:rFonts w:cs="Times New Roman"/>
                <w:color w:val="000000"/>
                <w:szCs w:val="24"/>
              </w:rPr>
              <w:t>-.11</w:t>
            </w:r>
          </w:p>
        </w:tc>
        <w:tc>
          <w:tcPr>
            <w:tcW w:w="447" w:type="pct"/>
            <w:noWrap/>
            <w:vAlign w:val="bottom"/>
            <w:hideMark/>
          </w:tcPr>
          <w:p w14:paraId="445801F5" w14:textId="77777777" w:rsidR="00AA4A6C" w:rsidRPr="004E614C" w:rsidRDefault="00AA4A6C" w:rsidP="00F33855">
            <w:pPr>
              <w:jc w:val="center"/>
              <w:rPr>
                <w:rFonts w:cs="Times New Roman"/>
                <w:szCs w:val="24"/>
              </w:rPr>
            </w:pPr>
            <w:r w:rsidRPr="004E614C">
              <w:rPr>
                <w:rFonts w:cs="Times New Roman"/>
                <w:color w:val="000000"/>
                <w:szCs w:val="24"/>
              </w:rPr>
              <w:t>-.78</w:t>
            </w:r>
          </w:p>
        </w:tc>
      </w:tr>
    </w:tbl>
    <w:p w14:paraId="1489DE4F" w14:textId="461E8554" w:rsidR="00C67738" w:rsidRPr="00B34687" w:rsidRDefault="00B34687" w:rsidP="00B34687">
      <w:pPr>
        <w:ind w:firstLine="480"/>
        <w:rPr>
          <w:rFonts w:cs="Times New Roman"/>
          <w:iCs/>
          <w:lang w:eastAsia="zh-CN"/>
        </w:rPr>
      </w:pPr>
      <w:r w:rsidRPr="00B34687">
        <w:rPr>
          <w:rFonts w:cs="Times New Roman" w:hint="eastAsia"/>
          <w:iCs/>
          <w:lang w:eastAsia="zh-CN"/>
        </w:rPr>
        <w:t>注：</w:t>
      </w:r>
      <w:r w:rsidR="00341D38">
        <w:rPr>
          <w:rFonts w:cs="Times New Roman" w:hint="eastAsia"/>
          <w:iCs/>
          <w:lang w:eastAsia="zh-CN"/>
        </w:rPr>
        <w:t>N = 409</w:t>
      </w:r>
      <w:r w:rsidR="00341D38">
        <w:rPr>
          <w:rFonts w:cs="Times New Roman" w:hint="eastAsia"/>
          <w:iCs/>
          <w:lang w:eastAsia="zh-CN"/>
        </w:rPr>
        <w:t>。</w:t>
      </w:r>
      <w:r w:rsidR="002A789E">
        <w:rPr>
          <w:rFonts w:cs="Times New Roman" w:hint="eastAsia"/>
          <w:iCs/>
          <w:lang w:eastAsia="zh-CN"/>
        </w:rPr>
        <w:t>研究</w:t>
      </w:r>
      <w:r w:rsidR="00E1169E" w:rsidRPr="00B34687">
        <w:rPr>
          <w:rFonts w:cs="Times New Roman" w:hint="eastAsia"/>
          <w:iCs/>
          <w:lang w:eastAsia="zh-CN"/>
        </w:rPr>
        <w:t>分组</w:t>
      </w:r>
      <w:r w:rsidR="00E1169E" w:rsidRPr="00B34687">
        <w:rPr>
          <w:rFonts w:cs="Times New Roman" w:hint="eastAsia"/>
          <w:iCs/>
          <w:lang w:eastAsia="zh-CN"/>
        </w:rPr>
        <w:t xml:space="preserve"> (</w:t>
      </w:r>
      <w:r w:rsidR="00AA4A6C" w:rsidRPr="00B34687">
        <w:rPr>
          <w:rFonts w:cs="Times New Roman"/>
          <w:iCs/>
          <w:lang w:eastAsia="zh-CN"/>
        </w:rPr>
        <w:t xml:space="preserve"> </w:t>
      </w:r>
      <w:r w:rsidR="00E1169E" w:rsidRPr="00B34687">
        <w:rPr>
          <w:rFonts w:cs="Times New Roman"/>
          <w:iCs/>
          <w:lang w:eastAsia="zh-CN"/>
        </w:rPr>
        <w:t xml:space="preserve">1 = </w:t>
      </w:r>
      <w:r w:rsidR="00AA4A6C" w:rsidRPr="00B34687">
        <w:rPr>
          <w:rFonts w:cs="Times New Roman" w:hint="eastAsia"/>
          <w:iCs/>
          <w:lang w:eastAsia="zh-CN"/>
        </w:rPr>
        <w:t>向上比较组</w:t>
      </w:r>
      <w:r w:rsidR="00341D38">
        <w:rPr>
          <w:rFonts w:cs="Times New Roman" w:hint="eastAsia"/>
          <w:iCs/>
          <w:lang w:eastAsia="zh-CN"/>
        </w:rPr>
        <w:t>；</w:t>
      </w:r>
      <w:r w:rsidR="00E1169E" w:rsidRPr="00B34687">
        <w:rPr>
          <w:rFonts w:cs="Times New Roman"/>
          <w:iCs/>
          <w:lang w:eastAsia="zh-CN"/>
        </w:rPr>
        <w:t xml:space="preserve">-1 = </w:t>
      </w:r>
      <w:r w:rsidR="00AA4A6C" w:rsidRPr="00B34687">
        <w:rPr>
          <w:rFonts w:cs="Times New Roman" w:hint="eastAsia"/>
          <w:iCs/>
          <w:lang w:eastAsia="zh-CN"/>
        </w:rPr>
        <w:t>向下比较组</w:t>
      </w:r>
      <w:r w:rsidR="00E1169E" w:rsidRPr="00B34687">
        <w:rPr>
          <w:rFonts w:cs="Times New Roman" w:hint="eastAsia"/>
          <w:iCs/>
          <w:lang w:eastAsia="zh-CN"/>
        </w:rPr>
        <w:t>)</w:t>
      </w:r>
    </w:p>
    <w:p w14:paraId="3F5D4D54" w14:textId="0E597AF5" w:rsidR="002A5ECB" w:rsidRPr="00753623" w:rsidRDefault="008C4A7B" w:rsidP="00753623">
      <w:pPr>
        <w:pStyle w:val="3"/>
        <w:spacing w:before="180" w:after="180"/>
        <w:rPr>
          <w:lang w:eastAsia="zh-CN"/>
        </w:rPr>
      </w:pPr>
      <w:bookmarkStart w:id="73" w:name="_Toc162021940"/>
      <w:r>
        <w:rPr>
          <w:rFonts w:hint="eastAsia"/>
          <w:lang w:eastAsia="zh-CN"/>
        </w:rPr>
        <w:t>5</w:t>
      </w:r>
      <w:r w:rsidR="00753623">
        <w:rPr>
          <w:lang w:eastAsia="zh-CN"/>
        </w:rPr>
        <w:t>.</w:t>
      </w:r>
      <w:r w:rsidR="002525D4">
        <w:rPr>
          <w:rFonts w:hint="eastAsia"/>
          <w:lang w:eastAsia="zh-CN"/>
        </w:rPr>
        <w:t>3</w:t>
      </w:r>
      <w:r w:rsidR="00753623">
        <w:rPr>
          <w:lang w:eastAsia="zh-CN"/>
        </w:rPr>
        <w:t>.</w:t>
      </w:r>
      <w:r w:rsidR="00753623">
        <w:rPr>
          <w:rFonts w:hint="eastAsia"/>
          <w:lang w:eastAsia="zh-CN"/>
        </w:rPr>
        <w:t>3</w:t>
      </w:r>
      <w:r w:rsidR="00753623">
        <w:rPr>
          <w:lang w:eastAsia="zh-CN"/>
        </w:rPr>
        <w:t xml:space="preserve"> </w:t>
      </w:r>
      <w:r w:rsidR="00753623">
        <w:rPr>
          <w:rFonts w:hint="eastAsia"/>
          <w:lang w:eastAsia="zh-CN"/>
        </w:rPr>
        <w:t>相关</w:t>
      </w:r>
      <w:r w:rsidR="00C67738">
        <w:rPr>
          <w:rFonts w:hint="eastAsia"/>
          <w:lang w:eastAsia="zh-CN"/>
        </w:rPr>
        <w:t>分析</w:t>
      </w:r>
      <w:bookmarkEnd w:id="73"/>
    </w:p>
    <w:p w14:paraId="3C2020EB" w14:textId="77777777" w:rsidR="00CC7C5B" w:rsidRPr="004E614C" w:rsidRDefault="00CC7C5B" w:rsidP="008122F8">
      <w:pPr>
        <w:jc w:val="center"/>
        <w:rPr>
          <w:rFonts w:cs="Times New Roman"/>
          <w:i/>
          <w:lang w:eastAsia="zh-CN"/>
        </w:rPr>
      </w:pPr>
      <w:r w:rsidRPr="004E614C">
        <w:rPr>
          <w:noProof/>
          <w:lang w:eastAsia="zh-CN"/>
        </w:rPr>
        <w:drawing>
          <wp:inline distT="0" distB="0" distL="0" distR="0" wp14:anchorId="08B235F8" wp14:editId="1EE1FE01">
            <wp:extent cx="5035642" cy="4429125"/>
            <wp:effectExtent l="0" t="0" r="0" b="0"/>
            <wp:docPr id="812017203" name="图片 2" descr="图表, 条形图,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203" name="图片 2" descr="图表, 条形图, 树状图&#10;&#10;描述已自动生成"/>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3536" t="2688" r="13845" b="1620"/>
                    <a:stretch/>
                  </pic:blipFill>
                  <pic:spPr bwMode="auto">
                    <a:xfrm>
                      <a:off x="0" y="0"/>
                      <a:ext cx="5107302" cy="4492154"/>
                    </a:xfrm>
                    <a:prstGeom prst="rect">
                      <a:avLst/>
                    </a:prstGeom>
                    <a:noFill/>
                    <a:ln>
                      <a:noFill/>
                    </a:ln>
                    <a:extLst>
                      <a:ext uri="{53640926-AAD7-44D8-BBD7-CCE9431645EC}">
                        <a14:shadowObscured xmlns:a14="http://schemas.microsoft.com/office/drawing/2010/main"/>
                      </a:ext>
                    </a:extLst>
                  </pic:spPr>
                </pic:pic>
              </a:graphicData>
            </a:graphic>
          </wp:inline>
        </w:drawing>
      </w:r>
    </w:p>
    <w:p w14:paraId="6ABC6D31" w14:textId="5ECF9397" w:rsidR="008122F8" w:rsidRDefault="008122F8" w:rsidP="008122F8">
      <w:pPr>
        <w:pStyle w:val="af5"/>
      </w:pPr>
      <w:r>
        <w:rPr>
          <w:rFonts w:hint="eastAsia"/>
        </w:rPr>
        <w:t>图</w:t>
      </w:r>
      <w:r w:rsidR="008F26B2">
        <w:rPr>
          <w:rFonts w:hint="eastAsia"/>
        </w:rPr>
        <w:t>5</w:t>
      </w:r>
      <w:r>
        <w:t>.</w:t>
      </w:r>
      <w:r w:rsidR="00180D53">
        <w:rPr>
          <w:rFonts w:hint="eastAsia"/>
        </w:rPr>
        <w:t>1</w:t>
      </w:r>
      <w:r>
        <w:t xml:space="preserve"> </w:t>
      </w:r>
      <w:r>
        <w:rPr>
          <w:rFonts w:hint="eastAsia"/>
        </w:rPr>
        <w:t>相关矩阵</w:t>
      </w:r>
    </w:p>
    <w:p w14:paraId="7B9EA934" w14:textId="287F98C2" w:rsidR="00C67738" w:rsidRDefault="00C67738" w:rsidP="00C67738">
      <w:pPr>
        <w:rPr>
          <w:lang w:eastAsia="zh-CN"/>
        </w:rPr>
      </w:pPr>
      <w:r>
        <w:rPr>
          <w:lang w:eastAsia="zh-CN"/>
        </w:rPr>
        <w:tab/>
      </w:r>
      <w:r>
        <w:rPr>
          <w:rFonts w:hint="eastAsia"/>
          <w:lang w:eastAsia="zh-CN"/>
        </w:rPr>
        <w:t>在相关分析中，</w:t>
      </w:r>
      <w:r w:rsidR="003A192D">
        <w:rPr>
          <w:rFonts w:hint="eastAsia"/>
          <w:lang w:eastAsia="zh-CN"/>
        </w:rPr>
        <w:t>本研究</w:t>
      </w:r>
      <w:r>
        <w:rPr>
          <w:rFonts w:hint="eastAsia"/>
          <w:lang w:eastAsia="zh-CN"/>
        </w:rPr>
        <w:t>发现</w:t>
      </w:r>
      <w:r w:rsidR="003A192D">
        <w:rPr>
          <w:rFonts w:hint="eastAsia"/>
          <w:lang w:eastAsia="zh-CN"/>
        </w:rPr>
        <w:t>本研究</w:t>
      </w:r>
      <w:r>
        <w:rPr>
          <w:rFonts w:hint="eastAsia"/>
          <w:lang w:eastAsia="zh-CN"/>
        </w:rPr>
        <w:t>的操作检查社会比较方向（</w:t>
      </w:r>
      <w:r>
        <w:rPr>
          <w:rFonts w:hint="eastAsia"/>
          <w:lang w:eastAsia="zh-CN"/>
        </w:rPr>
        <w:t>SCD</w:t>
      </w:r>
      <w:r>
        <w:rPr>
          <w:rFonts w:hint="eastAsia"/>
          <w:lang w:eastAsia="zh-CN"/>
        </w:rPr>
        <w:t>）与</w:t>
      </w:r>
      <w:r w:rsidR="003A192D">
        <w:rPr>
          <w:rFonts w:hint="eastAsia"/>
          <w:lang w:eastAsia="zh-CN"/>
        </w:rPr>
        <w:t>本研究</w:t>
      </w:r>
      <w:r>
        <w:rPr>
          <w:rFonts w:hint="eastAsia"/>
          <w:lang w:eastAsia="zh-CN"/>
        </w:rPr>
        <w:t>的</w:t>
      </w:r>
      <w:r w:rsidR="002A789E">
        <w:rPr>
          <w:rFonts w:hint="eastAsia"/>
          <w:lang w:eastAsia="zh-CN"/>
        </w:rPr>
        <w:t>研究</w:t>
      </w:r>
      <w:r>
        <w:rPr>
          <w:rFonts w:hint="eastAsia"/>
          <w:lang w:eastAsia="zh-CN"/>
        </w:rPr>
        <w:t>分组（</w:t>
      </w:r>
      <w:r>
        <w:rPr>
          <w:rFonts w:hint="eastAsia"/>
          <w:lang w:eastAsia="zh-CN"/>
        </w:rPr>
        <w:t>Group</w:t>
      </w:r>
      <w:r>
        <w:rPr>
          <w:rFonts w:hint="eastAsia"/>
          <w:lang w:eastAsia="zh-CN"/>
        </w:rPr>
        <w:t>）相关系数很高</w:t>
      </w:r>
      <w:r>
        <w:rPr>
          <w:rFonts w:hint="eastAsia"/>
          <w:lang w:eastAsia="zh-CN"/>
        </w:rPr>
        <w:t xml:space="preserve"> (r = .71, p &lt; .001)</w:t>
      </w:r>
      <w:r>
        <w:rPr>
          <w:rFonts w:hint="eastAsia"/>
          <w:lang w:eastAsia="zh-CN"/>
        </w:rPr>
        <w:t>，这也佐证了</w:t>
      </w:r>
      <w:r w:rsidR="003A192D">
        <w:rPr>
          <w:rFonts w:hint="eastAsia"/>
          <w:lang w:eastAsia="zh-CN"/>
        </w:rPr>
        <w:t>本研究</w:t>
      </w:r>
      <w:r>
        <w:rPr>
          <w:rFonts w:hint="eastAsia"/>
          <w:lang w:eastAsia="zh-CN"/>
        </w:rPr>
        <w:t>的</w:t>
      </w:r>
      <w:r w:rsidR="002A789E">
        <w:rPr>
          <w:rFonts w:hint="eastAsia"/>
          <w:lang w:eastAsia="zh-CN"/>
        </w:rPr>
        <w:t>研究</w:t>
      </w:r>
      <w:r>
        <w:rPr>
          <w:rFonts w:hint="eastAsia"/>
          <w:lang w:eastAsia="zh-CN"/>
        </w:rPr>
        <w:t>操纵是成功的。此外，</w:t>
      </w:r>
      <w:r w:rsidR="003A192D">
        <w:rPr>
          <w:rFonts w:hint="eastAsia"/>
          <w:lang w:eastAsia="zh-CN"/>
        </w:rPr>
        <w:t>本研究</w:t>
      </w:r>
      <w:r>
        <w:rPr>
          <w:rFonts w:hint="eastAsia"/>
          <w:lang w:eastAsia="zh-CN"/>
        </w:rPr>
        <w:t>还发现社会比较方向与相对剥夺感之间存在着显著的正相关</w:t>
      </w:r>
      <w:r>
        <w:rPr>
          <w:rFonts w:hint="eastAsia"/>
          <w:lang w:eastAsia="zh-CN"/>
        </w:rPr>
        <w:t xml:space="preserve"> (r = .33, p &lt; .001)</w:t>
      </w:r>
      <w:r>
        <w:rPr>
          <w:rFonts w:hint="eastAsia"/>
          <w:lang w:eastAsia="zh-CN"/>
        </w:rPr>
        <w:t>，这与假设</w:t>
      </w:r>
      <w:r>
        <w:rPr>
          <w:rFonts w:hint="eastAsia"/>
          <w:lang w:eastAsia="zh-CN"/>
        </w:rPr>
        <w:t>1</w:t>
      </w:r>
      <w:r>
        <w:rPr>
          <w:rFonts w:hint="eastAsia"/>
          <w:lang w:eastAsia="zh-CN"/>
        </w:rPr>
        <w:t>一致；社会比较方向与感知到的优越感之间存在着显著的负相关</w:t>
      </w:r>
      <w:r>
        <w:rPr>
          <w:rFonts w:hint="eastAsia"/>
          <w:lang w:eastAsia="zh-CN"/>
        </w:rPr>
        <w:t xml:space="preserve"> (r = -.35, p &lt; .001)</w:t>
      </w:r>
      <w:r>
        <w:rPr>
          <w:rFonts w:hint="eastAsia"/>
          <w:lang w:eastAsia="zh-CN"/>
        </w:rPr>
        <w:t>，这与假设</w:t>
      </w:r>
      <w:r>
        <w:rPr>
          <w:rFonts w:hint="eastAsia"/>
          <w:lang w:eastAsia="zh-CN"/>
        </w:rPr>
        <w:t>3</w:t>
      </w:r>
      <w:r>
        <w:rPr>
          <w:rFonts w:hint="eastAsia"/>
          <w:lang w:eastAsia="zh-CN"/>
        </w:rPr>
        <w:t>一致。在此基础上，相对剥夺感与生活满意度之间存在着显著的负相关</w:t>
      </w:r>
      <w:r>
        <w:rPr>
          <w:rFonts w:hint="eastAsia"/>
          <w:lang w:eastAsia="zh-CN"/>
        </w:rPr>
        <w:t xml:space="preserve"> (r = -.58, p &lt; .001)</w:t>
      </w:r>
      <w:r>
        <w:rPr>
          <w:rFonts w:hint="eastAsia"/>
          <w:lang w:eastAsia="zh-CN"/>
        </w:rPr>
        <w:t>，这意味着假设</w:t>
      </w:r>
      <w:r>
        <w:rPr>
          <w:rFonts w:hint="eastAsia"/>
          <w:lang w:eastAsia="zh-CN"/>
        </w:rPr>
        <w:t>2</w:t>
      </w:r>
      <w:r>
        <w:rPr>
          <w:rFonts w:hint="eastAsia"/>
          <w:lang w:eastAsia="zh-CN"/>
        </w:rPr>
        <w:t>很可能是成立的；感知到的优越感与生活满意度之间存在着显著的正相关</w:t>
      </w:r>
      <w:r>
        <w:rPr>
          <w:rFonts w:hint="eastAsia"/>
          <w:lang w:eastAsia="zh-CN"/>
        </w:rPr>
        <w:t xml:space="preserve"> (r = .52, p &lt; .001)</w:t>
      </w:r>
      <w:r>
        <w:rPr>
          <w:rFonts w:hint="eastAsia"/>
          <w:lang w:eastAsia="zh-CN"/>
        </w:rPr>
        <w:t>，这意味着假设</w:t>
      </w:r>
      <w:r>
        <w:rPr>
          <w:rFonts w:hint="eastAsia"/>
          <w:lang w:eastAsia="zh-CN"/>
        </w:rPr>
        <w:t>4</w:t>
      </w:r>
      <w:r>
        <w:rPr>
          <w:rFonts w:hint="eastAsia"/>
          <w:lang w:eastAsia="zh-CN"/>
        </w:rPr>
        <w:t>也很可能是成立的。</w:t>
      </w:r>
    </w:p>
    <w:p w14:paraId="3E72C54E" w14:textId="2B246C3A" w:rsidR="00375389" w:rsidRPr="008122F8" w:rsidRDefault="008C4A7B" w:rsidP="008122F8">
      <w:pPr>
        <w:pStyle w:val="3"/>
        <w:spacing w:before="180" w:after="180"/>
        <w:rPr>
          <w:sz w:val="28"/>
          <w:szCs w:val="48"/>
          <w:lang w:eastAsia="zh-CN"/>
        </w:rPr>
      </w:pPr>
      <w:bookmarkStart w:id="74" w:name="_Toc162021941"/>
      <w:r>
        <w:rPr>
          <w:rFonts w:hint="eastAsia"/>
          <w:lang w:eastAsia="zh-CN"/>
        </w:rPr>
        <w:t>5</w:t>
      </w:r>
      <w:r w:rsidR="00C2478B" w:rsidRPr="005A1FC9">
        <w:rPr>
          <w:lang w:eastAsia="zh-CN"/>
        </w:rPr>
        <w:t>.</w:t>
      </w:r>
      <w:r w:rsidR="002525D4">
        <w:rPr>
          <w:rFonts w:hint="eastAsia"/>
          <w:lang w:eastAsia="zh-CN"/>
        </w:rPr>
        <w:t>3</w:t>
      </w:r>
      <w:r w:rsidR="00C2478B" w:rsidRPr="005A1FC9">
        <w:rPr>
          <w:lang w:eastAsia="zh-CN"/>
        </w:rPr>
        <w:t>.</w:t>
      </w:r>
      <w:r w:rsidR="00753623">
        <w:rPr>
          <w:rFonts w:hint="eastAsia"/>
          <w:lang w:eastAsia="zh-CN"/>
        </w:rPr>
        <w:t>4</w:t>
      </w:r>
      <w:r w:rsidR="00C2478B" w:rsidRPr="005A1FC9">
        <w:rPr>
          <w:lang w:eastAsia="zh-CN"/>
        </w:rPr>
        <w:t xml:space="preserve"> </w:t>
      </w:r>
      <w:r w:rsidR="00375389" w:rsidRPr="005A1FC9">
        <w:rPr>
          <w:lang w:eastAsia="zh-CN"/>
        </w:rPr>
        <w:t>共同方法偏差</w:t>
      </w:r>
      <w:bookmarkEnd w:id="74"/>
    </w:p>
    <w:p w14:paraId="54081D32" w14:textId="72088622" w:rsidR="00375389" w:rsidRPr="004E614C" w:rsidRDefault="00375389" w:rsidP="00B67619">
      <w:pPr>
        <w:pStyle w:val="4"/>
        <w:spacing w:before="180" w:after="180"/>
        <w:rPr>
          <w:lang w:eastAsia="zh-CN"/>
        </w:rPr>
      </w:pPr>
      <w:r w:rsidRPr="004E614C">
        <w:rPr>
          <w:lang w:eastAsia="zh-CN"/>
        </w:rPr>
        <w:t xml:space="preserve">Harmon </w:t>
      </w:r>
      <w:r w:rsidR="00880885" w:rsidRPr="004E614C">
        <w:rPr>
          <w:lang w:eastAsia="zh-CN"/>
        </w:rPr>
        <w:t>One-Factor Test</w:t>
      </w:r>
    </w:p>
    <w:p w14:paraId="45F4FF32" w14:textId="460BA5A1" w:rsidR="004449EC" w:rsidRPr="004E614C" w:rsidRDefault="00375389" w:rsidP="00375389">
      <w:pPr>
        <w:rPr>
          <w:lang w:eastAsia="zh-CN"/>
        </w:rPr>
      </w:pPr>
      <w:r w:rsidRPr="004E614C">
        <w:rPr>
          <w:lang w:eastAsia="zh-CN"/>
        </w:rPr>
        <w:tab/>
      </w:r>
      <w:r w:rsidR="003A192D">
        <w:rPr>
          <w:rFonts w:hint="eastAsia"/>
          <w:lang w:eastAsia="zh-CN"/>
        </w:rPr>
        <w:t>本研究</w:t>
      </w:r>
      <w:r w:rsidR="00504AAE" w:rsidRPr="004E614C">
        <w:rPr>
          <w:rFonts w:hint="eastAsia"/>
          <w:lang w:eastAsia="zh-CN"/>
        </w:rPr>
        <w:t>使用单因子检验法，</w:t>
      </w:r>
      <w:r w:rsidRPr="004E614C">
        <w:rPr>
          <w:lang w:eastAsia="zh-CN"/>
        </w:rPr>
        <w:t>将所有题目用一个潜变量来解释。</w:t>
      </w:r>
      <w:r w:rsidR="003A192D">
        <w:rPr>
          <w:rFonts w:hint="eastAsia"/>
          <w:lang w:eastAsia="zh-CN"/>
        </w:rPr>
        <w:t>本研究</w:t>
      </w:r>
      <w:r w:rsidR="00504AAE" w:rsidRPr="004E614C">
        <w:rPr>
          <w:rFonts w:hint="eastAsia"/>
          <w:lang w:eastAsia="zh-CN"/>
        </w:rPr>
        <w:t>发现，</w:t>
      </w:r>
      <w:r w:rsidRPr="004E614C">
        <w:rPr>
          <w:lang w:eastAsia="zh-CN"/>
        </w:rPr>
        <w:t>方法变量解释了</w:t>
      </w:r>
      <w:r w:rsidR="003C1C7D" w:rsidRPr="004E614C">
        <w:rPr>
          <w:lang w:eastAsia="zh-CN"/>
        </w:rPr>
        <w:t>38.07</w:t>
      </w:r>
      <w:r w:rsidRPr="004E614C">
        <w:rPr>
          <w:lang w:eastAsia="zh-CN"/>
        </w:rPr>
        <w:t>%</w:t>
      </w:r>
      <w:r w:rsidRPr="004E614C">
        <w:rPr>
          <w:lang w:eastAsia="zh-CN"/>
        </w:rPr>
        <w:t>的变异</w:t>
      </w:r>
      <w:r w:rsidR="00F43FB8">
        <w:rPr>
          <w:rFonts w:hint="eastAsia"/>
          <w:lang w:eastAsia="zh-CN"/>
        </w:rPr>
        <w:t>，小于</w:t>
      </w:r>
      <w:r w:rsidR="00F43FB8">
        <w:rPr>
          <w:rFonts w:hint="eastAsia"/>
          <w:lang w:eastAsia="zh-CN"/>
        </w:rPr>
        <w:t>5</w:t>
      </w:r>
      <w:r w:rsidR="00F43FB8">
        <w:rPr>
          <w:lang w:eastAsia="zh-CN"/>
        </w:rPr>
        <w:t>0%</w:t>
      </w:r>
      <w:r w:rsidRPr="004E614C">
        <w:rPr>
          <w:lang w:eastAsia="zh-CN"/>
        </w:rPr>
        <w:t>，因此，</w:t>
      </w:r>
      <w:r w:rsidR="003A192D">
        <w:rPr>
          <w:lang w:eastAsia="zh-CN"/>
        </w:rPr>
        <w:t>本研究</w:t>
      </w:r>
      <w:r w:rsidRPr="004E614C">
        <w:rPr>
          <w:lang w:eastAsia="zh-CN"/>
        </w:rPr>
        <w:t>可以认为在</w:t>
      </w:r>
      <w:r w:rsidR="003A192D">
        <w:rPr>
          <w:lang w:eastAsia="zh-CN"/>
        </w:rPr>
        <w:t>本研究</w:t>
      </w:r>
      <w:r w:rsidRPr="004E614C">
        <w:rPr>
          <w:lang w:eastAsia="zh-CN"/>
        </w:rPr>
        <w:t>的研究中并不存在共同方法偏差</w:t>
      </w:r>
      <w:r w:rsidR="00504AAE" w:rsidRPr="004E614C">
        <w:rPr>
          <w:rFonts w:hint="eastAsia"/>
          <w:lang w:eastAsia="zh-CN"/>
        </w:rPr>
        <w:t xml:space="preserve"> </w:t>
      </w:r>
      <w:r w:rsidR="00504AAE" w:rsidRPr="004E614C">
        <w:rPr>
          <w:lang w:eastAsia="zh-CN"/>
        </w:rPr>
        <w:fldChar w:fldCharType="begin"/>
      </w:r>
      <w:r w:rsidR="00504AAE" w:rsidRPr="004E614C">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504AAE" w:rsidRPr="004E614C">
        <w:rPr>
          <w:lang w:eastAsia="zh-CN"/>
        </w:rPr>
        <w:fldChar w:fldCharType="separate"/>
      </w:r>
      <w:r w:rsidR="00504AAE" w:rsidRPr="004E614C">
        <w:rPr>
          <w:noProof/>
          <w:lang w:eastAsia="zh-CN"/>
        </w:rPr>
        <w:t>(Harman, 1976)</w:t>
      </w:r>
      <w:r w:rsidR="00504AAE" w:rsidRPr="004E614C">
        <w:rPr>
          <w:lang w:eastAsia="zh-CN"/>
        </w:rPr>
        <w:fldChar w:fldCharType="end"/>
      </w:r>
      <w:r w:rsidRPr="004E614C">
        <w:rPr>
          <w:lang w:eastAsia="zh-CN"/>
        </w:rPr>
        <w:t>。</w:t>
      </w:r>
      <w:r w:rsidR="004449EC" w:rsidRPr="004E614C">
        <w:rPr>
          <w:rFonts w:hint="eastAsia"/>
          <w:lang w:eastAsia="zh-CN"/>
        </w:rPr>
        <w:t>此外，</w:t>
      </w:r>
      <w:r w:rsidR="003A192D">
        <w:rPr>
          <w:rFonts w:hint="eastAsia"/>
          <w:lang w:eastAsia="zh-CN"/>
        </w:rPr>
        <w:t>本研究</w:t>
      </w:r>
      <w:r w:rsidR="004449EC" w:rsidRPr="004E614C">
        <w:rPr>
          <w:rFonts w:hint="eastAsia"/>
          <w:lang w:eastAsia="zh-CN"/>
        </w:rPr>
        <w:t>也对比了单因子模型和三因子模型的模型拟合度指标（见表</w:t>
      </w:r>
      <w:r w:rsidR="00ED7C80">
        <w:rPr>
          <w:rFonts w:hint="eastAsia"/>
          <w:lang w:eastAsia="zh-CN"/>
        </w:rPr>
        <w:t>5</w:t>
      </w:r>
      <w:r w:rsidR="00180D53">
        <w:rPr>
          <w:rFonts w:hint="eastAsia"/>
          <w:lang w:eastAsia="zh-CN"/>
        </w:rPr>
        <w:t>.2</w:t>
      </w:r>
      <w:r w:rsidR="004449EC" w:rsidRPr="004E614C">
        <w:rPr>
          <w:rFonts w:hint="eastAsia"/>
          <w:lang w:eastAsia="zh-CN"/>
        </w:rPr>
        <w:t>），两个模型差异显著</w:t>
      </w:r>
      <w:r w:rsidR="00E1169E">
        <w:rPr>
          <w:rFonts w:hint="eastAsia"/>
          <w:lang w:eastAsia="zh-CN"/>
        </w:rPr>
        <w:t xml:space="preserve"> </w:t>
      </w:r>
      <w:r w:rsidR="004449EC" w:rsidRPr="004E614C">
        <w:rPr>
          <w:rFonts w:cs="Times New Roman"/>
          <w:lang w:eastAsia="zh-CN"/>
        </w:rPr>
        <w:sym w:font="Symbol" w:char="F044"/>
      </w:r>
      <w:r w:rsidR="004449EC" w:rsidRPr="004E614C">
        <w:rPr>
          <w:rFonts w:cs="Times New Roman"/>
          <w:lang w:eastAsia="zh-CN"/>
        </w:rPr>
        <w:sym w:font="Symbol" w:char="F063"/>
      </w:r>
      <w:r w:rsidR="004449EC" w:rsidRPr="004E614C">
        <w:rPr>
          <w:rFonts w:cs="Times New Roman"/>
          <w:vertAlign w:val="superscript"/>
          <w:lang w:eastAsia="zh-CN"/>
        </w:rPr>
        <w:t>2</w:t>
      </w:r>
      <w:r w:rsidR="004449EC" w:rsidRPr="004E614C">
        <w:rPr>
          <w:rFonts w:cs="Times New Roman"/>
          <w:lang w:eastAsia="zh-CN"/>
        </w:rPr>
        <w:t xml:space="preserve">(3) = 582.26, p </w:t>
      </w:r>
      <w:r w:rsidR="00C006BE" w:rsidRPr="004E614C">
        <w:rPr>
          <w:rFonts w:cs="Times New Roman"/>
          <w:lang w:eastAsia="zh-CN"/>
        </w:rPr>
        <w:t>&lt; .001</w:t>
      </w:r>
      <w:r w:rsidR="00C006BE" w:rsidRPr="004E614C">
        <w:rPr>
          <w:lang w:eastAsia="zh-CN"/>
        </w:rPr>
        <w:t>。这</w:t>
      </w:r>
      <w:r w:rsidR="00504AAE" w:rsidRPr="004E614C">
        <w:rPr>
          <w:rFonts w:hint="eastAsia"/>
          <w:lang w:eastAsia="zh-CN"/>
        </w:rPr>
        <w:t>也佐证了</w:t>
      </w:r>
      <w:r w:rsidR="003A192D">
        <w:rPr>
          <w:lang w:eastAsia="zh-CN"/>
        </w:rPr>
        <w:t>本研究</w:t>
      </w:r>
      <w:r w:rsidR="00C006BE" w:rsidRPr="004E614C">
        <w:rPr>
          <w:lang w:eastAsia="zh-CN"/>
        </w:rPr>
        <w:t>的</w:t>
      </w:r>
      <w:r w:rsidR="002A789E">
        <w:rPr>
          <w:lang w:eastAsia="zh-CN"/>
        </w:rPr>
        <w:t>研究</w:t>
      </w:r>
      <w:r w:rsidR="00C006BE" w:rsidRPr="004E614C">
        <w:rPr>
          <w:lang w:eastAsia="zh-CN"/>
        </w:rPr>
        <w:t>中不存在共同方法偏</w:t>
      </w:r>
      <w:r w:rsidR="00C006BE" w:rsidRPr="004E614C">
        <w:rPr>
          <w:rFonts w:hint="eastAsia"/>
          <w:lang w:eastAsia="zh-CN"/>
        </w:rPr>
        <w:t>差</w:t>
      </w:r>
      <w:r w:rsidR="004449EC" w:rsidRPr="004E614C">
        <w:rPr>
          <w:rFonts w:hint="eastAsia"/>
          <w:lang w:eastAsia="zh-CN"/>
        </w:rPr>
        <w:t>。</w:t>
      </w:r>
    </w:p>
    <w:p w14:paraId="0B50F1F8" w14:textId="1A68A72A" w:rsidR="004449EC" w:rsidRPr="004E614C" w:rsidRDefault="004449EC" w:rsidP="005A1FC9">
      <w:pPr>
        <w:pStyle w:val="af3"/>
      </w:pPr>
      <w:r w:rsidRPr="004E614C">
        <w:rPr>
          <w:rFonts w:hint="eastAsia"/>
        </w:rPr>
        <w:t>表</w:t>
      </w:r>
      <w:r w:rsidR="008F26B2">
        <w:rPr>
          <w:rFonts w:hint="eastAsia"/>
        </w:rPr>
        <w:t>5</w:t>
      </w:r>
      <w:r w:rsidR="005A1FC9">
        <w:t>.</w:t>
      </w:r>
      <w:r w:rsidR="00180D53">
        <w:rPr>
          <w:rFonts w:hint="eastAsia"/>
        </w:rPr>
        <w:t>2</w:t>
      </w:r>
      <w:r w:rsidRPr="004E614C">
        <w:t xml:space="preserve"> </w:t>
      </w:r>
      <w:r w:rsidRPr="004E614C">
        <w:rPr>
          <w:rFonts w:hint="eastAsia"/>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1076"/>
        <w:gridCol w:w="560"/>
        <w:gridCol w:w="1002"/>
        <w:gridCol w:w="781"/>
        <w:gridCol w:w="781"/>
        <w:gridCol w:w="1281"/>
        <w:gridCol w:w="1086"/>
      </w:tblGrid>
      <w:tr w:rsidR="003C1C7D" w:rsidRPr="004E614C" w14:paraId="429377D0" w14:textId="77777777" w:rsidTr="00341D38">
        <w:trPr>
          <w:trHeight w:val="340"/>
        </w:trPr>
        <w:tc>
          <w:tcPr>
            <w:tcW w:w="1047" w:type="pct"/>
            <w:tcBorders>
              <w:top w:val="single" w:sz="12" w:space="0" w:color="auto"/>
              <w:bottom w:val="single" w:sz="4" w:space="0" w:color="auto"/>
            </w:tcBorders>
            <w:vAlign w:val="center"/>
          </w:tcPr>
          <w:p w14:paraId="677F4982" w14:textId="0666E21D" w:rsidR="003C1C7D" w:rsidRPr="004E614C" w:rsidRDefault="00341D38" w:rsidP="00B34687">
            <w:pPr>
              <w:jc w:val="center"/>
              <w:rPr>
                <w:rFonts w:cs="Times New Roman"/>
                <w:lang w:eastAsia="zh-CN"/>
              </w:rPr>
            </w:pPr>
            <w:r>
              <w:rPr>
                <w:rFonts w:cs="Times New Roman" w:hint="eastAsia"/>
                <w:lang w:eastAsia="zh-CN"/>
              </w:rPr>
              <w:t>模型</w:t>
            </w:r>
          </w:p>
        </w:tc>
        <w:tc>
          <w:tcPr>
            <w:tcW w:w="648" w:type="pct"/>
            <w:tcBorders>
              <w:top w:val="single" w:sz="12" w:space="0" w:color="auto"/>
              <w:bottom w:val="single" w:sz="4" w:space="0" w:color="auto"/>
            </w:tcBorders>
            <w:vAlign w:val="center"/>
          </w:tcPr>
          <w:p w14:paraId="1933DC17" w14:textId="4A4AA8A0" w:rsidR="003C1C7D" w:rsidRPr="004E614C" w:rsidRDefault="003C1C7D" w:rsidP="00B34687">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37" w:type="pct"/>
            <w:tcBorders>
              <w:top w:val="single" w:sz="12" w:space="0" w:color="auto"/>
              <w:bottom w:val="single" w:sz="4" w:space="0" w:color="auto"/>
            </w:tcBorders>
            <w:vAlign w:val="center"/>
          </w:tcPr>
          <w:p w14:paraId="758F2C5A" w14:textId="1B91FD92" w:rsidR="003C1C7D" w:rsidRPr="004E614C" w:rsidRDefault="003C1C7D" w:rsidP="00B34687">
            <w:pPr>
              <w:jc w:val="center"/>
              <w:rPr>
                <w:rFonts w:cs="Times New Roman"/>
                <w:lang w:eastAsia="zh-CN"/>
              </w:rPr>
            </w:pPr>
            <w:r w:rsidRPr="004E614C">
              <w:rPr>
                <w:rFonts w:cs="Times New Roman"/>
                <w:lang w:eastAsia="zh-CN"/>
              </w:rPr>
              <w:t>df</w:t>
            </w:r>
          </w:p>
        </w:tc>
        <w:tc>
          <w:tcPr>
            <w:tcW w:w="603" w:type="pct"/>
            <w:tcBorders>
              <w:top w:val="single" w:sz="12" w:space="0" w:color="auto"/>
              <w:bottom w:val="single" w:sz="4" w:space="0" w:color="auto"/>
            </w:tcBorders>
            <w:vAlign w:val="center"/>
          </w:tcPr>
          <w:p w14:paraId="10A57C46" w14:textId="646E326A" w:rsidR="003C1C7D" w:rsidRPr="004E614C" w:rsidRDefault="003C1C7D" w:rsidP="00B34687">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70" w:type="pct"/>
            <w:tcBorders>
              <w:top w:val="single" w:sz="12" w:space="0" w:color="auto"/>
              <w:bottom w:val="single" w:sz="4" w:space="0" w:color="auto"/>
            </w:tcBorders>
            <w:vAlign w:val="center"/>
          </w:tcPr>
          <w:p w14:paraId="379D3B68" w14:textId="123CE029" w:rsidR="003C1C7D" w:rsidRPr="004E614C" w:rsidRDefault="003C1C7D" w:rsidP="00B34687">
            <w:pPr>
              <w:jc w:val="center"/>
              <w:rPr>
                <w:rFonts w:cs="Times New Roman"/>
                <w:lang w:eastAsia="zh-CN"/>
              </w:rPr>
            </w:pPr>
            <w:r w:rsidRPr="004E614C">
              <w:rPr>
                <w:rFonts w:cs="Times New Roman"/>
                <w:lang w:eastAsia="zh-CN"/>
              </w:rPr>
              <w:t>CFI</w:t>
            </w:r>
          </w:p>
        </w:tc>
        <w:tc>
          <w:tcPr>
            <w:tcW w:w="470" w:type="pct"/>
            <w:tcBorders>
              <w:top w:val="single" w:sz="12" w:space="0" w:color="auto"/>
              <w:bottom w:val="single" w:sz="4" w:space="0" w:color="auto"/>
            </w:tcBorders>
            <w:vAlign w:val="center"/>
          </w:tcPr>
          <w:p w14:paraId="25FCE48B" w14:textId="2A4218E2" w:rsidR="003C1C7D" w:rsidRPr="004E614C" w:rsidRDefault="003C1C7D" w:rsidP="00B34687">
            <w:pPr>
              <w:jc w:val="center"/>
              <w:rPr>
                <w:rFonts w:cs="Times New Roman"/>
                <w:lang w:eastAsia="zh-CN"/>
              </w:rPr>
            </w:pPr>
            <w:r w:rsidRPr="004E614C">
              <w:rPr>
                <w:rFonts w:cs="Times New Roman"/>
                <w:lang w:eastAsia="zh-CN"/>
              </w:rPr>
              <w:t>TLI</w:t>
            </w:r>
          </w:p>
        </w:tc>
        <w:tc>
          <w:tcPr>
            <w:tcW w:w="771" w:type="pct"/>
            <w:tcBorders>
              <w:top w:val="single" w:sz="12" w:space="0" w:color="auto"/>
              <w:bottom w:val="single" w:sz="4" w:space="0" w:color="auto"/>
            </w:tcBorders>
            <w:vAlign w:val="center"/>
          </w:tcPr>
          <w:p w14:paraId="71D86137" w14:textId="6B531B1E" w:rsidR="003C1C7D" w:rsidRPr="004E614C" w:rsidRDefault="003C1C7D" w:rsidP="00B34687">
            <w:pPr>
              <w:jc w:val="center"/>
              <w:rPr>
                <w:rFonts w:cs="Times New Roman"/>
                <w:lang w:eastAsia="zh-CN"/>
              </w:rPr>
            </w:pPr>
            <w:r w:rsidRPr="004E614C">
              <w:rPr>
                <w:rFonts w:cs="Times New Roman"/>
                <w:lang w:eastAsia="zh-CN"/>
              </w:rPr>
              <w:t>RMSEA</w:t>
            </w:r>
          </w:p>
        </w:tc>
        <w:tc>
          <w:tcPr>
            <w:tcW w:w="654" w:type="pct"/>
            <w:tcBorders>
              <w:top w:val="single" w:sz="12" w:space="0" w:color="auto"/>
              <w:bottom w:val="single" w:sz="4" w:space="0" w:color="auto"/>
            </w:tcBorders>
            <w:vAlign w:val="center"/>
          </w:tcPr>
          <w:p w14:paraId="15166814" w14:textId="2823F3B0" w:rsidR="003C1C7D" w:rsidRPr="004E614C" w:rsidRDefault="003C1C7D" w:rsidP="00B34687">
            <w:pPr>
              <w:jc w:val="center"/>
              <w:rPr>
                <w:rFonts w:cs="Times New Roman"/>
                <w:lang w:eastAsia="zh-CN"/>
              </w:rPr>
            </w:pPr>
            <w:r w:rsidRPr="004E614C">
              <w:rPr>
                <w:rFonts w:cs="Times New Roman"/>
                <w:lang w:eastAsia="zh-CN"/>
              </w:rPr>
              <w:t>SRMR</w:t>
            </w:r>
          </w:p>
        </w:tc>
      </w:tr>
      <w:tr w:rsidR="003C1C7D" w:rsidRPr="004E614C" w14:paraId="6C16002D" w14:textId="77777777" w:rsidTr="00341D38">
        <w:trPr>
          <w:trHeight w:val="340"/>
        </w:trPr>
        <w:tc>
          <w:tcPr>
            <w:tcW w:w="1047" w:type="pct"/>
            <w:tcBorders>
              <w:top w:val="single" w:sz="4" w:space="0" w:color="auto"/>
            </w:tcBorders>
            <w:vAlign w:val="center"/>
          </w:tcPr>
          <w:p w14:paraId="2E68420D" w14:textId="4AA85E7A" w:rsidR="003C1C7D" w:rsidRPr="004E614C" w:rsidRDefault="00341D38" w:rsidP="00B34687">
            <w:pPr>
              <w:jc w:val="center"/>
              <w:rPr>
                <w:rFonts w:cs="Times New Roman"/>
                <w:lang w:eastAsia="zh-CN"/>
              </w:rPr>
            </w:pPr>
            <w:r>
              <w:rPr>
                <w:rFonts w:cs="Times New Roman" w:hint="eastAsia"/>
                <w:lang w:eastAsia="zh-CN"/>
              </w:rPr>
              <w:t>单因子模型</w:t>
            </w:r>
          </w:p>
        </w:tc>
        <w:tc>
          <w:tcPr>
            <w:tcW w:w="648" w:type="pct"/>
            <w:tcBorders>
              <w:top w:val="single" w:sz="4" w:space="0" w:color="auto"/>
            </w:tcBorders>
            <w:vAlign w:val="center"/>
          </w:tcPr>
          <w:p w14:paraId="70BABE3E" w14:textId="41225062" w:rsidR="003C1C7D" w:rsidRPr="004E614C" w:rsidRDefault="008E455B" w:rsidP="00B34687">
            <w:pPr>
              <w:jc w:val="center"/>
              <w:rPr>
                <w:rFonts w:cs="Times New Roman"/>
                <w:lang w:eastAsia="zh-CN"/>
              </w:rPr>
            </w:pPr>
            <w:r w:rsidRPr="004E614C">
              <w:rPr>
                <w:rFonts w:cs="Times New Roman"/>
                <w:lang w:eastAsia="zh-CN"/>
              </w:rPr>
              <w:t>918.27</w:t>
            </w:r>
          </w:p>
        </w:tc>
        <w:tc>
          <w:tcPr>
            <w:tcW w:w="337" w:type="pct"/>
            <w:tcBorders>
              <w:top w:val="single" w:sz="4" w:space="0" w:color="auto"/>
            </w:tcBorders>
            <w:vAlign w:val="center"/>
          </w:tcPr>
          <w:p w14:paraId="47214257" w14:textId="2EBA8563" w:rsidR="003C1C7D" w:rsidRPr="004E614C" w:rsidRDefault="008E455B" w:rsidP="00B34687">
            <w:pPr>
              <w:jc w:val="center"/>
              <w:rPr>
                <w:rFonts w:cs="Times New Roman"/>
                <w:lang w:eastAsia="zh-CN"/>
              </w:rPr>
            </w:pPr>
            <w:r w:rsidRPr="004E614C">
              <w:rPr>
                <w:rFonts w:cs="Times New Roman"/>
                <w:lang w:eastAsia="zh-CN"/>
              </w:rPr>
              <w:t>90</w:t>
            </w:r>
          </w:p>
        </w:tc>
        <w:tc>
          <w:tcPr>
            <w:tcW w:w="603" w:type="pct"/>
            <w:tcBorders>
              <w:top w:val="single" w:sz="4" w:space="0" w:color="auto"/>
            </w:tcBorders>
            <w:vAlign w:val="center"/>
          </w:tcPr>
          <w:p w14:paraId="61FADA25" w14:textId="38CED752" w:rsidR="003C1C7D" w:rsidRPr="004E614C" w:rsidRDefault="004449EC" w:rsidP="00B34687">
            <w:pPr>
              <w:jc w:val="center"/>
              <w:rPr>
                <w:rFonts w:cs="Times New Roman"/>
                <w:lang w:eastAsia="zh-CN"/>
              </w:rPr>
            </w:pPr>
            <w:r w:rsidRPr="004E614C">
              <w:rPr>
                <w:rFonts w:cs="Times New Roman"/>
                <w:lang w:eastAsia="zh-CN"/>
              </w:rPr>
              <w:t>10.20</w:t>
            </w:r>
          </w:p>
        </w:tc>
        <w:tc>
          <w:tcPr>
            <w:tcW w:w="470" w:type="pct"/>
            <w:tcBorders>
              <w:top w:val="single" w:sz="4" w:space="0" w:color="auto"/>
            </w:tcBorders>
            <w:vAlign w:val="center"/>
          </w:tcPr>
          <w:p w14:paraId="6F8FB5C6" w14:textId="5A890BD9" w:rsidR="003C1C7D" w:rsidRPr="004E614C" w:rsidRDefault="008E455B" w:rsidP="00B34687">
            <w:pPr>
              <w:jc w:val="center"/>
              <w:rPr>
                <w:rFonts w:cs="Times New Roman"/>
                <w:lang w:eastAsia="zh-CN"/>
              </w:rPr>
            </w:pPr>
            <w:r w:rsidRPr="004E614C">
              <w:rPr>
                <w:rFonts w:cs="Times New Roman"/>
                <w:lang w:eastAsia="zh-CN"/>
              </w:rPr>
              <w:t>.7</w:t>
            </w:r>
            <w:r w:rsidR="004449EC" w:rsidRPr="004E614C">
              <w:rPr>
                <w:rFonts w:cs="Times New Roman"/>
                <w:lang w:eastAsia="zh-CN"/>
              </w:rPr>
              <w:t>06</w:t>
            </w:r>
          </w:p>
        </w:tc>
        <w:tc>
          <w:tcPr>
            <w:tcW w:w="470" w:type="pct"/>
            <w:tcBorders>
              <w:top w:val="single" w:sz="4" w:space="0" w:color="auto"/>
            </w:tcBorders>
            <w:vAlign w:val="center"/>
          </w:tcPr>
          <w:p w14:paraId="773D6230" w14:textId="07BAF322" w:rsidR="003C1C7D" w:rsidRPr="004E614C" w:rsidRDefault="008E455B" w:rsidP="00B34687">
            <w:pPr>
              <w:jc w:val="center"/>
              <w:rPr>
                <w:rFonts w:cs="Times New Roman"/>
                <w:lang w:eastAsia="zh-CN"/>
              </w:rPr>
            </w:pPr>
            <w:r w:rsidRPr="004E614C">
              <w:rPr>
                <w:rFonts w:cs="Times New Roman"/>
                <w:lang w:eastAsia="zh-CN"/>
              </w:rPr>
              <w:t>.6</w:t>
            </w:r>
            <w:r w:rsidR="004449EC" w:rsidRPr="004E614C">
              <w:rPr>
                <w:rFonts w:cs="Times New Roman"/>
                <w:lang w:eastAsia="zh-CN"/>
              </w:rPr>
              <w:t>57</w:t>
            </w:r>
          </w:p>
        </w:tc>
        <w:tc>
          <w:tcPr>
            <w:tcW w:w="771" w:type="pct"/>
            <w:tcBorders>
              <w:top w:val="single" w:sz="4" w:space="0" w:color="auto"/>
            </w:tcBorders>
            <w:vAlign w:val="center"/>
          </w:tcPr>
          <w:p w14:paraId="08ECD5FC" w14:textId="2CD7CA13" w:rsidR="003C1C7D" w:rsidRPr="004E614C" w:rsidRDefault="004449EC" w:rsidP="00B34687">
            <w:pPr>
              <w:jc w:val="center"/>
              <w:rPr>
                <w:rFonts w:cs="Times New Roman"/>
                <w:lang w:eastAsia="zh-CN"/>
              </w:rPr>
            </w:pPr>
            <w:r w:rsidRPr="004E614C">
              <w:rPr>
                <w:rFonts w:cs="Times New Roman"/>
                <w:lang w:eastAsia="zh-CN"/>
              </w:rPr>
              <w:t>.164</w:t>
            </w:r>
          </w:p>
        </w:tc>
        <w:tc>
          <w:tcPr>
            <w:tcW w:w="654" w:type="pct"/>
            <w:tcBorders>
              <w:top w:val="single" w:sz="4" w:space="0" w:color="auto"/>
            </w:tcBorders>
            <w:vAlign w:val="center"/>
          </w:tcPr>
          <w:p w14:paraId="00D9D27B" w14:textId="556CCFE2" w:rsidR="003C1C7D" w:rsidRPr="004E614C" w:rsidRDefault="004449EC" w:rsidP="00B34687">
            <w:pPr>
              <w:jc w:val="center"/>
              <w:rPr>
                <w:rFonts w:cs="Times New Roman"/>
                <w:lang w:eastAsia="zh-CN"/>
              </w:rPr>
            </w:pPr>
            <w:r w:rsidRPr="004E614C">
              <w:rPr>
                <w:rFonts w:cs="Times New Roman"/>
                <w:lang w:eastAsia="zh-CN"/>
              </w:rPr>
              <w:t>.163</w:t>
            </w:r>
          </w:p>
        </w:tc>
      </w:tr>
      <w:tr w:rsidR="003C1C7D" w:rsidRPr="004E614C" w14:paraId="7BF090BE" w14:textId="77777777" w:rsidTr="00341D38">
        <w:trPr>
          <w:trHeight w:val="340"/>
        </w:trPr>
        <w:tc>
          <w:tcPr>
            <w:tcW w:w="1047" w:type="pct"/>
            <w:vAlign w:val="center"/>
          </w:tcPr>
          <w:p w14:paraId="2311A081" w14:textId="04F5DA04" w:rsidR="003C1C7D" w:rsidRPr="004E614C" w:rsidRDefault="00341D38" w:rsidP="00B34687">
            <w:pPr>
              <w:jc w:val="center"/>
              <w:rPr>
                <w:rFonts w:cs="Times New Roman"/>
                <w:lang w:eastAsia="zh-CN"/>
              </w:rPr>
            </w:pPr>
            <w:r>
              <w:rPr>
                <w:rFonts w:cs="Times New Roman" w:hint="eastAsia"/>
                <w:lang w:eastAsia="zh-CN"/>
              </w:rPr>
              <w:t>三因子模型</w:t>
            </w:r>
          </w:p>
        </w:tc>
        <w:tc>
          <w:tcPr>
            <w:tcW w:w="648" w:type="pct"/>
            <w:vAlign w:val="center"/>
          </w:tcPr>
          <w:p w14:paraId="76474CE7" w14:textId="29B5DC9C" w:rsidR="003C1C7D" w:rsidRPr="004E614C" w:rsidRDefault="008E455B" w:rsidP="00B34687">
            <w:pPr>
              <w:jc w:val="center"/>
              <w:rPr>
                <w:rFonts w:cs="Times New Roman"/>
                <w:lang w:eastAsia="zh-CN"/>
              </w:rPr>
            </w:pPr>
            <w:r w:rsidRPr="004E614C">
              <w:rPr>
                <w:rFonts w:cs="Times New Roman"/>
                <w:lang w:eastAsia="zh-CN"/>
              </w:rPr>
              <w:t>336.01</w:t>
            </w:r>
          </w:p>
        </w:tc>
        <w:tc>
          <w:tcPr>
            <w:tcW w:w="337" w:type="pct"/>
            <w:vAlign w:val="center"/>
          </w:tcPr>
          <w:p w14:paraId="285E242B" w14:textId="509927BE" w:rsidR="003C1C7D" w:rsidRPr="004E614C" w:rsidRDefault="003C1C7D" w:rsidP="00B34687">
            <w:pPr>
              <w:jc w:val="center"/>
              <w:rPr>
                <w:rFonts w:cs="Times New Roman"/>
                <w:lang w:eastAsia="zh-CN"/>
              </w:rPr>
            </w:pPr>
            <w:r w:rsidRPr="004E614C">
              <w:rPr>
                <w:rFonts w:cs="Times New Roman"/>
                <w:lang w:eastAsia="zh-CN"/>
              </w:rPr>
              <w:t>87</w:t>
            </w:r>
          </w:p>
        </w:tc>
        <w:tc>
          <w:tcPr>
            <w:tcW w:w="603" w:type="pct"/>
            <w:vAlign w:val="center"/>
          </w:tcPr>
          <w:p w14:paraId="3E9E4EFA" w14:textId="3EF9991E" w:rsidR="003C1C7D" w:rsidRPr="004E614C" w:rsidRDefault="008E455B" w:rsidP="00B34687">
            <w:pPr>
              <w:jc w:val="center"/>
              <w:rPr>
                <w:rFonts w:cs="Times New Roman"/>
                <w:lang w:eastAsia="zh-CN"/>
              </w:rPr>
            </w:pPr>
            <w:r w:rsidRPr="004E614C">
              <w:rPr>
                <w:rFonts w:cs="Times New Roman"/>
                <w:lang w:eastAsia="zh-CN"/>
              </w:rPr>
              <w:t>3.86</w:t>
            </w:r>
          </w:p>
        </w:tc>
        <w:tc>
          <w:tcPr>
            <w:tcW w:w="470" w:type="pct"/>
            <w:vAlign w:val="center"/>
          </w:tcPr>
          <w:p w14:paraId="5A489FFD" w14:textId="4E5F8128" w:rsidR="003C1C7D" w:rsidRPr="004E614C" w:rsidRDefault="008E455B" w:rsidP="00B34687">
            <w:pPr>
              <w:jc w:val="center"/>
              <w:rPr>
                <w:rFonts w:cs="Times New Roman"/>
                <w:lang w:eastAsia="zh-CN"/>
              </w:rPr>
            </w:pPr>
            <w:r w:rsidRPr="004E614C">
              <w:rPr>
                <w:rFonts w:cs="Times New Roman"/>
                <w:lang w:eastAsia="zh-CN"/>
              </w:rPr>
              <w:t>.912</w:t>
            </w:r>
          </w:p>
        </w:tc>
        <w:tc>
          <w:tcPr>
            <w:tcW w:w="470" w:type="pct"/>
            <w:vAlign w:val="center"/>
          </w:tcPr>
          <w:p w14:paraId="2F2E9E94" w14:textId="00D82FE1" w:rsidR="003C1C7D" w:rsidRPr="004E614C" w:rsidRDefault="008E455B" w:rsidP="00B34687">
            <w:pPr>
              <w:jc w:val="center"/>
              <w:rPr>
                <w:rFonts w:cs="Times New Roman"/>
                <w:lang w:eastAsia="zh-CN"/>
              </w:rPr>
            </w:pPr>
            <w:r w:rsidRPr="004E614C">
              <w:rPr>
                <w:rFonts w:cs="Times New Roman"/>
                <w:lang w:eastAsia="zh-CN"/>
              </w:rPr>
              <w:t>.893</w:t>
            </w:r>
          </w:p>
        </w:tc>
        <w:tc>
          <w:tcPr>
            <w:tcW w:w="771" w:type="pct"/>
            <w:vAlign w:val="center"/>
          </w:tcPr>
          <w:p w14:paraId="2A865C4C" w14:textId="7901ADD0" w:rsidR="003C1C7D" w:rsidRPr="004E614C" w:rsidRDefault="008E455B" w:rsidP="00B34687">
            <w:pPr>
              <w:jc w:val="center"/>
              <w:rPr>
                <w:rFonts w:cs="Times New Roman"/>
                <w:lang w:eastAsia="zh-CN"/>
              </w:rPr>
            </w:pPr>
            <w:r w:rsidRPr="004E614C">
              <w:rPr>
                <w:rFonts w:cs="Times New Roman"/>
                <w:lang w:eastAsia="zh-CN"/>
              </w:rPr>
              <w:t>.084</w:t>
            </w:r>
          </w:p>
        </w:tc>
        <w:tc>
          <w:tcPr>
            <w:tcW w:w="654" w:type="pct"/>
            <w:vAlign w:val="center"/>
          </w:tcPr>
          <w:p w14:paraId="7F8FA2DA" w14:textId="5683F497" w:rsidR="003C1C7D" w:rsidRPr="004E614C" w:rsidRDefault="008E455B" w:rsidP="00B34687">
            <w:pPr>
              <w:jc w:val="center"/>
              <w:rPr>
                <w:rFonts w:cs="Times New Roman"/>
                <w:lang w:eastAsia="zh-CN"/>
              </w:rPr>
            </w:pPr>
            <w:r w:rsidRPr="004E614C">
              <w:rPr>
                <w:rFonts w:cs="Times New Roman"/>
                <w:lang w:eastAsia="zh-CN"/>
              </w:rPr>
              <w:t>.070</w:t>
            </w:r>
          </w:p>
        </w:tc>
      </w:tr>
    </w:tbl>
    <w:p w14:paraId="300227D1" w14:textId="7B245234" w:rsidR="00785E25" w:rsidRPr="005A1FC9" w:rsidRDefault="008C4A7B" w:rsidP="005A1FC9">
      <w:pPr>
        <w:pStyle w:val="3"/>
        <w:spacing w:before="180" w:after="180"/>
        <w:rPr>
          <w:lang w:eastAsia="zh-CN"/>
        </w:rPr>
      </w:pPr>
      <w:bookmarkStart w:id="75" w:name="_Toc162021942"/>
      <w:r>
        <w:rPr>
          <w:rFonts w:hint="eastAsia"/>
          <w:lang w:eastAsia="zh-CN"/>
        </w:rPr>
        <w:t>5</w:t>
      </w:r>
      <w:r w:rsidR="00C2478B" w:rsidRPr="005A1FC9">
        <w:rPr>
          <w:lang w:eastAsia="zh-CN"/>
        </w:rPr>
        <w:t>.</w:t>
      </w:r>
      <w:r w:rsidR="002525D4">
        <w:rPr>
          <w:rFonts w:hint="eastAsia"/>
          <w:lang w:eastAsia="zh-CN"/>
        </w:rPr>
        <w:t>3</w:t>
      </w:r>
      <w:r w:rsidR="00C2478B" w:rsidRPr="005A1FC9">
        <w:rPr>
          <w:lang w:eastAsia="zh-CN"/>
        </w:rPr>
        <w:t>.</w:t>
      </w:r>
      <w:r w:rsidR="00753623">
        <w:rPr>
          <w:rFonts w:hint="eastAsia"/>
          <w:lang w:eastAsia="zh-CN"/>
        </w:rPr>
        <w:t>5</w:t>
      </w:r>
      <w:r w:rsidR="00C2478B" w:rsidRPr="005A1FC9">
        <w:rPr>
          <w:lang w:eastAsia="zh-CN"/>
        </w:rPr>
        <w:t xml:space="preserve"> </w:t>
      </w:r>
      <w:r w:rsidR="00785E25" w:rsidRPr="005A1FC9">
        <w:rPr>
          <w:lang w:eastAsia="zh-CN"/>
        </w:rPr>
        <w:t>结构方程模型</w:t>
      </w:r>
      <w:bookmarkEnd w:id="75"/>
    </w:p>
    <w:p w14:paraId="5DBE411C" w14:textId="77777777" w:rsidR="00785E25" w:rsidRPr="005A1FC9" w:rsidRDefault="00785E25" w:rsidP="005A1FC9">
      <w:pPr>
        <w:pStyle w:val="4"/>
        <w:spacing w:before="180" w:after="180"/>
        <w:rPr>
          <w:lang w:eastAsia="zh-CN"/>
        </w:rPr>
      </w:pPr>
      <w:r w:rsidRPr="005A1FC9">
        <w:rPr>
          <w:rFonts w:hint="eastAsia"/>
          <w:lang w:eastAsia="zh-CN"/>
        </w:rPr>
        <w:t>中介效应分析</w:t>
      </w:r>
    </w:p>
    <w:p w14:paraId="66D4B440" w14:textId="5C8C93B5" w:rsidR="00785E25" w:rsidRPr="004E614C" w:rsidRDefault="00785E25" w:rsidP="005A1FC9">
      <w:pPr>
        <w:pStyle w:val="af3"/>
      </w:pPr>
      <w:r w:rsidRPr="004E614C">
        <w:rPr>
          <w:rFonts w:hint="eastAsia"/>
        </w:rPr>
        <w:t>表</w:t>
      </w:r>
      <w:r w:rsidR="008F26B2">
        <w:rPr>
          <w:rFonts w:hint="eastAsia"/>
        </w:rPr>
        <w:t>5</w:t>
      </w:r>
      <w:r w:rsidR="005A1FC9">
        <w:t>.</w:t>
      </w:r>
      <w:r w:rsidR="00180D53">
        <w:rPr>
          <w:rFonts w:hint="eastAsia"/>
        </w:rPr>
        <w:t>3</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E56861" w:rsidRPr="00E56861" w14:paraId="5D289CFD" w14:textId="77777777" w:rsidTr="00E56861">
        <w:trPr>
          <w:trHeight w:val="315"/>
          <w:tblHeader/>
        </w:trPr>
        <w:tc>
          <w:tcPr>
            <w:tcW w:w="388" w:type="pct"/>
            <w:tcBorders>
              <w:top w:val="single" w:sz="12" w:space="0" w:color="auto"/>
              <w:left w:val="nil"/>
              <w:bottom w:val="single" w:sz="4" w:space="0" w:color="auto"/>
              <w:right w:val="nil"/>
            </w:tcBorders>
          </w:tcPr>
          <w:p w14:paraId="53F0494B" w14:textId="07540576" w:rsidR="00E56861" w:rsidRPr="00E56861" w:rsidRDefault="00E56861" w:rsidP="00B34687">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5C8EDF13" w14:textId="52C7BED1"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因变量</w:t>
            </w:r>
          </w:p>
        </w:tc>
        <w:tc>
          <w:tcPr>
            <w:tcW w:w="1028" w:type="pct"/>
            <w:tcBorders>
              <w:top w:val="single" w:sz="12" w:space="0" w:color="auto"/>
              <w:left w:val="nil"/>
              <w:bottom w:val="single" w:sz="4" w:space="0" w:color="auto"/>
              <w:right w:val="nil"/>
            </w:tcBorders>
            <w:vAlign w:val="center"/>
          </w:tcPr>
          <w:p w14:paraId="7CCA08C3" w14:textId="24AB6244"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hint="eastAsia"/>
                <w:color w:val="000000"/>
                <w:kern w:val="0"/>
                <w:sz w:val="21"/>
                <w:szCs w:val="21"/>
                <w:lang w:eastAsia="zh-CN"/>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7010B07E" w14:textId="493B5C42"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4B4FD4BF" w14:textId="77777777"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50A190B5"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61394A1E"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6DDD3CFC" w14:textId="77777777"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B797273"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R</w:t>
            </w:r>
            <w:r w:rsidRPr="00E56861">
              <w:rPr>
                <w:rFonts w:cs="Times New Roman"/>
                <w:color w:val="000000"/>
                <w:kern w:val="0"/>
                <w:sz w:val="21"/>
                <w:szCs w:val="21"/>
                <w:vertAlign w:val="superscript"/>
                <w:lang w:eastAsia="zh-CN"/>
              </w:rPr>
              <w:t>2</w:t>
            </w:r>
          </w:p>
        </w:tc>
      </w:tr>
      <w:tr w:rsidR="00E56861" w:rsidRPr="00E56861" w14:paraId="137B3461" w14:textId="77777777" w:rsidTr="00E56861">
        <w:trPr>
          <w:trHeight w:val="375"/>
        </w:trPr>
        <w:tc>
          <w:tcPr>
            <w:tcW w:w="388" w:type="pct"/>
            <w:tcBorders>
              <w:top w:val="single" w:sz="4" w:space="0" w:color="auto"/>
              <w:left w:val="nil"/>
              <w:right w:val="nil"/>
            </w:tcBorders>
          </w:tcPr>
          <w:p w14:paraId="49C3356F" w14:textId="3D623EE2" w:rsidR="00E56861" w:rsidRPr="00E56861" w:rsidRDefault="00E56861" w:rsidP="00B34687">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6FBFF93E" w14:textId="44389544"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相对剥夺感</w:t>
            </w:r>
          </w:p>
        </w:tc>
        <w:tc>
          <w:tcPr>
            <w:tcW w:w="1028" w:type="pct"/>
            <w:tcBorders>
              <w:top w:val="single" w:sz="4" w:space="0" w:color="auto"/>
              <w:left w:val="nil"/>
              <w:right w:val="nil"/>
            </w:tcBorders>
            <w:vAlign w:val="center"/>
          </w:tcPr>
          <w:p w14:paraId="58523585" w14:textId="4D3BB0A1" w:rsidR="00E56861" w:rsidRPr="00E56861" w:rsidRDefault="00E56861" w:rsidP="00B34687">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single" w:sz="4" w:space="0" w:color="auto"/>
              <w:left w:val="nil"/>
              <w:right w:val="nil"/>
            </w:tcBorders>
            <w:shd w:val="clear" w:color="auto" w:fill="auto"/>
            <w:noWrap/>
            <w:vAlign w:val="center"/>
          </w:tcPr>
          <w:p w14:paraId="32C9B935" w14:textId="60D7FA94"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rPr>
              <w:t>-.04</w:t>
            </w:r>
          </w:p>
        </w:tc>
        <w:tc>
          <w:tcPr>
            <w:tcW w:w="335" w:type="pct"/>
            <w:tcBorders>
              <w:top w:val="single" w:sz="4" w:space="0" w:color="auto"/>
              <w:left w:val="nil"/>
              <w:right w:val="nil"/>
            </w:tcBorders>
            <w:shd w:val="clear" w:color="auto" w:fill="auto"/>
            <w:noWrap/>
            <w:vAlign w:val="center"/>
          </w:tcPr>
          <w:p w14:paraId="7FD2FF7D" w14:textId="3AC31CF1"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-.02</w:t>
            </w:r>
          </w:p>
        </w:tc>
        <w:tc>
          <w:tcPr>
            <w:tcW w:w="416" w:type="pct"/>
            <w:tcBorders>
              <w:top w:val="single" w:sz="4" w:space="0" w:color="auto"/>
              <w:left w:val="nil"/>
              <w:right w:val="nil"/>
            </w:tcBorders>
            <w:shd w:val="clear" w:color="auto" w:fill="auto"/>
            <w:noWrap/>
            <w:vAlign w:val="center"/>
          </w:tcPr>
          <w:p w14:paraId="5CA06B6C" w14:textId="34DDF8C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-.31</w:t>
            </w:r>
          </w:p>
        </w:tc>
        <w:tc>
          <w:tcPr>
            <w:tcW w:w="430" w:type="pct"/>
            <w:tcBorders>
              <w:top w:val="single" w:sz="4" w:space="0" w:color="auto"/>
              <w:left w:val="nil"/>
              <w:right w:val="nil"/>
            </w:tcBorders>
            <w:shd w:val="clear" w:color="auto" w:fill="auto"/>
            <w:noWrap/>
            <w:vAlign w:val="center"/>
          </w:tcPr>
          <w:p w14:paraId="114608BF" w14:textId="6D7E9C74"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.21</w:t>
            </w:r>
          </w:p>
        </w:tc>
        <w:tc>
          <w:tcPr>
            <w:tcW w:w="428" w:type="pct"/>
            <w:tcBorders>
              <w:top w:val="single" w:sz="4" w:space="0" w:color="auto"/>
              <w:left w:val="nil"/>
              <w:right w:val="nil"/>
            </w:tcBorders>
            <w:shd w:val="clear" w:color="auto" w:fill="auto"/>
            <w:noWrap/>
            <w:vAlign w:val="center"/>
          </w:tcPr>
          <w:p w14:paraId="46CA3A30" w14:textId="58DE265A"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.740</w:t>
            </w:r>
          </w:p>
        </w:tc>
        <w:tc>
          <w:tcPr>
            <w:tcW w:w="484" w:type="pct"/>
            <w:tcBorders>
              <w:top w:val="single" w:sz="4" w:space="0" w:color="auto"/>
              <w:left w:val="nil"/>
              <w:right w:val="nil"/>
            </w:tcBorders>
            <w:shd w:val="clear" w:color="auto" w:fill="auto"/>
            <w:noWrap/>
            <w:vAlign w:val="center"/>
            <w:hideMark/>
          </w:tcPr>
          <w:p w14:paraId="5727231F" w14:textId="653933F2"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.153</w:t>
            </w:r>
            <w:r w:rsidRPr="00E56861">
              <w:rPr>
                <w:rFonts w:cs="Times New Roman"/>
                <w:sz w:val="21"/>
                <w:szCs w:val="21"/>
                <w:vertAlign w:val="superscript"/>
                <w:lang w:eastAsia="zh-CN"/>
              </w:rPr>
              <w:t>***</w:t>
            </w:r>
          </w:p>
        </w:tc>
      </w:tr>
      <w:tr w:rsidR="00E56861" w:rsidRPr="00E56861" w14:paraId="24653297" w14:textId="77777777" w:rsidTr="00E56861">
        <w:trPr>
          <w:trHeight w:val="375"/>
        </w:trPr>
        <w:tc>
          <w:tcPr>
            <w:tcW w:w="388" w:type="pct"/>
            <w:tcBorders>
              <w:left w:val="nil"/>
              <w:bottom w:val="nil"/>
              <w:right w:val="nil"/>
            </w:tcBorders>
          </w:tcPr>
          <w:p w14:paraId="673AF593"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12F2727F" w14:textId="60E5B418"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vAlign w:val="center"/>
          </w:tcPr>
          <w:p w14:paraId="7A1F1B92" w14:textId="7A689F10"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left w:val="nil"/>
              <w:bottom w:val="nil"/>
              <w:right w:val="nil"/>
            </w:tcBorders>
            <w:shd w:val="clear" w:color="auto" w:fill="auto"/>
            <w:noWrap/>
            <w:vAlign w:val="center"/>
          </w:tcPr>
          <w:p w14:paraId="16719B0A" w14:textId="58B4F062" w:rsidR="00E56861" w:rsidRPr="00E56861" w:rsidRDefault="00E56861" w:rsidP="00B34687">
            <w:pPr>
              <w:widowControl/>
              <w:jc w:val="center"/>
              <w:rPr>
                <w:rFonts w:cs="Times New Roman"/>
                <w:sz w:val="21"/>
                <w:szCs w:val="21"/>
                <w:lang w:eastAsia="zh-CN"/>
              </w:rPr>
            </w:pPr>
            <w:r w:rsidRPr="00E56861">
              <w:rPr>
                <w:rFonts w:cs="Times New Roman"/>
                <w:sz w:val="21"/>
                <w:szCs w:val="21"/>
              </w:rPr>
              <w:t>-.01</w:t>
            </w:r>
          </w:p>
        </w:tc>
        <w:tc>
          <w:tcPr>
            <w:tcW w:w="335" w:type="pct"/>
            <w:tcBorders>
              <w:left w:val="nil"/>
              <w:bottom w:val="nil"/>
              <w:right w:val="nil"/>
            </w:tcBorders>
            <w:shd w:val="clear" w:color="auto" w:fill="auto"/>
            <w:noWrap/>
            <w:vAlign w:val="center"/>
          </w:tcPr>
          <w:p w14:paraId="1F5590CC" w14:textId="6A3A0D4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16" w:type="pct"/>
            <w:tcBorders>
              <w:left w:val="nil"/>
              <w:bottom w:val="nil"/>
              <w:right w:val="nil"/>
            </w:tcBorders>
            <w:shd w:val="clear" w:color="auto" w:fill="auto"/>
            <w:noWrap/>
            <w:vAlign w:val="center"/>
          </w:tcPr>
          <w:p w14:paraId="30A0A47F" w14:textId="429DAAC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-.03</w:t>
            </w:r>
          </w:p>
        </w:tc>
        <w:tc>
          <w:tcPr>
            <w:tcW w:w="430" w:type="pct"/>
            <w:tcBorders>
              <w:left w:val="nil"/>
              <w:bottom w:val="nil"/>
              <w:right w:val="nil"/>
            </w:tcBorders>
            <w:shd w:val="clear" w:color="auto" w:fill="auto"/>
            <w:noWrap/>
            <w:vAlign w:val="center"/>
          </w:tcPr>
          <w:p w14:paraId="1DD3736E" w14:textId="2D450A0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28" w:type="pct"/>
            <w:tcBorders>
              <w:left w:val="nil"/>
              <w:bottom w:val="nil"/>
              <w:right w:val="nil"/>
            </w:tcBorders>
            <w:shd w:val="clear" w:color="auto" w:fill="auto"/>
            <w:noWrap/>
            <w:vAlign w:val="center"/>
          </w:tcPr>
          <w:p w14:paraId="54000DE3" w14:textId="00AB1988"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.435</w:t>
            </w:r>
          </w:p>
        </w:tc>
        <w:tc>
          <w:tcPr>
            <w:tcW w:w="484" w:type="pct"/>
            <w:tcBorders>
              <w:left w:val="nil"/>
              <w:bottom w:val="nil"/>
              <w:right w:val="nil"/>
            </w:tcBorders>
            <w:shd w:val="clear" w:color="auto" w:fill="auto"/>
            <w:noWrap/>
            <w:vAlign w:val="center"/>
          </w:tcPr>
          <w:p w14:paraId="2121AFE2" w14:textId="77777777" w:rsidR="00E56861" w:rsidRPr="00E56861" w:rsidRDefault="00E56861" w:rsidP="00B34687">
            <w:pPr>
              <w:widowControl/>
              <w:jc w:val="center"/>
              <w:rPr>
                <w:rFonts w:cs="Times New Roman"/>
                <w:sz w:val="21"/>
                <w:szCs w:val="21"/>
                <w:lang w:eastAsia="zh-CN"/>
              </w:rPr>
            </w:pPr>
          </w:p>
        </w:tc>
      </w:tr>
      <w:tr w:rsidR="00E56861" w:rsidRPr="00E56861" w14:paraId="6771B343" w14:textId="77777777" w:rsidTr="00E56861">
        <w:trPr>
          <w:trHeight w:val="375"/>
        </w:trPr>
        <w:tc>
          <w:tcPr>
            <w:tcW w:w="388" w:type="pct"/>
            <w:tcBorders>
              <w:left w:val="nil"/>
              <w:bottom w:val="nil"/>
              <w:right w:val="nil"/>
            </w:tcBorders>
          </w:tcPr>
          <w:p w14:paraId="08FED4E4"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1E205C69" w14:textId="5BEC0814"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vAlign w:val="center"/>
          </w:tcPr>
          <w:p w14:paraId="5A85EE6D" w14:textId="31E160C1"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left w:val="nil"/>
              <w:bottom w:val="nil"/>
              <w:right w:val="nil"/>
            </w:tcBorders>
            <w:shd w:val="clear" w:color="auto" w:fill="auto"/>
            <w:noWrap/>
            <w:vAlign w:val="center"/>
          </w:tcPr>
          <w:p w14:paraId="5F18BF79" w14:textId="3076B9AB" w:rsidR="00E56861" w:rsidRPr="00E56861" w:rsidRDefault="00E56861" w:rsidP="00B34687">
            <w:pPr>
              <w:widowControl/>
              <w:jc w:val="center"/>
              <w:rPr>
                <w:rFonts w:cs="Times New Roman"/>
                <w:sz w:val="21"/>
                <w:szCs w:val="21"/>
                <w:lang w:eastAsia="zh-CN"/>
              </w:rPr>
            </w:pPr>
            <w:r w:rsidRPr="00E56861">
              <w:rPr>
                <w:rFonts w:cs="Times New Roman"/>
                <w:sz w:val="21"/>
                <w:szCs w:val="21"/>
              </w:rPr>
              <w:t>-.19</w:t>
            </w:r>
          </w:p>
        </w:tc>
        <w:tc>
          <w:tcPr>
            <w:tcW w:w="335" w:type="pct"/>
            <w:tcBorders>
              <w:left w:val="nil"/>
              <w:bottom w:val="nil"/>
              <w:right w:val="nil"/>
            </w:tcBorders>
            <w:shd w:val="clear" w:color="auto" w:fill="auto"/>
            <w:noWrap/>
            <w:vAlign w:val="center"/>
          </w:tcPr>
          <w:p w14:paraId="53766E75" w14:textId="501C8B27"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-.09</w:t>
            </w:r>
          </w:p>
        </w:tc>
        <w:tc>
          <w:tcPr>
            <w:tcW w:w="416" w:type="pct"/>
            <w:tcBorders>
              <w:left w:val="nil"/>
              <w:bottom w:val="nil"/>
              <w:right w:val="nil"/>
            </w:tcBorders>
            <w:shd w:val="clear" w:color="auto" w:fill="auto"/>
            <w:noWrap/>
            <w:vAlign w:val="center"/>
          </w:tcPr>
          <w:p w14:paraId="01784EC2" w14:textId="35AE89B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-.41</w:t>
            </w:r>
          </w:p>
        </w:tc>
        <w:tc>
          <w:tcPr>
            <w:tcW w:w="430" w:type="pct"/>
            <w:tcBorders>
              <w:left w:val="nil"/>
              <w:bottom w:val="nil"/>
              <w:right w:val="nil"/>
            </w:tcBorders>
            <w:shd w:val="clear" w:color="auto" w:fill="auto"/>
            <w:noWrap/>
            <w:vAlign w:val="center"/>
          </w:tcPr>
          <w:p w14:paraId="7F720A31" w14:textId="4C9D5F37"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.04</w:t>
            </w:r>
          </w:p>
        </w:tc>
        <w:tc>
          <w:tcPr>
            <w:tcW w:w="428" w:type="pct"/>
            <w:tcBorders>
              <w:left w:val="nil"/>
              <w:bottom w:val="nil"/>
              <w:right w:val="nil"/>
            </w:tcBorders>
            <w:shd w:val="clear" w:color="auto" w:fill="auto"/>
            <w:noWrap/>
            <w:vAlign w:val="center"/>
          </w:tcPr>
          <w:p w14:paraId="54FDEFF7" w14:textId="5AC6398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.101</w:t>
            </w:r>
          </w:p>
        </w:tc>
        <w:tc>
          <w:tcPr>
            <w:tcW w:w="484" w:type="pct"/>
            <w:tcBorders>
              <w:left w:val="nil"/>
              <w:bottom w:val="nil"/>
              <w:right w:val="nil"/>
            </w:tcBorders>
            <w:shd w:val="clear" w:color="auto" w:fill="auto"/>
            <w:noWrap/>
            <w:vAlign w:val="center"/>
          </w:tcPr>
          <w:p w14:paraId="2CEBA6FB" w14:textId="77777777" w:rsidR="00E56861" w:rsidRPr="00E56861" w:rsidRDefault="00E56861" w:rsidP="00B34687">
            <w:pPr>
              <w:widowControl/>
              <w:jc w:val="center"/>
              <w:rPr>
                <w:rFonts w:cs="Times New Roman"/>
                <w:sz w:val="21"/>
                <w:szCs w:val="21"/>
                <w:lang w:eastAsia="zh-CN"/>
              </w:rPr>
            </w:pPr>
          </w:p>
        </w:tc>
      </w:tr>
      <w:tr w:rsidR="00E56861" w:rsidRPr="00E56861" w14:paraId="4273DF2A" w14:textId="77777777" w:rsidTr="00E56861">
        <w:trPr>
          <w:trHeight w:val="375"/>
        </w:trPr>
        <w:tc>
          <w:tcPr>
            <w:tcW w:w="388" w:type="pct"/>
            <w:tcBorders>
              <w:left w:val="nil"/>
              <w:right w:val="nil"/>
            </w:tcBorders>
          </w:tcPr>
          <w:p w14:paraId="4D2D4D35"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7F483D2" w14:textId="3339D85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right w:val="nil"/>
            </w:tcBorders>
            <w:vAlign w:val="center"/>
          </w:tcPr>
          <w:p w14:paraId="2A71FD49" w14:textId="59FA789D"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left w:val="nil"/>
              <w:right w:val="nil"/>
            </w:tcBorders>
            <w:shd w:val="clear" w:color="auto" w:fill="auto"/>
            <w:noWrap/>
            <w:vAlign w:val="center"/>
          </w:tcPr>
          <w:p w14:paraId="720EA5DE" w14:textId="55BD9555" w:rsidR="00E56861" w:rsidRPr="00E56861" w:rsidRDefault="00E56861" w:rsidP="00B34687">
            <w:pPr>
              <w:widowControl/>
              <w:jc w:val="center"/>
              <w:rPr>
                <w:rFonts w:cs="Times New Roman"/>
                <w:sz w:val="21"/>
                <w:szCs w:val="21"/>
                <w:lang w:eastAsia="zh-CN"/>
              </w:rPr>
            </w:pPr>
            <w:r w:rsidRPr="00E56861">
              <w:rPr>
                <w:rFonts w:cs="Times New Roman"/>
                <w:sz w:val="21"/>
                <w:szCs w:val="21"/>
              </w:rPr>
              <w:t>.13</w:t>
            </w:r>
          </w:p>
        </w:tc>
        <w:tc>
          <w:tcPr>
            <w:tcW w:w="335" w:type="pct"/>
            <w:tcBorders>
              <w:left w:val="nil"/>
              <w:right w:val="nil"/>
            </w:tcBorders>
            <w:shd w:val="clear" w:color="auto" w:fill="auto"/>
            <w:noWrap/>
            <w:vAlign w:val="center"/>
          </w:tcPr>
          <w:p w14:paraId="36FE3960" w14:textId="721324A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16" w:type="pct"/>
            <w:tcBorders>
              <w:left w:val="nil"/>
              <w:right w:val="nil"/>
            </w:tcBorders>
            <w:shd w:val="clear" w:color="auto" w:fill="auto"/>
            <w:noWrap/>
            <w:vAlign w:val="center"/>
          </w:tcPr>
          <w:p w14:paraId="51EBD7F0" w14:textId="03E6D687"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-.22</w:t>
            </w:r>
          </w:p>
        </w:tc>
        <w:tc>
          <w:tcPr>
            <w:tcW w:w="430" w:type="pct"/>
            <w:tcBorders>
              <w:left w:val="nil"/>
              <w:right w:val="nil"/>
            </w:tcBorders>
            <w:shd w:val="clear" w:color="auto" w:fill="auto"/>
            <w:noWrap/>
            <w:vAlign w:val="center"/>
          </w:tcPr>
          <w:p w14:paraId="5FC7F7A4" w14:textId="4C5AAA2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.49</w:t>
            </w:r>
          </w:p>
        </w:tc>
        <w:tc>
          <w:tcPr>
            <w:tcW w:w="428" w:type="pct"/>
            <w:tcBorders>
              <w:left w:val="nil"/>
              <w:right w:val="nil"/>
            </w:tcBorders>
            <w:shd w:val="clear" w:color="auto" w:fill="auto"/>
            <w:noWrap/>
            <w:vAlign w:val="center"/>
          </w:tcPr>
          <w:p w14:paraId="1574262C" w14:textId="60366FA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.462</w:t>
            </w:r>
          </w:p>
        </w:tc>
        <w:tc>
          <w:tcPr>
            <w:tcW w:w="484" w:type="pct"/>
            <w:tcBorders>
              <w:left w:val="nil"/>
              <w:right w:val="nil"/>
            </w:tcBorders>
            <w:shd w:val="clear" w:color="auto" w:fill="auto"/>
            <w:noWrap/>
            <w:vAlign w:val="center"/>
          </w:tcPr>
          <w:p w14:paraId="23E9266D" w14:textId="77777777" w:rsidR="00E56861" w:rsidRPr="00E56861" w:rsidRDefault="00E56861" w:rsidP="00B34687">
            <w:pPr>
              <w:widowControl/>
              <w:jc w:val="center"/>
              <w:rPr>
                <w:rFonts w:cs="Times New Roman"/>
                <w:sz w:val="21"/>
                <w:szCs w:val="21"/>
                <w:lang w:eastAsia="zh-CN"/>
              </w:rPr>
            </w:pPr>
          </w:p>
        </w:tc>
      </w:tr>
      <w:tr w:rsidR="00E56861" w:rsidRPr="00E56861" w14:paraId="2993ECC2" w14:textId="77777777" w:rsidTr="00E56861">
        <w:trPr>
          <w:trHeight w:val="375"/>
        </w:trPr>
        <w:tc>
          <w:tcPr>
            <w:tcW w:w="388" w:type="pct"/>
            <w:tcBorders>
              <w:left w:val="nil"/>
              <w:bottom w:val="nil"/>
              <w:right w:val="nil"/>
            </w:tcBorders>
          </w:tcPr>
          <w:p w14:paraId="06BFEC29"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2E47FF12" w14:textId="5DF7CEA8"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vAlign w:val="center"/>
          </w:tcPr>
          <w:p w14:paraId="1B11312E" w14:textId="10AA0FB3"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社会比较方向</w:t>
            </w:r>
          </w:p>
        </w:tc>
        <w:tc>
          <w:tcPr>
            <w:tcW w:w="463" w:type="pct"/>
            <w:tcBorders>
              <w:left w:val="nil"/>
              <w:bottom w:val="nil"/>
              <w:right w:val="nil"/>
            </w:tcBorders>
            <w:shd w:val="clear" w:color="auto" w:fill="auto"/>
            <w:noWrap/>
            <w:vAlign w:val="center"/>
          </w:tcPr>
          <w:p w14:paraId="7D986ACE" w14:textId="689D6B9D"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.29</w:t>
            </w:r>
            <w:r w:rsidRPr="00E56861">
              <w:rPr>
                <w:rFonts w:cs="Times New Roman"/>
                <w:sz w:val="21"/>
                <w:szCs w:val="21"/>
                <w:vertAlign w:val="superscript"/>
                <w:lang w:eastAsia="zh-CN"/>
              </w:rPr>
              <w:t>***</w:t>
            </w:r>
          </w:p>
        </w:tc>
        <w:tc>
          <w:tcPr>
            <w:tcW w:w="335" w:type="pct"/>
            <w:tcBorders>
              <w:left w:val="nil"/>
              <w:bottom w:val="nil"/>
              <w:right w:val="nil"/>
            </w:tcBorders>
            <w:shd w:val="clear" w:color="auto" w:fill="auto"/>
            <w:noWrap/>
            <w:vAlign w:val="center"/>
          </w:tcPr>
          <w:p w14:paraId="5B464A69" w14:textId="1930419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.38</w:t>
            </w:r>
          </w:p>
        </w:tc>
        <w:tc>
          <w:tcPr>
            <w:tcW w:w="416" w:type="pct"/>
            <w:tcBorders>
              <w:left w:val="nil"/>
              <w:bottom w:val="nil"/>
              <w:right w:val="nil"/>
            </w:tcBorders>
            <w:shd w:val="clear" w:color="auto" w:fill="auto"/>
            <w:noWrap/>
            <w:vAlign w:val="center"/>
          </w:tcPr>
          <w:p w14:paraId="32A17570" w14:textId="01EEC1B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.20</w:t>
            </w:r>
          </w:p>
        </w:tc>
        <w:tc>
          <w:tcPr>
            <w:tcW w:w="430" w:type="pct"/>
            <w:tcBorders>
              <w:left w:val="nil"/>
              <w:bottom w:val="nil"/>
              <w:right w:val="nil"/>
            </w:tcBorders>
            <w:shd w:val="clear" w:color="auto" w:fill="auto"/>
            <w:noWrap/>
            <w:vAlign w:val="center"/>
          </w:tcPr>
          <w:p w14:paraId="7723149D" w14:textId="1855F158"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.38</w:t>
            </w:r>
          </w:p>
        </w:tc>
        <w:tc>
          <w:tcPr>
            <w:tcW w:w="428" w:type="pct"/>
            <w:tcBorders>
              <w:left w:val="nil"/>
              <w:bottom w:val="nil"/>
              <w:right w:val="nil"/>
            </w:tcBorders>
            <w:shd w:val="clear" w:color="auto" w:fill="auto"/>
            <w:noWrap/>
            <w:vAlign w:val="center"/>
          </w:tcPr>
          <w:p w14:paraId="17DABD74" w14:textId="3D4ED1FB"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&lt;.001</w:t>
            </w:r>
          </w:p>
        </w:tc>
        <w:tc>
          <w:tcPr>
            <w:tcW w:w="484" w:type="pct"/>
            <w:tcBorders>
              <w:left w:val="nil"/>
              <w:bottom w:val="nil"/>
              <w:right w:val="nil"/>
            </w:tcBorders>
            <w:shd w:val="clear" w:color="auto" w:fill="auto"/>
            <w:noWrap/>
            <w:vAlign w:val="center"/>
          </w:tcPr>
          <w:p w14:paraId="3DA2CCB4" w14:textId="77777777" w:rsidR="00E56861" w:rsidRPr="00E56861" w:rsidRDefault="00E56861" w:rsidP="00B34687">
            <w:pPr>
              <w:widowControl/>
              <w:jc w:val="center"/>
              <w:rPr>
                <w:rFonts w:cs="Times New Roman"/>
                <w:sz w:val="21"/>
                <w:szCs w:val="21"/>
                <w:lang w:eastAsia="zh-CN"/>
              </w:rPr>
            </w:pPr>
          </w:p>
        </w:tc>
      </w:tr>
      <w:tr w:rsidR="00E56861" w:rsidRPr="00E56861" w14:paraId="138C73EA" w14:textId="77777777" w:rsidTr="00E56861">
        <w:trPr>
          <w:trHeight w:val="375"/>
        </w:trPr>
        <w:tc>
          <w:tcPr>
            <w:tcW w:w="388" w:type="pct"/>
            <w:tcBorders>
              <w:top w:val="nil"/>
              <w:left w:val="nil"/>
              <w:bottom w:val="nil"/>
              <w:right w:val="nil"/>
            </w:tcBorders>
          </w:tcPr>
          <w:p w14:paraId="4E06FCA9" w14:textId="7D1334B9" w:rsidR="00E56861" w:rsidRPr="00E56861" w:rsidRDefault="00E56861" w:rsidP="00A23C3B">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2</w:t>
            </w:r>
          </w:p>
        </w:tc>
        <w:tc>
          <w:tcPr>
            <w:tcW w:w="1028" w:type="pct"/>
            <w:tcBorders>
              <w:top w:val="nil"/>
              <w:left w:val="nil"/>
              <w:bottom w:val="nil"/>
              <w:right w:val="nil"/>
            </w:tcBorders>
            <w:shd w:val="clear" w:color="auto" w:fill="auto"/>
            <w:noWrap/>
            <w:vAlign w:val="center"/>
            <w:hideMark/>
          </w:tcPr>
          <w:p w14:paraId="7D6C6597" w14:textId="0BD38E4E"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1028" w:type="pct"/>
            <w:tcBorders>
              <w:top w:val="nil"/>
              <w:left w:val="nil"/>
              <w:bottom w:val="nil"/>
              <w:right w:val="nil"/>
            </w:tcBorders>
            <w:vAlign w:val="center"/>
          </w:tcPr>
          <w:p w14:paraId="6749E15C" w14:textId="50D7D268" w:rsidR="00E56861" w:rsidRPr="00E56861" w:rsidRDefault="00E56861" w:rsidP="00B34687">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4282562E" w14:textId="47E483CF"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rPr>
              <w:t>-.23</w:t>
            </w:r>
          </w:p>
        </w:tc>
        <w:tc>
          <w:tcPr>
            <w:tcW w:w="335" w:type="pct"/>
            <w:tcBorders>
              <w:top w:val="nil"/>
              <w:left w:val="nil"/>
              <w:bottom w:val="nil"/>
              <w:right w:val="nil"/>
            </w:tcBorders>
            <w:shd w:val="clear" w:color="auto" w:fill="auto"/>
            <w:noWrap/>
            <w:vAlign w:val="center"/>
          </w:tcPr>
          <w:p w14:paraId="1D30F429" w14:textId="13314246"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-.09</w:t>
            </w:r>
          </w:p>
        </w:tc>
        <w:tc>
          <w:tcPr>
            <w:tcW w:w="416" w:type="pct"/>
            <w:tcBorders>
              <w:top w:val="nil"/>
              <w:left w:val="nil"/>
              <w:bottom w:val="nil"/>
              <w:right w:val="nil"/>
            </w:tcBorders>
            <w:shd w:val="clear" w:color="auto" w:fill="auto"/>
            <w:noWrap/>
            <w:vAlign w:val="center"/>
          </w:tcPr>
          <w:p w14:paraId="7A138D60" w14:textId="3A0D91CE"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-.49</w:t>
            </w:r>
          </w:p>
        </w:tc>
        <w:tc>
          <w:tcPr>
            <w:tcW w:w="430" w:type="pct"/>
            <w:tcBorders>
              <w:top w:val="nil"/>
              <w:left w:val="nil"/>
              <w:bottom w:val="nil"/>
              <w:right w:val="nil"/>
            </w:tcBorders>
            <w:shd w:val="clear" w:color="auto" w:fill="auto"/>
            <w:noWrap/>
            <w:vAlign w:val="center"/>
          </w:tcPr>
          <w:p w14:paraId="5B239CD3" w14:textId="2FBD5043"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.04</w:t>
            </w:r>
          </w:p>
        </w:tc>
        <w:tc>
          <w:tcPr>
            <w:tcW w:w="428" w:type="pct"/>
            <w:tcBorders>
              <w:top w:val="nil"/>
              <w:left w:val="nil"/>
              <w:bottom w:val="nil"/>
              <w:right w:val="nil"/>
            </w:tcBorders>
            <w:shd w:val="clear" w:color="auto" w:fill="auto"/>
            <w:noWrap/>
            <w:vAlign w:val="center"/>
          </w:tcPr>
          <w:p w14:paraId="00443BB9" w14:textId="255613ED"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.086</w:t>
            </w:r>
          </w:p>
        </w:tc>
        <w:tc>
          <w:tcPr>
            <w:tcW w:w="484" w:type="pct"/>
            <w:tcBorders>
              <w:top w:val="nil"/>
              <w:left w:val="nil"/>
              <w:bottom w:val="nil"/>
              <w:right w:val="nil"/>
            </w:tcBorders>
            <w:shd w:val="clear" w:color="auto" w:fill="auto"/>
            <w:noWrap/>
            <w:vAlign w:val="center"/>
            <w:hideMark/>
          </w:tcPr>
          <w:p w14:paraId="54B3DF5A" w14:textId="6D83D97E"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.102</w:t>
            </w:r>
            <w:r w:rsidRPr="00E56861">
              <w:rPr>
                <w:rFonts w:cs="Times New Roman"/>
                <w:sz w:val="21"/>
                <w:szCs w:val="21"/>
                <w:vertAlign w:val="superscript"/>
                <w:lang w:eastAsia="zh-CN"/>
              </w:rPr>
              <w:t>***</w:t>
            </w:r>
          </w:p>
        </w:tc>
      </w:tr>
      <w:tr w:rsidR="00E56861" w:rsidRPr="00E56861" w14:paraId="4130788D" w14:textId="77777777" w:rsidTr="00E56861">
        <w:trPr>
          <w:trHeight w:val="375"/>
        </w:trPr>
        <w:tc>
          <w:tcPr>
            <w:tcW w:w="388" w:type="pct"/>
            <w:tcBorders>
              <w:top w:val="nil"/>
              <w:left w:val="nil"/>
              <w:bottom w:val="nil"/>
              <w:right w:val="nil"/>
            </w:tcBorders>
          </w:tcPr>
          <w:p w14:paraId="1060F909"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3409DD2" w14:textId="7D17AD51"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0F342B4" w14:textId="2C70836A"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7F52BCD1" w14:textId="147B63F3" w:rsidR="00E56861" w:rsidRPr="00E56861" w:rsidRDefault="00E56861" w:rsidP="00B34687">
            <w:pPr>
              <w:widowControl/>
              <w:jc w:val="center"/>
              <w:rPr>
                <w:rFonts w:cs="Times New Roman"/>
                <w:sz w:val="21"/>
                <w:szCs w:val="21"/>
                <w:lang w:eastAsia="zh-CN"/>
              </w:rPr>
            </w:pPr>
            <w:r w:rsidRPr="00E56861">
              <w:rPr>
                <w:rFonts w:cs="Times New Roman"/>
                <w:sz w:val="21"/>
                <w:szCs w:val="21"/>
              </w:rPr>
              <w:t>.03</w:t>
            </w:r>
            <w:r w:rsidRPr="00E56861">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24229E6E" w14:textId="63C82B5A"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.17</w:t>
            </w:r>
          </w:p>
        </w:tc>
        <w:tc>
          <w:tcPr>
            <w:tcW w:w="416" w:type="pct"/>
            <w:tcBorders>
              <w:top w:val="nil"/>
              <w:left w:val="nil"/>
              <w:bottom w:val="nil"/>
              <w:right w:val="nil"/>
            </w:tcBorders>
            <w:shd w:val="clear" w:color="auto" w:fill="auto"/>
            <w:noWrap/>
            <w:vAlign w:val="center"/>
          </w:tcPr>
          <w:p w14:paraId="5F24A937" w14:textId="359F4F93"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30" w:type="pct"/>
            <w:tcBorders>
              <w:top w:val="nil"/>
              <w:left w:val="nil"/>
              <w:bottom w:val="nil"/>
              <w:right w:val="nil"/>
            </w:tcBorders>
            <w:shd w:val="clear" w:color="auto" w:fill="auto"/>
            <w:noWrap/>
            <w:vAlign w:val="center"/>
          </w:tcPr>
          <w:p w14:paraId="1C7C9938" w14:textId="0CBCF1C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28" w:type="pct"/>
            <w:tcBorders>
              <w:top w:val="nil"/>
              <w:left w:val="nil"/>
              <w:bottom w:val="nil"/>
              <w:right w:val="nil"/>
            </w:tcBorders>
            <w:shd w:val="clear" w:color="auto" w:fill="auto"/>
            <w:noWrap/>
            <w:vAlign w:val="center"/>
          </w:tcPr>
          <w:p w14:paraId="730EC4F2" w14:textId="307A9BE6"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.007</w:t>
            </w:r>
          </w:p>
        </w:tc>
        <w:tc>
          <w:tcPr>
            <w:tcW w:w="484" w:type="pct"/>
            <w:tcBorders>
              <w:top w:val="nil"/>
              <w:left w:val="nil"/>
              <w:bottom w:val="nil"/>
              <w:right w:val="nil"/>
            </w:tcBorders>
            <w:shd w:val="clear" w:color="auto" w:fill="auto"/>
            <w:noWrap/>
            <w:vAlign w:val="center"/>
          </w:tcPr>
          <w:p w14:paraId="18A65C52" w14:textId="77777777" w:rsidR="00E56861" w:rsidRPr="00E56861" w:rsidRDefault="00E56861" w:rsidP="00B34687">
            <w:pPr>
              <w:widowControl/>
              <w:jc w:val="center"/>
              <w:rPr>
                <w:rFonts w:cs="Times New Roman"/>
                <w:sz w:val="21"/>
                <w:szCs w:val="21"/>
                <w:lang w:eastAsia="zh-CN"/>
              </w:rPr>
            </w:pPr>
          </w:p>
        </w:tc>
      </w:tr>
      <w:tr w:rsidR="00E56861" w:rsidRPr="00E56861" w14:paraId="77B68B92" w14:textId="77777777" w:rsidTr="00E56861">
        <w:trPr>
          <w:trHeight w:val="375"/>
        </w:trPr>
        <w:tc>
          <w:tcPr>
            <w:tcW w:w="388" w:type="pct"/>
            <w:tcBorders>
              <w:top w:val="nil"/>
              <w:left w:val="nil"/>
              <w:bottom w:val="nil"/>
              <w:right w:val="nil"/>
            </w:tcBorders>
          </w:tcPr>
          <w:p w14:paraId="406BC967"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B486654" w14:textId="733E8471"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038A9CDB" w14:textId="69BCEECC"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77B02617" w14:textId="419EAA4E" w:rsidR="00E56861" w:rsidRPr="00E56861" w:rsidRDefault="00E56861" w:rsidP="00B34687">
            <w:pPr>
              <w:widowControl/>
              <w:jc w:val="center"/>
              <w:rPr>
                <w:rFonts w:cs="Times New Roman"/>
                <w:sz w:val="21"/>
                <w:szCs w:val="21"/>
                <w:lang w:eastAsia="zh-CN"/>
              </w:rPr>
            </w:pPr>
            <w:r w:rsidRPr="00E56861">
              <w:rPr>
                <w:rFonts w:cs="Times New Roman"/>
                <w:sz w:val="21"/>
                <w:szCs w:val="21"/>
              </w:rPr>
              <w:t>.22</w:t>
            </w:r>
            <w:r w:rsidRPr="00E56861">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3BB24AD3" w14:textId="1134172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.11</w:t>
            </w:r>
          </w:p>
        </w:tc>
        <w:tc>
          <w:tcPr>
            <w:tcW w:w="416" w:type="pct"/>
            <w:tcBorders>
              <w:top w:val="nil"/>
              <w:left w:val="nil"/>
              <w:bottom w:val="nil"/>
              <w:right w:val="nil"/>
            </w:tcBorders>
            <w:shd w:val="clear" w:color="auto" w:fill="auto"/>
            <w:noWrap/>
            <w:vAlign w:val="center"/>
          </w:tcPr>
          <w:p w14:paraId="41ED4DE7" w14:textId="3BBC8CA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30" w:type="pct"/>
            <w:tcBorders>
              <w:top w:val="nil"/>
              <w:left w:val="nil"/>
              <w:bottom w:val="nil"/>
              <w:right w:val="nil"/>
            </w:tcBorders>
            <w:shd w:val="clear" w:color="auto" w:fill="auto"/>
            <w:noWrap/>
            <w:vAlign w:val="center"/>
          </w:tcPr>
          <w:p w14:paraId="47D27B2C" w14:textId="47945E85"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.43</w:t>
            </w:r>
          </w:p>
        </w:tc>
        <w:tc>
          <w:tcPr>
            <w:tcW w:w="428" w:type="pct"/>
            <w:tcBorders>
              <w:top w:val="nil"/>
              <w:left w:val="nil"/>
              <w:bottom w:val="nil"/>
              <w:right w:val="nil"/>
            </w:tcBorders>
            <w:shd w:val="clear" w:color="auto" w:fill="auto"/>
            <w:noWrap/>
            <w:vAlign w:val="center"/>
          </w:tcPr>
          <w:p w14:paraId="70CC222B" w14:textId="39B7A35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.045</w:t>
            </w:r>
          </w:p>
        </w:tc>
        <w:tc>
          <w:tcPr>
            <w:tcW w:w="484" w:type="pct"/>
            <w:tcBorders>
              <w:top w:val="nil"/>
              <w:left w:val="nil"/>
              <w:bottom w:val="nil"/>
              <w:right w:val="nil"/>
            </w:tcBorders>
            <w:shd w:val="clear" w:color="auto" w:fill="auto"/>
            <w:noWrap/>
            <w:vAlign w:val="center"/>
          </w:tcPr>
          <w:p w14:paraId="6247CDFF" w14:textId="77777777" w:rsidR="00E56861" w:rsidRPr="00E56861" w:rsidRDefault="00E56861" w:rsidP="00B34687">
            <w:pPr>
              <w:widowControl/>
              <w:jc w:val="center"/>
              <w:rPr>
                <w:rFonts w:cs="Times New Roman"/>
                <w:sz w:val="21"/>
                <w:szCs w:val="21"/>
                <w:lang w:eastAsia="zh-CN"/>
              </w:rPr>
            </w:pPr>
          </w:p>
        </w:tc>
      </w:tr>
      <w:tr w:rsidR="00E56861" w:rsidRPr="00E56861" w14:paraId="08AAC8D6" w14:textId="77777777" w:rsidTr="00E56861">
        <w:trPr>
          <w:trHeight w:val="375"/>
        </w:trPr>
        <w:tc>
          <w:tcPr>
            <w:tcW w:w="388" w:type="pct"/>
            <w:tcBorders>
              <w:top w:val="nil"/>
              <w:left w:val="nil"/>
              <w:bottom w:val="nil"/>
              <w:right w:val="nil"/>
            </w:tcBorders>
          </w:tcPr>
          <w:p w14:paraId="46F1035F"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724F4C0" w14:textId="021A530E"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FCE3A98" w14:textId="04FBF2DC"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55AAD90C" w14:textId="6CC27081" w:rsidR="00E56861" w:rsidRPr="00E56861" w:rsidRDefault="00E56861" w:rsidP="00B34687">
            <w:pPr>
              <w:widowControl/>
              <w:jc w:val="center"/>
              <w:rPr>
                <w:rFonts w:cs="Times New Roman"/>
                <w:sz w:val="21"/>
                <w:szCs w:val="21"/>
                <w:lang w:eastAsia="zh-CN"/>
              </w:rPr>
            </w:pPr>
            <w:r w:rsidRPr="00E56861">
              <w:rPr>
                <w:rFonts w:cs="Times New Roman"/>
                <w:sz w:val="21"/>
                <w:szCs w:val="21"/>
              </w:rPr>
              <w:t>.07</w:t>
            </w:r>
          </w:p>
        </w:tc>
        <w:tc>
          <w:tcPr>
            <w:tcW w:w="335" w:type="pct"/>
            <w:tcBorders>
              <w:top w:val="nil"/>
              <w:left w:val="nil"/>
              <w:bottom w:val="nil"/>
              <w:right w:val="nil"/>
            </w:tcBorders>
            <w:shd w:val="clear" w:color="auto" w:fill="auto"/>
            <w:noWrap/>
            <w:vAlign w:val="center"/>
          </w:tcPr>
          <w:p w14:paraId="165576B5" w14:textId="166A006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.03</w:t>
            </w:r>
          </w:p>
        </w:tc>
        <w:tc>
          <w:tcPr>
            <w:tcW w:w="416" w:type="pct"/>
            <w:tcBorders>
              <w:top w:val="nil"/>
              <w:left w:val="nil"/>
              <w:bottom w:val="nil"/>
              <w:right w:val="nil"/>
            </w:tcBorders>
            <w:shd w:val="clear" w:color="auto" w:fill="auto"/>
            <w:noWrap/>
            <w:vAlign w:val="center"/>
          </w:tcPr>
          <w:p w14:paraId="67B7ACF5" w14:textId="4B6D8D4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-.26</w:t>
            </w:r>
          </w:p>
        </w:tc>
        <w:tc>
          <w:tcPr>
            <w:tcW w:w="430" w:type="pct"/>
            <w:tcBorders>
              <w:top w:val="nil"/>
              <w:left w:val="nil"/>
              <w:bottom w:val="nil"/>
              <w:right w:val="nil"/>
            </w:tcBorders>
            <w:shd w:val="clear" w:color="auto" w:fill="auto"/>
            <w:noWrap/>
            <w:vAlign w:val="center"/>
          </w:tcPr>
          <w:p w14:paraId="0C731D7B" w14:textId="21FAFE7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.40</w:t>
            </w:r>
          </w:p>
        </w:tc>
        <w:tc>
          <w:tcPr>
            <w:tcW w:w="428" w:type="pct"/>
            <w:tcBorders>
              <w:top w:val="nil"/>
              <w:left w:val="nil"/>
              <w:bottom w:val="nil"/>
              <w:right w:val="nil"/>
            </w:tcBorders>
            <w:shd w:val="clear" w:color="auto" w:fill="auto"/>
            <w:noWrap/>
            <w:vAlign w:val="center"/>
          </w:tcPr>
          <w:p w14:paraId="373EAF6E" w14:textId="71D0EE0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.684</w:t>
            </w:r>
          </w:p>
        </w:tc>
        <w:tc>
          <w:tcPr>
            <w:tcW w:w="484" w:type="pct"/>
            <w:tcBorders>
              <w:top w:val="nil"/>
              <w:left w:val="nil"/>
              <w:bottom w:val="nil"/>
              <w:right w:val="nil"/>
            </w:tcBorders>
            <w:shd w:val="clear" w:color="auto" w:fill="auto"/>
            <w:noWrap/>
            <w:vAlign w:val="center"/>
          </w:tcPr>
          <w:p w14:paraId="7ADCEE31" w14:textId="77777777" w:rsidR="00E56861" w:rsidRPr="00E56861" w:rsidRDefault="00E56861" w:rsidP="00B34687">
            <w:pPr>
              <w:widowControl/>
              <w:jc w:val="center"/>
              <w:rPr>
                <w:rFonts w:cs="Times New Roman"/>
                <w:sz w:val="21"/>
                <w:szCs w:val="21"/>
                <w:lang w:eastAsia="zh-CN"/>
              </w:rPr>
            </w:pPr>
          </w:p>
        </w:tc>
      </w:tr>
      <w:tr w:rsidR="00E56861" w:rsidRPr="00E56861" w14:paraId="303FE0F8" w14:textId="77777777" w:rsidTr="00E56861">
        <w:trPr>
          <w:trHeight w:val="375"/>
        </w:trPr>
        <w:tc>
          <w:tcPr>
            <w:tcW w:w="388" w:type="pct"/>
            <w:tcBorders>
              <w:top w:val="nil"/>
              <w:left w:val="nil"/>
              <w:bottom w:val="nil"/>
              <w:right w:val="nil"/>
            </w:tcBorders>
          </w:tcPr>
          <w:p w14:paraId="594E76DE"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C5DF2DB" w14:textId="271B31B3"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B3ABF48" w14:textId="3A374B3F"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社会比较方向</w:t>
            </w:r>
          </w:p>
        </w:tc>
        <w:tc>
          <w:tcPr>
            <w:tcW w:w="463" w:type="pct"/>
            <w:tcBorders>
              <w:top w:val="nil"/>
              <w:left w:val="nil"/>
              <w:bottom w:val="nil"/>
              <w:right w:val="nil"/>
            </w:tcBorders>
            <w:shd w:val="clear" w:color="auto" w:fill="auto"/>
            <w:noWrap/>
            <w:vAlign w:val="center"/>
          </w:tcPr>
          <w:p w14:paraId="57C91395" w14:textId="422561C0"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-.14</w:t>
            </w:r>
            <w:r w:rsidRPr="00E56861">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tcPr>
          <w:p w14:paraId="58012095" w14:textId="58C7BA51"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-.20</w:t>
            </w:r>
          </w:p>
        </w:tc>
        <w:tc>
          <w:tcPr>
            <w:tcW w:w="416" w:type="pct"/>
            <w:tcBorders>
              <w:top w:val="nil"/>
              <w:left w:val="nil"/>
              <w:bottom w:val="nil"/>
              <w:right w:val="nil"/>
            </w:tcBorders>
            <w:shd w:val="clear" w:color="auto" w:fill="auto"/>
            <w:noWrap/>
            <w:vAlign w:val="center"/>
          </w:tcPr>
          <w:p w14:paraId="3E4BCBB8" w14:textId="1EAAEC56"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-.21</w:t>
            </w:r>
          </w:p>
        </w:tc>
        <w:tc>
          <w:tcPr>
            <w:tcW w:w="430" w:type="pct"/>
            <w:tcBorders>
              <w:top w:val="nil"/>
              <w:left w:val="nil"/>
              <w:bottom w:val="nil"/>
              <w:right w:val="nil"/>
            </w:tcBorders>
            <w:shd w:val="clear" w:color="auto" w:fill="auto"/>
            <w:noWrap/>
            <w:vAlign w:val="center"/>
          </w:tcPr>
          <w:p w14:paraId="7CD338A4" w14:textId="257B3E7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-.07</w:t>
            </w:r>
          </w:p>
        </w:tc>
        <w:tc>
          <w:tcPr>
            <w:tcW w:w="428" w:type="pct"/>
            <w:tcBorders>
              <w:top w:val="nil"/>
              <w:left w:val="nil"/>
              <w:bottom w:val="nil"/>
              <w:right w:val="nil"/>
            </w:tcBorders>
            <w:shd w:val="clear" w:color="auto" w:fill="auto"/>
            <w:noWrap/>
            <w:vAlign w:val="center"/>
          </w:tcPr>
          <w:p w14:paraId="4E30F3DF" w14:textId="255285DF"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&lt;.001</w:t>
            </w:r>
          </w:p>
        </w:tc>
        <w:tc>
          <w:tcPr>
            <w:tcW w:w="484" w:type="pct"/>
            <w:tcBorders>
              <w:top w:val="nil"/>
              <w:left w:val="nil"/>
              <w:bottom w:val="nil"/>
              <w:right w:val="nil"/>
            </w:tcBorders>
            <w:shd w:val="clear" w:color="auto" w:fill="auto"/>
            <w:noWrap/>
            <w:vAlign w:val="center"/>
          </w:tcPr>
          <w:p w14:paraId="47089B70" w14:textId="77777777" w:rsidR="00E56861" w:rsidRPr="00E56861" w:rsidRDefault="00E56861" w:rsidP="00B34687">
            <w:pPr>
              <w:widowControl/>
              <w:jc w:val="center"/>
              <w:rPr>
                <w:rFonts w:cs="Times New Roman"/>
                <w:sz w:val="21"/>
                <w:szCs w:val="21"/>
                <w:lang w:eastAsia="zh-CN"/>
              </w:rPr>
            </w:pPr>
          </w:p>
        </w:tc>
      </w:tr>
      <w:tr w:rsidR="00E56861" w:rsidRPr="00E56861" w14:paraId="0B415B15" w14:textId="77777777" w:rsidTr="00E56861">
        <w:trPr>
          <w:trHeight w:val="315"/>
        </w:trPr>
        <w:tc>
          <w:tcPr>
            <w:tcW w:w="388" w:type="pct"/>
            <w:tcBorders>
              <w:top w:val="nil"/>
              <w:left w:val="nil"/>
              <w:bottom w:val="nil"/>
              <w:right w:val="nil"/>
            </w:tcBorders>
          </w:tcPr>
          <w:p w14:paraId="6C0C968D" w14:textId="64DA8821" w:rsidR="00E56861" w:rsidRPr="00E56861" w:rsidRDefault="00E56861" w:rsidP="00B34687">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3</w:t>
            </w:r>
          </w:p>
        </w:tc>
        <w:tc>
          <w:tcPr>
            <w:tcW w:w="1028" w:type="pct"/>
            <w:tcBorders>
              <w:top w:val="nil"/>
              <w:left w:val="nil"/>
              <w:bottom w:val="nil"/>
              <w:right w:val="nil"/>
            </w:tcBorders>
            <w:shd w:val="clear" w:color="auto" w:fill="auto"/>
            <w:noWrap/>
            <w:vAlign w:val="center"/>
            <w:hideMark/>
          </w:tcPr>
          <w:p w14:paraId="5386B5A8" w14:textId="3233107F"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生活满意度</w:t>
            </w:r>
          </w:p>
        </w:tc>
        <w:tc>
          <w:tcPr>
            <w:tcW w:w="1028" w:type="pct"/>
            <w:tcBorders>
              <w:top w:val="nil"/>
              <w:left w:val="nil"/>
              <w:bottom w:val="nil"/>
              <w:right w:val="nil"/>
            </w:tcBorders>
            <w:vAlign w:val="center"/>
          </w:tcPr>
          <w:p w14:paraId="6B933652" w14:textId="0003F1B5" w:rsidR="00E56861" w:rsidRPr="00E56861" w:rsidRDefault="00E56861" w:rsidP="00B34687">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71F3CF5C" w14:textId="7850ED2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.06</w:t>
            </w:r>
          </w:p>
        </w:tc>
        <w:tc>
          <w:tcPr>
            <w:tcW w:w="335" w:type="pct"/>
            <w:tcBorders>
              <w:top w:val="nil"/>
              <w:left w:val="nil"/>
              <w:bottom w:val="nil"/>
              <w:right w:val="nil"/>
            </w:tcBorders>
            <w:shd w:val="clear" w:color="auto" w:fill="auto"/>
            <w:noWrap/>
            <w:vAlign w:val="center"/>
          </w:tcPr>
          <w:p w14:paraId="3166FAC1" w14:textId="516374EC"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.03</w:t>
            </w:r>
          </w:p>
        </w:tc>
        <w:tc>
          <w:tcPr>
            <w:tcW w:w="416" w:type="pct"/>
            <w:tcBorders>
              <w:top w:val="nil"/>
              <w:left w:val="nil"/>
              <w:bottom w:val="nil"/>
              <w:right w:val="nil"/>
            </w:tcBorders>
            <w:shd w:val="clear" w:color="auto" w:fill="auto"/>
            <w:noWrap/>
            <w:vAlign w:val="center"/>
          </w:tcPr>
          <w:p w14:paraId="56AE7B2E" w14:textId="4C4E5D35"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-.12</w:t>
            </w:r>
          </w:p>
        </w:tc>
        <w:tc>
          <w:tcPr>
            <w:tcW w:w="430" w:type="pct"/>
            <w:tcBorders>
              <w:top w:val="nil"/>
              <w:left w:val="nil"/>
              <w:bottom w:val="nil"/>
              <w:right w:val="nil"/>
            </w:tcBorders>
            <w:shd w:val="clear" w:color="auto" w:fill="auto"/>
            <w:noWrap/>
            <w:vAlign w:val="center"/>
          </w:tcPr>
          <w:p w14:paraId="7EB86EF8" w14:textId="64133BD0"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.25</w:t>
            </w:r>
          </w:p>
        </w:tc>
        <w:tc>
          <w:tcPr>
            <w:tcW w:w="428" w:type="pct"/>
            <w:tcBorders>
              <w:top w:val="nil"/>
              <w:left w:val="nil"/>
              <w:bottom w:val="nil"/>
              <w:right w:val="nil"/>
            </w:tcBorders>
            <w:shd w:val="clear" w:color="auto" w:fill="auto"/>
            <w:noWrap/>
            <w:vAlign w:val="center"/>
          </w:tcPr>
          <w:p w14:paraId="04862971" w14:textId="3A476001"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.510</w:t>
            </w:r>
          </w:p>
        </w:tc>
        <w:tc>
          <w:tcPr>
            <w:tcW w:w="484" w:type="pct"/>
            <w:tcBorders>
              <w:top w:val="nil"/>
              <w:left w:val="nil"/>
              <w:bottom w:val="nil"/>
              <w:right w:val="nil"/>
            </w:tcBorders>
            <w:shd w:val="clear" w:color="auto" w:fill="auto"/>
            <w:noWrap/>
            <w:vAlign w:val="center"/>
            <w:hideMark/>
          </w:tcPr>
          <w:p w14:paraId="29F08594" w14:textId="2A14790D"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.576</w:t>
            </w:r>
            <w:r w:rsidRPr="00E56861">
              <w:rPr>
                <w:rFonts w:cs="Times New Roman"/>
                <w:sz w:val="21"/>
                <w:szCs w:val="21"/>
                <w:vertAlign w:val="superscript"/>
                <w:lang w:eastAsia="zh-CN"/>
              </w:rPr>
              <w:t>***</w:t>
            </w:r>
          </w:p>
        </w:tc>
      </w:tr>
      <w:tr w:rsidR="00E56861" w:rsidRPr="00E56861" w14:paraId="4BDAC85C" w14:textId="77777777" w:rsidTr="00E56861">
        <w:trPr>
          <w:trHeight w:val="315"/>
        </w:trPr>
        <w:tc>
          <w:tcPr>
            <w:tcW w:w="388" w:type="pct"/>
            <w:tcBorders>
              <w:top w:val="nil"/>
              <w:left w:val="nil"/>
              <w:bottom w:val="nil"/>
              <w:right w:val="nil"/>
            </w:tcBorders>
          </w:tcPr>
          <w:p w14:paraId="0E0C782F"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4160FAB" w14:textId="39F884D3"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D64089C" w14:textId="1E1AFB24"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41AB1B51" w14:textId="53A6F72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335" w:type="pct"/>
            <w:tcBorders>
              <w:top w:val="nil"/>
              <w:left w:val="nil"/>
              <w:bottom w:val="nil"/>
              <w:right w:val="nil"/>
            </w:tcBorders>
            <w:shd w:val="clear" w:color="auto" w:fill="auto"/>
            <w:noWrap/>
            <w:vAlign w:val="center"/>
          </w:tcPr>
          <w:p w14:paraId="5C43D9AD" w14:textId="6F895A9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16" w:type="pct"/>
            <w:tcBorders>
              <w:top w:val="nil"/>
              <w:left w:val="nil"/>
              <w:bottom w:val="nil"/>
              <w:right w:val="nil"/>
            </w:tcBorders>
            <w:shd w:val="clear" w:color="auto" w:fill="auto"/>
            <w:noWrap/>
            <w:vAlign w:val="center"/>
          </w:tcPr>
          <w:p w14:paraId="3202A73A" w14:textId="755A99DC"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-.02</w:t>
            </w:r>
          </w:p>
        </w:tc>
        <w:tc>
          <w:tcPr>
            <w:tcW w:w="430" w:type="pct"/>
            <w:tcBorders>
              <w:top w:val="nil"/>
              <w:left w:val="nil"/>
              <w:bottom w:val="nil"/>
              <w:right w:val="nil"/>
            </w:tcBorders>
            <w:shd w:val="clear" w:color="auto" w:fill="auto"/>
            <w:noWrap/>
            <w:vAlign w:val="center"/>
          </w:tcPr>
          <w:p w14:paraId="2AD62CB2" w14:textId="50EA85E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28" w:type="pct"/>
            <w:tcBorders>
              <w:top w:val="nil"/>
              <w:left w:val="nil"/>
              <w:bottom w:val="nil"/>
              <w:right w:val="nil"/>
            </w:tcBorders>
            <w:shd w:val="clear" w:color="auto" w:fill="auto"/>
            <w:noWrap/>
            <w:vAlign w:val="center"/>
          </w:tcPr>
          <w:p w14:paraId="757D6D38" w14:textId="5F3AD9C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.297</w:t>
            </w:r>
          </w:p>
        </w:tc>
        <w:tc>
          <w:tcPr>
            <w:tcW w:w="484" w:type="pct"/>
            <w:tcBorders>
              <w:top w:val="nil"/>
              <w:left w:val="nil"/>
              <w:bottom w:val="nil"/>
              <w:right w:val="nil"/>
            </w:tcBorders>
            <w:shd w:val="clear" w:color="auto" w:fill="auto"/>
            <w:noWrap/>
            <w:vAlign w:val="center"/>
          </w:tcPr>
          <w:p w14:paraId="67D40543" w14:textId="77777777" w:rsidR="00E56861" w:rsidRPr="00E56861" w:rsidRDefault="00E56861" w:rsidP="00B34687">
            <w:pPr>
              <w:widowControl/>
              <w:jc w:val="center"/>
              <w:rPr>
                <w:rFonts w:cs="Times New Roman"/>
                <w:sz w:val="21"/>
                <w:szCs w:val="21"/>
                <w:lang w:eastAsia="zh-CN"/>
              </w:rPr>
            </w:pPr>
          </w:p>
        </w:tc>
      </w:tr>
      <w:tr w:rsidR="00E56861" w:rsidRPr="00E56861" w14:paraId="3E17F7EA" w14:textId="77777777" w:rsidTr="00E56861">
        <w:trPr>
          <w:trHeight w:val="315"/>
        </w:trPr>
        <w:tc>
          <w:tcPr>
            <w:tcW w:w="388" w:type="pct"/>
            <w:tcBorders>
              <w:top w:val="nil"/>
              <w:left w:val="nil"/>
              <w:bottom w:val="nil"/>
              <w:right w:val="nil"/>
            </w:tcBorders>
          </w:tcPr>
          <w:p w14:paraId="249948C0"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620949D" w14:textId="0F6B5B46"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AF24072" w14:textId="780E62CA"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1A9F4788" w14:textId="4763F13A"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.04</w:t>
            </w:r>
          </w:p>
        </w:tc>
        <w:tc>
          <w:tcPr>
            <w:tcW w:w="335" w:type="pct"/>
            <w:tcBorders>
              <w:top w:val="nil"/>
              <w:left w:val="nil"/>
              <w:bottom w:val="nil"/>
              <w:right w:val="nil"/>
            </w:tcBorders>
            <w:shd w:val="clear" w:color="auto" w:fill="auto"/>
            <w:noWrap/>
            <w:vAlign w:val="center"/>
          </w:tcPr>
          <w:p w14:paraId="6B87F862" w14:textId="036589C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.02</w:t>
            </w:r>
          </w:p>
        </w:tc>
        <w:tc>
          <w:tcPr>
            <w:tcW w:w="416" w:type="pct"/>
            <w:tcBorders>
              <w:top w:val="nil"/>
              <w:left w:val="nil"/>
              <w:bottom w:val="nil"/>
              <w:right w:val="nil"/>
            </w:tcBorders>
            <w:shd w:val="clear" w:color="auto" w:fill="auto"/>
            <w:noWrap/>
            <w:vAlign w:val="center"/>
          </w:tcPr>
          <w:p w14:paraId="5A50A87C" w14:textId="2FCD846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-.12</w:t>
            </w:r>
          </w:p>
        </w:tc>
        <w:tc>
          <w:tcPr>
            <w:tcW w:w="430" w:type="pct"/>
            <w:tcBorders>
              <w:top w:val="nil"/>
              <w:left w:val="nil"/>
              <w:bottom w:val="nil"/>
              <w:right w:val="nil"/>
            </w:tcBorders>
            <w:shd w:val="clear" w:color="auto" w:fill="auto"/>
            <w:noWrap/>
            <w:vAlign w:val="center"/>
          </w:tcPr>
          <w:p w14:paraId="635C71A4" w14:textId="502106D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.19</w:t>
            </w:r>
          </w:p>
        </w:tc>
        <w:tc>
          <w:tcPr>
            <w:tcW w:w="428" w:type="pct"/>
            <w:tcBorders>
              <w:top w:val="nil"/>
              <w:left w:val="nil"/>
              <w:bottom w:val="nil"/>
              <w:right w:val="nil"/>
            </w:tcBorders>
            <w:shd w:val="clear" w:color="auto" w:fill="auto"/>
            <w:noWrap/>
            <w:vAlign w:val="center"/>
          </w:tcPr>
          <w:p w14:paraId="6C807D30" w14:textId="6FC0C7A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.661</w:t>
            </w:r>
          </w:p>
        </w:tc>
        <w:tc>
          <w:tcPr>
            <w:tcW w:w="484" w:type="pct"/>
            <w:tcBorders>
              <w:top w:val="nil"/>
              <w:left w:val="nil"/>
              <w:bottom w:val="nil"/>
              <w:right w:val="nil"/>
            </w:tcBorders>
            <w:shd w:val="clear" w:color="auto" w:fill="auto"/>
            <w:noWrap/>
            <w:vAlign w:val="center"/>
          </w:tcPr>
          <w:p w14:paraId="184F87C3" w14:textId="77777777" w:rsidR="00E56861" w:rsidRPr="00E56861" w:rsidRDefault="00E56861" w:rsidP="00B34687">
            <w:pPr>
              <w:widowControl/>
              <w:jc w:val="center"/>
              <w:rPr>
                <w:rFonts w:cs="Times New Roman"/>
                <w:sz w:val="21"/>
                <w:szCs w:val="21"/>
                <w:lang w:eastAsia="zh-CN"/>
              </w:rPr>
            </w:pPr>
          </w:p>
        </w:tc>
      </w:tr>
      <w:tr w:rsidR="00E56861" w:rsidRPr="00E56861" w14:paraId="77DD1547" w14:textId="77777777" w:rsidTr="00E56861">
        <w:trPr>
          <w:trHeight w:val="315"/>
        </w:trPr>
        <w:tc>
          <w:tcPr>
            <w:tcW w:w="388" w:type="pct"/>
            <w:tcBorders>
              <w:top w:val="nil"/>
              <w:left w:val="nil"/>
              <w:bottom w:val="nil"/>
              <w:right w:val="nil"/>
            </w:tcBorders>
          </w:tcPr>
          <w:p w14:paraId="40E2D121"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3F0586D" w14:textId="2788A9B2"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67D1D05" w14:textId="624A66F8"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18CF3757" w14:textId="27A6B5F1"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.28</w:t>
            </w:r>
            <w:r w:rsidRPr="00E56861">
              <w:rPr>
                <w:rFonts w:cs="Times New Roman"/>
                <w:color w:val="000000"/>
                <w:sz w:val="21"/>
                <w:szCs w:val="21"/>
                <w:vertAlign w:val="superscript"/>
              </w:rPr>
              <w:t>*</w:t>
            </w:r>
          </w:p>
        </w:tc>
        <w:tc>
          <w:tcPr>
            <w:tcW w:w="335" w:type="pct"/>
            <w:tcBorders>
              <w:top w:val="nil"/>
              <w:left w:val="nil"/>
              <w:bottom w:val="nil"/>
              <w:right w:val="nil"/>
            </w:tcBorders>
            <w:shd w:val="clear" w:color="auto" w:fill="auto"/>
            <w:noWrap/>
            <w:vAlign w:val="center"/>
          </w:tcPr>
          <w:p w14:paraId="608AB502" w14:textId="696299C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.11</w:t>
            </w:r>
          </w:p>
        </w:tc>
        <w:tc>
          <w:tcPr>
            <w:tcW w:w="416" w:type="pct"/>
            <w:tcBorders>
              <w:top w:val="nil"/>
              <w:left w:val="nil"/>
              <w:bottom w:val="nil"/>
              <w:right w:val="nil"/>
            </w:tcBorders>
            <w:shd w:val="clear" w:color="auto" w:fill="auto"/>
            <w:noWrap/>
            <w:vAlign w:val="center"/>
          </w:tcPr>
          <w:p w14:paraId="444EF49A" w14:textId="7A5E655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.02</w:t>
            </w:r>
          </w:p>
        </w:tc>
        <w:tc>
          <w:tcPr>
            <w:tcW w:w="430" w:type="pct"/>
            <w:tcBorders>
              <w:top w:val="nil"/>
              <w:left w:val="nil"/>
              <w:bottom w:val="nil"/>
              <w:right w:val="nil"/>
            </w:tcBorders>
            <w:shd w:val="clear" w:color="auto" w:fill="auto"/>
            <w:noWrap/>
            <w:vAlign w:val="center"/>
          </w:tcPr>
          <w:p w14:paraId="240AA0D9" w14:textId="1E0FC72A"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.54</w:t>
            </w:r>
          </w:p>
        </w:tc>
        <w:tc>
          <w:tcPr>
            <w:tcW w:w="428" w:type="pct"/>
            <w:tcBorders>
              <w:top w:val="nil"/>
              <w:left w:val="nil"/>
              <w:bottom w:val="nil"/>
              <w:right w:val="nil"/>
            </w:tcBorders>
            <w:shd w:val="clear" w:color="auto" w:fill="auto"/>
            <w:noWrap/>
            <w:vAlign w:val="center"/>
          </w:tcPr>
          <w:p w14:paraId="46C963B2" w14:textId="51B9671B"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.036</w:t>
            </w:r>
          </w:p>
        </w:tc>
        <w:tc>
          <w:tcPr>
            <w:tcW w:w="484" w:type="pct"/>
            <w:tcBorders>
              <w:top w:val="nil"/>
              <w:left w:val="nil"/>
              <w:bottom w:val="nil"/>
              <w:right w:val="nil"/>
            </w:tcBorders>
            <w:shd w:val="clear" w:color="auto" w:fill="auto"/>
            <w:noWrap/>
            <w:vAlign w:val="center"/>
          </w:tcPr>
          <w:p w14:paraId="37028CB7" w14:textId="77777777" w:rsidR="00E56861" w:rsidRPr="00E56861" w:rsidRDefault="00E56861" w:rsidP="00B34687">
            <w:pPr>
              <w:widowControl/>
              <w:jc w:val="center"/>
              <w:rPr>
                <w:rFonts w:cs="Times New Roman"/>
                <w:sz w:val="21"/>
                <w:szCs w:val="21"/>
                <w:lang w:eastAsia="zh-CN"/>
              </w:rPr>
            </w:pPr>
          </w:p>
        </w:tc>
      </w:tr>
      <w:tr w:rsidR="00E56861" w:rsidRPr="00E56861" w14:paraId="03851C9E" w14:textId="77777777" w:rsidTr="00E56861">
        <w:trPr>
          <w:trHeight w:val="315"/>
        </w:trPr>
        <w:tc>
          <w:tcPr>
            <w:tcW w:w="388" w:type="pct"/>
            <w:tcBorders>
              <w:top w:val="nil"/>
              <w:left w:val="nil"/>
              <w:bottom w:val="nil"/>
              <w:right w:val="nil"/>
            </w:tcBorders>
          </w:tcPr>
          <w:p w14:paraId="694B18A5"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8F39FE0" w14:textId="587DB30F"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5493555" w14:textId="1D29A820"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社会比较方向</w:t>
            </w:r>
          </w:p>
        </w:tc>
        <w:tc>
          <w:tcPr>
            <w:tcW w:w="463" w:type="pct"/>
            <w:tcBorders>
              <w:top w:val="nil"/>
              <w:left w:val="nil"/>
              <w:bottom w:val="nil"/>
              <w:right w:val="nil"/>
            </w:tcBorders>
            <w:shd w:val="clear" w:color="auto" w:fill="auto"/>
            <w:noWrap/>
            <w:vAlign w:val="center"/>
          </w:tcPr>
          <w:p w14:paraId="448FD95E" w14:textId="503C4778"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.12</w:t>
            </w:r>
            <w:r w:rsidRPr="00E56861">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tcPr>
          <w:p w14:paraId="5D92BCAB" w14:textId="0F4BB0C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.17</w:t>
            </w:r>
          </w:p>
        </w:tc>
        <w:tc>
          <w:tcPr>
            <w:tcW w:w="416" w:type="pct"/>
            <w:tcBorders>
              <w:top w:val="nil"/>
              <w:left w:val="nil"/>
              <w:bottom w:val="nil"/>
              <w:right w:val="nil"/>
            </w:tcBorders>
            <w:shd w:val="clear" w:color="auto" w:fill="auto"/>
            <w:noWrap/>
            <w:vAlign w:val="center"/>
          </w:tcPr>
          <w:p w14:paraId="615CDDEF" w14:textId="1C840FB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.06</w:t>
            </w:r>
          </w:p>
        </w:tc>
        <w:tc>
          <w:tcPr>
            <w:tcW w:w="430" w:type="pct"/>
            <w:tcBorders>
              <w:top w:val="nil"/>
              <w:left w:val="nil"/>
              <w:bottom w:val="nil"/>
              <w:right w:val="nil"/>
            </w:tcBorders>
            <w:shd w:val="clear" w:color="auto" w:fill="auto"/>
            <w:noWrap/>
            <w:vAlign w:val="center"/>
          </w:tcPr>
          <w:p w14:paraId="42BB16A8" w14:textId="7BF7A421"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.18</w:t>
            </w:r>
          </w:p>
        </w:tc>
        <w:tc>
          <w:tcPr>
            <w:tcW w:w="428" w:type="pct"/>
            <w:tcBorders>
              <w:top w:val="nil"/>
              <w:left w:val="nil"/>
              <w:bottom w:val="nil"/>
              <w:right w:val="nil"/>
            </w:tcBorders>
            <w:shd w:val="clear" w:color="auto" w:fill="auto"/>
            <w:noWrap/>
            <w:vAlign w:val="center"/>
          </w:tcPr>
          <w:p w14:paraId="1E60F609" w14:textId="1F695369"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&lt;.001</w:t>
            </w:r>
          </w:p>
        </w:tc>
        <w:tc>
          <w:tcPr>
            <w:tcW w:w="484" w:type="pct"/>
            <w:tcBorders>
              <w:top w:val="nil"/>
              <w:left w:val="nil"/>
              <w:bottom w:val="nil"/>
              <w:right w:val="nil"/>
            </w:tcBorders>
            <w:shd w:val="clear" w:color="auto" w:fill="auto"/>
            <w:noWrap/>
            <w:vAlign w:val="center"/>
          </w:tcPr>
          <w:p w14:paraId="08CB8A4B" w14:textId="77777777" w:rsidR="00E56861" w:rsidRPr="00E56861" w:rsidRDefault="00E56861" w:rsidP="00B34687">
            <w:pPr>
              <w:widowControl/>
              <w:jc w:val="center"/>
              <w:rPr>
                <w:rFonts w:cs="Times New Roman"/>
                <w:sz w:val="21"/>
                <w:szCs w:val="21"/>
                <w:lang w:eastAsia="zh-CN"/>
              </w:rPr>
            </w:pPr>
          </w:p>
        </w:tc>
      </w:tr>
      <w:tr w:rsidR="00E56861" w:rsidRPr="00E56861" w14:paraId="78323C9C" w14:textId="77777777" w:rsidTr="00E56861">
        <w:trPr>
          <w:trHeight w:val="375"/>
        </w:trPr>
        <w:tc>
          <w:tcPr>
            <w:tcW w:w="388" w:type="pct"/>
            <w:tcBorders>
              <w:top w:val="nil"/>
              <w:left w:val="nil"/>
              <w:bottom w:val="nil"/>
              <w:right w:val="nil"/>
            </w:tcBorders>
          </w:tcPr>
          <w:p w14:paraId="11CF5822"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4446551" w14:textId="00FD55C0"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F6D3DE8" w14:textId="753DF370" w:rsidR="00E56861" w:rsidRPr="00E56861" w:rsidRDefault="00E56861" w:rsidP="00B34687">
            <w:pPr>
              <w:widowControl/>
              <w:jc w:val="center"/>
              <w:rPr>
                <w:rFonts w:cs="Times New Roman"/>
                <w:sz w:val="21"/>
                <w:szCs w:val="21"/>
                <w:lang w:eastAsia="zh-CN"/>
              </w:rPr>
            </w:pPr>
            <w:r w:rsidRPr="00E56861">
              <w:rPr>
                <w:rFonts w:cs="Times New Roman" w:hint="eastAsia"/>
                <w:color w:val="000000"/>
                <w:kern w:val="0"/>
                <w:sz w:val="21"/>
                <w:szCs w:val="21"/>
                <w:lang w:eastAsia="zh-CN"/>
              </w:rPr>
              <w:t>相对剥夺感</w:t>
            </w:r>
          </w:p>
        </w:tc>
        <w:tc>
          <w:tcPr>
            <w:tcW w:w="463" w:type="pct"/>
            <w:tcBorders>
              <w:top w:val="nil"/>
              <w:left w:val="nil"/>
              <w:bottom w:val="nil"/>
              <w:right w:val="nil"/>
            </w:tcBorders>
            <w:shd w:val="clear" w:color="auto" w:fill="auto"/>
            <w:noWrap/>
            <w:vAlign w:val="center"/>
            <w:hideMark/>
          </w:tcPr>
          <w:p w14:paraId="5EEFC56B" w14:textId="587D5DAB"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-.53</w:t>
            </w:r>
            <w:r w:rsidRPr="00E56861">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hideMark/>
          </w:tcPr>
          <w:p w14:paraId="2F75706A" w14:textId="28967EF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-.59</w:t>
            </w:r>
          </w:p>
        </w:tc>
        <w:tc>
          <w:tcPr>
            <w:tcW w:w="416" w:type="pct"/>
            <w:tcBorders>
              <w:top w:val="nil"/>
              <w:left w:val="nil"/>
              <w:bottom w:val="nil"/>
              <w:right w:val="nil"/>
            </w:tcBorders>
            <w:shd w:val="clear" w:color="auto" w:fill="auto"/>
            <w:noWrap/>
            <w:vAlign w:val="center"/>
            <w:hideMark/>
          </w:tcPr>
          <w:p w14:paraId="4766647B" w14:textId="32E275A2"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-.67</w:t>
            </w:r>
          </w:p>
        </w:tc>
        <w:tc>
          <w:tcPr>
            <w:tcW w:w="430" w:type="pct"/>
            <w:tcBorders>
              <w:top w:val="nil"/>
              <w:left w:val="nil"/>
              <w:bottom w:val="nil"/>
              <w:right w:val="nil"/>
            </w:tcBorders>
            <w:shd w:val="clear" w:color="auto" w:fill="auto"/>
            <w:noWrap/>
            <w:vAlign w:val="center"/>
            <w:hideMark/>
          </w:tcPr>
          <w:p w14:paraId="3E299195" w14:textId="1FC6BA73"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-.40</w:t>
            </w:r>
          </w:p>
        </w:tc>
        <w:tc>
          <w:tcPr>
            <w:tcW w:w="428" w:type="pct"/>
            <w:tcBorders>
              <w:top w:val="nil"/>
              <w:left w:val="nil"/>
              <w:bottom w:val="nil"/>
              <w:right w:val="nil"/>
            </w:tcBorders>
            <w:shd w:val="clear" w:color="auto" w:fill="auto"/>
            <w:noWrap/>
            <w:vAlign w:val="center"/>
            <w:hideMark/>
          </w:tcPr>
          <w:p w14:paraId="5BC2E53B"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&lt;.001</w:t>
            </w:r>
          </w:p>
        </w:tc>
        <w:tc>
          <w:tcPr>
            <w:tcW w:w="484" w:type="pct"/>
            <w:tcBorders>
              <w:top w:val="nil"/>
              <w:left w:val="nil"/>
              <w:bottom w:val="nil"/>
              <w:right w:val="nil"/>
            </w:tcBorders>
            <w:shd w:val="clear" w:color="auto" w:fill="auto"/>
            <w:noWrap/>
            <w:vAlign w:val="center"/>
            <w:hideMark/>
          </w:tcPr>
          <w:p w14:paraId="5EE0FC0C" w14:textId="77777777" w:rsidR="00E56861" w:rsidRPr="00E56861" w:rsidRDefault="00E56861" w:rsidP="00B34687">
            <w:pPr>
              <w:widowControl/>
              <w:jc w:val="center"/>
              <w:rPr>
                <w:rFonts w:cs="Times New Roman"/>
                <w:color w:val="000000"/>
                <w:kern w:val="0"/>
                <w:sz w:val="21"/>
                <w:szCs w:val="21"/>
                <w:lang w:eastAsia="zh-CN"/>
              </w:rPr>
            </w:pPr>
          </w:p>
        </w:tc>
      </w:tr>
      <w:tr w:rsidR="00E56861" w:rsidRPr="00E56861" w14:paraId="3BCCC750" w14:textId="77777777" w:rsidTr="00E56861">
        <w:trPr>
          <w:trHeight w:val="375"/>
        </w:trPr>
        <w:tc>
          <w:tcPr>
            <w:tcW w:w="388" w:type="pct"/>
            <w:tcBorders>
              <w:top w:val="nil"/>
              <w:left w:val="nil"/>
              <w:bottom w:val="single" w:sz="12" w:space="0" w:color="auto"/>
              <w:right w:val="nil"/>
            </w:tcBorders>
          </w:tcPr>
          <w:p w14:paraId="4AD1ACFA"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74DB7AA6" w14:textId="5A74B85D"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615530CE" w14:textId="37CCD574"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vAlign w:val="center"/>
            <w:hideMark/>
          </w:tcPr>
          <w:p w14:paraId="22FD2985" w14:textId="1AD6966B"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.47</w:t>
            </w:r>
            <w:r w:rsidRPr="00E56861">
              <w:rPr>
                <w:rFonts w:cs="Times New Roman"/>
                <w:sz w:val="21"/>
                <w:szCs w:val="21"/>
                <w:vertAlign w:val="superscript"/>
                <w:lang w:eastAsia="zh-CN"/>
              </w:rPr>
              <w:t>***</w:t>
            </w:r>
          </w:p>
        </w:tc>
        <w:tc>
          <w:tcPr>
            <w:tcW w:w="335" w:type="pct"/>
            <w:tcBorders>
              <w:top w:val="nil"/>
              <w:left w:val="nil"/>
              <w:bottom w:val="single" w:sz="12" w:space="0" w:color="auto"/>
              <w:right w:val="nil"/>
            </w:tcBorders>
            <w:shd w:val="clear" w:color="auto" w:fill="auto"/>
            <w:noWrap/>
            <w:vAlign w:val="center"/>
            <w:hideMark/>
          </w:tcPr>
          <w:p w14:paraId="652E867E" w14:textId="5A2978A8"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.50</w:t>
            </w:r>
          </w:p>
        </w:tc>
        <w:tc>
          <w:tcPr>
            <w:tcW w:w="416" w:type="pct"/>
            <w:tcBorders>
              <w:top w:val="nil"/>
              <w:left w:val="nil"/>
              <w:bottom w:val="single" w:sz="12" w:space="0" w:color="auto"/>
              <w:right w:val="nil"/>
            </w:tcBorders>
            <w:shd w:val="clear" w:color="auto" w:fill="auto"/>
            <w:noWrap/>
            <w:vAlign w:val="center"/>
            <w:hideMark/>
          </w:tcPr>
          <w:p w14:paraId="44EA6BEF" w14:textId="6995B4D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.36</w:t>
            </w:r>
          </w:p>
        </w:tc>
        <w:tc>
          <w:tcPr>
            <w:tcW w:w="430" w:type="pct"/>
            <w:tcBorders>
              <w:top w:val="nil"/>
              <w:left w:val="nil"/>
              <w:bottom w:val="single" w:sz="12" w:space="0" w:color="auto"/>
              <w:right w:val="nil"/>
            </w:tcBorders>
            <w:shd w:val="clear" w:color="auto" w:fill="auto"/>
            <w:noWrap/>
            <w:vAlign w:val="center"/>
            <w:hideMark/>
          </w:tcPr>
          <w:p w14:paraId="703B99B2" w14:textId="596DEDE4"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.60</w:t>
            </w:r>
          </w:p>
        </w:tc>
        <w:tc>
          <w:tcPr>
            <w:tcW w:w="428" w:type="pct"/>
            <w:tcBorders>
              <w:top w:val="nil"/>
              <w:left w:val="nil"/>
              <w:bottom w:val="single" w:sz="12" w:space="0" w:color="auto"/>
              <w:right w:val="nil"/>
            </w:tcBorders>
            <w:shd w:val="clear" w:color="auto" w:fill="auto"/>
            <w:noWrap/>
            <w:vAlign w:val="center"/>
            <w:hideMark/>
          </w:tcPr>
          <w:p w14:paraId="398434C1"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&lt;.001</w:t>
            </w:r>
          </w:p>
        </w:tc>
        <w:tc>
          <w:tcPr>
            <w:tcW w:w="484" w:type="pct"/>
            <w:tcBorders>
              <w:top w:val="nil"/>
              <w:left w:val="nil"/>
              <w:bottom w:val="single" w:sz="12" w:space="0" w:color="auto"/>
              <w:right w:val="nil"/>
            </w:tcBorders>
            <w:shd w:val="clear" w:color="auto" w:fill="auto"/>
            <w:noWrap/>
            <w:vAlign w:val="center"/>
            <w:hideMark/>
          </w:tcPr>
          <w:p w14:paraId="1FE8A9F4" w14:textId="77777777" w:rsidR="00E56861" w:rsidRPr="00E56861" w:rsidRDefault="00E56861" w:rsidP="00B34687">
            <w:pPr>
              <w:widowControl/>
              <w:jc w:val="center"/>
              <w:rPr>
                <w:rFonts w:cs="Times New Roman"/>
                <w:color w:val="000000"/>
                <w:kern w:val="0"/>
                <w:sz w:val="21"/>
                <w:szCs w:val="21"/>
                <w:lang w:eastAsia="zh-CN"/>
              </w:rPr>
            </w:pPr>
          </w:p>
        </w:tc>
      </w:tr>
    </w:tbl>
    <w:p w14:paraId="3A072174" w14:textId="73F52B54" w:rsidR="00785E25" w:rsidRPr="00A23C3B" w:rsidRDefault="00341D38" w:rsidP="0064491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N = 409</w:t>
      </w:r>
      <w:r w:rsidRPr="00A23C3B">
        <w:rPr>
          <w:rFonts w:cs="Times New Roman" w:hint="eastAsia"/>
          <w:iCs/>
          <w:szCs w:val="24"/>
          <w:lang w:eastAsia="zh-CN"/>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p&lt;.05</w:t>
      </w:r>
      <w:r w:rsidRPr="00A23C3B">
        <w:rPr>
          <w:rFonts w:cs="Times New Roman" w:hint="eastAsia"/>
          <w:iCs/>
          <w:szCs w:val="24"/>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p&lt;.01</w:t>
      </w:r>
      <w:r w:rsidRPr="00A23C3B">
        <w:rPr>
          <w:rFonts w:cs="Times New Roman" w:hint="eastAsia"/>
          <w:iCs/>
          <w:szCs w:val="24"/>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p&lt;.001</w:t>
      </w:r>
    </w:p>
    <w:p w14:paraId="62283AE6" w14:textId="77777777" w:rsidR="00785E25" w:rsidRPr="004E614C" w:rsidRDefault="00785E25" w:rsidP="00785E25">
      <w:pPr>
        <w:rPr>
          <w:lang w:eastAsia="zh-CN"/>
        </w:rPr>
      </w:pPr>
    </w:p>
    <w:p w14:paraId="0D125726" w14:textId="21C52044" w:rsidR="00504AAE" w:rsidRPr="004E614C" w:rsidRDefault="00785E25" w:rsidP="00785E25">
      <w:pPr>
        <w:rPr>
          <w:lang w:eastAsia="zh-CN"/>
        </w:rPr>
      </w:pPr>
      <w:r w:rsidRPr="004E614C">
        <w:rPr>
          <w:lang w:eastAsia="zh-CN"/>
        </w:rPr>
        <w:tab/>
      </w:r>
      <w:r w:rsidR="003A192D">
        <w:rPr>
          <w:lang w:eastAsia="zh-CN"/>
        </w:rPr>
        <w:t>本研究</w:t>
      </w:r>
      <w:r w:rsidRPr="004E614C">
        <w:rPr>
          <w:lang w:eastAsia="zh-CN"/>
        </w:rPr>
        <w:t>的中介模型的各项拟合度指标为，</w:t>
      </w:r>
      <w:r w:rsidRPr="004E614C">
        <w:rPr>
          <w:rFonts w:cs="Times New Roman"/>
          <w:lang w:eastAsia="zh-CN"/>
        </w:rPr>
        <w:t>χ</w:t>
      </w:r>
      <w:r w:rsidRPr="004E614C">
        <w:rPr>
          <w:rFonts w:cs="Times New Roman"/>
          <w:vertAlign w:val="superscript"/>
          <w:lang w:eastAsia="zh-CN"/>
        </w:rPr>
        <w:t>2</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638.37</w:t>
      </w:r>
      <w:r w:rsidRPr="004E614C">
        <w:rPr>
          <w:rFonts w:cs="Times New Roman"/>
          <w:lang w:eastAsia="zh-CN"/>
        </w:rPr>
        <w:t xml:space="preserve">, df = </w:t>
      </w:r>
      <w:r w:rsidR="00121D9B" w:rsidRPr="004E614C">
        <w:rPr>
          <w:rFonts w:cs="Times New Roman"/>
          <w:lang w:eastAsia="zh-CN"/>
        </w:rPr>
        <w:t>1</w:t>
      </w:r>
      <w:r w:rsidR="00A737FF">
        <w:rPr>
          <w:rFonts w:cs="Times New Roman"/>
          <w:lang w:eastAsia="zh-CN"/>
        </w:rPr>
        <w:t>48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A737FF">
        <w:rPr>
          <w:rFonts w:cs="Times New Roman"/>
          <w:lang w:eastAsia="zh-CN"/>
        </w:rPr>
        <w:t>4.31</w:t>
      </w:r>
      <w:r w:rsidRPr="004E614C">
        <w:rPr>
          <w:rFonts w:cs="Times New Roman"/>
          <w:lang w:eastAsia="zh-CN"/>
        </w:rPr>
        <w:t>, CFI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67</w:t>
      </w:r>
      <w:r w:rsidRPr="004E614C">
        <w:rPr>
          <w:rFonts w:cs="Times New Roman" w:hint="eastAsia"/>
          <w:lang w:eastAsia="zh-CN"/>
        </w:rPr>
        <w:t>,</w:t>
      </w:r>
      <w:r w:rsidRPr="004E614C">
        <w:rPr>
          <w:rFonts w:cs="Times New Roman"/>
          <w:lang w:eastAsia="zh-CN"/>
        </w:rPr>
        <w:t xml:space="preserve"> TLI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38</w:t>
      </w:r>
      <w:r w:rsidRPr="004E614C">
        <w:rPr>
          <w:rFonts w:cs="Times New Roman"/>
          <w:lang w:eastAsia="zh-CN"/>
        </w:rPr>
        <w:t>, RMSEA</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w:t>
      </w:r>
      <w:r w:rsidR="00A737FF">
        <w:rPr>
          <w:rFonts w:cs="Times New Roman"/>
          <w:lang w:eastAsia="zh-CN"/>
        </w:rPr>
        <w:t>090</w:t>
      </w:r>
      <w:r w:rsidRPr="004E614C">
        <w:rPr>
          <w:rFonts w:cs="Times New Roman"/>
          <w:lang w:eastAsia="zh-CN"/>
        </w:rPr>
        <w:t>, SRMR = .</w:t>
      </w:r>
      <w:r w:rsidR="00121D9B" w:rsidRPr="004E614C">
        <w:rPr>
          <w:rFonts w:cs="Times New Roman"/>
          <w:lang w:eastAsia="zh-CN"/>
        </w:rPr>
        <w:t>1</w:t>
      </w:r>
      <w:r w:rsidR="00A737FF">
        <w:rPr>
          <w:rFonts w:cs="Times New Roman"/>
          <w:lang w:eastAsia="zh-CN"/>
        </w:rPr>
        <w:t>18</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C006BE" w:rsidRPr="004E614C">
        <w:rPr>
          <w:rFonts w:cs="Times New Roman" w:hint="eastAsia"/>
          <w:lang w:eastAsia="zh-CN"/>
        </w:rPr>
        <w:t>当</w:t>
      </w:r>
      <w:r w:rsidR="00121D9B" w:rsidRPr="004E614C">
        <w:rPr>
          <w:rFonts w:hint="eastAsia"/>
          <w:lang w:eastAsia="zh-CN"/>
        </w:rPr>
        <w:t>被试浏览完朋友圈后，如果</w:t>
      </w:r>
      <w:r w:rsidR="003D797A" w:rsidRPr="004E614C">
        <w:rPr>
          <w:rFonts w:hint="eastAsia"/>
          <w:lang w:eastAsia="zh-CN"/>
        </w:rPr>
        <w:t>被试</w:t>
      </w:r>
      <w:r w:rsidR="00121D9B" w:rsidRPr="004E614C">
        <w:rPr>
          <w:rFonts w:hint="eastAsia"/>
          <w:lang w:eastAsia="zh-CN"/>
        </w:rPr>
        <w:t>认为该朋友圈</w:t>
      </w:r>
      <w:r w:rsidR="003D797A" w:rsidRPr="004E614C">
        <w:rPr>
          <w:rFonts w:hint="eastAsia"/>
          <w:lang w:eastAsia="zh-CN"/>
        </w:rPr>
        <w:t>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好</w:t>
      </w:r>
      <w:r w:rsidRPr="004E614C">
        <w:rPr>
          <w:lang w:eastAsia="zh-CN"/>
        </w:rPr>
        <w:t>，</w:t>
      </w:r>
      <w:r w:rsidR="003D797A" w:rsidRPr="004E614C">
        <w:rPr>
          <w:rFonts w:hint="eastAsia"/>
          <w:lang w:eastAsia="zh-CN"/>
        </w:rPr>
        <w:t>其</w:t>
      </w:r>
      <w:r w:rsidR="00C006BE" w:rsidRPr="004E614C">
        <w:rPr>
          <w:rFonts w:hint="eastAsia"/>
          <w:lang w:eastAsia="zh-CN"/>
        </w:rPr>
        <w:t>就会体验到</w:t>
      </w:r>
      <w:r w:rsidRPr="004E614C">
        <w:rPr>
          <w:lang w:eastAsia="zh-CN"/>
        </w:rPr>
        <w:t>更高的相对剥夺感</w:t>
      </w:r>
      <w:r w:rsidR="003D797A" w:rsidRPr="004E614C">
        <w:rPr>
          <w:rFonts w:hint="eastAsia"/>
          <w:lang w:eastAsia="zh-CN"/>
        </w:rPr>
        <w:t xml:space="preserve"> </w:t>
      </w:r>
      <w:r w:rsidRPr="004E614C">
        <w:rPr>
          <w:rFonts w:hint="eastAsia"/>
          <w:lang w:eastAsia="zh-CN"/>
        </w:rPr>
        <w:t>(</w:t>
      </w:r>
      <w:r w:rsidRPr="004E614C">
        <w:rPr>
          <w:lang w:eastAsia="zh-CN"/>
        </w:rPr>
        <w:t>b = .2</w:t>
      </w:r>
      <w:r w:rsidR="00C006BE" w:rsidRPr="004E614C">
        <w:rPr>
          <w:lang w:eastAsia="zh-CN"/>
        </w:rPr>
        <w:t>9</w:t>
      </w:r>
      <w:r w:rsidRPr="004E614C">
        <w:rPr>
          <w:lang w:eastAsia="zh-CN"/>
        </w:rPr>
        <w:t>, β = .</w:t>
      </w:r>
      <w:r w:rsidR="00C006BE" w:rsidRPr="004E614C">
        <w:rPr>
          <w:lang w:eastAsia="zh-CN"/>
        </w:rPr>
        <w:t>38</w:t>
      </w:r>
      <w:r w:rsidRPr="004E614C">
        <w:rPr>
          <w:lang w:eastAsia="zh-CN"/>
        </w:rPr>
        <w:t xml:space="preserve">, p </w:t>
      </w:r>
      <w:r w:rsidR="00C006BE" w:rsidRPr="004E614C">
        <w:rPr>
          <w:rFonts w:hint="eastAsia"/>
          <w:lang w:eastAsia="zh-CN"/>
        </w:rPr>
        <w:t>&lt;</w:t>
      </w:r>
      <w:r w:rsidRPr="004E614C">
        <w:rPr>
          <w:lang w:eastAsia="zh-CN"/>
        </w:rPr>
        <w:t xml:space="preserve"> .0</w:t>
      </w:r>
      <w:r w:rsidR="00C006BE" w:rsidRPr="004E614C">
        <w:rPr>
          <w:lang w:eastAsia="zh-CN"/>
        </w:rPr>
        <w:t>01</w:t>
      </w:r>
      <w:r w:rsidRPr="004E614C">
        <w:rPr>
          <w:lang w:eastAsia="zh-CN"/>
        </w:rPr>
        <w:t>)</w:t>
      </w:r>
      <w:r w:rsidRPr="004E614C">
        <w:rPr>
          <w:lang w:eastAsia="zh-CN"/>
        </w:rPr>
        <w:t>，证明了假设</w:t>
      </w:r>
      <w:r w:rsidRPr="004E614C">
        <w:rPr>
          <w:rFonts w:hint="eastAsia"/>
          <w:lang w:eastAsia="zh-CN"/>
        </w:rPr>
        <w:t>1</w:t>
      </w:r>
      <w:r w:rsidRPr="004E614C">
        <w:rPr>
          <w:rFonts w:hint="eastAsia"/>
          <w:lang w:eastAsia="zh-CN"/>
        </w:rPr>
        <w:t>；</w:t>
      </w:r>
      <w:r w:rsidR="003D797A" w:rsidRPr="004E614C">
        <w:rPr>
          <w:rFonts w:hint="eastAsia"/>
          <w:lang w:eastAsia="zh-CN"/>
        </w:rPr>
        <w:t>反之，</w:t>
      </w:r>
      <w:r w:rsidR="00C006BE" w:rsidRPr="004E614C">
        <w:rPr>
          <w:rFonts w:hint="eastAsia"/>
          <w:lang w:eastAsia="zh-CN"/>
        </w:rPr>
        <w:t>如果</w:t>
      </w:r>
      <w:r w:rsidR="003D797A" w:rsidRPr="004E614C">
        <w:rPr>
          <w:rFonts w:hint="eastAsia"/>
          <w:lang w:eastAsia="zh-CN"/>
        </w:rPr>
        <w:t>被试</w:t>
      </w:r>
      <w:r w:rsidR="00C006BE" w:rsidRPr="004E614C">
        <w:rPr>
          <w:rFonts w:hint="eastAsia"/>
          <w:lang w:eastAsia="zh-CN"/>
        </w:rPr>
        <w:t>认为该</w:t>
      </w:r>
      <w:r w:rsidR="003D797A" w:rsidRPr="004E614C">
        <w:rPr>
          <w:rFonts w:hint="eastAsia"/>
          <w:lang w:eastAsia="zh-CN"/>
        </w:rPr>
        <w:t>朋友圈截图中的人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差</w:t>
      </w:r>
      <w:r w:rsidR="00C006BE" w:rsidRPr="004E614C">
        <w:rPr>
          <w:lang w:eastAsia="zh-CN"/>
        </w:rPr>
        <w:t>，</w:t>
      </w:r>
      <w:r w:rsidR="003D797A" w:rsidRPr="004E614C">
        <w:rPr>
          <w:rFonts w:hint="eastAsia"/>
          <w:lang w:eastAsia="zh-CN"/>
        </w:rPr>
        <w:t>其</w:t>
      </w:r>
      <w:r w:rsidR="00C006BE" w:rsidRPr="004E614C">
        <w:rPr>
          <w:rFonts w:hint="eastAsia"/>
          <w:lang w:eastAsia="zh-CN"/>
        </w:rPr>
        <w:t>就会体验到</w:t>
      </w:r>
      <w:r w:rsidR="00C006BE" w:rsidRPr="004E614C">
        <w:rPr>
          <w:lang w:eastAsia="zh-CN"/>
        </w:rPr>
        <w:t>更高</w:t>
      </w:r>
      <w:r w:rsidRPr="004E614C">
        <w:rPr>
          <w:lang w:eastAsia="zh-CN"/>
        </w:rPr>
        <w:t>的优越感</w:t>
      </w:r>
      <w:r w:rsidR="003D797A" w:rsidRPr="004E614C">
        <w:rPr>
          <w:rFonts w:hint="eastAsia"/>
          <w:lang w:eastAsia="zh-CN"/>
        </w:rPr>
        <w:t xml:space="preserve"> </w:t>
      </w:r>
      <w:r w:rsidRPr="004E614C">
        <w:rPr>
          <w:rFonts w:hint="eastAsia"/>
          <w:lang w:eastAsia="zh-CN"/>
        </w:rPr>
        <w:t>(</w:t>
      </w:r>
      <w:r w:rsidRPr="004E614C">
        <w:rPr>
          <w:lang w:eastAsia="zh-CN"/>
        </w:rPr>
        <w:t xml:space="preserve">b = </w:t>
      </w:r>
      <w:r w:rsidR="00C006BE" w:rsidRPr="004E614C">
        <w:rPr>
          <w:lang w:eastAsia="zh-CN"/>
        </w:rPr>
        <w:t>-.</w:t>
      </w:r>
      <w:r w:rsidR="00DC7AC9">
        <w:rPr>
          <w:lang w:eastAsia="zh-CN"/>
        </w:rPr>
        <w:t>14</w:t>
      </w:r>
      <w:r w:rsidRPr="004E614C">
        <w:rPr>
          <w:lang w:eastAsia="zh-CN"/>
        </w:rPr>
        <w:t xml:space="preserve">, β = </w:t>
      </w:r>
      <w:r w:rsidR="00C006BE" w:rsidRPr="004E614C">
        <w:rPr>
          <w:lang w:eastAsia="zh-CN"/>
        </w:rPr>
        <w:t>-.</w:t>
      </w:r>
      <w:r w:rsidR="00DC7AC9">
        <w:rPr>
          <w:lang w:eastAsia="zh-CN"/>
        </w:rPr>
        <w:t>20</w:t>
      </w:r>
      <w:r w:rsidRPr="004E614C">
        <w:rPr>
          <w:lang w:eastAsia="zh-CN"/>
        </w:rPr>
        <w:t>, p &lt; .001)</w:t>
      </w:r>
      <w:r w:rsidRPr="004E614C">
        <w:rPr>
          <w:lang w:eastAsia="zh-CN"/>
        </w:rPr>
        <w:t>，证明了假设</w:t>
      </w:r>
      <w:r w:rsidRPr="004E614C">
        <w:rPr>
          <w:rFonts w:hint="eastAsia"/>
          <w:lang w:eastAsia="zh-CN"/>
        </w:rPr>
        <w:t>3</w:t>
      </w:r>
      <w:r w:rsidRPr="004E614C">
        <w:rPr>
          <w:lang w:eastAsia="zh-CN"/>
        </w:rPr>
        <w:t>。</w:t>
      </w:r>
      <w:r w:rsidRPr="004E614C">
        <w:rPr>
          <w:rFonts w:hint="eastAsia"/>
          <w:lang w:eastAsia="zh-CN"/>
        </w:rPr>
        <w:t>而相对剥夺感越高，则意味着更低的生活满意度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5</w:t>
      </w:r>
      <w:r w:rsidR="00DC7AC9">
        <w:rPr>
          <w:lang w:eastAsia="zh-CN"/>
        </w:rPr>
        <w:t>3</w:t>
      </w:r>
      <w:r w:rsidRPr="004E614C">
        <w:rPr>
          <w:lang w:eastAsia="zh-CN"/>
        </w:rPr>
        <w:t xml:space="preserve">, β = </w:t>
      </w:r>
      <w:r w:rsidR="00C006BE" w:rsidRPr="004E614C">
        <w:rPr>
          <w:lang w:eastAsia="zh-CN"/>
        </w:rPr>
        <w:t>-</w:t>
      </w:r>
      <w:r w:rsidRPr="004E614C">
        <w:rPr>
          <w:lang w:eastAsia="zh-CN"/>
        </w:rPr>
        <w:t>.5</w:t>
      </w:r>
      <w:r w:rsidR="00C006BE" w:rsidRPr="004E614C">
        <w:rPr>
          <w:lang w:eastAsia="zh-CN"/>
        </w:rPr>
        <w:t>9</w:t>
      </w:r>
      <w:r w:rsidRPr="004E614C">
        <w:rPr>
          <w:lang w:eastAsia="zh-CN"/>
        </w:rPr>
        <w:t>, p &lt; .001)</w:t>
      </w:r>
      <w:r w:rsidR="003D797A" w:rsidRPr="004E614C">
        <w:rPr>
          <w:rFonts w:hint="eastAsia"/>
          <w:lang w:eastAsia="zh-CN"/>
        </w:rPr>
        <w:t>；相反的，</w:t>
      </w:r>
      <w:r w:rsidRPr="004E614C">
        <w:rPr>
          <w:rFonts w:hint="eastAsia"/>
          <w:lang w:eastAsia="zh-CN"/>
        </w:rPr>
        <w:t>感知到的优越感更高，则意味着更高的生活满意度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4</w:t>
      </w:r>
      <w:r w:rsidR="00DC7AC9">
        <w:rPr>
          <w:lang w:eastAsia="zh-CN"/>
        </w:rPr>
        <w:t>7</w:t>
      </w:r>
      <w:r w:rsidRPr="004E614C">
        <w:rPr>
          <w:lang w:eastAsia="zh-CN"/>
        </w:rPr>
        <w:t>, β = .</w:t>
      </w:r>
      <w:r w:rsidR="00C006BE" w:rsidRPr="004E614C">
        <w:rPr>
          <w:lang w:eastAsia="zh-CN"/>
        </w:rPr>
        <w:t>50</w:t>
      </w:r>
      <w:r w:rsidRPr="004E614C">
        <w:rPr>
          <w:lang w:eastAsia="zh-CN"/>
        </w:rPr>
        <w:t xml:space="preserve">, p &lt; .001). </w:t>
      </w:r>
      <w:r w:rsidR="003D797A" w:rsidRPr="004E614C">
        <w:rPr>
          <w:rFonts w:hint="eastAsia"/>
          <w:lang w:eastAsia="zh-CN"/>
        </w:rPr>
        <w:t>最后，</w:t>
      </w:r>
      <w:r w:rsidR="003A192D">
        <w:rPr>
          <w:rFonts w:hint="eastAsia"/>
          <w:lang w:eastAsia="zh-CN"/>
        </w:rPr>
        <w:t>本研究</w:t>
      </w:r>
      <w:r w:rsidRPr="004E614C">
        <w:rPr>
          <w:rFonts w:cs="Times New Roman"/>
          <w:lang w:eastAsia="zh-CN"/>
        </w:rPr>
        <w:t>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003D797A" w:rsidRPr="004E614C">
        <w:rPr>
          <w:rFonts w:cs="Times New Roman" w:hint="eastAsia"/>
          <w:lang w:eastAsia="zh-CN"/>
        </w:rPr>
        <w:t>的建议，进行了中介效应值的显著性检验</w:t>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），在社会比较倾向与生活满意度之间，由相对剥夺感中介的效应大小为</w:t>
      </w:r>
      <w:r w:rsidRPr="004E614C">
        <w:rPr>
          <w:lang w:eastAsia="zh-CN"/>
        </w:rPr>
        <w:t xml:space="preserve">a1*b1 = - </w:t>
      </w:r>
      <w:r w:rsidRPr="004E614C">
        <w:rPr>
          <w:rFonts w:hint="eastAsia"/>
          <w:lang w:eastAsia="zh-CN"/>
        </w:rPr>
        <w:t>.</w:t>
      </w:r>
      <w:r w:rsidRPr="004E614C">
        <w:rPr>
          <w:lang w:eastAsia="zh-CN"/>
        </w:rPr>
        <w:t>15</w:t>
      </w:r>
      <w:r w:rsidR="00DC7AC9">
        <w:rPr>
          <w:lang w:eastAsia="zh-CN"/>
        </w:rPr>
        <w:t>2</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C006BE" w:rsidRPr="004E614C">
        <w:rPr>
          <w:lang w:eastAsia="zh-CN"/>
        </w:rPr>
        <w:t>210</w:t>
      </w:r>
      <w:r w:rsidRPr="004E614C">
        <w:rPr>
          <w:lang w:eastAsia="zh-CN"/>
        </w:rPr>
        <w:t>, -.</w:t>
      </w:r>
      <w:r w:rsidR="00C006BE" w:rsidRPr="004E614C">
        <w:rPr>
          <w:lang w:eastAsia="zh-CN"/>
        </w:rPr>
        <w:t>10</w:t>
      </w:r>
      <w:r w:rsidR="00DC7AC9">
        <w:rPr>
          <w:lang w:eastAsia="zh-CN"/>
        </w:rPr>
        <w:t>6</w:t>
      </w:r>
      <w:r w:rsidRPr="004E614C">
        <w:rPr>
          <w:lang w:eastAsia="zh-CN"/>
        </w:rPr>
        <w:t xml:space="preserve">] </w:t>
      </w:r>
      <w:r w:rsidRPr="004E614C">
        <w:rPr>
          <w:rFonts w:hint="eastAsia"/>
          <w:lang w:eastAsia="zh-CN"/>
        </w:rPr>
        <w:t>，其置信区间不包含</w:t>
      </w:r>
      <w:r w:rsidRPr="004E614C">
        <w:rPr>
          <w:rFonts w:hint="eastAsia"/>
          <w:lang w:eastAsia="zh-CN"/>
        </w:rPr>
        <w:t>0</w:t>
      </w:r>
      <w:r w:rsidRPr="004E614C">
        <w:rPr>
          <w:lang w:eastAsia="zh-CN"/>
        </w:rPr>
        <w:t>，证明了假设</w:t>
      </w:r>
      <w:r w:rsidRPr="004E614C">
        <w:rPr>
          <w:rFonts w:hint="eastAsia"/>
          <w:lang w:eastAsia="zh-CN"/>
        </w:rPr>
        <w:t>2</w:t>
      </w:r>
      <w:r w:rsidRPr="004E614C">
        <w:rPr>
          <w:lang w:eastAsia="zh-CN"/>
        </w:rPr>
        <w:t>；</w:t>
      </w:r>
      <w:r w:rsidR="003D797A" w:rsidRPr="004E614C">
        <w:rPr>
          <w:rFonts w:hint="eastAsia"/>
          <w:lang w:eastAsia="zh-CN"/>
        </w:rPr>
        <w:t>反之，由</w:t>
      </w:r>
      <w:r w:rsidRPr="004E614C">
        <w:rPr>
          <w:lang w:eastAsia="zh-CN"/>
        </w:rPr>
        <w:t>感知到的优越感中介的效应大小为</w:t>
      </w:r>
      <w:r w:rsidRPr="004E614C">
        <w:rPr>
          <w:lang w:eastAsia="zh-CN"/>
        </w:rPr>
        <w:t xml:space="preserve">a2*b2 = </w:t>
      </w:r>
      <w:r w:rsidR="00C006BE" w:rsidRPr="004E614C">
        <w:rPr>
          <w:lang w:eastAsia="zh-CN"/>
        </w:rPr>
        <w:t>-.0</w:t>
      </w:r>
      <w:r w:rsidR="00DC7AC9">
        <w:rPr>
          <w:lang w:eastAsia="zh-CN"/>
        </w:rPr>
        <w:t>67</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w:t>
      </w:r>
      <w:r w:rsidR="00C006BE" w:rsidRPr="004E614C">
        <w:rPr>
          <w:lang w:eastAsia="zh-CN"/>
        </w:rPr>
        <w:t>-.1</w:t>
      </w:r>
      <w:r w:rsidR="00DC7AC9">
        <w:rPr>
          <w:lang w:eastAsia="zh-CN"/>
        </w:rPr>
        <w:t>45</w:t>
      </w:r>
      <w:r w:rsidRPr="004E614C">
        <w:rPr>
          <w:lang w:eastAsia="zh-CN"/>
        </w:rPr>
        <w:t xml:space="preserve">, </w:t>
      </w:r>
      <w:r w:rsidR="00C006BE" w:rsidRPr="004E614C">
        <w:rPr>
          <w:lang w:eastAsia="zh-CN"/>
        </w:rPr>
        <w:t>-.0</w:t>
      </w:r>
      <w:r w:rsidR="00DC7AC9">
        <w:rPr>
          <w:lang w:eastAsia="zh-CN"/>
        </w:rPr>
        <w:t>31</w:t>
      </w:r>
      <w:r w:rsidRPr="004E614C">
        <w:rPr>
          <w:lang w:eastAsia="zh-CN"/>
        </w:rPr>
        <w:t xml:space="preserve">] </w:t>
      </w:r>
      <w:r w:rsidRPr="004E614C">
        <w:rPr>
          <w:lang w:eastAsia="zh-CN"/>
        </w:rPr>
        <w:t>，</w:t>
      </w:r>
      <w:r w:rsidRPr="004E614C">
        <w:rPr>
          <w:rFonts w:hint="eastAsia"/>
          <w:lang w:eastAsia="zh-CN"/>
        </w:rPr>
        <w:t>其置信区间</w:t>
      </w:r>
      <w:r w:rsidR="003D797A" w:rsidRPr="004E614C">
        <w:rPr>
          <w:rFonts w:hint="eastAsia"/>
          <w:lang w:eastAsia="zh-CN"/>
        </w:rPr>
        <w:t>也</w:t>
      </w:r>
      <w:r w:rsidRPr="004E614C">
        <w:rPr>
          <w:rFonts w:hint="eastAsia"/>
          <w:lang w:eastAsia="zh-CN"/>
        </w:rPr>
        <w:t>不包含</w:t>
      </w:r>
      <w:r w:rsidRPr="004E614C">
        <w:rPr>
          <w:rFonts w:hint="eastAsia"/>
          <w:lang w:eastAsia="zh-CN"/>
        </w:rPr>
        <w:t>0</w:t>
      </w:r>
      <w:r w:rsidRPr="004E614C">
        <w:rPr>
          <w:lang w:eastAsia="zh-CN"/>
        </w:rPr>
        <w:t>，证明了假设</w:t>
      </w:r>
      <w:r w:rsidRPr="004E614C">
        <w:rPr>
          <w:rFonts w:hint="eastAsia"/>
          <w:lang w:eastAsia="zh-CN"/>
        </w:rPr>
        <w:t>4</w:t>
      </w:r>
      <w:r w:rsidRPr="004E614C">
        <w:rPr>
          <w:rFonts w:hint="eastAsia"/>
          <w:lang w:eastAsia="zh-CN"/>
        </w:rPr>
        <w:t>。</w:t>
      </w:r>
    </w:p>
    <w:p w14:paraId="39F1D16E" w14:textId="332B09C9" w:rsidR="00EA3C36" w:rsidRPr="005A1FC9" w:rsidRDefault="008C4A7B" w:rsidP="005A1FC9">
      <w:pPr>
        <w:pStyle w:val="2"/>
        <w:spacing w:before="180" w:after="180"/>
        <w:rPr>
          <w:lang w:eastAsia="zh-CN"/>
        </w:rPr>
      </w:pPr>
      <w:bookmarkStart w:id="76" w:name="_Toc162021943"/>
      <w:r>
        <w:rPr>
          <w:rFonts w:hint="eastAsia"/>
          <w:lang w:eastAsia="zh-CN"/>
        </w:rPr>
        <w:t>5</w:t>
      </w:r>
      <w:r w:rsidR="00C2478B" w:rsidRPr="005A1FC9">
        <w:rPr>
          <w:lang w:eastAsia="zh-CN"/>
        </w:rPr>
        <w:t>.</w:t>
      </w:r>
      <w:r w:rsidR="002525D4">
        <w:rPr>
          <w:rFonts w:hint="eastAsia"/>
          <w:lang w:eastAsia="zh-CN"/>
        </w:rPr>
        <w:t>4</w:t>
      </w:r>
      <w:r w:rsidR="00C2478B" w:rsidRPr="005A1FC9">
        <w:rPr>
          <w:lang w:eastAsia="zh-CN"/>
        </w:rPr>
        <w:t xml:space="preserve"> </w:t>
      </w:r>
      <w:r w:rsidR="00EA3C36" w:rsidRPr="005A1FC9">
        <w:rPr>
          <w:rFonts w:hint="eastAsia"/>
          <w:lang w:eastAsia="zh-CN"/>
        </w:rPr>
        <w:t>讨论</w:t>
      </w:r>
      <w:bookmarkEnd w:id="76"/>
    </w:p>
    <w:p w14:paraId="035F4AB9" w14:textId="3F137BCC" w:rsidR="00785E25" w:rsidRDefault="005907A4" w:rsidP="00375389">
      <w:pPr>
        <w:rPr>
          <w:lang w:eastAsia="zh-CN"/>
        </w:rPr>
      </w:pPr>
      <w:r w:rsidRPr="004E614C">
        <w:rPr>
          <w:lang w:eastAsia="zh-CN"/>
        </w:rPr>
        <w:tab/>
      </w:r>
      <w:r w:rsidR="003A192D">
        <w:rPr>
          <w:rFonts w:hint="eastAsia"/>
          <w:lang w:eastAsia="zh-CN"/>
        </w:rPr>
        <w:t>本研究</w:t>
      </w:r>
      <w:r w:rsidR="00281374" w:rsidRPr="00281374">
        <w:rPr>
          <w:rFonts w:hint="eastAsia"/>
          <w:lang w:eastAsia="zh-CN"/>
        </w:rPr>
        <w:t>验证了假设</w:t>
      </w:r>
      <w:r w:rsidR="00281374" w:rsidRPr="00281374">
        <w:rPr>
          <w:rFonts w:hint="eastAsia"/>
          <w:lang w:eastAsia="zh-CN"/>
        </w:rPr>
        <w:t>1-4</w:t>
      </w:r>
      <w:r w:rsidR="00281374" w:rsidRPr="00281374">
        <w:rPr>
          <w:rFonts w:hint="eastAsia"/>
          <w:lang w:eastAsia="zh-CN"/>
        </w:rPr>
        <w:t>。具体而言，当被试经历了向上比较后，会体验到更多的相对剥夺感，从而导致对生活满意度的评价降低。相反，当被试经历了向下比较后，会体验到更多的优越感，进而导致对生活满意度的评价升高。正如图</w:t>
      </w:r>
      <w:r w:rsidR="00EC796A">
        <w:rPr>
          <w:rFonts w:hint="eastAsia"/>
          <w:lang w:eastAsia="zh-CN"/>
        </w:rPr>
        <w:t>5</w:t>
      </w:r>
      <w:r w:rsidR="00281374" w:rsidRPr="00281374">
        <w:rPr>
          <w:rFonts w:hint="eastAsia"/>
          <w:lang w:eastAsia="zh-CN"/>
        </w:rPr>
        <w:t>.</w:t>
      </w:r>
      <w:r w:rsidR="00180D53">
        <w:rPr>
          <w:rFonts w:hint="eastAsia"/>
          <w:lang w:eastAsia="zh-CN"/>
        </w:rPr>
        <w:t>1</w:t>
      </w:r>
      <w:r w:rsidR="00281374" w:rsidRPr="00281374">
        <w:rPr>
          <w:rFonts w:hint="eastAsia"/>
          <w:lang w:eastAsia="zh-CN"/>
        </w:rPr>
        <w:t>的相关矩阵所示，社会比较方向与生活满意度之间仅存在很低的相关性（</w:t>
      </w:r>
      <w:r w:rsidR="00281374" w:rsidRPr="00281374">
        <w:rPr>
          <w:rFonts w:hint="eastAsia"/>
          <w:lang w:eastAsia="zh-CN"/>
        </w:rPr>
        <w:t>r = -.15</w:t>
      </w:r>
      <w:r w:rsidR="00281374" w:rsidRPr="00281374">
        <w:rPr>
          <w:rFonts w:hint="eastAsia"/>
          <w:lang w:eastAsia="zh-CN"/>
        </w:rPr>
        <w:t>）。但这并不意味着社会比较与生活满意度之间没有关系。通过</w:t>
      </w:r>
      <w:r w:rsidR="002A789E">
        <w:rPr>
          <w:rFonts w:hint="eastAsia"/>
          <w:lang w:eastAsia="zh-CN"/>
        </w:rPr>
        <w:t>研究</w:t>
      </w:r>
      <w:r w:rsidR="00281374" w:rsidRPr="00281374">
        <w:rPr>
          <w:rFonts w:hint="eastAsia"/>
          <w:lang w:eastAsia="zh-CN"/>
        </w:rPr>
        <w:t>1</w:t>
      </w:r>
      <w:r w:rsidR="00281374" w:rsidRPr="00281374">
        <w:rPr>
          <w:rFonts w:hint="eastAsia"/>
          <w:lang w:eastAsia="zh-CN"/>
        </w:rPr>
        <w:t>，</w:t>
      </w:r>
      <w:r w:rsidR="003A192D">
        <w:rPr>
          <w:rFonts w:hint="eastAsia"/>
          <w:lang w:eastAsia="zh-CN"/>
        </w:rPr>
        <w:t>本研究</w:t>
      </w:r>
      <w:r w:rsidR="00281374" w:rsidRPr="00281374">
        <w:rPr>
          <w:rFonts w:hint="eastAsia"/>
          <w:lang w:eastAsia="zh-CN"/>
        </w:rPr>
        <w:t>证明了存在两条中介路径来解释社会比较方向与生活满意度之间的关系。具体而言，</w:t>
      </w:r>
      <w:r w:rsidR="002A5ECB">
        <w:rPr>
          <w:rFonts w:hint="eastAsia"/>
          <w:lang w:eastAsia="zh-CN"/>
        </w:rPr>
        <w:t>只有那些</w:t>
      </w:r>
      <w:r w:rsidR="00281374" w:rsidRPr="00281374">
        <w:rPr>
          <w:rFonts w:hint="eastAsia"/>
          <w:lang w:eastAsia="zh-CN"/>
        </w:rPr>
        <w:t>在经历了不同方向的社会比较后会产生相对剥夺感或优越感</w:t>
      </w:r>
      <w:r w:rsidR="002A5ECB">
        <w:rPr>
          <w:rFonts w:hint="eastAsia"/>
          <w:lang w:eastAsia="zh-CN"/>
        </w:rPr>
        <w:t>的人</w:t>
      </w:r>
      <w:r w:rsidR="00281374" w:rsidRPr="00281374">
        <w:rPr>
          <w:rFonts w:hint="eastAsia"/>
          <w:lang w:eastAsia="zh-CN"/>
        </w:rPr>
        <w:t>，</w:t>
      </w:r>
      <w:r w:rsidR="002A5ECB">
        <w:rPr>
          <w:rFonts w:hint="eastAsia"/>
          <w:lang w:eastAsia="zh-CN"/>
        </w:rPr>
        <w:t>才会由于</w:t>
      </w:r>
      <w:r w:rsidR="00281374" w:rsidRPr="00281374">
        <w:rPr>
          <w:rFonts w:hint="eastAsia"/>
          <w:lang w:eastAsia="zh-CN"/>
        </w:rPr>
        <w:t>这两种体验进一步影响了他们对生活满意度的评价</w:t>
      </w:r>
      <w:r w:rsidR="00967CE3" w:rsidRPr="004E614C">
        <w:rPr>
          <w:rFonts w:hint="eastAsia"/>
          <w:lang w:eastAsia="zh-CN"/>
        </w:rPr>
        <w:t>。</w:t>
      </w:r>
    </w:p>
    <w:p w14:paraId="5B333618" w14:textId="4E546449" w:rsidR="00942F84" w:rsidRPr="004E614C" w:rsidRDefault="00942F84" w:rsidP="00375389">
      <w:pPr>
        <w:rPr>
          <w:lang w:eastAsia="zh-CN"/>
        </w:rPr>
      </w:pPr>
      <w:r>
        <w:rPr>
          <w:lang w:eastAsia="zh-CN"/>
        </w:rPr>
        <w:tab/>
      </w:r>
      <w:r>
        <w:rPr>
          <w:rFonts w:hint="eastAsia"/>
          <w:lang w:eastAsia="zh-CN"/>
        </w:rPr>
        <w:t>如今人们会花大量的时间浏览社交媒体，比如微信朋友圈，微博或小红书等。</w:t>
      </w:r>
      <w:r w:rsidR="003A192D">
        <w:rPr>
          <w:rFonts w:hint="eastAsia"/>
          <w:lang w:eastAsia="zh-CN"/>
        </w:rPr>
        <w:t>本研究</w:t>
      </w:r>
      <w:r>
        <w:rPr>
          <w:rFonts w:hint="eastAsia"/>
          <w:lang w:eastAsia="zh-CN"/>
        </w:rPr>
        <w:t>的研究结果说明，人们仅仅是浏览到比自己过得更好的社交媒体内容，就会让自己的生活满意度下降。</w:t>
      </w:r>
      <w:r w:rsidRPr="00942F84">
        <w:rPr>
          <w:rFonts w:hint="eastAsia"/>
          <w:lang w:eastAsia="zh-CN"/>
        </w:rPr>
        <w:t>可能是因为社交媒体上的内容往往呈现出一种理想化的生活状态，与个体真实的生活情况产生了对比，从而导致了生活满意度的下降。这一发现提示着</w:t>
      </w:r>
      <w:r w:rsidR="003A192D">
        <w:rPr>
          <w:rFonts w:hint="eastAsia"/>
          <w:lang w:eastAsia="zh-CN"/>
        </w:rPr>
        <w:t>本研究</w:t>
      </w:r>
      <w:r w:rsidRPr="00942F84">
        <w:rPr>
          <w:rFonts w:hint="eastAsia"/>
          <w:lang w:eastAsia="zh-CN"/>
        </w:rPr>
        <w:t>，尽管社交媒体为人们提供了丰富的信息和社交机会，但也存在一定程度的负面影响，特别是对个体心理健康和生活满意度的影响，这值得</w:t>
      </w:r>
      <w:r w:rsidR="003A192D">
        <w:rPr>
          <w:rFonts w:hint="eastAsia"/>
          <w:lang w:eastAsia="zh-CN"/>
        </w:rPr>
        <w:t>本研究</w:t>
      </w:r>
      <w:r w:rsidRPr="00942F84">
        <w:rPr>
          <w:rFonts w:hint="eastAsia"/>
          <w:lang w:eastAsia="zh-CN"/>
        </w:rPr>
        <w:t>深入探讨和警惕</w:t>
      </w:r>
      <w:r>
        <w:rPr>
          <w:rFonts w:hint="eastAsia"/>
          <w:lang w:eastAsia="zh-CN"/>
        </w:rPr>
        <w:t>。</w:t>
      </w:r>
    </w:p>
    <w:p w14:paraId="0FFD78C1" w14:textId="13ED103E" w:rsidR="00942F84" w:rsidRDefault="00B76F72" w:rsidP="00375389">
      <w:pPr>
        <w:rPr>
          <w:lang w:eastAsia="zh-CN"/>
        </w:rPr>
      </w:pPr>
      <w:r w:rsidRPr="004E614C">
        <w:rPr>
          <w:lang w:eastAsia="zh-CN"/>
        </w:rPr>
        <w:tab/>
      </w:r>
      <w:r w:rsidR="00281374" w:rsidRPr="00281374">
        <w:rPr>
          <w:rFonts w:hint="eastAsia"/>
          <w:lang w:eastAsia="zh-CN"/>
        </w:rPr>
        <w:t>但</w:t>
      </w:r>
      <w:r w:rsidR="003A192D">
        <w:rPr>
          <w:rFonts w:hint="eastAsia"/>
          <w:lang w:eastAsia="zh-CN"/>
        </w:rPr>
        <w:t>本研究</w:t>
      </w:r>
      <w:r w:rsidR="00281374" w:rsidRPr="00281374">
        <w:rPr>
          <w:rFonts w:hint="eastAsia"/>
          <w:lang w:eastAsia="zh-CN"/>
        </w:rPr>
        <w:t>也存在一些问题。首先，尽管</w:t>
      </w:r>
      <w:r w:rsidR="003A192D">
        <w:rPr>
          <w:rFonts w:hint="eastAsia"/>
          <w:lang w:eastAsia="zh-CN"/>
        </w:rPr>
        <w:t>本研究</w:t>
      </w:r>
      <w:r w:rsidR="00281374" w:rsidRPr="00281374">
        <w:rPr>
          <w:rFonts w:hint="eastAsia"/>
          <w:lang w:eastAsia="zh-CN"/>
        </w:rPr>
        <w:t>通过了</w:t>
      </w:r>
      <w:r w:rsidR="00281374" w:rsidRPr="00281374">
        <w:rPr>
          <w:rFonts w:hint="eastAsia"/>
          <w:lang w:eastAsia="zh-CN"/>
        </w:rPr>
        <w:t>Harmon One Factor Test</w:t>
      </w:r>
      <w:r w:rsidR="00281374" w:rsidRPr="00281374">
        <w:rPr>
          <w:rFonts w:hint="eastAsia"/>
          <w:lang w:eastAsia="zh-CN"/>
        </w:rPr>
        <w:t>，但方法因子所解释的方差较大。同时，也有学者认为</w:t>
      </w:r>
      <w:r w:rsidR="00281374" w:rsidRPr="00281374">
        <w:rPr>
          <w:rFonts w:hint="eastAsia"/>
          <w:lang w:eastAsia="zh-CN"/>
        </w:rPr>
        <w:t>Harmon One Factor Test</w:t>
      </w:r>
      <w:r w:rsidR="00281374" w:rsidRPr="00281374">
        <w:rPr>
          <w:rFonts w:hint="eastAsia"/>
          <w:lang w:eastAsia="zh-CN"/>
        </w:rPr>
        <w:t>的检验相对宽松</w:t>
      </w:r>
      <w:r w:rsidR="00D05733" w:rsidRPr="004E614C">
        <w:rPr>
          <w:rFonts w:hint="eastAsia"/>
          <w:lang w:eastAsia="zh-CN"/>
        </w:rPr>
        <w:t xml:space="preserve"> </w:t>
      </w:r>
      <w:r w:rsidR="002E1D41" w:rsidRPr="004E614C">
        <w:rPr>
          <w:lang w:eastAsia="zh-CN"/>
        </w:rPr>
        <w:fldChar w:fldCharType="begin"/>
      </w:r>
      <w:r w:rsidR="00D05733" w:rsidRPr="004E614C">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2E1D41" w:rsidRPr="004E614C">
        <w:rPr>
          <w:lang w:eastAsia="zh-CN"/>
        </w:rPr>
        <w:fldChar w:fldCharType="separate"/>
      </w:r>
      <w:r w:rsidR="00D05733" w:rsidRPr="004E614C">
        <w:rPr>
          <w:noProof/>
          <w:lang w:eastAsia="zh-CN"/>
        </w:rPr>
        <w:t>(Podsakoff et al., 2003)</w:t>
      </w:r>
      <w:r w:rsidR="002E1D41" w:rsidRPr="004E614C">
        <w:rPr>
          <w:lang w:eastAsia="zh-CN"/>
        </w:rPr>
        <w:fldChar w:fldCharType="end"/>
      </w:r>
      <w:r w:rsidR="00474A09" w:rsidRPr="004E614C">
        <w:rPr>
          <w:rFonts w:hint="eastAsia"/>
          <w:lang w:eastAsia="zh-CN"/>
        </w:rPr>
        <w:t>。</w:t>
      </w:r>
      <w:r w:rsidR="00281374" w:rsidRPr="00281374">
        <w:rPr>
          <w:rFonts w:hint="eastAsia"/>
          <w:lang w:eastAsia="zh-CN"/>
        </w:rPr>
        <w:t>因此，在之后的</w:t>
      </w:r>
      <w:r w:rsidR="002A789E">
        <w:rPr>
          <w:rFonts w:hint="eastAsia"/>
          <w:lang w:eastAsia="zh-CN"/>
        </w:rPr>
        <w:t>研究</w:t>
      </w:r>
      <w:r w:rsidR="00281374" w:rsidRPr="00281374">
        <w:rPr>
          <w:rFonts w:hint="eastAsia"/>
          <w:lang w:eastAsia="zh-CN"/>
        </w:rPr>
        <w:t>中，</w:t>
      </w:r>
      <w:r w:rsidR="003A192D">
        <w:rPr>
          <w:rFonts w:hint="eastAsia"/>
          <w:lang w:eastAsia="zh-CN"/>
        </w:rPr>
        <w:t>本研究</w:t>
      </w:r>
      <w:r w:rsidR="00281374" w:rsidRPr="00281374">
        <w:rPr>
          <w:rFonts w:hint="eastAsia"/>
          <w:lang w:eastAsia="zh-CN"/>
        </w:rPr>
        <w:t>将采用更严格的方法来检验是否存在共同方法偏差。</w:t>
      </w:r>
    </w:p>
    <w:p w14:paraId="15111E4F" w14:textId="5F4D63DA" w:rsidR="00634FC0" w:rsidRDefault="00942F84" w:rsidP="00942F84">
      <w:pPr>
        <w:ind w:firstLine="480"/>
        <w:rPr>
          <w:lang w:eastAsia="zh-CN"/>
        </w:rPr>
        <w:sectPr w:rsidR="00634FC0" w:rsidSect="004C21E6">
          <w:headerReference w:type="default" r:id="rId34"/>
          <w:pgSz w:w="11906" w:h="16838"/>
          <w:pgMar w:top="1440" w:right="1800" w:bottom="1440" w:left="1800" w:header="851" w:footer="992" w:gutter="0"/>
          <w:cols w:space="425"/>
          <w:docGrid w:type="lines" w:linePitch="360"/>
        </w:sectPr>
      </w:pPr>
      <w:r w:rsidRPr="00942F84">
        <w:rPr>
          <w:rFonts w:hint="eastAsia"/>
          <w:lang w:eastAsia="zh-CN"/>
        </w:rPr>
        <w:t>其次，尽管</w:t>
      </w:r>
      <w:r w:rsidR="003A192D">
        <w:rPr>
          <w:rFonts w:hint="eastAsia"/>
          <w:lang w:eastAsia="zh-CN"/>
        </w:rPr>
        <w:t>本研究</w:t>
      </w:r>
      <w:r w:rsidRPr="00942F84">
        <w:rPr>
          <w:rFonts w:hint="eastAsia"/>
          <w:lang w:eastAsia="zh-CN"/>
        </w:rPr>
        <w:t>在预</w:t>
      </w:r>
      <w:r w:rsidR="002A789E">
        <w:rPr>
          <w:rFonts w:hint="eastAsia"/>
          <w:lang w:eastAsia="zh-CN"/>
        </w:rPr>
        <w:t>研究</w:t>
      </w:r>
      <w:r w:rsidRPr="00942F84">
        <w:rPr>
          <w:rFonts w:hint="eastAsia"/>
          <w:lang w:eastAsia="zh-CN"/>
        </w:rPr>
        <w:t>中对量表进行了修订，但仍然存在一些题目的标准化因子载荷在</w:t>
      </w:r>
      <w:r w:rsidR="00E56861">
        <w:rPr>
          <w:rFonts w:hint="eastAsia"/>
          <w:lang w:eastAsia="zh-CN"/>
        </w:rPr>
        <w:t>本研究</w:t>
      </w:r>
      <w:r w:rsidRPr="00942F84">
        <w:rPr>
          <w:rFonts w:hint="eastAsia"/>
          <w:lang w:eastAsia="zh-CN"/>
        </w:rPr>
        <w:t>中未达到</w:t>
      </w:r>
      <w:r w:rsidRPr="00942F84">
        <w:rPr>
          <w:rFonts w:hint="eastAsia"/>
          <w:lang w:eastAsia="zh-CN"/>
        </w:rPr>
        <w:t>0.7</w:t>
      </w:r>
      <w:r w:rsidR="00D0211F">
        <w:rPr>
          <w:rFonts w:hint="eastAsia"/>
          <w:lang w:eastAsia="zh-CN"/>
        </w:rPr>
        <w:t>0</w:t>
      </w:r>
      <w:r w:rsidRPr="00942F84">
        <w:rPr>
          <w:rFonts w:hint="eastAsia"/>
          <w:lang w:eastAsia="zh-CN"/>
        </w:rPr>
        <w:t>的标准。这可能表明</w:t>
      </w:r>
      <w:r w:rsidR="003A192D">
        <w:rPr>
          <w:rFonts w:hint="eastAsia"/>
          <w:lang w:eastAsia="zh-CN"/>
        </w:rPr>
        <w:t>本研究</w:t>
      </w:r>
      <w:r w:rsidRPr="00942F84">
        <w:rPr>
          <w:rFonts w:hint="eastAsia"/>
          <w:lang w:eastAsia="zh-CN"/>
        </w:rPr>
        <w:t>量表的某些</w:t>
      </w:r>
      <w:r w:rsidR="00D0211F">
        <w:rPr>
          <w:rFonts w:hint="eastAsia"/>
          <w:lang w:eastAsia="zh-CN"/>
        </w:rPr>
        <w:t>题目</w:t>
      </w:r>
      <w:r w:rsidRPr="00942F84">
        <w:rPr>
          <w:rFonts w:hint="eastAsia"/>
          <w:lang w:eastAsia="zh-CN"/>
        </w:rPr>
        <w:t>在实际应用中的效度有待进一步验证和修订。因此，未来的研究可以进一步修订这些问卷，以提高量表的效度和准确性，确保</w:t>
      </w:r>
      <w:r w:rsidR="003A192D">
        <w:rPr>
          <w:rFonts w:hint="eastAsia"/>
          <w:lang w:eastAsia="zh-CN"/>
        </w:rPr>
        <w:t>研究</w:t>
      </w:r>
      <w:r w:rsidRPr="00942F84">
        <w:rPr>
          <w:rFonts w:hint="eastAsia"/>
          <w:lang w:eastAsia="zh-CN"/>
        </w:rPr>
        <w:t>得到的研究结果更加可靠和有效</w:t>
      </w:r>
      <w:r w:rsidR="00474A09" w:rsidRPr="004E614C">
        <w:rPr>
          <w:rFonts w:hint="eastAsia"/>
          <w:lang w:eastAsia="zh-CN"/>
        </w:rPr>
        <w:t>。</w:t>
      </w:r>
    </w:p>
    <w:p w14:paraId="0FBD5E66" w14:textId="1FC614A3" w:rsidR="0092747F" w:rsidRPr="00634FC0" w:rsidRDefault="00634FC0" w:rsidP="00634FC0">
      <w:pPr>
        <w:pStyle w:val="1"/>
        <w:spacing w:before="360" w:after="360"/>
        <w:rPr>
          <w:lang w:eastAsia="zh-CN"/>
        </w:rPr>
      </w:pPr>
      <w:bookmarkStart w:id="77" w:name="_Toc162021944"/>
      <w:r>
        <w:rPr>
          <w:rFonts w:hint="eastAsia"/>
          <w:lang w:eastAsia="zh-CN"/>
        </w:rPr>
        <w:t>第</w:t>
      </w:r>
      <w:r w:rsidR="00D939C0">
        <w:rPr>
          <w:rFonts w:hint="eastAsia"/>
          <w:lang w:eastAsia="zh-CN"/>
        </w:rPr>
        <w:t>六</w:t>
      </w:r>
      <w:r>
        <w:rPr>
          <w:rFonts w:hint="eastAsia"/>
          <w:lang w:eastAsia="zh-CN"/>
        </w:rPr>
        <w:t xml:space="preserve">章 </w:t>
      </w:r>
      <w:r w:rsidR="008C4E57">
        <w:rPr>
          <w:rFonts w:hint="eastAsia"/>
          <w:lang w:eastAsia="zh-CN"/>
        </w:rPr>
        <w:t>研究四：社会比较倾向的调节效应</w:t>
      </w:r>
      <w:bookmarkEnd w:id="77"/>
    </w:p>
    <w:p w14:paraId="7F9F456A" w14:textId="5EF7D607" w:rsidR="002525D4" w:rsidRDefault="002525D4" w:rsidP="00F33CEC">
      <w:pPr>
        <w:pStyle w:val="2"/>
        <w:spacing w:before="180" w:after="180"/>
        <w:rPr>
          <w:lang w:eastAsia="zh-CN"/>
        </w:rPr>
      </w:pPr>
      <w:bookmarkStart w:id="78" w:name="_Toc162021945"/>
      <w:r>
        <w:rPr>
          <w:rFonts w:hint="eastAsia"/>
          <w:lang w:eastAsia="zh-CN"/>
        </w:rPr>
        <w:t>6.1 研究目的</w:t>
      </w:r>
      <w:bookmarkEnd w:id="78"/>
    </w:p>
    <w:p w14:paraId="3445853D" w14:textId="5687F3A7" w:rsidR="002525D4" w:rsidRPr="002525D4" w:rsidRDefault="002525D4" w:rsidP="002525D4">
      <w:pPr>
        <w:rPr>
          <w:lang w:eastAsia="zh-CN"/>
        </w:rPr>
      </w:pPr>
      <w:r>
        <w:rPr>
          <w:lang w:eastAsia="zh-CN"/>
        </w:rPr>
        <w:tab/>
      </w:r>
      <w:r>
        <w:rPr>
          <w:rFonts w:hint="eastAsia"/>
          <w:lang w:eastAsia="zh-CN"/>
        </w:rPr>
        <w:t>本研究旨在讨论研究三中所建立的并列中介模型的边际条件——社会比较倾向。不同于研究三，本研究不再操纵被试的社会比较方向，转而测量被试的社会比较方向。由于生活中不可能单单只存在向上比较或向下比较，因此测量比较的方向比操纵比较的方向更符合现实中人们的体验。首先，本研究将重新检验研究三中的并列中介模型是否仍然成立</w:t>
      </w:r>
      <w:r w:rsidR="0078772F">
        <w:rPr>
          <w:rFonts w:hint="eastAsia"/>
          <w:lang w:eastAsia="zh-CN"/>
        </w:rPr>
        <w:t>，即重新检验假设</w:t>
      </w:r>
      <w:r w:rsidR="0078772F">
        <w:rPr>
          <w:rFonts w:hint="eastAsia"/>
          <w:lang w:eastAsia="zh-CN"/>
        </w:rPr>
        <w:t>1-4</w:t>
      </w:r>
      <w:r w:rsidR="0078772F">
        <w:rPr>
          <w:rFonts w:hint="eastAsia"/>
          <w:lang w:eastAsia="zh-CN"/>
        </w:rPr>
        <w:t>是否仍然成立</w:t>
      </w:r>
      <w:r>
        <w:rPr>
          <w:rFonts w:hint="eastAsia"/>
          <w:lang w:eastAsia="zh-CN"/>
        </w:rPr>
        <w:t>。然后，本研究将引入社会比较倾向作为边际条件。以检验假设</w:t>
      </w:r>
      <w:r>
        <w:rPr>
          <w:rFonts w:hint="eastAsia"/>
          <w:lang w:eastAsia="zh-CN"/>
        </w:rPr>
        <w:t>5</w:t>
      </w:r>
      <w:r>
        <w:rPr>
          <w:rFonts w:hint="eastAsia"/>
          <w:lang w:eastAsia="zh-CN"/>
        </w:rPr>
        <w:t>是否成立，即本文所建立的并列中介模型</w:t>
      </w:r>
      <w:r w:rsidR="0078772F">
        <w:rPr>
          <w:rFonts w:hint="eastAsia"/>
          <w:lang w:eastAsia="zh-CN"/>
        </w:rPr>
        <w:t>是否</w:t>
      </w:r>
      <w:r>
        <w:rPr>
          <w:rFonts w:hint="eastAsia"/>
          <w:lang w:eastAsia="zh-CN"/>
        </w:rPr>
        <w:t>仅在高社会比较倾向的</w:t>
      </w:r>
      <w:r w:rsidR="0078772F">
        <w:rPr>
          <w:rFonts w:hint="eastAsia"/>
          <w:lang w:eastAsia="zh-CN"/>
        </w:rPr>
        <w:t>被试</w:t>
      </w:r>
      <w:r>
        <w:rPr>
          <w:rFonts w:hint="eastAsia"/>
          <w:lang w:eastAsia="zh-CN"/>
        </w:rPr>
        <w:t>中才成立。</w:t>
      </w:r>
    </w:p>
    <w:p w14:paraId="3FA52E65" w14:textId="4AF169C1" w:rsidR="00B81396" w:rsidRPr="00F33CEC" w:rsidRDefault="008C4A7B" w:rsidP="00F33CEC">
      <w:pPr>
        <w:pStyle w:val="2"/>
        <w:spacing w:before="180" w:after="180"/>
        <w:rPr>
          <w:lang w:eastAsia="zh-CN"/>
        </w:rPr>
      </w:pPr>
      <w:bookmarkStart w:id="79" w:name="_Toc162021946"/>
      <w:r>
        <w:rPr>
          <w:rFonts w:hint="eastAsia"/>
          <w:lang w:eastAsia="zh-CN"/>
        </w:rPr>
        <w:t>6</w:t>
      </w:r>
      <w:r w:rsidR="00634FC0" w:rsidRPr="00F33CEC">
        <w:rPr>
          <w:lang w:eastAsia="zh-CN"/>
        </w:rPr>
        <w:t>.</w:t>
      </w:r>
      <w:r w:rsidR="002525D4">
        <w:rPr>
          <w:rFonts w:hint="eastAsia"/>
          <w:lang w:eastAsia="zh-CN"/>
        </w:rPr>
        <w:t>2</w:t>
      </w:r>
      <w:r w:rsidR="00634FC0" w:rsidRPr="00F33CEC">
        <w:rPr>
          <w:lang w:eastAsia="zh-CN"/>
        </w:rPr>
        <w:t xml:space="preserve"> </w:t>
      </w:r>
      <w:r w:rsidR="00B81396" w:rsidRPr="00F33CEC">
        <w:rPr>
          <w:lang w:eastAsia="zh-CN"/>
        </w:rPr>
        <w:t>方法</w:t>
      </w:r>
      <w:bookmarkEnd w:id="79"/>
    </w:p>
    <w:p w14:paraId="188598FC" w14:textId="15CEE2C3" w:rsidR="00D05733" w:rsidRPr="004E614C" w:rsidRDefault="008C4A7B" w:rsidP="00D05733">
      <w:pPr>
        <w:pStyle w:val="3"/>
        <w:spacing w:before="180" w:after="180"/>
        <w:rPr>
          <w:lang w:eastAsia="zh-CN"/>
        </w:rPr>
      </w:pPr>
      <w:bookmarkStart w:id="80" w:name="_Toc162021947"/>
      <w:r>
        <w:rPr>
          <w:rFonts w:hint="eastAsia"/>
          <w:lang w:eastAsia="zh-CN"/>
        </w:rPr>
        <w:t>6</w:t>
      </w:r>
      <w:r w:rsidR="00634FC0">
        <w:rPr>
          <w:lang w:eastAsia="zh-CN"/>
        </w:rPr>
        <w:t>.</w:t>
      </w:r>
      <w:r w:rsidR="002525D4">
        <w:rPr>
          <w:rFonts w:hint="eastAsia"/>
          <w:lang w:eastAsia="zh-CN"/>
        </w:rPr>
        <w:t>2</w:t>
      </w:r>
      <w:r w:rsidR="00634FC0">
        <w:rPr>
          <w:lang w:eastAsia="zh-CN"/>
        </w:rPr>
        <w:t>.</w:t>
      </w:r>
      <w:r w:rsidR="007C5792">
        <w:rPr>
          <w:lang w:eastAsia="zh-CN"/>
        </w:rPr>
        <w:t>1</w:t>
      </w:r>
      <w:r w:rsidR="00634FC0">
        <w:rPr>
          <w:lang w:eastAsia="zh-CN"/>
        </w:rPr>
        <w:t xml:space="preserve"> </w:t>
      </w:r>
      <w:r w:rsidR="00D05733" w:rsidRPr="004E614C">
        <w:rPr>
          <w:lang w:eastAsia="zh-CN"/>
        </w:rPr>
        <w:t>被试</w:t>
      </w:r>
      <w:bookmarkEnd w:id="80"/>
    </w:p>
    <w:p w14:paraId="1521C67A" w14:textId="1F1038FF" w:rsidR="007C5792" w:rsidRDefault="00D05733" w:rsidP="005A1FC9">
      <w:pPr>
        <w:rPr>
          <w:lang w:eastAsia="zh-CN"/>
        </w:rPr>
      </w:pPr>
      <w:r w:rsidRPr="004E614C">
        <w:rPr>
          <w:lang w:eastAsia="zh-CN"/>
        </w:rPr>
        <w:tab/>
      </w:r>
      <w:r w:rsidR="003A192D">
        <w:rPr>
          <w:rFonts w:hint="eastAsia"/>
          <w:lang w:eastAsia="zh-CN"/>
        </w:rPr>
        <w:t>本研究</w:t>
      </w:r>
      <w:r w:rsidR="007C5792" w:rsidRPr="004E614C">
        <w:rPr>
          <w:rFonts w:hint="eastAsia"/>
          <w:lang w:eastAsia="zh-CN"/>
        </w:rPr>
        <w:t>使用问卷星的样本服务收集了</w:t>
      </w:r>
      <w:r w:rsidR="007C5792" w:rsidRPr="004E614C">
        <w:rPr>
          <w:rFonts w:hint="eastAsia"/>
          <w:lang w:eastAsia="zh-CN"/>
        </w:rPr>
        <w:t>5</w:t>
      </w:r>
      <w:r w:rsidR="007C5792" w:rsidRPr="004E614C">
        <w:rPr>
          <w:lang w:eastAsia="zh-CN"/>
        </w:rPr>
        <w:t>30</w:t>
      </w:r>
      <w:r w:rsidR="007C5792" w:rsidRPr="004E614C">
        <w:rPr>
          <w:rFonts w:hint="eastAsia"/>
          <w:lang w:eastAsia="zh-CN"/>
        </w:rPr>
        <w:t>份问卷，</w:t>
      </w:r>
      <w:r w:rsidR="007C5792">
        <w:rPr>
          <w:rFonts w:hint="eastAsia"/>
          <w:lang w:eastAsia="zh-CN"/>
        </w:rPr>
        <w:t>剔除未能通过检测题的无效问卷</w:t>
      </w:r>
      <w:r w:rsidR="007C5792" w:rsidRPr="004E614C">
        <w:rPr>
          <w:rFonts w:hint="eastAsia"/>
          <w:lang w:eastAsia="zh-CN"/>
        </w:rPr>
        <w:t>2</w:t>
      </w:r>
      <w:r w:rsidR="007C5792" w:rsidRPr="004E614C">
        <w:rPr>
          <w:lang w:eastAsia="zh-CN"/>
        </w:rPr>
        <w:t>27</w:t>
      </w:r>
      <w:r w:rsidR="007C5792">
        <w:rPr>
          <w:rFonts w:hint="eastAsia"/>
          <w:lang w:eastAsia="zh-CN"/>
        </w:rPr>
        <w:t>份，</w:t>
      </w:r>
      <w:r w:rsidR="007C5792" w:rsidRPr="004E614C">
        <w:rPr>
          <w:rFonts w:hint="eastAsia"/>
          <w:lang w:eastAsia="zh-CN"/>
        </w:rPr>
        <w:t>最终</w:t>
      </w:r>
      <w:r w:rsidR="003A192D">
        <w:rPr>
          <w:rFonts w:hint="eastAsia"/>
          <w:lang w:eastAsia="zh-CN"/>
        </w:rPr>
        <w:t>本研究</w:t>
      </w:r>
      <w:r w:rsidR="007C5792" w:rsidRPr="004E614C">
        <w:rPr>
          <w:rFonts w:hint="eastAsia"/>
          <w:lang w:eastAsia="zh-CN"/>
        </w:rPr>
        <w:t>收集到了</w:t>
      </w:r>
      <w:r w:rsidR="007C5792" w:rsidRPr="004E614C">
        <w:rPr>
          <w:rFonts w:hint="eastAsia"/>
          <w:lang w:eastAsia="zh-CN"/>
        </w:rPr>
        <w:t>3</w:t>
      </w:r>
      <w:r w:rsidR="007C5792" w:rsidRPr="004E614C">
        <w:rPr>
          <w:lang w:eastAsia="zh-CN"/>
        </w:rPr>
        <w:t>03</w:t>
      </w:r>
      <w:r w:rsidR="007C5792" w:rsidRPr="004E614C">
        <w:rPr>
          <w:rFonts w:hint="eastAsia"/>
          <w:lang w:eastAsia="zh-CN"/>
        </w:rPr>
        <w:t>份有效问卷</w:t>
      </w:r>
      <w:r w:rsidR="007C5792">
        <w:rPr>
          <w:rFonts w:hint="eastAsia"/>
          <w:lang w:eastAsia="zh-CN"/>
        </w:rPr>
        <w:t>。</w:t>
      </w:r>
      <w:r w:rsidR="007C5792" w:rsidRPr="004E614C">
        <w:rPr>
          <w:rFonts w:hint="eastAsia"/>
          <w:lang w:eastAsia="zh-CN"/>
        </w:rPr>
        <w:t>其中有</w:t>
      </w:r>
      <w:r w:rsidR="007C5792" w:rsidRPr="004E614C">
        <w:rPr>
          <w:rFonts w:hint="eastAsia"/>
          <w:lang w:eastAsia="zh-CN"/>
        </w:rPr>
        <w:t>1</w:t>
      </w:r>
      <w:r w:rsidR="007C5792" w:rsidRPr="004E614C">
        <w:rPr>
          <w:lang w:eastAsia="zh-CN"/>
        </w:rPr>
        <w:t>68</w:t>
      </w:r>
      <w:r w:rsidR="007C5792" w:rsidRPr="004E614C">
        <w:rPr>
          <w:rFonts w:hint="eastAsia"/>
          <w:lang w:eastAsia="zh-CN"/>
        </w:rPr>
        <w:t>名被试是女性</w:t>
      </w:r>
      <w:r w:rsidR="007C5792">
        <w:rPr>
          <w:rFonts w:hint="eastAsia"/>
          <w:lang w:eastAsia="zh-CN"/>
        </w:rPr>
        <w:t>，</w:t>
      </w:r>
      <w:r w:rsidR="007C5792" w:rsidRPr="004E614C">
        <w:rPr>
          <w:rFonts w:hint="eastAsia"/>
          <w:lang w:eastAsia="zh-CN"/>
        </w:rPr>
        <w:t>平均年龄为</w:t>
      </w:r>
      <w:r w:rsidR="007C5792" w:rsidRPr="004E614C">
        <w:rPr>
          <w:rFonts w:hint="eastAsia"/>
          <w:lang w:eastAsia="zh-CN"/>
        </w:rPr>
        <w:t>3</w:t>
      </w:r>
      <w:r w:rsidR="007C5792" w:rsidRPr="004E614C">
        <w:rPr>
          <w:lang w:eastAsia="zh-CN"/>
        </w:rPr>
        <w:t>3.25</w:t>
      </w:r>
      <w:r w:rsidR="007C5792" w:rsidRPr="004E614C">
        <w:rPr>
          <w:rFonts w:hint="eastAsia"/>
          <w:lang w:eastAsia="zh-CN"/>
        </w:rPr>
        <w:t>（</w:t>
      </w:r>
      <w:r w:rsidR="007C5792" w:rsidRPr="004E614C">
        <w:rPr>
          <w:rFonts w:hint="eastAsia"/>
          <w:lang w:eastAsia="zh-CN"/>
        </w:rPr>
        <w:t>S</w:t>
      </w:r>
      <w:r w:rsidR="007C5792" w:rsidRPr="004E614C">
        <w:rPr>
          <w:lang w:eastAsia="zh-CN"/>
        </w:rPr>
        <w:t>D = 7.</w:t>
      </w:r>
      <w:r w:rsidR="007C5792" w:rsidRPr="007C5792">
        <w:rPr>
          <w:lang w:eastAsia="zh-CN"/>
        </w:rPr>
        <w:t xml:space="preserve"> </w:t>
      </w:r>
      <w:r w:rsidR="007C5792" w:rsidRPr="004E614C">
        <w:rPr>
          <w:lang w:eastAsia="zh-CN"/>
        </w:rPr>
        <w:t>74</w:t>
      </w:r>
      <w:r w:rsidR="007C5792" w:rsidRPr="004E614C">
        <w:rPr>
          <w:rFonts w:hint="eastAsia"/>
          <w:lang w:eastAsia="zh-CN"/>
        </w:rPr>
        <w:t>）</w:t>
      </w:r>
      <w:r w:rsidR="001F551C">
        <w:rPr>
          <w:rFonts w:hint="eastAsia"/>
          <w:lang w:eastAsia="zh-CN"/>
        </w:rPr>
        <w:t>；“初中及以下”</w:t>
      </w:r>
      <w:r w:rsidR="001F551C">
        <w:rPr>
          <w:lang w:eastAsia="zh-CN"/>
        </w:rPr>
        <w:t>2</w:t>
      </w:r>
      <w:r w:rsidR="001F551C">
        <w:rPr>
          <w:rFonts w:hint="eastAsia"/>
          <w:lang w:eastAsia="zh-CN"/>
        </w:rPr>
        <w:t>名，占总数的</w:t>
      </w:r>
      <w:r w:rsidR="001F551C">
        <w:rPr>
          <w:lang w:eastAsia="zh-CN"/>
        </w:rPr>
        <w:t>0.6</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10</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32</w:t>
      </w:r>
      <w:r w:rsidR="001F551C">
        <w:rPr>
          <w:rFonts w:hint="eastAsia"/>
          <w:lang w:eastAsia="zh-CN"/>
        </w:rPr>
        <w:t>名，占总数的</w:t>
      </w:r>
      <w:r w:rsidR="001F551C">
        <w:rPr>
          <w:lang w:eastAsia="zh-CN"/>
        </w:rPr>
        <w:t>11</w:t>
      </w:r>
      <w:r w:rsidR="001F551C">
        <w:rPr>
          <w:rFonts w:hint="eastAsia"/>
          <w:lang w:eastAsia="zh-CN"/>
        </w:rPr>
        <w:t>%</w:t>
      </w:r>
      <w:r w:rsidR="001F551C">
        <w:rPr>
          <w:rFonts w:hint="eastAsia"/>
          <w:lang w:eastAsia="zh-CN"/>
        </w:rPr>
        <w:t>，“大学本科”</w:t>
      </w:r>
      <w:r w:rsidR="001F551C">
        <w:rPr>
          <w:lang w:eastAsia="zh-CN"/>
        </w:rPr>
        <w:t>230</w:t>
      </w:r>
      <w:r w:rsidR="001F551C">
        <w:rPr>
          <w:rFonts w:hint="eastAsia"/>
          <w:lang w:eastAsia="zh-CN"/>
        </w:rPr>
        <w:t>名，占总数的</w:t>
      </w:r>
      <w:r w:rsidR="001F551C">
        <w:rPr>
          <w:lang w:eastAsia="zh-CN"/>
        </w:rPr>
        <w:t>76</w:t>
      </w:r>
      <w:r w:rsidR="001F551C">
        <w:rPr>
          <w:rFonts w:hint="eastAsia"/>
          <w:lang w:eastAsia="zh-CN"/>
        </w:rPr>
        <w:t>%</w:t>
      </w:r>
      <w:r w:rsidR="001F551C">
        <w:rPr>
          <w:rFonts w:hint="eastAsia"/>
          <w:lang w:eastAsia="zh-CN"/>
        </w:rPr>
        <w:t>，“研究生及以上”</w:t>
      </w:r>
      <w:r w:rsidR="001F551C">
        <w:rPr>
          <w:lang w:eastAsia="zh-CN"/>
        </w:rPr>
        <w:t>29</w:t>
      </w:r>
      <w:r w:rsidR="001F551C">
        <w:rPr>
          <w:rFonts w:hint="eastAsia"/>
          <w:lang w:eastAsia="zh-CN"/>
        </w:rPr>
        <w:t>名，占总数的</w:t>
      </w:r>
      <w:r w:rsidR="001F551C">
        <w:rPr>
          <w:lang w:eastAsia="zh-CN"/>
        </w:rPr>
        <w:t>10</w:t>
      </w:r>
      <w:r w:rsidR="001F551C">
        <w:rPr>
          <w:rFonts w:hint="eastAsia"/>
          <w:lang w:eastAsia="zh-CN"/>
        </w:rPr>
        <w:t>%</w:t>
      </w:r>
      <w:r w:rsidR="001F551C">
        <w:rPr>
          <w:rFonts w:hint="eastAsia"/>
          <w:lang w:eastAsia="zh-CN"/>
        </w:rPr>
        <w:t>；未婚</w:t>
      </w:r>
      <w:r w:rsidR="001F551C">
        <w:rPr>
          <w:lang w:eastAsia="zh-CN"/>
        </w:rPr>
        <w:t>52</w:t>
      </w:r>
      <w:r w:rsidR="001F551C">
        <w:rPr>
          <w:rFonts w:hint="eastAsia"/>
          <w:lang w:eastAsia="zh-CN"/>
        </w:rPr>
        <w:t>人，占总数的</w:t>
      </w:r>
      <w:r w:rsidR="001F551C">
        <w:rPr>
          <w:lang w:eastAsia="zh-CN"/>
        </w:rPr>
        <w:t>17</w:t>
      </w:r>
      <w:r w:rsidR="001F551C">
        <w:rPr>
          <w:rFonts w:hint="eastAsia"/>
          <w:lang w:eastAsia="zh-CN"/>
        </w:rPr>
        <w:t>%</w:t>
      </w:r>
      <w:r w:rsidR="001F551C">
        <w:rPr>
          <w:rFonts w:hint="eastAsia"/>
          <w:lang w:eastAsia="zh-CN"/>
        </w:rPr>
        <w:t>，已婚</w:t>
      </w:r>
      <w:r w:rsidR="001F551C">
        <w:rPr>
          <w:lang w:eastAsia="zh-CN"/>
        </w:rPr>
        <w:t>248</w:t>
      </w:r>
      <w:r w:rsidR="001F551C">
        <w:rPr>
          <w:rFonts w:hint="eastAsia"/>
          <w:lang w:eastAsia="zh-CN"/>
        </w:rPr>
        <w:t>人，占总数的</w:t>
      </w:r>
      <w:r w:rsidR="001F551C">
        <w:rPr>
          <w:lang w:eastAsia="zh-CN"/>
        </w:rPr>
        <w:t>82</w:t>
      </w:r>
      <w:r w:rsidR="001F551C">
        <w:rPr>
          <w:rFonts w:hint="eastAsia"/>
          <w:lang w:eastAsia="zh-CN"/>
        </w:rPr>
        <w:t>%</w:t>
      </w:r>
      <w:r w:rsidR="001F551C">
        <w:rPr>
          <w:rFonts w:hint="eastAsia"/>
          <w:lang w:eastAsia="zh-CN"/>
        </w:rPr>
        <w:t>，离异</w:t>
      </w:r>
      <w:r w:rsidR="001F551C">
        <w:rPr>
          <w:lang w:eastAsia="zh-CN"/>
        </w:rPr>
        <w:t>3</w:t>
      </w:r>
      <w:r w:rsidR="001F551C">
        <w:rPr>
          <w:rFonts w:hint="eastAsia"/>
          <w:lang w:eastAsia="zh-CN"/>
        </w:rPr>
        <w:t>人，占总数的</w:t>
      </w:r>
      <w:r w:rsidR="001F551C">
        <w:rPr>
          <w:rFonts w:hint="eastAsia"/>
          <w:lang w:eastAsia="zh-CN"/>
        </w:rPr>
        <w:t>1 %</w:t>
      </w:r>
      <w:r w:rsidR="001F551C">
        <w:rPr>
          <w:rFonts w:hint="eastAsia"/>
          <w:lang w:eastAsia="zh-CN"/>
        </w:rPr>
        <w:t>。</w:t>
      </w:r>
    </w:p>
    <w:p w14:paraId="76C225DB" w14:textId="30AA34CD" w:rsidR="00B81396" w:rsidRPr="004E614C" w:rsidRDefault="008C4A7B" w:rsidP="00B81396">
      <w:pPr>
        <w:pStyle w:val="3"/>
        <w:spacing w:before="180" w:after="180"/>
        <w:rPr>
          <w:lang w:eastAsia="zh-CN"/>
        </w:rPr>
      </w:pPr>
      <w:bookmarkStart w:id="81" w:name="_Toc162021948"/>
      <w:r>
        <w:rPr>
          <w:rFonts w:hint="eastAsia"/>
          <w:lang w:eastAsia="zh-CN"/>
        </w:rPr>
        <w:t>6</w:t>
      </w:r>
      <w:r w:rsidR="00634FC0">
        <w:rPr>
          <w:lang w:eastAsia="zh-CN"/>
        </w:rPr>
        <w:t>.</w:t>
      </w:r>
      <w:r w:rsidR="002525D4">
        <w:rPr>
          <w:rFonts w:hint="eastAsia"/>
          <w:lang w:eastAsia="zh-CN"/>
        </w:rPr>
        <w:t>2</w:t>
      </w:r>
      <w:r w:rsidR="00634FC0">
        <w:rPr>
          <w:lang w:eastAsia="zh-CN"/>
        </w:rPr>
        <w:t>.</w:t>
      </w:r>
      <w:r w:rsidR="007C5792">
        <w:rPr>
          <w:lang w:eastAsia="zh-CN"/>
        </w:rPr>
        <w:t>2</w:t>
      </w:r>
      <w:r w:rsidR="00634FC0">
        <w:rPr>
          <w:lang w:eastAsia="zh-CN"/>
        </w:rPr>
        <w:t xml:space="preserve"> </w:t>
      </w:r>
      <w:r w:rsidR="001D6390">
        <w:rPr>
          <w:rFonts w:hint="eastAsia"/>
          <w:lang w:eastAsia="zh-CN"/>
        </w:rPr>
        <w:t>研究设计</w:t>
      </w:r>
      <w:bookmarkEnd w:id="81"/>
    </w:p>
    <w:p w14:paraId="7305CDA8" w14:textId="06622E19" w:rsidR="00B81396" w:rsidRDefault="00B81396" w:rsidP="00B81396">
      <w:pPr>
        <w:rPr>
          <w:lang w:eastAsia="zh-CN"/>
        </w:rPr>
      </w:pPr>
      <w:r w:rsidRPr="004E614C">
        <w:rPr>
          <w:lang w:eastAsia="zh-CN"/>
        </w:rPr>
        <w:tab/>
      </w:r>
      <w:r w:rsidR="00281374" w:rsidRPr="004E614C">
        <w:rPr>
          <w:rFonts w:hint="eastAsia"/>
          <w:lang w:eastAsia="zh-CN"/>
        </w:rPr>
        <w:t>被试首先填写人口统计学信息</w:t>
      </w:r>
      <w:r w:rsidR="00281374">
        <w:rPr>
          <w:rFonts w:hint="eastAsia"/>
          <w:lang w:eastAsia="zh-CN"/>
        </w:rPr>
        <w:t>（</w:t>
      </w:r>
      <w:r w:rsidR="00281374" w:rsidRPr="004E614C">
        <w:rPr>
          <w:rFonts w:hint="eastAsia"/>
          <w:lang w:eastAsia="zh-CN"/>
        </w:rPr>
        <w:t>性别，年龄，受教育程度</w:t>
      </w:r>
      <w:r w:rsidR="00281374">
        <w:rPr>
          <w:rFonts w:hint="eastAsia"/>
          <w:lang w:eastAsia="zh-CN"/>
        </w:rPr>
        <w:t>和婚姻状况）</w:t>
      </w:r>
      <w:r w:rsidRPr="004E614C">
        <w:rPr>
          <w:rFonts w:hint="eastAsia"/>
          <w:lang w:eastAsia="zh-CN"/>
        </w:rPr>
        <w:t>。然后被试将填写</w:t>
      </w:r>
      <w:r w:rsidR="001D6390">
        <w:rPr>
          <w:rFonts w:hint="eastAsia"/>
          <w:lang w:eastAsia="zh-CN"/>
        </w:rPr>
        <w:t>《</w:t>
      </w:r>
      <w:r w:rsidR="001D6390" w:rsidRPr="004E614C">
        <w:rPr>
          <w:rFonts w:hint="eastAsia"/>
          <w:lang w:eastAsia="zh-CN"/>
        </w:rPr>
        <w:t>社会比较倾向量表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相对剥夺感量表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感知到的优越感量表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生活满意度量表</w:t>
      </w:r>
      <w:r w:rsidR="001D6390">
        <w:rPr>
          <w:rFonts w:hint="eastAsia"/>
          <w:lang w:eastAsia="zh-CN"/>
        </w:rPr>
        <w:t>》</w:t>
      </w:r>
      <w:r w:rsidRPr="004E614C">
        <w:rPr>
          <w:rFonts w:hint="eastAsia"/>
          <w:lang w:eastAsia="zh-CN"/>
        </w:rPr>
        <w:t>。被试在完成这些问卷后，会被询问，在</w:t>
      </w:r>
      <w:r w:rsidR="008D755C" w:rsidRPr="004E614C">
        <w:rPr>
          <w:rFonts w:hint="eastAsia"/>
          <w:lang w:eastAsia="zh-CN"/>
        </w:rPr>
        <w:t>社交网络上</w:t>
      </w:r>
      <w:r w:rsidRPr="004E614C">
        <w:rPr>
          <w:rFonts w:hint="eastAsia"/>
          <w:lang w:eastAsia="zh-CN"/>
        </w:rPr>
        <w:t>进行向上或向下比较的频率（李克特量表，</w:t>
      </w:r>
      <w:r w:rsidRPr="004E614C">
        <w:rPr>
          <w:rFonts w:hint="eastAsia"/>
          <w:lang w:eastAsia="zh-CN"/>
        </w:rPr>
        <w:t>7</w:t>
      </w:r>
      <w:r w:rsidRPr="004E614C">
        <w:rPr>
          <w:rFonts w:hint="eastAsia"/>
          <w:lang w:eastAsia="zh-CN"/>
        </w:rPr>
        <w:t>点计分）。</w:t>
      </w:r>
    </w:p>
    <w:p w14:paraId="314D7C0B" w14:textId="18EDCBC6" w:rsidR="001D6390" w:rsidRDefault="008C4A7B" w:rsidP="001D6390">
      <w:pPr>
        <w:pStyle w:val="3"/>
        <w:spacing w:before="180" w:after="180"/>
        <w:rPr>
          <w:lang w:eastAsia="zh-CN"/>
        </w:rPr>
      </w:pPr>
      <w:bookmarkStart w:id="82" w:name="_Toc162021949"/>
      <w:r>
        <w:rPr>
          <w:rFonts w:hint="eastAsia"/>
          <w:lang w:eastAsia="zh-CN"/>
        </w:rPr>
        <w:t>6</w:t>
      </w:r>
      <w:r w:rsidR="001D6390">
        <w:rPr>
          <w:lang w:eastAsia="zh-CN"/>
        </w:rPr>
        <w:t>.</w:t>
      </w:r>
      <w:r w:rsidR="002525D4">
        <w:rPr>
          <w:rFonts w:hint="eastAsia"/>
          <w:lang w:eastAsia="zh-CN"/>
        </w:rPr>
        <w:t>2</w:t>
      </w:r>
      <w:r w:rsidR="001D6390">
        <w:rPr>
          <w:lang w:eastAsia="zh-CN"/>
        </w:rPr>
        <w:t>.</w:t>
      </w:r>
      <w:r w:rsidR="00F40E37">
        <w:rPr>
          <w:rFonts w:hint="eastAsia"/>
          <w:lang w:eastAsia="zh-CN"/>
        </w:rPr>
        <w:t>3</w:t>
      </w:r>
      <w:r w:rsidR="001D6390">
        <w:rPr>
          <w:lang w:eastAsia="zh-CN"/>
        </w:rPr>
        <w:t xml:space="preserve"> </w:t>
      </w:r>
      <w:r w:rsidR="001D6390">
        <w:rPr>
          <w:rFonts w:hint="eastAsia"/>
          <w:lang w:eastAsia="zh-CN"/>
        </w:rPr>
        <w:t>研究工具</w:t>
      </w:r>
      <w:bookmarkEnd w:id="82"/>
    </w:p>
    <w:p w14:paraId="5B03AC61" w14:textId="04D8BED8" w:rsidR="001A49AF" w:rsidRPr="001035A1" w:rsidRDefault="001A49AF" w:rsidP="001035A1">
      <w:pPr>
        <w:ind w:firstLine="480"/>
        <w:rPr>
          <w:lang w:eastAsia="zh-CN"/>
        </w:rPr>
      </w:pPr>
      <w:r w:rsidRPr="00614842">
        <w:rPr>
          <w:b/>
          <w:bCs/>
          <w:lang w:eastAsia="zh-CN"/>
        </w:rPr>
        <w:t>社会比较倾向量表</w:t>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”），其中每个维度的最后一题为反向计分</w:t>
      </w:r>
      <w:r>
        <w:rPr>
          <w:rFonts w:hint="eastAsia"/>
          <w:lang w:eastAsia="zh-CN"/>
        </w:rPr>
        <w:t xml:space="preserve"> </w:t>
      </w:r>
      <w:r>
        <w:rPr>
          <w:lang w:eastAsia="zh-CN"/>
        </w:rPr>
        <w:fldChar w:fldCharType="begin"/>
      </w:r>
      <w:r>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Pr>
          <w:lang w:eastAsia="zh-CN"/>
        </w:rPr>
        <w:fldChar w:fldCharType="separate"/>
      </w:r>
      <w:r>
        <w:rPr>
          <w:noProof/>
          <w:lang w:eastAsia="zh-CN"/>
        </w:rPr>
        <w:t>(Gibbons &amp; Buunk, 1999)</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采用量表基于</w:t>
      </w:r>
      <w:r>
        <w:rPr>
          <w:lang w:eastAsia="zh-CN"/>
        </w:rPr>
        <w:fldChar w:fldCharType="begin"/>
      </w:r>
      <w:r>
        <w:rPr>
          <w:rFonts w:hint="eastAsia"/>
          <w:lang w:eastAsia="zh-CN"/>
        </w:rPr>
        <w:instrText xml:space="preserve"> ADDIN EN.CITE &lt;EndNote&gt;&lt;Cite AuthorYear="1"&gt;&lt;Author&gt;</w:instrText>
      </w:r>
      <w:r>
        <w:rPr>
          <w:rFonts w:hint="eastAsia"/>
          <w:lang w:eastAsia="zh-CN"/>
        </w:rPr>
        <w:instrText>王明姬</w:instrText>
      </w:r>
      <w:r>
        <w:rPr>
          <w:rFonts w:hint="eastAsia"/>
          <w:lang w:eastAsia="zh-CN"/>
        </w:rPr>
        <w:instrText>&lt;/Author&gt;&lt;Year&gt;2006&lt;/Year&gt;&lt;RecNum&gt;136&lt;/RecNum&gt;&lt;DisplayText&gt;</w:instrText>
      </w:r>
      <w:r>
        <w:rPr>
          <w:rFonts w:hint="eastAsia"/>
          <w:lang w:eastAsia="zh-CN"/>
        </w:rPr>
        <w:instrText>王明姬</w:instrText>
      </w:r>
      <w:r>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Pr>
          <w:rFonts w:hint="eastAsia"/>
          <w:lang w:eastAsia="zh-CN"/>
        </w:rPr>
        <w:instrText>王明姬</w:instrText>
      </w:r>
      <w:r>
        <w:rPr>
          <w:rFonts w:hint="eastAsia"/>
          <w:lang w:eastAsia="zh-CN"/>
        </w:rPr>
        <w:instrText>&lt;/author&gt;&lt;author&gt;</w:instrText>
      </w:r>
      <w:r>
        <w:rPr>
          <w:rFonts w:hint="eastAsia"/>
          <w:lang w:eastAsia="zh-CN"/>
        </w:rPr>
        <w:instrText>王垒</w:instrText>
      </w:r>
      <w:r>
        <w:rPr>
          <w:rFonts w:hint="eastAsia"/>
          <w:lang w:eastAsia="zh-CN"/>
        </w:rPr>
        <w:instrText>&lt;/author&gt;&lt;author&gt;</w:instrText>
      </w:r>
      <w:r>
        <w:rPr>
          <w:rFonts w:hint="eastAsia"/>
          <w:lang w:eastAsia="zh-CN"/>
        </w:rPr>
        <w:instrText>施俊琦</w:instrText>
      </w:r>
      <w:r>
        <w:rPr>
          <w:rFonts w:hint="eastAsia"/>
          <w:lang w:eastAsia="zh-CN"/>
        </w:rPr>
        <w:instrText>&lt;/author&gt;&lt;/authors&gt;&lt;/contributors&gt;&lt;titles&gt;&lt;title&gt;</w:instrText>
      </w:r>
      <w:r>
        <w:rPr>
          <w:rFonts w:hint="eastAsia"/>
          <w:lang w:eastAsia="zh-CN"/>
        </w:rPr>
        <w:instrText>社会比较倾向量表中文版的信效度检验</w:instrText>
      </w:r>
      <w:r>
        <w:rPr>
          <w:rFonts w:hint="eastAsia"/>
          <w:lang w:eastAsia="zh-CN"/>
        </w:rPr>
        <w:instrText>&lt;/title&gt;&lt;secondary-title&gt;</w:instrText>
      </w:r>
      <w:r>
        <w:rPr>
          <w:rFonts w:hint="eastAsia"/>
          <w:lang w:eastAsia="zh-CN"/>
        </w:rPr>
        <w:instrText>中国心理卫生杂志</w:instrText>
      </w:r>
      <w:r>
        <w:rPr>
          <w:rFonts w:hint="eastAsia"/>
          <w:lang w:eastAsia="zh-CN"/>
        </w:rPr>
        <w:instrText>&lt;/secondary-title&gt;&lt;/titles&gt;&lt;periodical&gt;&lt;full-title&gt;</w:instrText>
      </w:r>
      <w:r>
        <w:rPr>
          <w:rFonts w:hint="eastAsia"/>
          <w:lang w:eastAsia="zh-CN"/>
        </w:rPr>
        <w:instrText>中国心理卫生杂志</w:instrText>
      </w:r>
      <w:r>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Pr>
          <w:rFonts w:hint="eastAsia"/>
          <w:noProof/>
          <w:lang w:eastAsia="zh-CN"/>
        </w:rPr>
        <w:t>王明姬</w:t>
      </w:r>
      <w:r>
        <w:rPr>
          <w:rFonts w:hint="eastAsia"/>
          <w:noProof/>
          <w:lang w:eastAsia="zh-CN"/>
        </w:rPr>
        <w:t xml:space="preserve"> et al. (2006)</w:t>
      </w:r>
      <w:r>
        <w:rPr>
          <w:lang w:eastAsia="zh-CN"/>
        </w:rPr>
        <w:fldChar w:fldCharType="end"/>
      </w:r>
      <w:r>
        <w:rPr>
          <w:rFonts w:hint="eastAsia"/>
          <w:lang w:eastAsia="zh-CN"/>
        </w:rPr>
        <w:t>的中文修订版。</w:t>
      </w:r>
      <w:r w:rsidR="001035A1">
        <w:rPr>
          <w:rFonts w:hint="eastAsia"/>
          <w:lang w:eastAsia="zh-CN"/>
        </w:rPr>
        <w:t>由于</w:t>
      </w:r>
      <w:r>
        <w:rPr>
          <w:rFonts w:hint="eastAsia"/>
          <w:lang w:eastAsia="zh-CN"/>
        </w:rPr>
        <w:t>有研究指出该量表中的反向计分题的标准化因子载荷过低</w:t>
      </w:r>
      <w:r>
        <w:rPr>
          <w:rFonts w:hint="eastAsia"/>
          <w:lang w:eastAsia="zh-CN"/>
        </w:rPr>
        <w:t xml:space="preserve"> </w:t>
      </w:r>
      <w:r>
        <w:rPr>
          <w:lang w:eastAsia="zh-CN"/>
        </w:rPr>
        <w:fldChar w:fldCharType="begin"/>
      </w:r>
      <w:r>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Pr>
          <w:lang w:eastAsia="zh-CN"/>
        </w:rPr>
        <w:fldChar w:fldCharType="separate"/>
      </w:r>
      <w:r>
        <w:rPr>
          <w:noProof/>
          <w:lang w:eastAsia="zh-CN"/>
        </w:rPr>
        <w:t>(Schneider &amp; Schupp, 2014)</w:t>
      </w:r>
      <w:r>
        <w:rPr>
          <w:lang w:eastAsia="zh-CN"/>
        </w:rPr>
        <w:fldChar w:fldCharType="end"/>
      </w:r>
      <w:r w:rsidR="001035A1">
        <w:rPr>
          <w:rFonts w:hint="eastAsia"/>
          <w:lang w:eastAsia="zh-CN"/>
        </w:rPr>
        <w:t>，</w:t>
      </w:r>
      <w:r>
        <w:rPr>
          <w:rFonts w:hint="eastAsia"/>
          <w:lang w:eastAsia="zh-CN"/>
        </w:rPr>
        <w:t>因此，</w:t>
      </w:r>
      <w:r w:rsidR="001035A1">
        <w:rPr>
          <w:rFonts w:hint="eastAsia"/>
          <w:lang w:eastAsia="zh-CN"/>
        </w:rPr>
        <w:t>研究一对该量表进行了修订和信效度检验</w:t>
      </w:r>
      <w:r>
        <w:rPr>
          <w:rFonts w:hint="eastAsia"/>
          <w:lang w:eastAsia="zh-CN"/>
        </w:rPr>
        <w:t>。</w:t>
      </w:r>
      <w:r w:rsidR="001035A1">
        <w:rPr>
          <w:rFonts w:hint="eastAsia"/>
          <w:lang w:eastAsia="zh-CN"/>
        </w:rPr>
        <w:t>经过研究一的修订，该量表的信效度均已达到了可接受的标准。在本研究中</w:t>
      </w:r>
      <w:r w:rsidR="001035A1" w:rsidRPr="004E614C">
        <w:rPr>
          <w:lang w:eastAsia="zh-CN"/>
        </w:rPr>
        <w:t>基于</w:t>
      </w:r>
      <w:r w:rsidR="001035A1" w:rsidRPr="004E614C">
        <w:rPr>
          <w:rFonts w:hint="eastAsia"/>
          <w:lang w:eastAsia="zh-CN"/>
        </w:rPr>
        <w:t>能力的社会比较倾向</w:t>
      </w:r>
      <w:r w:rsidR="001035A1">
        <w:rPr>
          <w:rFonts w:hint="eastAsia"/>
          <w:lang w:eastAsia="zh-CN"/>
        </w:rPr>
        <w:t>的</w:t>
      </w:r>
      <w:r w:rsidR="001035A1" w:rsidRPr="003B1DD5">
        <w:rPr>
          <w:rFonts w:cs="Times New Roman"/>
          <w:lang w:eastAsia="zh-CN"/>
        </w:rPr>
        <w:t>α</w:t>
      </w:r>
      <w:r w:rsidR="001035A1">
        <w:rPr>
          <w:rFonts w:cs="Times New Roman" w:hint="eastAsia"/>
          <w:lang w:eastAsia="zh-CN"/>
        </w:rPr>
        <w:t>为</w:t>
      </w:r>
      <w:r w:rsidR="001035A1">
        <w:rPr>
          <w:rFonts w:cs="Times New Roman"/>
          <w:lang w:eastAsia="zh-CN"/>
        </w:rPr>
        <w:t>.86</w:t>
      </w:r>
      <w:r w:rsidR="001035A1">
        <w:rPr>
          <w:rFonts w:cs="Times New Roman" w:hint="eastAsia"/>
          <w:lang w:eastAsia="zh-CN"/>
        </w:rPr>
        <w:t>，</w:t>
      </w:r>
      <w:r w:rsidR="001035A1" w:rsidRPr="004E614C">
        <w:rPr>
          <w:rFonts w:hint="eastAsia"/>
          <w:lang w:eastAsia="zh-CN"/>
        </w:rPr>
        <w:t>基于观点的社会比较倾向</w:t>
      </w:r>
      <w:r w:rsidR="001035A1">
        <w:rPr>
          <w:rFonts w:hint="eastAsia"/>
          <w:lang w:eastAsia="zh-CN"/>
        </w:rPr>
        <w:t>的</w:t>
      </w:r>
      <w:r w:rsidR="001035A1" w:rsidRPr="003B1DD5">
        <w:rPr>
          <w:rFonts w:cs="Times New Roman"/>
          <w:lang w:eastAsia="zh-CN"/>
        </w:rPr>
        <w:t>α</w:t>
      </w:r>
      <w:r w:rsidR="001035A1">
        <w:rPr>
          <w:rFonts w:cs="Times New Roman" w:hint="eastAsia"/>
          <w:lang w:eastAsia="zh-CN"/>
        </w:rPr>
        <w:t>为</w:t>
      </w:r>
      <w:r w:rsidR="001035A1">
        <w:rPr>
          <w:rFonts w:cs="Times New Roman"/>
          <w:lang w:eastAsia="zh-CN"/>
        </w:rPr>
        <w:t>.84</w:t>
      </w:r>
      <w:r w:rsidR="001035A1">
        <w:rPr>
          <w:rFonts w:cs="Times New Roman" w:hint="eastAsia"/>
          <w:lang w:eastAsia="zh-CN"/>
        </w:rPr>
        <w:t>。</w:t>
      </w:r>
    </w:p>
    <w:p w14:paraId="5BC3E72C" w14:textId="439D5EB5" w:rsidR="008249E5" w:rsidRDefault="008249E5" w:rsidP="008249E5">
      <w:pPr>
        <w:ind w:firstLine="480"/>
        <w:rPr>
          <w:lang w:eastAsia="zh-CN"/>
        </w:rPr>
      </w:pPr>
      <w:r w:rsidRPr="00614842">
        <w:rPr>
          <w:b/>
          <w:bCs/>
          <w:lang w:eastAsia="zh-CN"/>
        </w:rPr>
        <w:t>相对剥夺感量表</w:t>
      </w:r>
      <w:r>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Pr>
          <w:lang w:eastAsia="zh-CN"/>
        </w:rPr>
        <w:instrText xml:space="preserve"> ADDIN EN.CITE &lt;EndNote&gt;&lt;Cite&gt;&lt;Author&gt;Callan&lt;/Author&gt;&lt;Year&gt;2011&lt;/Year&gt;&lt;RecNum&gt;137&lt;/RecNum&gt;&lt;DisplayText&gt;(Callan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Pr>
          <w:lang w:eastAsia="zh-CN"/>
        </w:rPr>
        <w:fldChar w:fldCharType="separate"/>
      </w:r>
      <w:r>
        <w:rPr>
          <w:noProof/>
          <w:lang w:eastAsia="zh-CN"/>
        </w:rPr>
        <w:t>(Callan et al., 2011)</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采用的量表参考了</w:t>
      </w:r>
      <w:r>
        <w:rPr>
          <w:lang w:eastAsia="zh-CN"/>
        </w:rPr>
        <w:fldChar w:fldCharType="begin"/>
      </w:r>
      <w:r>
        <w:rPr>
          <w:rFonts w:hint="eastAsia"/>
          <w:lang w:eastAsia="zh-CN"/>
        </w:rPr>
        <w:instrText xml:space="preserve"> ADDIN EN.CITE &lt;EndNote&gt;&lt;Cite AuthorYear="1"&gt;&lt;Author&gt;</w:instrText>
      </w:r>
      <w:r>
        <w:rPr>
          <w:rFonts w:hint="eastAsia"/>
          <w:lang w:eastAsia="zh-CN"/>
        </w:rPr>
        <w:instrText>徐璐</w:instrText>
      </w:r>
      <w:r>
        <w:rPr>
          <w:rFonts w:hint="eastAsia"/>
          <w:lang w:eastAsia="zh-CN"/>
        </w:rPr>
        <w:instrText>&lt;/Author&gt;&lt;Year&gt;2022&lt;/Year&gt;&lt;RecNum&gt;138&lt;/RecNum&gt;&lt;DisplayText&gt;</w:instrText>
      </w:r>
      <w:r>
        <w:rPr>
          <w:rFonts w:hint="eastAsia"/>
          <w:lang w:eastAsia="zh-CN"/>
        </w:rPr>
        <w:instrText>徐璐</w:instrText>
      </w:r>
      <w:r>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Pr>
          <w:rFonts w:hint="eastAsia"/>
          <w:lang w:eastAsia="zh-CN"/>
        </w:rPr>
        <w:instrText>徐璐</w:instrText>
      </w:r>
      <w:r>
        <w:rPr>
          <w:rFonts w:hint="eastAsia"/>
          <w:lang w:eastAsia="zh-CN"/>
        </w:rPr>
        <w:instrText>&lt;/author&gt;&lt;/authors&gt;&lt;tertiary-authors&gt;&lt;author&gt;</w:instrText>
      </w:r>
      <w:r>
        <w:rPr>
          <w:rFonts w:hint="eastAsia"/>
          <w:lang w:eastAsia="zh-CN"/>
        </w:rPr>
        <w:instrText>姚琦</w:instrText>
      </w:r>
      <w:r>
        <w:rPr>
          <w:rFonts w:hint="eastAsia"/>
          <w:lang w:eastAsia="zh-CN"/>
        </w:rPr>
        <w:instrText>,&lt;/author&gt;&lt;/tertiary-authors&gt;&lt;/contributors&gt;&lt;titles&gt;&lt;title&gt;</w:instrText>
      </w:r>
      <w:r>
        <w:rPr>
          <w:rFonts w:hint="eastAsia"/>
          <w:lang w:eastAsia="zh-CN"/>
        </w:rPr>
        <w:instrText>相对剥夺感对网络不文明评论的影响</w:instrText>
      </w:r>
      <w:r>
        <w:rPr>
          <w:rFonts w:hint="eastAsia"/>
          <w:lang w:eastAsia="zh-CN"/>
        </w:rPr>
        <w:instrText>&lt;/title&gt;&lt;/titles&gt;&lt;keywords&gt;&lt;keyword&gt;</w:instrText>
      </w:r>
      <w:r>
        <w:rPr>
          <w:rFonts w:hint="eastAsia"/>
          <w:lang w:eastAsia="zh-CN"/>
        </w:rPr>
        <w:instrText>相对剥夺感</w:instrText>
      </w:r>
      <w:r>
        <w:rPr>
          <w:rFonts w:hint="eastAsia"/>
          <w:lang w:eastAsia="zh-CN"/>
        </w:rPr>
        <w:instrText>&lt;/keyword&gt;&lt;keyword&gt;</w:instrText>
      </w:r>
      <w:r>
        <w:rPr>
          <w:rFonts w:hint="eastAsia"/>
          <w:lang w:eastAsia="zh-CN"/>
        </w:rPr>
        <w:instrText>网络不文明评论</w:instrText>
      </w:r>
      <w:r>
        <w:rPr>
          <w:rFonts w:hint="eastAsia"/>
          <w:lang w:eastAsia="zh-CN"/>
        </w:rPr>
        <w:instrText>&lt;/keyword&gt;&lt;keyword&gt;</w:instrText>
      </w:r>
      <w:r>
        <w:rPr>
          <w:rFonts w:hint="eastAsia"/>
          <w:lang w:eastAsia="zh-CN"/>
        </w:rPr>
        <w:instrText>补偿性网络使用理论</w:instrText>
      </w:r>
      <w:r>
        <w:rPr>
          <w:rFonts w:hint="eastAsia"/>
          <w:lang w:eastAsia="zh-CN"/>
        </w:rPr>
        <w:instrText>&lt;/keyword&gt;&lt;keyword&gt;</w:instrText>
      </w:r>
      <w:r>
        <w:rPr>
          <w:rFonts w:hint="eastAsia"/>
          <w:lang w:eastAsia="zh-CN"/>
        </w:rPr>
        <w:instrText>地位寻求</w:instrText>
      </w:r>
      <w:r>
        <w:rPr>
          <w:rFonts w:hint="eastAsia"/>
          <w:lang w:eastAsia="zh-CN"/>
        </w:rPr>
        <w:instrText>&lt;/keyword&gt;&lt;keyword&gt;</w:instrText>
      </w:r>
      <w:r>
        <w:rPr>
          <w:rFonts w:hint="eastAsia"/>
          <w:lang w:eastAsia="zh-CN"/>
        </w:rPr>
        <w:instrText>领悟社会支持</w:instrText>
      </w:r>
      <w:r>
        <w:rPr>
          <w:rFonts w:hint="eastAsia"/>
          <w:lang w:eastAsia="zh-CN"/>
        </w:rPr>
        <w:instrText>&lt;/keyword&gt;&lt;/keywords&gt;&lt;dates&gt;&lt;year&gt;2022&lt;/year&gt;&lt;/dates&gt;&lt;publisher&gt;</w:instrText>
      </w:r>
      <w:r>
        <w:rPr>
          <w:rFonts w:hint="eastAsia"/>
          <w:lang w:eastAsia="zh-CN"/>
        </w:rPr>
        <w:instrText>华东师范大学</w:instrText>
      </w:r>
      <w:r>
        <w:rPr>
          <w:rFonts w:hint="eastAsia"/>
          <w:lang w:eastAsia="zh-CN"/>
        </w:rPr>
        <w:instrText>&lt;/publisher&gt;&lt;work-type&gt;</w:instrText>
      </w:r>
      <w:r>
        <w:rPr>
          <w:rFonts w:hint="eastAsia"/>
          <w:lang w:eastAsia="zh-CN"/>
        </w:rPr>
        <w:instrText>硕士</w:instrText>
      </w:r>
      <w:r>
        <w:rPr>
          <w:rFonts w:hint="eastAsia"/>
          <w:lang w:eastAsia="zh-CN"/>
        </w:rPr>
        <w:instrText>&lt;/work-type&gt;&lt;urls&gt;&lt;/urls&gt;&lt;electronic-resou</w:instrText>
      </w:r>
      <w:r>
        <w:rPr>
          <w:lang w:eastAsia="zh-CN"/>
        </w:rPr>
        <w:instrText>rce-num&gt;10.27149/d.cnki.ghdsu.2022.003687&lt;/electronic-resource-num&gt;&lt;remote-database-provider&gt;Cnki&lt;/remote-database-provider&gt;&lt;/record&gt;&lt;/Cite&gt;&lt;/EndNote&gt;</w:instrText>
      </w:r>
      <w:r>
        <w:rPr>
          <w:lang w:eastAsia="zh-CN"/>
        </w:rPr>
        <w:fldChar w:fldCharType="separate"/>
      </w:r>
      <w:r>
        <w:rPr>
          <w:rFonts w:hint="eastAsia"/>
          <w:noProof/>
          <w:lang w:eastAsia="zh-CN"/>
        </w:rPr>
        <w:t>徐璐</w:t>
      </w:r>
      <w:r>
        <w:rPr>
          <w:rFonts w:hint="eastAsia"/>
          <w:noProof/>
          <w:lang w:eastAsia="zh-CN"/>
        </w:rPr>
        <w:t xml:space="preserve"> (2022)</w:t>
      </w:r>
      <w:r>
        <w:rPr>
          <w:lang w:eastAsia="zh-CN"/>
        </w:rPr>
        <w:fldChar w:fldCharType="end"/>
      </w:r>
      <w:r>
        <w:rPr>
          <w:rFonts w:hint="eastAsia"/>
          <w:lang w:eastAsia="zh-CN"/>
        </w:rPr>
        <w:t>的中文修订版。</w:t>
      </w:r>
      <w:r w:rsidR="006A39E5">
        <w:rPr>
          <w:rFonts w:hint="eastAsia"/>
          <w:lang w:eastAsia="zh-CN"/>
        </w:rPr>
        <w:t>与研究三一样，本研究采用了的量表是研究一修订后的版本</w:t>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05887481" w14:textId="298A6E6A" w:rsidR="008249E5" w:rsidRDefault="008249E5" w:rsidP="008249E5">
      <w:pPr>
        <w:ind w:firstLine="480"/>
        <w:rPr>
          <w:lang w:eastAsia="zh-CN"/>
        </w:rPr>
      </w:pPr>
      <w:r w:rsidRPr="00614842">
        <w:rPr>
          <w:b/>
          <w:bCs/>
          <w:lang w:eastAsia="zh-CN"/>
        </w:rPr>
        <w:t>感知到的优越感量表</w:t>
      </w:r>
      <w:r>
        <w:rPr>
          <w:rFonts w:hint="eastAsia"/>
          <w:b/>
          <w:bCs/>
          <w:lang w:eastAsia="zh-CN"/>
        </w:rPr>
        <w:t xml:space="preserve"> </w:t>
      </w:r>
      <w:r>
        <w:rPr>
          <w:rFonts w:hint="eastAsia"/>
          <w:lang w:eastAsia="zh-CN"/>
        </w:rPr>
        <w:t>该量表的英文原版包含五道题包含五道题（例如：“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Pr>
          <w:lang w:eastAsia="zh-CN"/>
        </w:rPr>
        <w:fldChar w:fldCharType="separate"/>
      </w:r>
      <w:r>
        <w:rPr>
          <w:noProof/>
          <w:lang w:eastAsia="zh-CN"/>
        </w:rPr>
        <w:t>(Freis &amp; Hansen-Brown, 2021)</w:t>
      </w:r>
      <w:r>
        <w:rPr>
          <w:lang w:eastAsia="zh-CN"/>
        </w:rPr>
        <w:fldChar w:fldCharType="end"/>
      </w:r>
      <w:r>
        <w:rPr>
          <w:rFonts w:hint="eastAsia"/>
          <w:lang w:eastAsia="zh-CN"/>
        </w:rPr>
        <w:t>。</w:t>
      </w:r>
      <w:r w:rsidR="006A39E5">
        <w:rPr>
          <w:rFonts w:hint="eastAsia"/>
          <w:lang w:eastAsia="zh-CN"/>
        </w:rPr>
        <w:t>与研究三一样，本研究采用了的量表是研究一修订后的版本</w:t>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5EEA3375" w14:textId="3EBA9AAB" w:rsidR="008249E5" w:rsidRDefault="008249E5" w:rsidP="008249E5">
      <w:pPr>
        <w:ind w:firstLine="480"/>
        <w:rPr>
          <w:rFonts w:cs="Times New Roman"/>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lang w:eastAsia="zh-CN"/>
        </w:rPr>
        <w:fldChar w:fldCharType="separate"/>
      </w:r>
      <w:r>
        <w:rPr>
          <w:noProof/>
          <w:lang w:eastAsia="zh-CN"/>
        </w:rPr>
        <w:t>(Diener et al., 1985)</w:t>
      </w:r>
      <w:r>
        <w:rPr>
          <w:lang w:eastAsia="zh-CN"/>
        </w:rPr>
        <w:fldChar w:fldCharType="end"/>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700B21E3" w14:textId="77777777" w:rsidR="00407279" w:rsidRPr="004E614C" w:rsidRDefault="00407279" w:rsidP="00407279">
      <w:pPr>
        <w:ind w:firstLine="480"/>
        <w:rPr>
          <w:lang w:eastAsia="zh-CN"/>
        </w:rPr>
      </w:pPr>
      <w:r w:rsidRPr="00614842">
        <w:rPr>
          <w:b/>
          <w:bCs/>
          <w:lang w:eastAsia="zh-CN"/>
        </w:rPr>
        <w:t>社会比较方向量表</w:t>
      </w:r>
      <w:r>
        <w:rPr>
          <w:rFonts w:hint="eastAsia"/>
          <w:lang w:eastAsia="zh-CN"/>
        </w:rPr>
        <w:t xml:space="preserve"> </w:t>
      </w:r>
      <w:r w:rsidRPr="00B23CF5">
        <w:rPr>
          <w:rFonts w:hint="eastAsia"/>
          <w:lang w:eastAsia="zh-CN"/>
        </w:rPr>
        <w:t>本研究采用的</w:t>
      </w:r>
      <w:r>
        <w:rPr>
          <w:rFonts w:hint="eastAsia"/>
          <w:lang w:eastAsia="zh-CN"/>
        </w:rPr>
        <w:t>社会比较方向量</w:t>
      </w:r>
      <w:r w:rsidRPr="00B23CF5">
        <w:rPr>
          <w:rFonts w:hint="eastAsia"/>
          <w:lang w:eastAsia="zh-CN"/>
        </w:rPr>
        <w:t>表包含</w:t>
      </w:r>
      <w:r>
        <w:rPr>
          <w:rFonts w:hint="eastAsia"/>
          <w:lang w:eastAsia="zh-CN"/>
        </w:rPr>
        <w:t>两</w:t>
      </w:r>
      <w:r w:rsidRPr="00B23CF5">
        <w:rPr>
          <w:rFonts w:hint="eastAsia"/>
          <w:lang w:eastAsia="zh-CN"/>
        </w:rPr>
        <w:t>道题</w:t>
      </w:r>
      <w:r>
        <w:rPr>
          <w:rFonts w:hint="eastAsia"/>
          <w:lang w:eastAsia="zh-CN"/>
        </w:rPr>
        <w:t>，均为七点计分</w:t>
      </w:r>
      <w:r>
        <w:rPr>
          <w:rFonts w:hint="eastAsia"/>
          <w:lang w:eastAsia="zh-CN"/>
        </w:rPr>
        <w:t xml:space="preserve"> </w:t>
      </w:r>
      <w:r>
        <w:rPr>
          <w:lang w:eastAsia="zh-CN"/>
        </w:rPr>
        <w:fldChar w:fldCharType="begin"/>
      </w:r>
      <w:r>
        <w:rPr>
          <w:lang w:eastAsia="zh-CN"/>
        </w:rPr>
        <w:instrText xml:space="preserve"> ADDIN EN.CITE &lt;EndNote&gt;&lt;Cite&gt;&lt;Author&gt;Buunk&lt;/Author&gt;&lt;Year&gt;2003&lt;/Year&gt;&lt;RecNum&gt;142&lt;/RecNum&gt;&lt;DisplayText&gt;(Buunk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Pr>
          <w:lang w:eastAsia="zh-CN"/>
        </w:rPr>
        <w:fldChar w:fldCharType="separate"/>
      </w:r>
      <w:r>
        <w:rPr>
          <w:noProof/>
          <w:lang w:eastAsia="zh-CN"/>
        </w:rPr>
        <w:t>(Buunk et al., 2003)</w:t>
      </w:r>
      <w:r>
        <w:rPr>
          <w:lang w:eastAsia="zh-CN"/>
        </w:rPr>
        <w:fldChar w:fldCharType="end"/>
      </w:r>
      <w:r>
        <w:rPr>
          <w:rFonts w:hint="eastAsia"/>
          <w:lang w:eastAsia="zh-CN"/>
        </w:rPr>
        <w:t>。本研究对该量表的两道题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Pr>
          <w:rFonts w:hint="eastAsia"/>
          <w:lang w:eastAsia="zh-CN"/>
        </w:rPr>
        <w:t>）</w:t>
      </w:r>
      <w:r w:rsidRPr="004E614C">
        <w:rPr>
          <w:lang w:eastAsia="zh-CN"/>
        </w:rPr>
        <w:t>。</w:t>
      </w:r>
    </w:p>
    <w:p w14:paraId="30E75ECA" w14:textId="77777777"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138D6C3E" w14:textId="5E9ADA7F" w:rsidR="0074622D" w:rsidRDefault="008C4A7B" w:rsidP="0074622D">
      <w:pPr>
        <w:pStyle w:val="3"/>
        <w:spacing w:before="180" w:after="180"/>
        <w:rPr>
          <w:lang w:eastAsia="zh-CN"/>
        </w:rPr>
      </w:pPr>
      <w:bookmarkStart w:id="83" w:name="_Toc162021950"/>
      <w:r>
        <w:rPr>
          <w:rFonts w:hint="eastAsia"/>
          <w:lang w:eastAsia="zh-CN"/>
        </w:rPr>
        <w:t>6</w:t>
      </w:r>
      <w:r w:rsidR="0074622D">
        <w:rPr>
          <w:rFonts w:hint="eastAsia"/>
        </w:rPr>
        <w:t>.</w:t>
      </w:r>
      <w:r w:rsidR="002525D4">
        <w:rPr>
          <w:rFonts w:hint="eastAsia"/>
          <w:lang w:eastAsia="zh-CN"/>
        </w:rPr>
        <w:t>2</w:t>
      </w:r>
      <w:r w:rsidR="0074622D">
        <w:rPr>
          <w:rFonts w:hint="eastAsia"/>
        </w:rPr>
        <w:t>.4 数据分析</w:t>
      </w:r>
      <w:bookmarkEnd w:id="83"/>
    </w:p>
    <w:p w14:paraId="337E33DB" w14:textId="139F9BCB" w:rsidR="0074622D" w:rsidRDefault="0074622D" w:rsidP="0074622D">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365407">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B982E48" w14:textId="25AF88BE" w:rsidR="0074622D" w:rsidRDefault="0074622D" w:rsidP="0074622D">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68342BD6" w14:textId="78FF35DB" w:rsidR="0074622D" w:rsidRDefault="0074622D" w:rsidP="0074622D">
      <w:pPr>
        <w:ind w:firstLine="480"/>
        <w:rPr>
          <w:lang w:eastAsia="zh-CN"/>
        </w:rPr>
      </w:pPr>
      <w:r>
        <w:rPr>
          <w:rFonts w:hint="eastAsia"/>
          <w:lang w:eastAsia="zh-CN"/>
        </w:rPr>
        <w:t>然后，</w:t>
      </w:r>
      <w:r w:rsidR="003A192D">
        <w:rPr>
          <w:rFonts w:hint="eastAsia"/>
          <w:lang w:eastAsia="zh-CN"/>
        </w:rPr>
        <w:t>本研究</w:t>
      </w:r>
      <w:r w:rsidR="0064362E">
        <w:rPr>
          <w:rFonts w:hint="eastAsia"/>
          <w:lang w:eastAsia="zh-CN"/>
        </w:rPr>
        <w:t>将使用两种方法进行共同方法偏差检验。方法一，</w:t>
      </w:r>
      <w:r w:rsidR="003A192D">
        <w:rPr>
          <w:rFonts w:hint="eastAsia"/>
          <w:lang w:eastAsia="zh-CN"/>
        </w:rPr>
        <w:t>本研究</w:t>
      </w:r>
      <w:r>
        <w:rPr>
          <w:rFonts w:hint="eastAsia"/>
          <w:lang w:eastAsia="zh-CN"/>
        </w:rPr>
        <w:t>使用“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(Harman, 1976)</w:t>
      </w:r>
      <w:r>
        <w:rPr>
          <w:lang w:eastAsia="zh-CN"/>
        </w:rPr>
        <w:fldChar w:fldCharType="end"/>
      </w:r>
      <w:r>
        <w:rPr>
          <w:rFonts w:hint="eastAsia"/>
          <w:lang w:eastAsia="zh-CN"/>
        </w:rPr>
        <w:t>，以计算该因子可以解释所有题目多少变异。类似的，</w:t>
      </w:r>
      <w:r w:rsidR="003A192D">
        <w:rPr>
          <w:rFonts w:hint="eastAsia"/>
          <w:lang w:eastAsia="zh-CN"/>
        </w:rPr>
        <w:t>本研究</w:t>
      </w:r>
      <w:r>
        <w:rPr>
          <w:rFonts w:hint="eastAsia"/>
          <w:lang w:eastAsia="zh-CN"/>
        </w:rPr>
        <w:t>还使用了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r>
        <w:rPr>
          <w:rFonts w:hint="eastAsia"/>
          <w:lang w:eastAsia="zh-CN"/>
        </w:rPr>
        <w:t>cfa</w:t>
      </w:r>
      <w:r>
        <w:rPr>
          <w:rFonts w:hint="eastAsia"/>
          <w:lang w:eastAsia="zh-CN"/>
        </w:rPr>
        <w:t>”函数，将所有题目用一个方法潜变量解释。以比较单因子模型和多因子模型之间的模型拟合度差异。</w:t>
      </w:r>
      <w:r w:rsidR="0064362E">
        <w:rPr>
          <w:rFonts w:hint="eastAsia"/>
          <w:lang w:eastAsia="zh-CN"/>
        </w:rPr>
        <w:t>方法二，</w:t>
      </w:r>
      <w:r w:rsidR="003A192D">
        <w:rPr>
          <w:rFonts w:hint="eastAsia"/>
          <w:lang w:eastAsia="zh-CN"/>
        </w:rPr>
        <w:t>本研究</w:t>
      </w:r>
      <w:r w:rsidR="0064362E">
        <w:rPr>
          <w:rFonts w:hint="eastAsia"/>
          <w:lang w:eastAsia="zh-CN"/>
        </w:rPr>
        <w:t>基于</w:t>
      </w:r>
      <w:r w:rsidR="0064362E">
        <w:rPr>
          <w:lang w:eastAsia="zh-CN"/>
        </w:rPr>
        <w:fldChar w:fldCharType="begin"/>
      </w:r>
      <w:r w:rsidR="0019217D">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64362E">
        <w:rPr>
          <w:lang w:eastAsia="zh-CN"/>
        </w:rPr>
        <w:fldChar w:fldCharType="separate"/>
      </w:r>
      <w:r w:rsidR="0019217D">
        <w:rPr>
          <w:noProof/>
          <w:lang w:eastAsia="zh-CN"/>
        </w:rPr>
        <w:t>Podsakoff et al. (2003)</w:t>
      </w:r>
      <w:r w:rsidR="0064362E">
        <w:rPr>
          <w:lang w:eastAsia="zh-CN"/>
        </w:rPr>
        <w:fldChar w:fldCharType="end"/>
      </w:r>
      <w:r w:rsidR="0064362E">
        <w:rPr>
          <w:rFonts w:hint="eastAsia"/>
          <w:lang w:eastAsia="zh-CN"/>
        </w:rPr>
        <w:t xml:space="preserve"> </w:t>
      </w:r>
      <w:r w:rsidR="0064362E">
        <w:rPr>
          <w:rFonts w:hint="eastAsia"/>
          <w:lang w:eastAsia="zh-CN"/>
        </w:rPr>
        <w:t>提出的</w:t>
      </w:r>
      <w:r w:rsidR="0064362E" w:rsidRPr="00012EC0">
        <w:rPr>
          <w:rFonts w:hint="eastAsia"/>
          <w:lang w:eastAsia="zh-CN"/>
        </w:rPr>
        <w:t>ULMC</w:t>
      </w:r>
      <w:r w:rsidR="0064362E" w:rsidRPr="00012EC0">
        <w:rPr>
          <w:rFonts w:hint="eastAsia"/>
          <w:lang w:eastAsia="zh-CN"/>
        </w:rPr>
        <w:t>（</w:t>
      </w:r>
      <w:r w:rsidR="0064362E" w:rsidRPr="00012EC0">
        <w:rPr>
          <w:rFonts w:hint="eastAsia"/>
          <w:lang w:eastAsia="zh-CN"/>
        </w:rPr>
        <w:t>Unifactorial Latent Method Construct</w:t>
      </w:r>
      <w:r w:rsidR="0064362E" w:rsidRPr="00012EC0">
        <w:rPr>
          <w:rFonts w:hint="eastAsia"/>
          <w:lang w:eastAsia="zh-CN"/>
        </w:rPr>
        <w:t>）潜在方法变量法</w:t>
      </w:r>
      <w:r w:rsidR="0064362E">
        <w:rPr>
          <w:rFonts w:hint="eastAsia"/>
          <w:lang w:eastAsia="zh-CN"/>
        </w:rPr>
        <w:t>构建了一个特殊的模型。</w:t>
      </w:r>
      <w:r w:rsidR="00694868" w:rsidRPr="00694868">
        <w:rPr>
          <w:rFonts w:hint="eastAsia"/>
          <w:lang w:eastAsia="zh-CN"/>
        </w:rPr>
        <w:t>在该模型中，每道题目，既被它所属的潜变量解释，又同时被方法潜变量解释。通过计算量表因子载荷和方法</w:t>
      </w:r>
      <w:r w:rsidR="00694868">
        <w:rPr>
          <w:rFonts w:hint="eastAsia"/>
          <w:lang w:eastAsia="zh-CN"/>
        </w:rPr>
        <w:t>因子</w:t>
      </w:r>
      <w:r w:rsidR="00694868" w:rsidRPr="00694868">
        <w:rPr>
          <w:rFonts w:hint="eastAsia"/>
          <w:lang w:eastAsia="zh-CN"/>
        </w:rPr>
        <w:t>载荷的</w:t>
      </w:r>
      <w:r w:rsidR="00694868">
        <w:rPr>
          <w:rFonts w:hint="eastAsia"/>
          <w:lang w:eastAsia="zh-CN"/>
        </w:rPr>
        <w:t>均方</w:t>
      </w:r>
      <w:r w:rsidR="00694868" w:rsidRPr="00694868">
        <w:rPr>
          <w:rFonts w:hint="eastAsia"/>
          <w:lang w:eastAsia="zh-CN"/>
        </w:rPr>
        <w:t>，</w:t>
      </w:r>
      <w:r w:rsidR="003A192D">
        <w:rPr>
          <w:rFonts w:hint="eastAsia"/>
          <w:lang w:eastAsia="zh-CN"/>
        </w:rPr>
        <w:t>本研究</w:t>
      </w:r>
      <w:r w:rsidR="00694868" w:rsidRPr="00694868">
        <w:rPr>
          <w:rFonts w:hint="eastAsia"/>
          <w:lang w:eastAsia="zh-CN"/>
        </w:rPr>
        <w:t>可以判断前者是否远大于后者，从而确定</w:t>
      </w:r>
      <w:r w:rsidR="003A192D">
        <w:rPr>
          <w:rFonts w:hint="eastAsia"/>
          <w:lang w:eastAsia="zh-CN"/>
        </w:rPr>
        <w:t>本研究</w:t>
      </w:r>
      <w:r w:rsidR="00694868" w:rsidRPr="00694868">
        <w:rPr>
          <w:rFonts w:hint="eastAsia"/>
          <w:lang w:eastAsia="zh-CN"/>
        </w:rPr>
        <w:t>的研究是否存在共同方法偏差</w:t>
      </w:r>
      <w:r w:rsidR="00694868">
        <w:rPr>
          <w:rFonts w:hint="eastAsia"/>
          <w:lang w:eastAsia="zh-CN"/>
        </w:rPr>
        <w:t>。</w:t>
      </w:r>
    </w:p>
    <w:p w14:paraId="448092D2" w14:textId="4286B8FA" w:rsidR="0074622D" w:rsidRPr="0074622D" w:rsidRDefault="0074622D" w:rsidP="0073206F">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w:t>
      </w:r>
      <w:r w:rsidR="00694868">
        <w:rPr>
          <w:rFonts w:hint="eastAsia"/>
          <w:lang w:eastAsia="zh-CN"/>
        </w:rPr>
        <w:t>第一步，</w:t>
      </w:r>
      <w:r w:rsidR="003A192D">
        <w:rPr>
          <w:rFonts w:hint="eastAsia"/>
          <w:lang w:eastAsia="zh-CN"/>
        </w:rPr>
        <w:t>本研究</w:t>
      </w:r>
      <w:r w:rsidR="00694868">
        <w:rPr>
          <w:rFonts w:hint="eastAsia"/>
          <w:lang w:eastAsia="zh-CN"/>
        </w:rPr>
        <w:t>将验证不包含调节变量——社会比较倾向的中介模型</w:t>
      </w:r>
      <w:r w:rsidR="00725B24">
        <w:rPr>
          <w:rFonts w:hint="eastAsia"/>
          <w:lang w:eastAsia="zh-CN"/>
        </w:rPr>
        <w:t>，即重新验证</w:t>
      </w:r>
      <w:r w:rsidR="002A789E">
        <w:rPr>
          <w:rFonts w:hint="eastAsia"/>
          <w:lang w:eastAsia="zh-CN"/>
        </w:rPr>
        <w:t>研究</w:t>
      </w:r>
      <w:r w:rsidR="00725B24">
        <w:rPr>
          <w:rFonts w:hint="eastAsia"/>
          <w:lang w:eastAsia="zh-CN"/>
        </w:rPr>
        <w:t>1</w:t>
      </w:r>
      <w:r w:rsidR="00725B24">
        <w:rPr>
          <w:rFonts w:hint="eastAsia"/>
          <w:lang w:eastAsia="zh-CN"/>
        </w:rPr>
        <w:t>的模型，再次检验假设</w:t>
      </w:r>
      <w:r w:rsidR="00725B24">
        <w:rPr>
          <w:rFonts w:hint="eastAsia"/>
          <w:lang w:eastAsia="zh-CN"/>
        </w:rPr>
        <w:t>1-4</w:t>
      </w:r>
      <w:r w:rsidR="00725B24">
        <w:rPr>
          <w:rFonts w:hint="eastAsia"/>
          <w:lang w:eastAsia="zh-CN"/>
        </w:rPr>
        <w:t>。</w:t>
      </w:r>
      <w:r>
        <w:rPr>
          <w:rFonts w:hint="eastAsia"/>
          <w:lang w:eastAsia="zh-CN"/>
        </w:rPr>
        <w:t>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w:t>
      </w:r>
      <w:r w:rsidR="00694868">
        <w:rPr>
          <w:rFonts w:hint="eastAsia"/>
          <w:lang w:eastAsia="zh-CN"/>
        </w:rPr>
        <w:t>第二步，</w:t>
      </w:r>
      <w:r w:rsidR="003A192D">
        <w:rPr>
          <w:rFonts w:hint="eastAsia"/>
          <w:lang w:eastAsia="zh-CN"/>
        </w:rPr>
        <w:t>本研究</w:t>
      </w:r>
      <w:r w:rsidR="00694868">
        <w:rPr>
          <w:rFonts w:hint="eastAsia"/>
          <w:lang w:eastAsia="zh-CN"/>
        </w:rPr>
        <w:t>将加入调节变量——社会比较倾向，并将元分析中得到的社会比较倾向与生活满意度之间的效应量作为先验概率</w:t>
      </w:r>
      <w:r w:rsidR="00E549E4">
        <w:rPr>
          <w:rFonts w:hint="eastAsia"/>
          <w:lang w:eastAsia="zh-CN"/>
        </w:rPr>
        <w:t>输入模型中。进行贝叶斯结构方程模型的分析</w:t>
      </w:r>
      <w:r w:rsidR="00E549E4">
        <w:rPr>
          <w:rFonts w:hint="eastAsia"/>
          <w:lang w:eastAsia="zh-CN"/>
        </w:rPr>
        <w:t xml:space="preserve"> </w:t>
      </w:r>
      <w:r w:rsidR="00E549E4">
        <w:rPr>
          <w:lang w:eastAsia="zh-CN"/>
        </w:rPr>
        <w:fldChar w:fldCharType="begin"/>
      </w:r>
      <w:r w:rsidR="0019217D">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sidR="00E549E4">
        <w:rPr>
          <w:lang w:eastAsia="zh-CN"/>
        </w:rPr>
        <w:fldChar w:fldCharType="separate"/>
      </w:r>
      <w:r w:rsidR="0019217D">
        <w:rPr>
          <w:noProof/>
          <w:lang w:eastAsia="zh-CN"/>
        </w:rPr>
        <w:t>(Holtmann et al., 2016)</w:t>
      </w:r>
      <w:r w:rsidR="00E549E4">
        <w:rPr>
          <w:lang w:eastAsia="zh-CN"/>
        </w:rPr>
        <w:fldChar w:fldCharType="end"/>
      </w:r>
      <w:r w:rsidR="00E549E4">
        <w:rPr>
          <w:rFonts w:hint="eastAsia"/>
          <w:lang w:eastAsia="zh-CN"/>
        </w:rPr>
        <w:t>。然后，</w:t>
      </w:r>
      <w:r w:rsidR="003A192D">
        <w:rPr>
          <w:rFonts w:hint="eastAsia"/>
          <w:lang w:eastAsia="zh-CN"/>
        </w:rPr>
        <w:t>本研究</w:t>
      </w:r>
      <w:r w:rsidR="00E549E4">
        <w:rPr>
          <w:rFonts w:hint="eastAsia"/>
          <w:lang w:eastAsia="zh-CN"/>
        </w:rPr>
        <w:t>将基于</w:t>
      </w:r>
      <w:r w:rsidR="00E549E4">
        <w:rPr>
          <w:lang w:eastAsia="zh-CN"/>
        </w:rPr>
        <w:fldChar w:fldCharType="begin"/>
      </w:r>
      <w:r w:rsidR="00365407">
        <w:rPr>
          <w:rFonts w:hint="eastAsia"/>
          <w:lang w:eastAsia="zh-CN"/>
        </w:rPr>
        <w:instrText xml:space="preserve"> ADDIN EN.CITE &lt;EndNote&gt;&lt;Cite AuthorYear="1"&gt;&lt;Author&gt;Aiken&lt;/Author&gt;&lt;Year&gt;1991&lt;/Year&gt;&lt;RecNum&gt;167&lt;/RecNum&gt;&lt;DisplayText&gt;Aiken </w:instrText>
      </w:r>
      <w:r w:rsidR="00365407">
        <w:rPr>
          <w:rFonts w:hint="eastAsia"/>
          <w:lang w:eastAsia="zh-CN"/>
        </w:rPr>
        <w:instrText>和</w:instrText>
      </w:r>
      <w:r w:rsidR="00365407">
        <w:rPr>
          <w:rFonts w:hint="eastAsia"/>
          <w:lang w:eastAsia="zh-CN"/>
        </w:rPr>
        <w:instrText xml:space="preserve"> West (1991)&lt;/DisplayText&gt;&lt;record&gt;&lt;rec-number&gt;167&lt;/rec-number&gt;&lt;foreign-keys&gt;&lt;key app="EN" db-id="25zwtzd2ipsxxpedr5u5fe2as9wdf5twxw</w:instrText>
      </w:r>
      <w:r w:rsidR="00365407">
        <w:rPr>
          <w:lang w:eastAsia="zh-CN"/>
        </w:rPr>
        <w:instrText>0s" timestamp="1709788305"&gt;167&lt;/key&gt;&lt;/foreign-keys&gt;&lt;ref-type name="Journal Article"&gt;17&lt;/ref-type&gt;&lt;contributors&gt;&lt;authors&gt;&lt;author&gt;Aiken, LS&lt;/author&gt;&lt;author&gt;West, SG&lt;/author&gt;&lt;/authors&gt;&lt;/contributors&gt;&lt;titles&gt;&lt;title&gt;Multiple regression: Testing and interpreting interactions&lt;/title&gt;&lt;secondary-title&gt;Sage google schola&lt;/secondary-title&gt;&lt;/titles&gt;&lt;periodical&gt;&lt;full-title&gt;Sage google schola&lt;/full-title&gt;&lt;/periodical&gt;&lt;pages&gt;103-135&lt;/pages&gt;&lt;volume&gt;2&lt;/volume&gt;&lt;dates&gt;&lt;year&gt;1991&lt;/year&gt;&lt;/dates&gt;&lt;urls&gt;&lt;/urls&gt;&lt;/record&gt;&lt;/Cite&gt;&lt;/EndNote&gt;</w:instrText>
      </w:r>
      <w:r w:rsidR="00E549E4">
        <w:rPr>
          <w:lang w:eastAsia="zh-CN"/>
        </w:rPr>
        <w:fldChar w:fldCharType="separate"/>
      </w:r>
      <w:r w:rsidR="00365407">
        <w:rPr>
          <w:rFonts w:hint="eastAsia"/>
          <w:noProof/>
          <w:lang w:eastAsia="zh-CN"/>
        </w:rPr>
        <w:t xml:space="preserve">Aiken </w:t>
      </w:r>
      <w:r w:rsidR="00365407">
        <w:rPr>
          <w:rFonts w:hint="eastAsia"/>
          <w:noProof/>
          <w:lang w:eastAsia="zh-CN"/>
        </w:rPr>
        <w:t>和</w:t>
      </w:r>
      <w:r w:rsidR="00365407">
        <w:rPr>
          <w:rFonts w:hint="eastAsia"/>
          <w:noProof/>
          <w:lang w:eastAsia="zh-CN"/>
        </w:rPr>
        <w:t xml:space="preserve"> West (1991)</w:t>
      </w:r>
      <w:r w:rsidR="00E549E4">
        <w:rPr>
          <w:lang w:eastAsia="zh-CN"/>
        </w:rPr>
        <w:fldChar w:fldCharType="end"/>
      </w:r>
      <w:r w:rsidR="00725B24">
        <w:rPr>
          <w:rFonts w:hint="eastAsia"/>
          <w:lang w:eastAsia="zh-CN"/>
        </w:rPr>
        <w:t xml:space="preserve"> </w:t>
      </w:r>
      <w:r w:rsidR="00725B24">
        <w:rPr>
          <w:rFonts w:hint="eastAsia"/>
          <w:lang w:eastAsia="zh-CN"/>
        </w:rPr>
        <w:t>所建议的调节效应检验流程，确定</w:t>
      </w:r>
      <w:r w:rsidR="00E549E4">
        <w:rPr>
          <w:rFonts w:hint="eastAsia"/>
          <w:lang w:eastAsia="zh-CN"/>
        </w:rPr>
        <w:t>社会比较倾向与向上比较频率或向下比较频率之间交乘项的回归系数是否显著</w:t>
      </w:r>
      <w:r w:rsidR="00725B24">
        <w:rPr>
          <w:rFonts w:hint="eastAsia"/>
          <w:lang w:eastAsia="zh-CN"/>
        </w:rPr>
        <w:t>。如果该交乘项的回归系数显著，则说明社会比较倾向具有调节作用。这意味着，在不同社会比较倾向水平下，向上（向下）比较频率与相对剥夺感（感知到的优越感）之间的关系有所不同。</w:t>
      </w:r>
      <w:r w:rsidR="0073206F">
        <w:rPr>
          <w:rFonts w:hint="eastAsia"/>
          <w:lang w:eastAsia="zh-CN"/>
        </w:rPr>
        <w:t>最后，</w:t>
      </w:r>
      <w:r w:rsidR="003A192D">
        <w:rPr>
          <w:rFonts w:hint="eastAsia"/>
          <w:lang w:eastAsia="zh-CN"/>
        </w:rPr>
        <w:t>本研究</w:t>
      </w:r>
      <w:r w:rsidR="0073206F">
        <w:rPr>
          <w:rFonts w:hint="eastAsia"/>
          <w:lang w:eastAsia="zh-CN"/>
        </w:rPr>
        <w:t>还将计算不同社会比较倾向水平下，中介效应值的显著性，</w:t>
      </w:r>
      <w:r w:rsidR="00725B24">
        <w:rPr>
          <w:rFonts w:hint="eastAsia"/>
          <w:lang w:eastAsia="zh-CN"/>
        </w:rPr>
        <w:t>从而检验假设</w:t>
      </w:r>
      <w:r w:rsidR="00725B24">
        <w:rPr>
          <w:rFonts w:hint="eastAsia"/>
          <w:lang w:eastAsia="zh-CN"/>
        </w:rPr>
        <w:t>5</w:t>
      </w:r>
      <w:r w:rsidR="00725B24">
        <w:rPr>
          <w:rFonts w:hint="eastAsia"/>
          <w:lang w:eastAsia="zh-CN"/>
        </w:rPr>
        <w:t>是否成立。</w:t>
      </w:r>
    </w:p>
    <w:p w14:paraId="40AF8F61" w14:textId="75858385" w:rsidR="00B81396" w:rsidRPr="00F33CEC" w:rsidRDefault="008C4A7B" w:rsidP="00F33CEC">
      <w:pPr>
        <w:pStyle w:val="2"/>
        <w:spacing w:before="180" w:after="180"/>
        <w:rPr>
          <w:lang w:eastAsia="zh-CN"/>
        </w:rPr>
      </w:pPr>
      <w:bookmarkStart w:id="84" w:name="_Toc162021951"/>
      <w:r>
        <w:rPr>
          <w:rFonts w:hint="eastAsia"/>
          <w:lang w:eastAsia="zh-CN"/>
        </w:rPr>
        <w:t>6</w:t>
      </w:r>
      <w:r w:rsidR="00634FC0" w:rsidRPr="00F33CEC">
        <w:rPr>
          <w:lang w:eastAsia="zh-CN"/>
        </w:rPr>
        <w:t>.</w:t>
      </w:r>
      <w:r w:rsidR="002525D4">
        <w:rPr>
          <w:rFonts w:hint="eastAsia"/>
          <w:lang w:eastAsia="zh-CN"/>
        </w:rPr>
        <w:t>3</w:t>
      </w:r>
      <w:r w:rsidR="00634FC0" w:rsidRPr="00F33CEC">
        <w:rPr>
          <w:lang w:eastAsia="zh-CN"/>
        </w:rPr>
        <w:t xml:space="preserve"> </w:t>
      </w:r>
      <w:r w:rsidR="00B81396" w:rsidRPr="00F33CEC">
        <w:rPr>
          <w:lang w:eastAsia="zh-CN"/>
        </w:rPr>
        <w:t>结果</w:t>
      </w:r>
      <w:bookmarkEnd w:id="84"/>
    </w:p>
    <w:p w14:paraId="2A1C6511" w14:textId="6AE8343D" w:rsidR="00B81396" w:rsidRPr="004E614C" w:rsidRDefault="008C4A7B" w:rsidP="00B81396">
      <w:pPr>
        <w:pStyle w:val="3"/>
        <w:spacing w:before="180" w:after="180"/>
        <w:rPr>
          <w:lang w:eastAsia="zh-CN"/>
        </w:rPr>
      </w:pPr>
      <w:bookmarkStart w:id="85" w:name="_Toc162021952"/>
      <w:r>
        <w:rPr>
          <w:rFonts w:hint="eastAsia"/>
          <w:lang w:eastAsia="zh-CN"/>
        </w:rPr>
        <w:t>6</w:t>
      </w:r>
      <w:r w:rsidR="00634FC0">
        <w:rPr>
          <w:lang w:eastAsia="zh-CN"/>
        </w:rPr>
        <w:t>.</w:t>
      </w:r>
      <w:r w:rsidR="002525D4">
        <w:rPr>
          <w:rFonts w:hint="eastAsia"/>
          <w:lang w:eastAsia="zh-CN"/>
        </w:rPr>
        <w:t>3</w:t>
      </w:r>
      <w:r w:rsidR="00634FC0">
        <w:rPr>
          <w:lang w:eastAsia="zh-CN"/>
        </w:rPr>
        <w:t xml:space="preserve">.1 </w:t>
      </w:r>
      <w:r w:rsidR="00B81396" w:rsidRPr="004E614C">
        <w:rPr>
          <w:lang w:eastAsia="zh-CN"/>
        </w:rPr>
        <w:t>描述统计</w:t>
      </w:r>
      <w:bookmarkEnd w:id="85"/>
    </w:p>
    <w:p w14:paraId="158FA0B6" w14:textId="52E82B30" w:rsidR="00B81396" w:rsidRPr="004E614C" w:rsidRDefault="00BC4155" w:rsidP="005A1FC9">
      <w:pPr>
        <w:pStyle w:val="af3"/>
      </w:pPr>
      <w:r w:rsidRPr="004E614C">
        <w:rPr>
          <w:rFonts w:hint="eastAsia"/>
        </w:rPr>
        <w:t>表</w:t>
      </w:r>
      <w:r w:rsidR="00ED7C80">
        <w:rPr>
          <w:rFonts w:hint="eastAsia"/>
        </w:rPr>
        <w:t>6</w:t>
      </w:r>
      <w:r w:rsidR="005A1FC9">
        <w:t>.1</w:t>
      </w:r>
      <w:r w:rsidR="00B81396"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846"/>
        <w:gridCol w:w="846"/>
        <w:gridCol w:w="846"/>
        <w:gridCol w:w="846"/>
        <w:gridCol w:w="846"/>
        <w:gridCol w:w="733"/>
        <w:gridCol w:w="817"/>
      </w:tblGrid>
      <w:tr w:rsidR="00341D38" w:rsidRPr="002861FE" w14:paraId="74386609" w14:textId="77777777" w:rsidTr="002861FE">
        <w:trPr>
          <w:trHeight w:val="315"/>
          <w:tblHeader/>
        </w:trPr>
        <w:tc>
          <w:tcPr>
            <w:tcW w:w="1521" w:type="pct"/>
            <w:tcBorders>
              <w:top w:val="single" w:sz="12" w:space="0" w:color="auto"/>
              <w:bottom w:val="single" w:sz="4" w:space="0" w:color="auto"/>
            </w:tcBorders>
            <w:noWrap/>
            <w:vAlign w:val="center"/>
            <w:hideMark/>
          </w:tcPr>
          <w:p w14:paraId="1731ADDF" w14:textId="52EB9B71" w:rsidR="00341D38" w:rsidRPr="002861FE" w:rsidRDefault="00341D38" w:rsidP="00341D38">
            <w:pPr>
              <w:jc w:val="center"/>
              <w:rPr>
                <w:rFonts w:cs="Times New Roman"/>
                <w:sz w:val="21"/>
                <w:szCs w:val="21"/>
                <w:lang w:eastAsia="zh-CN"/>
              </w:rPr>
            </w:pPr>
            <w:r w:rsidRPr="002861FE">
              <w:rPr>
                <w:rFonts w:cs="Times New Roman" w:hint="eastAsia"/>
                <w:sz w:val="21"/>
                <w:szCs w:val="21"/>
                <w:lang w:eastAsia="zh-CN"/>
              </w:rPr>
              <w:t>变量名</w:t>
            </w:r>
          </w:p>
        </w:tc>
        <w:tc>
          <w:tcPr>
            <w:tcW w:w="509" w:type="pct"/>
            <w:tcBorders>
              <w:top w:val="single" w:sz="12" w:space="0" w:color="auto"/>
              <w:bottom w:val="single" w:sz="4" w:space="0" w:color="auto"/>
            </w:tcBorders>
            <w:noWrap/>
            <w:vAlign w:val="center"/>
            <w:hideMark/>
          </w:tcPr>
          <w:p w14:paraId="4B4D2E37" w14:textId="13080CE6" w:rsidR="00341D38" w:rsidRPr="002861FE" w:rsidRDefault="00341D38" w:rsidP="00341D38">
            <w:pPr>
              <w:jc w:val="center"/>
              <w:rPr>
                <w:rFonts w:cs="Times New Roman"/>
                <w:sz w:val="21"/>
                <w:szCs w:val="21"/>
              </w:rPr>
            </w:pPr>
            <w:r w:rsidRPr="002861FE">
              <w:rPr>
                <w:rFonts w:cs="Times New Roman" w:hint="eastAsia"/>
                <w:sz w:val="21"/>
                <w:szCs w:val="21"/>
              </w:rPr>
              <w:t>平均数</w:t>
            </w:r>
          </w:p>
        </w:tc>
        <w:tc>
          <w:tcPr>
            <w:tcW w:w="509" w:type="pct"/>
            <w:tcBorders>
              <w:top w:val="single" w:sz="12" w:space="0" w:color="auto"/>
              <w:bottom w:val="single" w:sz="4" w:space="0" w:color="auto"/>
            </w:tcBorders>
            <w:noWrap/>
            <w:vAlign w:val="center"/>
            <w:hideMark/>
          </w:tcPr>
          <w:p w14:paraId="6AF2E126" w14:textId="52C883AE" w:rsidR="00341D38" w:rsidRPr="002861FE" w:rsidRDefault="00341D38" w:rsidP="00341D38">
            <w:pPr>
              <w:jc w:val="center"/>
              <w:rPr>
                <w:rFonts w:cs="Times New Roman"/>
                <w:sz w:val="21"/>
                <w:szCs w:val="21"/>
              </w:rPr>
            </w:pPr>
            <w:r w:rsidRPr="002861FE">
              <w:rPr>
                <w:rFonts w:cs="Times New Roman" w:hint="eastAsia"/>
                <w:sz w:val="21"/>
                <w:szCs w:val="21"/>
              </w:rPr>
              <w:t>标准差</w:t>
            </w:r>
          </w:p>
        </w:tc>
        <w:tc>
          <w:tcPr>
            <w:tcW w:w="509" w:type="pct"/>
            <w:tcBorders>
              <w:top w:val="single" w:sz="12" w:space="0" w:color="auto"/>
              <w:bottom w:val="single" w:sz="4" w:space="0" w:color="auto"/>
            </w:tcBorders>
            <w:noWrap/>
            <w:vAlign w:val="center"/>
            <w:hideMark/>
          </w:tcPr>
          <w:p w14:paraId="02B46199" w14:textId="0521F16A" w:rsidR="00341D38" w:rsidRPr="002861FE" w:rsidRDefault="00341D38" w:rsidP="00341D38">
            <w:pPr>
              <w:jc w:val="center"/>
              <w:rPr>
                <w:rFonts w:cs="Times New Roman"/>
                <w:sz w:val="21"/>
                <w:szCs w:val="21"/>
              </w:rPr>
            </w:pPr>
            <w:r w:rsidRPr="002861FE">
              <w:rPr>
                <w:rFonts w:cs="Times New Roman" w:hint="eastAsia"/>
                <w:sz w:val="21"/>
                <w:szCs w:val="21"/>
              </w:rPr>
              <w:t>中位数</w:t>
            </w:r>
          </w:p>
        </w:tc>
        <w:tc>
          <w:tcPr>
            <w:tcW w:w="509" w:type="pct"/>
            <w:tcBorders>
              <w:top w:val="single" w:sz="12" w:space="0" w:color="auto"/>
              <w:bottom w:val="single" w:sz="4" w:space="0" w:color="auto"/>
            </w:tcBorders>
            <w:noWrap/>
            <w:vAlign w:val="center"/>
            <w:hideMark/>
          </w:tcPr>
          <w:p w14:paraId="5D10E88C" w14:textId="1959E2CE" w:rsidR="00341D38" w:rsidRPr="002861FE" w:rsidRDefault="00341D38" w:rsidP="00341D38">
            <w:pPr>
              <w:jc w:val="center"/>
              <w:rPr>
                <w:rFonts w:cs="Times New Roman"/>
                <w:sz w:val="21"/>
                <w:szCs w:val="21"/>
              </w:rPr>
            </w:pPr>
            <w:r w:rsidRPr="002861FE">
              <w:rPr>
                <w:rFonts w:cs="Times New Roman" w:hint="eastAsia"/>
                <w:sz w:val="21"/>
                <w:szCs w:val="21"/>
              </w:rPr>
              <w:t>最小值</w:t>
            </w:r>
          </w:p>
        </w:tc>
        <w:tc>
          <w:tcPr>
            <w:tcW w:w="509" w:type="pct"/>
            <w:tcBorders>
              <w:top w:val="single" w:sz="12" w:space="0" w:color="auto"/>
              <w:bottom w:val="single" w:sz="4" w:space="0" w:color="auto"/>
            </w:tcBorders>
            <w:noWrap/>
            <w:vAlign w:val="center"/>
            <w:hideMark/>
          </w:tcPr>
          <w:p w14:paraId="6CB62504" w14:textId="56E7F4FD" w:rsidR="00341D38" w:rsidRPr="002861FE" w:rsidRDefault="00341D38" w:rsidP="00341D38">
            <w:pPr>
              <w:jc w:val="center"/>
              <w:rPr>
                <w:rFonts w:cs="Times New Roman"/>
                <w:sz w:val="21"/>
                <w:szCs w:val="21"/>
              </w:rPr>
            </w:pPr>
            <w:r w:rsidRPr="002861FE">
              <w:rPr>
                <w:rFonts w:cs="Times New Roman" w:hint="eastAsia"/>
                <w:sz w:val="21"/>
                <w:szCs w:val="21"/>
              </w:rPr>
              <w:t>最大值</w:t>
            </w:r>
          </w:p>
        </w:tc>
        <w:tc>
          <w:tcPr>
            <w:tcW w:w="441" w:type="pct"/>
            <w:tcBorders>
              <w:top w:val="single" w:sz="12" w:space="0" w:color="auto"/>
              <w:bottom w:val="single" w:sz="4" w:space="0" w:color="auto"/>
            </w:tcBorders>
            <w:noWrap/>
            <w:vAlign w:val="center"/>
            <w:hideMark/>
          </w:tcPr>
          <w:p w14:paraId="22B6F959" w14:textId="102A7BC2" w:rsidR="00341D38" w:rsidRPr="002861FE" w:rsidRDefault="00341D38" w:rsidP="00341D38">
            <w:pPr>
              <w:jc w:val="center"/>
              <w:rPr>
                <w:rFonts w:cs="Times New Roman"/>
                <w:sz w:val="21"/>
                <w:szCs w:val="21"/>
              </w:rPr>
            </w:pPr>
            <w:r w:rsidRPr="002861FE">
              <w:rPr>
                <w:rFonts w:cs="Times New Roman" w:hint="eastAsia"/>
                <w:sz w:val="21"/>
                <w:szCs w:val="21"/>
              </w:rPr>
              <w:t>偏度</w:t>
            </w:r>
          </w:p>
        </w:tc>
        <w:tc>
          <w:tcPr>
            <w:tcW w:w="492" w:type="pct"/>
            <w:tcBorders>
              <w:top w:val="single" w:sz="12" w:space="0" w:color="auto"/>
              <w:bottom w:val="single" w:sz="4" w:space="0" w:color="auto"/>
            </w:tcBorders>
            <w:noWrap/>
            <w:vAlign w:val="center"/>
            <w:hideMark/>
          </w:tcPr>
          <w:p w14:paraId="60889E93" w14:textId="7F04EEF9" w:rsidR="00341D38" w:rsidRPr="002861FE" w:rsidRDefault="00341D38" w:rsidP="00341D38">
            <w:pPr>
              <w:jc w:val="center"/>
              <w:rPr>
                <w:rFonts w:cs="Times New Roman"/>
                <w:sz w:val="21"/>
                <w:szCs w:val="21"/>
              </w:rPr>
            </w:pPr>
            <w:r w:rsidRPr="002861FE">
              <w:rPr>
                <w:rFonts w:cs="Times New Roman" w:hint="eastAsia"/>
                <w:sz w:val="21"/>
                <w:szCs w:val="21"/>
              </w:rPr>
              <w:t>峰度</w:t>
            </w:r>
          </w:p>
        </w:tc>
      </w:tr>
      <w:tr w:rsidR="00341D38" w:rsidRPr="002861FE" w14:paraId="625B6B7E" w14:textId="77777777" w:rsidTr="002861FE">
        <w:trPr>
          <w:trHeight w:val="315"/>
        </w:trPr>
        <w:tc>
          <w:tcPr>
            <w:tcW w:w="1521" w:type="pct"/>
            <w:tcBorders>
              <w:top w:val="single" w:sz="4" w:space="0" w:color="auto"/>
            </w:tcBorders>
            <w:noWrap/>
            <w:vAlign w:val="center"/>
            <w:hideMark/>
          </w:tcPr>
          <w:p w14:paraId="32AF520B" w14:textId="48B558A5" w:rsidR="00341D38" w:rsidRPr="002861FE" w:rsidRDefault="00341D38" w:rsidP="00341D38">
            <w:pPr>
              <w:jc w:val="center"/>
              <w:rPr>
                <w:rFonts w:cs="Times New Roman"/>
                <w:sz w:val="21"/>
                <w:szCs w:val="21"/>
              </w:rPr>
            </w:pPr>
            <w:r w:rsidRPr="002861FE">
              <w:rPr>
                <w:rFonts w:cs="Times New Roman" w:hint="eastAsia"/>
                <w:sz w:val="21"/>
                <w:szCs w:val="21"/>
              </w:rPr>
              <w:t>性别</w:t>
            </w:r>
          </w:p>
        </w:tc>
        <w:tc>
          <w:tcPr>
            <w:tcW w:w="509" w:type="pct"/>
            <w:tcBorders>
              <w:top w:val="single" w:sz="4" w:space="0" w:color="auto"/>
            </w:tcBorders>
            <w:noWrap/>
            <w:vAlign w:val="center"/>
            <w:hideMark/>
          </w:tcPr>
          <w:p w14:paraId="7E90B304" w14:textId="74949237" w:rsidR="00341D38" w:rsidRPr="002861FE" w:rsidRDefault="00341D38" w:rsidP="00341D38">
            <w:pPr>
              <w:jc w:val="center"/>
              <w:rPr>
                <w:rFonts w:cs="Times New Roman"/>
                <w:sz w:val="21"/>
                <w:szCs w:val="21"/>
              </w:rPr>
            </w:pPr>
            <w:r w:rsidRPr="002861FE">
              <w:rPr>
                <w:rFonts w:cs="Times New Roman"/>
                <w:color w:val="000000"/>
                <w:sz w:val="21"/>
                <w:szCs w:val="21"/>
              </w:rPr>
              <w:t>1.55</w:t>
            </w:r>
          </w:p>
        </w:tc>
        <w:tc>
          <w:tcPr>
            <w:tcW w:w="509" w:type="pct"/>
            <w:tcBorders>
              <w:top w:val="single" w:sz="4" w:space="0" w:color="auto"/>
            </w:tcBorders>
            <w:noWrap/>
            <w:vAlign w:val="center"/>
            <w:hideMark/>
          </w:tcPr>
          <w:p w14:paraId="103098DE" w14:textId="77777777" w:rsidR="00341D38" w:rsidRPr="002861FE" w:rsidRDefault="00341D38" w:rsidP="00341D38">
            <w:pPr>
              <w:jc w:val="center"/>
              <w:rPr>
                <w:rFonts w:cs="Times New Roman"/>
                <w:sz w:val="21"/>
                <w:szCs w:val="21"/>
              </w:rPr>
            </w:pPr>
            <w:r w:rsidRPr="002861FE">
              <w:rPr>
                <w:rFonts w:cs="Times New Roman"/>
                <w:color w:val="000000"/>
                <w:sz w:val="21"/>
                <w:szCs w:val="21"/>
              </w:rPr>
              <w:t>.50</w:t>
            </w:r>
          </w:p>
        </w:tc>
        <w:tc>
          <w:tcPr>
            <w:tcW w:w="509" w:type="pct"/>
            <w:tcBorders>
              <w:top w:val="single" w:sz="4" w:space="0" w:color="auto"/>
            </w:tcBorders>
            <w:noWrap/>
            <w:vAlign w:val="center"/>
            <w:hideMark/>
          </w:tcPr>
          <w:p w14:paraId="33652C3B" w14:textId="77777777"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509" w:type="pct"/>
            <w:tcBorders>
              <w:top w:val="single" w:sz="4" w:space="0" w:color="auto"/>
            </w:tcBorders>
            <w:noWrap/>
            <w:vAlign w:val="center"/>
            <w:hideMark/>
          </w:tcPr>
          <w:p w14:paraId="4B5E9405" w14:textId="02BA468A"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tcBorders>
              <w:top w:val="single" w:sz="4" w:space="0" w:color="auto"/>
            </w:tcBorders>
            <w:noWrap/>
            <w:vAlign w:val="center"/>
            <w:hideMark/>
          </w:tcPr>
          <w:p w14:paraId="066173B0" w14:textId="3F30C7AB"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441" w:type="pct"/>
            <w:tcBorders>
              <w:top w:val="single" w:sz="4" w:space="0" w:color="auto"/>
            </w:tcBorders>
            <w:noWrap/>
            <w:vAlign w:val="center"/>
            <w:hideMark/>
          </w:tcPr>
          <w:p w14:paraId="639FE1AE" w14:textId="4D68B30E" w:rsidR="00341D38" w:rsidRPr="002861FE" w:rsidRDefault="00341D38" w:rsidP="00341D38">
            <w:pPr>
              <w:jc w:val="center"/>
              <w:rPr>
                <w:rFonts w:cs="Times New Roman"/>
                <w:sz w:val="21"/>
                <w:szCs w:val="21"/>
              </w:rPr>
            </w:pPr>
            <w:r w:rsidRPr="002861FE">
              <w:rPr>
                <w:rFonts w:cs="Times New Roman"/>
                <w:color w:val="000000"/>
                <w:sz w:val="21"/>
                <w:szCs w:val="21"/>
              </w:rPr>
              <w:t>-0.22</w:t>
            </w:r>
          </w:p>
        </w:tc>
        <w:tc>
          <w:tcPr>
            <w:tcW w:w="492" w:type="pct"/>
            <w:tcBorders>
              <w:top w:val="single" w:sz="4" w:space="0" w:color="auto"/>
            </w:tcBorders>
            <w:noWrap/>
            <w:vAlign w:val="center"/>
            <w:hideMark/>
          </w:tcPr>
          <w:p w14:paraId="07A1B9A4" w14:textId="44A9F8F3" w:rsidR="00341D38" w:rsidRPr="002861FE" w:rsidRDefault="00341D38" w:rsidP="00341D38">
            <w:pPr>
              <w:jc w:val="center"/>
              <w:rPr>
                <w:rFonts w:cs="Times New Roman"/>
                <w:sz w:val="21"/>
                <w:szCs w:val="21"/>
              </w:rPr>
            </w:pPr>
            <w:r w:rsidRPr="002861FE">
              <w:rPr>
                <w:rFonts w:cs="Times New Roman"/>
                <w:color w:val="000000"/>
                <w:sz w:val="21"/>
                <w:szCs w:val="21"/>
              </w:rPr>
              <w:t>-1.96</w:t>
            </w:r>
          </w:p>
        </w:tc>
      </w:tr>
      <w:tr w:rsidR="00341D38" w:rsidRPr="002861FE" w14:paraId="4C2D0A1D" w14:textId="77777777" w:rsidTr="002861FE">
        <w:trPr>
          <w:trHeight w:val="315"/>
        </w:trPr>
        <w:tc>
          <w:tcPr>
            <w:tcW w:w="1521" w:type="pct"/>
            <w:noWrap/>
            <w:vAlign w:val="center"/>
            <w:hideMark/>
          </w:tcPr>
          <w:p w14:paraId="6837B356" w14:textId="2E5EADEA" w:rsidR="00341D38" w:rsidRPr="002861FE" w:rsidRDefault="00341D38" w:rsidP="00341D38">
            <w:pPr>
              <w:jc w:val="center"/>
              <w:rPr>
                <w:rFonts w:cs="Times New Roman"/>
                <w:sz w:val="21"/>
                <w:szCs w:val="21"/>
              </w:rPr>
            </w:pPr>
            <w:r w:rsidRPr="002861FE">
              <w:rPr>
                <w:rFonts w:cs="Times New Roman" w:hint="eastAsia"/>
                <w:sz w:val="21"/>
                <w:szCs w:val="21"/>
              </w:rPr>
              <w:t>年龄</w:t>
            </w:r>
          </w:p>
        </w:tc>
        <w:tc>
          <w:tcPr>
            <w:tcW w:w="509" w:type="pct"/>
            <w:noWrap/>
            <w:vAlign w:val="center"/>
            <w:hideMark/>
          </w:tcPr>
          <w:p w14:paraId="498A5B10" w14:textId="77777777" w:rsidR="00341D38" w:rsidRPr="002861FE" w:rsidRDefault="00341D38" w:rsidP="00341D38">
            <w:pPr>
              <w:jc w:val="center"/>
              <w:rPr>
                <w:rFonts w:cs="Times New Roman"/>
                <w:sz w:val="21"/>
                <w:szCs w:val="21"/>
              </w:rPr>
            </w:pPr>
            <w:r w:rsidRPr="002861FE">
              <w:rPr>
                <w:rFonts w:cs="Times New Roman"/>
                <w:color w:val="000000"/>
                <w:sz w:val="21"/>
                <w:szCs w:val="21"/>
              </w:rPr>
              <w:t>33.25</w:t>
            </w:r>
          </w:p>
        </w:tc>
        <w:tc>
          <w:tcPr>
            <w:tcW w:w="509" w:type="pct"/>
            <w:noWrap/>
            <w:vAlign w:val="center"/>
            <w:hideMark/>
          </w:tcPr>
          <w:p w14:paraId="5BD44B94" w14:textId="77777777" w:rsidR="00341D38" w:rsidRPr="002861FE" w:rsidRDefault="00341D38" w:rsidP="00341D38">
            <w:pPr>
              <w:jc w:val="center"/>
              <w:rPr>
                <w:rFonts w:cs="Times New Roman"/>
                <w:sz w:val="21"/>
                <w:szCs w:val="21"/>
              </w:rPr>
            </w:pPr>
            <w:r w:rsidRPr="002861FE">
              <w:rPr>
                <w:rFonts w:cs="Times New Roman"/>
                <w:color w:val="000000"/>
                <w:sz w:val="21"/>
                <w:szCs w:val="21"/>
              </w:rPr>
              <w:t>7.74</w:t>
            </w:r>
          </w:p>
        </w:tc>
        <w:tc>
          <w:tcPr>
            <w:tcW w:w="509" w:type="pct"/>
            <w:noWrap/>
            <w:vAlign w:val="center"/>
            <w:hideMark/>
          </w:tcPr>
          <w:p w14:paraId="7A6453A4" w14:textId="77777777" w:rsidR="00341D38" w:rsidRPr="002861FE" w:rsidRDefault="00341D38" w:rsidP="00341D38">
            <w:pPr>
              <w:jc w:val="center"/>
              <w:rPr>
                <w:rFonts w:cs="Times New Roman"/>
                <w:sz w:val="21"/>
                <w:szCs w:val="21"/>
              </w:rPr>
            </w:pPr>
            <w:r w:rsidRPr="002861FE">
              <w:rPr>
                <w:rFonts w:cs="Times New Roman"/>
                <w:color w:val="000000"/>
                <w:sz w:val="21"/>
                <w:szCs w:val="21"/>
              </w:rPr>
              <w:t>32.00</w:t>
            </w:r>
          </w:p>
        </w:tc>
        <w:tc>
          <w:tcPr>
            <w:tcW w:w="509" w:type="pct"/>
            <w:noWrap/>
            <w:vAlign w:val="center"/>
            <w:hideMark/>
          </w:tcPr>
          <w:p w14:paraId="75E9A37A" w14:textId="77777777" w:rsidR="00341D38" w:rsidRPr="002861FE" w:rsidRDefault="00341D38" w:rsidP="00341D38">
            <w:pPr>
              <w:jc w:val="center"/>
              <w:rPr>
                <w:rFonts w:cs="Times New Roman"/>
                <w:sz w:val="21"/>
                <w:szCs w:val="21"/>
              </w:rPr>
            </w:pPr>
            <w:r w:rsidRPr="002861FE">
              <w:rPr>
                <w:rFonts w:cs="Times New Roman"/>
                <w:color w:val="000000"/>
                <w:sz w:val="21"/>
                <w:szCs w:val="21"/>
              </w:rPr>
              <w:t>18.00</w:t>
            </w:r>
          </w:p>
        </w:tc>
        <w:tc>
          <w:tcPr>
            <w:tcW w:w="509" w:type="pct"/>
            <w:noWrap/>
            <w:vAlign w:val="center"/>
            <w:hideMark/>
          </w:tcPr>
          <w:p w14:paraId="1F31648D" w14:textId="77777777" w:rsidR="00341D38" w:rsidRPr="002861FE" w:rsidRDefault="00341D38" w:rsidP="00341D38">
            <w:pPr>
              <w:jc w:val="center"/>
              <w:rPr>
                <w:rFonts w:cs="Times New Roman"/>
                <w:sz w:val="21"/>
                <w:szCs w:val="21"/>
              </w:rPr>
            </w:pPr>
            <w:r w:rsidRPr="002861FE">
              <w:rPr>
                <w:rFonts w:cs="Times New Roman"/>
                <w:color w:val="000000"/>
                <w:sz w:val="21"/>
                <w:szCs w:val="21"/>
              </w:rPr>
              <w:t>59.00</w:t>
            </w:r>
          </w:p>
        </w:tc>
        <w:tc>
          <w:tcPr>
            <w:tcW w:w="441" w:type="pct"/>
            <w:noWrap/>
            <w:vAlign w:val="center"/>
            <w:hideMark/>
          </w:tcPr>
          <w:p w14:paraId="44EB37FC" w14:textId="47C06C73" w:rsidR="00341D38" w:rsidRPr="002861FE" w:rsidRDefault="00341D38" w:rsidP="00341D38">
            <w:pPr>
              <w:jc w:val="center"/>
              <w:rPr>
                <w:rFonts w:cs="Times New Roman"/>
                <w:sz w:val="21"/>
                <w:szCs w:val="21"/>
              </w:rPr>
            </w:pPr>
            <w:r w:rsidRPr="002861FE">
              <w:rPr>
                <w:rFonts w:cs="Times New Roman"/>
                <w:color w:val="000000"/>
                <w:sz w:val="21"/>
                <w:szCs w:val="21"/>
              </w:rPr>
              <w:t>1.02</w:t>
            </w:r>
          </w:p>
        </w:tc>
        <w:tc>
          <w:tcPr>
            <w:tcW w:w="492" w:type="pct"/>
            <w:noWrap/>
            <w:vAlign w:val="center"/>
            <w:hideMark/>
          </w:tcPr>
          <w:p w14:paraId="0ECF9252" w14:textId="3C0D6061" w:rsidR="00341D38" w:rsidRPr="002861FE" w:rsidRDefault="00341D38" w:rsidP="00341D38">
            <w:pPr>
              <w:jc w:val="center"/>
              <w:rPr>
                <w:rFonts w:cs="Times New Roman"/>
                <w:sz w:val="21"/>
                <w:szCs w:val="21"/>
              </w:rPr>
            </w:pPr>
            <w:r w:rsidRPr="002861FE">
              <w:rPr>
                <w:rFonts w:cs="Times New Roman"/>
                <w:color w:val="000000"/>
                <w:sz w:val="21"/>
                <w:szCs w:val="21"/>
              </w:rPr>
              <w:t>1.23</w:t>
            </w:r>
          </w:p>
        </w:tc>
      </w:tr>
      <w:tr w:rsidR="00341D38" w:rsidRPr="002861FE" w14:paraId="1141A4E4" w14:textId="77777777" w:rsidTr="002861FE">
        <w:trPr>
          <w:trHeight w:val="315"/>
        </w:trPr>
        <w:tc>
          <w:tcPr>
            <w:tcW w:w="1521" w:type="pct"/>
            <w:noWrap/>
            <w:vAlign w:val="center"/>
          </w:tcPr>
          <w:p w14:paraId="76E9C875" w14:textId="74E2613B" w:rsidR="00341D38" w:rsidRPr="002861FE" w:rsidRDefault="00341D38" w:rsidP="00341D38">
            <w:pPr>
              <w:jc w:val="center"/>
              <w:rPr>
                <w:rFonts w:cs="Times New Roman"/>
                <w:sz w:val="21"/>
                <w:szCs w:val="21"/>
              </w:rPr>
            </w:pPr>
            <w:r w:rsidRPr="002861FE">
              <w:rPr>
                <w:rFonts w:cs="Times New Roman" w:hint="eastAsia"/>
                <w:sz w:val="21"/>
                <w:szCs w:val="21"/>
              </w:rPr>
              <w:t>受教育水平</w:t>
            </w:r>
          </w:p>
        </w:tc>
        <w:tc>
          <w:tcPr>
            <w:tcW w:w="509" w:type="pct"/>
            <w:noWrap/>
            <w:vAlign w:val="center"/>
          </w:tcPr>
          <w:p w14:paraId="2B1B67B6" w14:textId="68373297" w:rsidR="00341D38" w:rsidRPr="002861FE" w:rsidRDefault="00341D38" w:rsidP="00341D38">
            <w:pPr>
              <w:jc w:val="center"/>
              <w:rPr>
                <w:rFonts w:cs="Times New Roman"/>
                <w:sz w:val="21"/>
                <w:szCs w:val="21"/>
              </w:rPr>
            </w:pPr>
            <w:r w:rsidRPr="002861FE">
              <w:rPr>
                <w:rFonts w:cs="Times New Roman"/>
                <w:color w:val="000000"/>
                <w:sz w:val="21"/>
                <w:szCs w:val="21"/>
              </w:rPr>
              <w:t>3.90</w:t>
            </w:r>
          </w:p>
        </w:tc>
        <w:tc>
          <w:tcPr>
            <w:tcW w:w="509" w:type="pct"/>
            <w:noWrap/>
            <w:vAlign w:val="center"/>
          </w:tcPr>
          <w:p w14:paraId="5566711B" w14:textId="77777777" w:rsidR="00341D38" w:rsidRPr="002861FE" w:rsidRDefault="00341D38" w:rsidP="00341D38">
            <w:pPr>
              <w:jc w:val="center"/>
              <w:rPr>
                <w:rFonts w:cs="Times New Roman"/>
                <w:sz w:val="21"/>
                <w:szCs w:val="21"/>
              </w:rPr>
            </w:pPr>
            <w:r w:rsidRPr="002861FE">
              <w:rPr>
                <w:rFonts w:cs="Times New Roman"/>
                <w:color w:val="000000"/>
                <w:sz w:val="21"/>
                <w:szCs w:val="21"/>
              </w:rPr>
              <w:t>.62</w:t>
            </w:r>
          </w:p>
        </w:tc>
        <w:tc>
          <w:tcPr>
            <w:tcW w:w="509" w:type="pct"/>
            <w:noWrap/>
            <w:vAlign w:val="center"/>
          </w:tcPr>
          <w:p w14:paraId="560E0E4C" w14:textId="77777777" w:rsidR="00341D38" w:rsidRPr="002861FE" w:rsidRDefault="00341D38" w:rsidP="00341D38">
            <w:pPr>
              <w:jc w:val="center"/>
              <w:rPr>
                <w:rFonts w:cs="Times New Roman"/>
                <w:sz w:val="21"/>
                <w:szCs w:val="21"/>
              </w:rPr>
            </w:pPr>
            <w:r w:rsidRPr="002861FE">
              <w:rPr>
                <w:rFonts w:cs="Times New Roman"/>
                <w:color w:val="000000"/>
                <w:sz w:val="21"/>
                <w:szCs w:val="21"/>
              </w:rPr>
              <w:t>4.00</w:t>
            </w:r>
          </w:p>
        </w:tc>
        <w:tc>
          <w:tcPr>
            <w:tcW w:w="509" w:type="pct"/>
            <w:noWrap/>
            <w:vAlign w:val="center"/>
          </w:tcPr>
          <w:p w14:paraId="74474C41" w14:textId="289CC464"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tcPr>
          <w:p w14:paraId="6E4540DD" w14:textId="2126FBA2" w:rsidR="00341D38" w:rsidRPr="002861FE" w:rsidRDefault="00341D38" w:rsidP="00341D38">
            <w:pPr>
              <w:jc w:val="center"/>
              <w:rPr>
                <w:rFonts w:cs="Times New Roman"/>
                <w:sz w:val="21"/>
                <w:szCs w:val="21"/>
              </w:rPr>
            </w:pPr>
            <w:r w:rsidRPr="002861FE">
              <w:rPr>
                <w:rFonts w:cs="Times New Roman"/>
                <w:color w:val="000000"/>
                <w:sz w:val="21"/>
                <w:szCs w:val="21"/>
              </w:rPr>
              <w:t>5.00</w:t>
            </w:r>
          </w:p>
        </w:tc>
        <w:tc>
          <w:tcPr>
            <w:tcW w:w="441" w:type="pct"/>
            <w:noWrap/>
            <w:vAlign w:val="center"/>
          </w:tcPr>
          <w:p w14:paraId="71D643CF" w14:textId="6F903E61" w:rsidR="00341D38" w:rsidRPr="002861FE" w:rsidRDefault="00341D38" w:rsidP="00341D38">
            <w:pPr>
              <w:jc w:val="center"/>
              <w:rPr>
                <w:rFonts w:cs="Times New Roman"/>
                <w:sz w:val="21"/>
                <w:szCs w:val="21"/>
              </w:rPr>
            </w:pPr>
            <w:r w:rsidRPr="002861FE">
              <w:rPr>
                <w:rFonts w:cs="Times New Roman"/>
                <w:color w:val="000000"/>
                <w:sz w:val="21"/>
                <w:szCs w:val="21"/>
              </w:rPr>
              <w:t>-1.43</w:t>
            </w:r>
          </w:p>
        </w:tc>
        <w:tc>
          <w:tcPr>
            <w:tcW w:w="492" w:type="pct"/>
            <w:noWrap/>
            <w:vAlign w:val="center"/>
          </w:tcPr>
          <w:p w14:paraId="43F46132" w14:textId="0BB608DA" w:rsidR="00341D38" w:rsidRPr="002861FE" w:rsidRDefault="00341D38" w:rsidP="00341D38">
            <w:pPr>
              <w:jc w:val="center"/>
              <w:rPr>
                <w:rFonts w:cs="Times New Roman"/>
                <w:sz w:val="21"/>
                <w:szCs w:val="21"/>
              </w:rPr>
            </w:pPr>
            <w:r w:rsidRPr="002861FE">
              <w:rPr>
                <w:rFonts w:cs="Times New Roman"/>
                <w:color w:val="000000"/>
                <w:sz w:val="21"/>
                <w:szCs w:val="21"/>
              </w:rPr>
              <w:t>4.51</w:t>
            </w:r>
          </w:p>
        </w:tc>
      </w:tr>
      <w:tr w:rsidR="00341D38" w:rsidRPr="002861FE" w14:paraId="2615F3DD" w14:textId="77777777" w:rsidTr="002861FE">
        <w:trPr>
          <w:trHeight w:val="315"/>
        </w:trPr>
        <w:tc>
          <w:tcPr>
            <w:tcW w:w="1521" w:type="pct"/>
            <w:noWrap/>
            <w:vAlign w:val="center"/>
            <w:hideMark/>
          </w:tcPr>
          <w:p w14:paraId="1E5F7D9F" w14:textId="761A5158" w:rsidR="00341D38" w:rsidRPr="002861FE" w:rsidRDefault="00341D38" w:rsidP="00341D38">
            <w:pPr>
              <w:jc w:val="center"/>
              <w:rPr>
                <w:rFonts w:cs="Times New Roman"/>
                <w:sz w:val="21"/>
                <w:szCs w:val="21"/>
              </w:rPr>
            </w:pPr>
            <w:r w:rsidRPr="002861FE">
              <w:rPr>
                <w:rFonts w:cs="Times New Roman" w:hint="eastAsia"/>
                <w:sz w:val="21"/>
                <w:szCs w:val="21"/>
              </w:rPr>
              <w:t>婚姻状况</w:t>
            </w:r>
          </w:p>
        </w:tc>
        <w:tc>
          <w:tcPr>
            <w:tcW w:w="509" w:type="pct"/>
            <w:noWrap/>
            <w:vAlign w:val="center"/>
            <w:hideMark/>
          </w:tcPr>
          <w:p w14:paraId="7FE3579A" w14:textId="617E3F2D" w:rsidR="00341D38" w:rsidRPr="002861FE" w:rsidRDefault="00341D38" w:rsidP="00341D38">
            <w:pPr>
              <w:jc w:val="center"/>
              <w:rPr>
                <w:rFonts w:cs="Times New Roman"/>
                <w:sz w:val="21"/>
                <w:szCs w:val="21"/>
              </w:rPr>
            </w:pPr>
            <w:r w:rsidRPr="002861FE">
              <w:rPr>
                <w:rFonts w:cs="Times New Roman"/>
                <w:color w:val="000000"/>
                <w:sz w:val="21"/>
                <w:szCs w:val="21"/>
              </w:rPr>
              <w:t>1.84</w:t>
            </w:r>
          </w:p>
        </w:tc>
        <w:tc>
          <w:tcPr>
            <w:tcW w:w="509" w:type="pct"/>
            <w:noWrap/>
            <w:vAlign w:val="center"/>
            <w:hideMark/>
          </w:tcPr>
          <w:p w14:paraId="4FA4B5BE" w14:textId="77777777" w:rsidR="00341D38" w:rsidRPr="002861FE" w:rsidRDefault="00341D38" w:rsidP="00341D38">
            <w:pPr>
              <w:jc w:val="center"/>
              <w:rPr>
                <w:rFonts w:cs="Times New Roman"/>
                <w:sz w:val="21"/>
                <w:szCs w:val="21"/>
              </w:rPr>
            </w:pPr>
            <w:r w:rsidRPr="002861FE">
              <w:rPr>
                <w:rFonts w:cs="Times New Roman"/>
                <w:color w:val="000000"/>
                <w:sz w:val="21"/>
                <w:szCs w:val="21"/>
              </w:rPr>
              <w:t>.39</w:t>
            </w:r>
          </w:p>
        </w:tc>
        <w:tc>
          <w:tcPr>
            <w:tcW w:w="509" w:type="pct"/>
            <w:noWrap/>
            <w:vAlign w:val="center"/>
            <w:hideMark/>
          </w:tcPr>
          <w:p w14:paraId="7CDD0B2B" w14:textId="77777777"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509" w:type="pct"/>
            <w:noWrap/>
            <w:vAlign w:val="center"/>
            <w:hideMark/>
          </w:tcPr>
          <w:p w14:paraId="470265F5" w14:textId="434A9317"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420E533A" w14:textId="1EF9A8DB" w:rsidR="00341D38" w:rsidRPr="002861FE" w:rsidRDefault="00341D38" w:rsidP="00341D38">
            <w:pPr>
              <w:jc w:val="center"/>
              <w:rPr>
                <w:rFonts w:cs="Times New Roman"/>
                <w:sz w:val="21"/>
                <w:szCs w:val="21"/>
              </w:rPr>
            </w:pPr>
            <w:r w:rsidRPr="002861FE">
              <w:rPr>
                <w:rFonts w:cs="Times New Roman"/>
                <w:color w:val="000000"/>
                <w:sz w:val="21"/>
                <w:szCs w:val="21"/>
              </w:rPr>
              <w:t>3.00</w:t>
            </w:r>
          </w:p>
        </w:tc>
        <w:tc>
          <w:tcPr>
            <w:tcW w:w="441" w:type="pct"/>
            <w:noWrap/>
            <w:vAlign w:val="center"/>
            <w:hideMark/>
          </w:tcPr>
          <w:p w14:paraId="3A9BAF23" w14:textId="6ACFA8AE" w:rsidR="00341D38" w:rsidRPr="002861FE" w:rsidRDefault="00341D38" w:rsidP="00341D38">
            <w:pPr>
              <w:jc w:val="center"/>
              <w:rPr>
                <w:rFonts w:cs="Times New Roman"/>
                <w:sz w:val="21"/>
                <w:szCs w:val="21"/>
              </w:rPr>
            </w:pPr>
            <w:r w:rsidRPr="002861FE">
              <w:rPr>
                <w:rFonts w:cs="Times New Roman"/>
                <w:color w:val="000000"/>
                <w:sz w:val="21"/>
                <w:szCs w:val="21"/>
              </w:rPr>
              <w:t>-1.33</w:t>
            </w:r>
          </w:p>
        </w:tc>
        <w:tc>
          <w:tcPr>
            <w:tcW w:w="492" w:type="pct"/>
            <w:noWrap/>
            <w:vAlign w:val="center"/>
            <w:hideMark/>
          </w:tcPr>
          <w:p w14:paraId="019AAE1B" w14:textId="3B871439" w:rsidR="00341D38" w:rsidRPr="002861FE" w:rsidRDefault="00341D38" w:rsidP="00341D38">
            <w:pPr>
              <w:jc w:val="center"/>
              <w:rPr>
                <w:rFonts w:cs="Times New Roman"/>
                <w:sz w:val="21"/>
                <w:szCs w:val="21"/>
              </w:rPr>
            </w:pPr>
            <w:r w:rsidRPr="002861FE">
              <w:rPr>
                <w:rFonts w:cs="Times New Roman"/>
                <w:color w:val="000000"/>
                <w:sz w:val="21"/>
                <w:szCs w:val="21"/>
              </w:rPr>
              <w:t>1.25</w:t>
            </w:r>
          </w:p>
        </w:tc>
      </w:tr>
      <w:tr w:rsidR="00C44F78" w:rsidRPr="002861FE" w14:paraId="5C0B8B0D" w14:textId="77777777" w:rsidTr="002861FE">
        <w:trPr>
          <w:trHeight w:val="315"/>
        </w:trPr>
        <w:tc>
          <w:tcPr>
            <w:tcW w:w="1521" w:type="pct"/>
            <w:noWrap/>
            <w:vAlign w:val="center"/>
            <w:hideMark/>
          </w:tcPr>
          <w:p w14:paraId="333925A7" w14:textId="6A32B815" w:rsidR="00C44F78" w:rsidRPr="002861FE" w:rsidRDefault="002861FE" w:rsidP="00C44F78">
            <w:pPr>
              <w:jc w:val="center"/>
              <w:rPr>
                <w:rFonts w:cs="Times New Roman"/>
                <w:sz w:val="21"/>
                <w:szCs w:val="21"/>
                <w:lang w:eastAsia="zh-CN"/>
              </w:rPr>
            </w:pPr>
            <w:r w:rsidRPr="002861FE">
              <w:rPr>
                <w:rFonts w:cs="Times New Roman" w:hint="eastAsia"/>
                <w:sz w:val="21"/>
                <w:szCs w:val="21"/>
                <w:lang w:eastAsia="zh-CN"/>
              </w:rPr>
              <w:t>基于能力的社会比较倾向</w:t>
            </w:r>
          </w:p>
        </w:tc>
        <w:tc>
          <w:tcPr>
            <w:tcW w:w="509" w:type="pct"/>
            <w:noWrap/>
            <w:vAlign w:val="center"/>
            <w:hideMark/>
          </w:tcPr>
          <w:p w14:paraId="16765653" w14:textId="481F8FAB" w:rsidR="00C44F78" w:rsidRPr="002861FE" w:rsidRDefault="00C44F78" w:rsidP="00C44F78">
            <w:pPr>
              <w:jc w:val="center"/>
              <w:rPr>
                <w:rFonts w:cs="Times New Roman"/>
                <w:sz w:val="21"/>
                <w:szCs w:val="21"/>
              </w:rPr>
            </w:pPr>
            <w:r w:rsidRPr="002861FE">
              <w:rPr>
                <w:rFonts w:cs="Times New Roman"/>
                <w:color w:val="000000"/>
                <w:sz w:val="21"/>
                <w:szCs w:val="21"/>
              </w:rPr>
              <w:t>4.53</w:t>
            </w:r>
          </w:p>
        </w:tc>
        <w:tc>
          <w:tcPr>
            <w:tcW w:w="509" w:type="pct"/>
            <w:noWrap/>
            <w:vAlign w:val="center"/>
            <w:hideMark/>
          </w:tcPr>
          <w:p w14:paraId="54DA7080" w14:textId="77777777" w:rsidR="00C44F78" w:rsidRPr="002861FE" w:rsidRDefault="00C44F78" w:rsidP="00C44F78">
            <w:pPr>
              <w:jc w:val="center"/>
              <w:rPr>
                <w:rFonts w:cs="Times New Roman"/>
                <w:sz w:val="21"/>
                <w:szCs w:val="21"/>
              </w:rPr>
            </w:pPr>
            <w:r w:rsidRPr="002861FE">
              <w:rPr>
                <w:rFonts w:cs="Times New Roman"/>
                <w:color w:val="000000"/>
                <w:sz w:val="21"/>
                <w:szCs w:val="21"/>
              </w:rPr>
              <w:t>1.23</w:t>
            </w:r>
          </w:p>
        </w:tc>
        <w:tc>
          <w:tcPr>
            <w:tcW w:w="509" w:type="pct"/>
            <w:noWrap/>
            <w:vAlign w:val="center"/>
            <w:hideMark/>
          </w:tcPr>
          <w:p w14:paraId="5B1AC57D" w14:textId="77777777" w:rsidR="00C44F78" w:rsidRPr="002861FE" w:rsidRDefault="00C44F78" w:rsidP="00C44F78">
            <w:pPr>
              <w:jc w:val="center"/>
              <w:rPr>
                <w:rFonts w:cs="Times New Roman"/>
                <w:sz w:val="21"/>
                <w:szCs w:val="21"/>
              </w:rPr>
            </w:pPr>
            <w:r w:rsidRPr="002861FE">
              <w:rPr>
                <w:rFonts w:cs="Times New Roman"/>
                <w:color w:val="000000"/>
                <w:sz w:val="21"/>
                <w:szCs w:val="21"/>
              </w:rPr>
              <w:t>4.80</w:t>
            </w:r>
          </w:p>
        </w:tc>
        <w:tc>
          <w:tcPr>
            <w:tcW w:w="509" w:type="pct"/>
            <w:noWrap/>
            <w:vAlign w:val="center"/>
            <w:hideMark/>
          </w:tcPr>
          <w:p w14:paraId="2D172C9F" w14:textId="7DD77F77" w:rsidR="00C44F78" w:rsidRPr="002861FE" w:rsidRDefault="00C44F78" w:rsidP="00C44F78">
            <w:pPr>
              <w:jc w:val="center"/>
              <w:rPr>
                <w:rFonts w:cs="Times New Roman"/>
                <w:sz w:val="21"/>
                <w:szCs w:val="21"/>
              </w:rPr>
            </w:pPr>
            <w:r w:rsidRPr="002861FE">
              <w:rPr>
                <w:rFonts w:cs="Times New Roman"/>
                <w:color w:val="000000"/>
                <w:sz w:val="21"/>
                <w:szCs w:val="21"/>
              </w:rPr>
              <w:t>1.40</w:t>
            </w:r>
          </w:p>
        </w:tc>
        <w:tc>
          <w:tcPr>
            <w:tcW w:w="509" w:type="pct"/>
            <w:noWrap/>
            <w:vAlign w:val="center"/>
            <w:hideMark/>
          </w:tcPr>
          <w:p w14:paraId="6D178BED" w14:textId="4F41EB18" w:rsidR="00C44F78" w:rsidRPr="002861FE" w:rsidRDefault="00C44F78" w:rsidP="00C44F7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3B5FFDD5" w14:textId="2EE4E318" w:rsidR="00C44F78" w:rsidRPr="002861FE" w:rsidRDefault="00C44F78" w:rsidP="00C44F78">
            <w:pPr>
              <w:jc w:val="center"/>
              <w:rPr>
                <w:rFonts w:cs="Times New Roman"/>
                <w:sz w:val="21"/>
                <w:szCs w:val="21"/>
              </w:rPr>
            </w:pPr>
            <w:r w:rsidRPr="002861FE">
              <w:rPr>
                <w:rFonts w:cs="Times New Roman"/>
                <w:color w:val="000000"/>
                <w:sz w:val="21"/>
                <w:szCs w:val="21"/>
              </w:rPr>
              <w:t>-0.42</w:t>
            </w:r>
          </w:p>
        </w:tc>
        <w:tc>
          <w:tcPr>
            <w:tcW w:w="492" w:type="pct"/>
            <w:noWrap/>
            <w:vAlign w:val="center"/>
            <w:hideMark/>
          </w:tcPr>
          <w:p w14:paraId="6C999C3C" w14:textId="1DE8CE5C" w:rsidR="00C44F78" w:rsidRPr="002861FE" w:rsidRDefault="00C44F78" w:rsidP="00C44F78">
            <w:pPr>
              <w:jc w:val="center"/>
              <w:rPr>
                <w:rFonts w:cs="Times New Roman"/>
                <w:sz w:val="21"/>
                <w:szCs w:val="21"/>
              </w:rPr>
            </w:pPr>
            <w:r w:rsidRPr="002861FE">
              <w:rPr>
                <w:rFonts w:cs="Times New Roman"/>
                <w:color w:val="000000"/>
                <w:sz w:val="21"/>
                <w:szCs w:val="21"/>
              </w:rPr>
              <w:t>-0.65</w:t>
            </w:r>
          </w:p>
        </w:tc>
      </w:tr>
      <w:tr w:rsidR="00C44F78" w:rsidRPr="002861FE" w14:paraId="1E8A108D" w14:textId="77777777" w:rsidTr="002861FE">
        <w:trPr>
          <w:trHeight w:val="315"/>
        </w:trPr>
        <w:tc>
          <w:tcPr>
            <w:tcW w:w="1521" w:type="pct"/>
            <w:noWrap/>
            <w:vAlign w:val="center"/>
            <w:hideMark/>
          </w:tcPr>
          <w:p w14:paraId="41E2693C" w14:textId="58B0ECC8" w:rsidR="00C44F78" w:rsidRPr="002861FE" w:rsidRDefault="002861FE" w:rsidP="00C44F78">
            <w:pPr>
              <w:jc w:val="center"/>
              <w:rPr>
                <w:rFonts w:cs="Times New Roman"/>
                <w:sz w:val="21"/>
                <w:szCs w:val="21"/>
                <w:lang w:eastAsia="zh-CN"/>
              </w:rPr>
            </w:pPr>
            <w:r w:rsidRPr="002861FE">
              <w:rPr>
                <w:rFonts w:cs="Times New Roman" w:hint="eastAsia"/>
                <w:sz w:val="21"/>
                <w:szCs w:val="21"/>
                <w:lang w:eastAsia="zh-CN"/>
              </w:rPr>
              <w:t>基于观点的社会比较倾向</w:t>
            </w:r>
          </w:p>
        </w:tc>
        <w:tc>
          <w:tcPr>
            <w:tcW w:w="509" w:type="pct"/>
            <w:noWrap/>
            <w:vAlign w:val="center"/>
            <w:hideMark/>
          </w:tcPr>
          <w:p w14:paraId="67A6FDA3" w14:textId="07417392" w:rsidR="00C44F78" w:rsidRPr="002861FE" w:rsidRDefault="00C44F78" w:rsidP="00C44F78">
            <w:pPr>
              <w:jc w:val="center"/>
              <w:rPr>
                <w:rFonts w:cs="Times New Roman"/>
                <w:sz w:val="21"/>
                <w:szCs w:val="21"/>
              </w:rPr>
            </w:pPr>
            <w:r w:rsidRPr="002861FE">
              <w:rPr>
                <w:rFonts w:cs="Times New Roman"/>
                <w:color w:val="000000"/>
                <w:sz w:val="21"/>
                <w:szCs w:val="21"/>
              </w:rPr>
              <w:t>4.67</w:t>
            </w:r>
          </w:p>
        </w:tc>
        <w:tc>
          <w:tcPr>
            <w:tcW w:w="509" w:type="pct"/>
            <w:noWrap/>
            <w:vAlign w:val="center"/>
            <w:hideMark/>
          </w:tcPr>
          <w:p w14:paraId="0C5D45B6" w14:textId="77777777" w:rsidR="00C44F78" w:rsidRPr="002861FE" w:rsidRDefault="00C44F78" w:rsidP="00C44F78">
            <w:pPr>
              <w:jc w:val="center"/>
              <w:rPr>
                <w:rFonts w:cs="Times New Roman"/>
                <w:sz w:val="21"/>
                <w:szCs w:val="21"/>
              </w:rPr>
            </w:pPr>
            <w:r w:rsidRPr="002861FE">
              <w:rPr>
                <w:rFonts w:cs="Times New Roman"/>
                <w:color w:val="000000"/>
                <w:sz w:val="21"/>
                <w:szCs w:val="21"/>
              </w:rPr>
              <w:t>1.13</w:t>
            </w:r>
          </w:p>
        </w:tc>
        <w:tc>
          <w:tcPr>
            <w:tcW w:w="509" w:type="pct"/>
            <w:noWrap/>
            <w:vAlign w:val="center"/>
            <w:hideMark/>
          </w:tcPr>
          <w:p w14:paraId="71481561" w14:textId="77777777" w:rsidR="00C44F78" w:rsidRPr="002861FE" w:rsidRDefault="00C44F78" w:rsidP="00C44F78">
            <w:pPr>
              <w:jc w:val="center"/>
              <w:rPr>
                <w:rFonts w:cs="Times New Roman"/>
                <w:sz w:val="21"/>
                <w:szCs w:val="21"/>
              </w:rPr>
            </w:pPr>
            <w:r w:rsidRPr="002861FE">
              <w:rPr>
                <w:rFonts w:cs="Times New Roman"/>
                <w:color w:val="000000"/>
                <w:sz w:val="21"/>
                <w:szCs w:val="21"/>
              </w:rPr>
              <w:t>4.86</w:t>
            </w:r>
          </w:p>
        </w:tc>
        <w:tc>
          <w:tcPr>
            <w:tcW w:w="509" w:type="pct"/>
            <w:noWrap/>
            <w:vAlign w:val="center"/>
            <w:hideMark/>
          </w:tcPr>
          <w:p w14:paraId="75692844" w14:textId="74FB5AD6" w:rsidR="00C44F78" w:rsidRPr="002861FE" w:rsidRDefault="00C44F78" w:rsidP="00C44F78">
            <w:pPr>
              <w:jc w:val="center"/>
              <w:rPr>
                <w:rFonts w:cs="Times New Roman"/>
                <w:sz w:val="21"/>
                <w:szCs w:val="21"/>
              </w:rPr>
            </w:pPr>
            <w:r w:rsidRPr="002861FE">
              <w:rPr>
                <w:rFonts w:cs="Times New Roman"/>
                <w:color w:val="000000"/>
                <w:sz w:val="21"/>
                <w:szCs w:val="21"/>
              </w:rPr>
              <w:t>1.29</w:t>
            </w:r>
          </w:p>
        </w:tc>
        <w:tc>
          <w:tcPr>
            <w:tcW w:w="509" w:type="pct"/>
            <w:noWrap/>
            <w:vAlign w:val="center"/>
            <w:hideMark/>
          </w:tcPr>
          <w:p w14:paraId="5E3AA69F" w14:textId="69D8C9C9" w:rsidR="00C44F78" w:rsidRPr="002861FE" w:rsidRDefault="00C44F78" w:rsidP="00C44F7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0B170D96" w14:textId="3CC22293" w:rsidR="00C44F78" w:rsidRPr="002861FE" w:rsidRDefault="00C44F78" w:rsidP="00C44F78">
            <w:pPr>
              <w:jc w:val="center"/>
              <w:rPr>
                <w:rFonts w:cs="Times New Roman"/>
                <w:sz w:val="21"/>
                <w:szCs w:val="21"/>
              </w:rPr>
            </w:pPr>
            <w:r w:rsidRPr="002861FE">
              <w:rPr>
                <w:rFonts w:cs="Times New Roman"/>
                <w:color w:val="000000"/>
                <w:sz w:val="21"/>
                <w:szCs w:val="21"/>
              </w:rPr>
              <w:t>-0.40</w:t>
            </w:r>
          </w:p>
        </w:tc>
        <w:tc>
          <w:tcPr>
            <w:tcW w:w="492" w:type="pct"/>
            <w:noWrap/>
            <w:vAlign w:val="center"/>
            <w:hideMark/>
          </w:tcPr>
          <w:p w14:paraId="0E70F595" w14:textId="7EB53338" w:rsidR="00C44F78" w:rsidRPr="002861FE" w:rsidRDefault="00C44F78" w:rsidP="00C44F78">
            <w:pPr>
              <w:jc w:val="center"/>
              <w:rPr>
                <w:rFonts w:cs="Times New Roman"/>
                <w:sz w:val="21"/>
                <w:szCs w:val="21"/>
              </w:rPr>
            </w:pPr>
            <w:r w:rsidRPr="002861FE">
              <w:rPr>
                <w:rFonts w:cs="Times New Roman"/>
                <w:color w:val="000000"/>
                <w:sz w:val="21"/>
                <w:szCs w:val="21"/>
              </w:rPr>
              <w:t>-0.54</w:t>
            </w:r>
          </w:p>
        </w:tc>
      </w:tr>
      <w:tr w:rsidR="00341D38" w:rsidRPr="002861FE" w14:paraId="561D110B" w14:textId="77777777" w:rsidTr="002861FE">
        <w:trPr>
          <w:trHeight w:val="315"/>
        </w:trPr>
        <w:tc>
          <w:tcPr>
            <w:tcW w:w="1521" w:type="pct"/>
            <w:noWrap/>
            <w:vAlign w:val="center"/>
            <w:hideMark/>
          </w:tcPr>
          <w:p w14:paraId="31A9A646" w14:textId="5E4A52C4" w:rsidR="00341D38" w:rsidRPr="002861FE" w:rsidRDefault="00341D38" w:rsidP="00341D38">
            <w:pPr>
              <w:jc w:val="center"/>
              <w:rPr>
                <w:rFonts w:cs="Times New Roman"/>
                <w:sz w:val="21"/>
                <w:szCs w:val="21"/>
              </w:rPr>
            </w:pPr>
            <w:r w:rsidRPr="002861FE">
              <w:rPr>
                <w:rFonts w:cs="Times New Roman" w:hint="eastAsia"/>
                <w:sz w:val="21"/>
                <w:szCs w:val="21"/>
              </w:rPr>
              <w:t>相对剥夺感</w:t>
            </w:r>
          </w:p>
        </w:tc>
        <w:tc>
          <w:tcPr>
            <w:tcW w:w="509" w:type="pct"/>
            <w:noWrap/>
            <w:vAlign w:val="center"/>
            <w:hideMark/>
          </w:tcPr>
          <w:p w14:paraId="7EF2B41E" w14:textId="087AF909" w:rsidR="00341D38" w:rsidRPr="002861FE" w:rsidRDefault="00341D38" w:rsidP="00341D38">
            <w:pPr>
              <w:jc w:val="center"/>
              <w:rPr>
                <w:rFonts w:cs="Times New Roman"/>
                <w:sz w:val="21"/>
                <w:szCs w:val="21"/>
              </w:rPr>
            </w:pPr>
            <w:r w:rsidRPr="002861FE">
              <w:rPr>
                <w:rFonts w:cs="Times New Roman"/>
                <w:color w:val="000000"/>
                <w:sz w:val="21"/>
                <w:szCs w:val="21"/>
              </w:rPr>
              <w:t>3.49</w:t>
            </w:r>
          </w:p>
        </w:tc>
        <w:tc>
          <w:tcPr>
            <w:tcW w:w="509" w:type="pct"/>
            <w:noWrap/>
            <w:vAlign w:val="center"/>
            <w:hideMark/>
          </w:tcPr>
          <w:p w14:paraId="3FF4DF5B" w14:textId="77777777" w:rsidR="00341D38" w:rsidRPr="002861FE" w:rsidRDefault="00341D38" w:rsidP="00341D38">
            <w:pPr>
              <w:jc w:val="center"/>
              <w:rPr>
                <w:rFonts w:cs="Times New Roman"/>
                <w:sz w:val="21"/>
                <w:szCs w:val="21"/>
              </w:rPr>
            </w:pPr>
            <w:r w:rsidRPr="002861FE">
              <w:rPr>
                <w:rFonts w:cs="Times New Roman"/>
                <w:color w:val="000000"/>
                <w:sz w:val="21"/>
                <w:szCs w:val="21"/>
              </w:rPr>
              <w:t>1.35</w:t>
            </w:r>
          </w:p>
        </w:tc>
        <w:tc>
          <w:tcPr>
            <w:tcW w:w="509" w:type="pct"/>
            <w:noWrap/>
            <w:vAlign w:val="center"/>
            <w:hideMark/>
          </w:tcPr>
          <w:p w14:paraId="302974A9" w14:textId="77777777" w:rsidR="00341D38" w:rsidRPr="002861FE" w:rsidRDefault="00341D38" w:rsidP="00341D38">
            <w:pPr>
              <w:jc w:val="center"/>
              <w:rPr>
                <w:rFonts w:cs="Times New Roman"/>
                <w:sz w:val="21"/>
                <w:szCs w:val="21"/>
              </w:rPr>
            </w:pPr>
            <w:r w:rsidRPr="002861FE">
              <w:rPr>
                <w:rFonts w:cs="Times New Roman"/>
                <w:color w:val="000000"/>
                <w:sz w:val="21"/>
                <w:szCs w:val="21"/>
              </w:rPr>
              <w:t>3.40</w:t>
            </w:r>
          </w:p>
        </w:tc>
        <w:tc>
          <w:tcPr>
            <w:tcW w:w="509" w:type="pct"/>
            <w:noWrap/>
            <w:vAlign w:val="center"/>
            <w:hideMark/>
          </w:tcPr>
          <w:p w14:paraId="416D3FA0" w14:textId="70B09453"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172EBADD" w14:textId="41372DFC" w:rsidR="00341D38" w:rsidRPr="002861FE" w:rsidRDefault="00341D38" w:rsidP="00341D38">
            <w:pPr>
              <w:jc w:val="center"/>
              <w:rPr>
                <w:rFonts w:cs="Times New Roman"/>
                <w:sz w:val="21"/>
                <w:szCs w:val="21"/>
              </w:rPr>
            </w:pPr>
            <w:r w:rsidRPr="002861FE">
              <w:rPr>
                <w:rFonts w:cs="Times New Roman"/>
                <w:color w:val="000000"/>
                <w:sz w:val="21"/>
                <w:szCs w:val="21"/>
              </w:rPr>
              <w:t>6.80</w:t>
            </w:r>
          </w:p>
        </w:tc>
        <w:tc>
          <w:tcPr>
            <w:tcW w:w="441" w:type="pct"/>
            <w:noWrap/>
            <w:vAlign w:val="center"/>
            <w:hideMark/>
          </w:tcPr>
          <w:p w14:paraId="76C36CAD" w14:textId="7CEC03DF" w:rsidR="00341D38" w:rsidRPr="002861FE" w:rsidRDefault="00341D38" w:rsidP="00341D38">
            <w:pPr>
              <w:jc w:val="center"/>
              <w:rPr>
                <w:rFonts w:cs="Times New Roman"/>
                <w:sz w:val="21"/>
                <w:szCs w:val="21"/>
              </w:rPr>
            </w:pPr>
            <w:r w:rsidRPr="002861FE">
              <w:rPr>
                <w:rFonts w:cs="Times New Roman"/>
                <w:color w:val="000000"/>
                <w:sz w:val="21"/>
                <w:szCs w:val="21"/>
              </w:rPr>
              <w:t>0.14</w:t>
            </w:r>
          </w:p>
        </w:tc>
        <w:tc>
          <w:tcPr>
            <w:tcW w:w="492" w:type="pct"/>
            <w:noWrap/>
            <w:vAlign w:val="center"/>
            <w:hideMark/>
          </w:tcPr>
          <w:p w14:paraId="422D121F" w14:textId="055D6E5D" w:rsidR="00341D38" w:rsidRPr="002861FE" w:rsidRDefault="00341D38" w:rsidP="00341D38">
            <w:pPr>
              <w:jc w:val="center"/>
              <w:rPr>
                <w:rFonts w:cs="Times New Roman"/>
                <w:sz w:val="21"/>
                <w:szCs w:val="21"/>
              </w:rPr>
            </w:pPr>
            <w:r w:rsidRPr="002861FE">
              <w:rPr>
                <w:rFonts w:cs="Times New Roman"/>
                <w:color w:val="000000"/>
                <w:sz w:val="21"/>
                <w:szCs w:val="21"/>
              </w:rPr>
              <w:t>-1.05</w:t>
            </w:r>
          </w:p>
        </w:tc>
      </w:tr>
      <w:tr w:rsidR="00341D38" w:rsidRPr="002861FE" w14:paraId="76E28F26" w14:textId="77777777" w:rsidTr="002861FE">
        <w:trPr>
          <w:trHeight w:val="315"/>
        </w:trPr>
        <w:tc>
          <w:tcPr>
            <w:tcW w:w="1521" w:type="pct"/>
            <w:noWrap/>
            <w:vAlign w:val="center"/>
            <w:hideMark/>
          </w:tcPr>
          <w:p w14:paraId="3423AE69" w14:textId="57209C3B" w:rsidR="00341D38" w:rsidRPr="002861FE" w:rsidRDefault="00341D38" w:rsidP="00341D38">
            <w:pPr>
              <w:jc w:val="center"/>
              <w:rPr>
                <w:rFonts w:cs="Times New Roman"/>
                <w:sz w:val="21"/>
                <w:szCs w:val="21"/>
              </w:rPr>
            </w:pPr>
            <w:r w:rsidRPr="002861FE">
              <w:rPr>
                <w:rFonts w:cs="Times New Roman" w:hint="eastAsia"/>
                <w:sz w:val="21"/>
                <w:szCs w:val="21"/>
              </w:rPr>
              <w:t>感知到的优越感</w:t>
            </w:r>
          </w:p>
        </w:tc>
        <w:tc>
          <w:tcPr>
            <w:tcW w:w="509" w:type="pct"/>
            <w:noWrap/>
            <w:vAlign w:val="center"/>
            <w:hideMark/>
          </w:tcPr>
          <w:p w14:paraId="49E1EE9A" w14:textId="6C5F8C12" w:rsidR="00341D38" w:rsidRPr="002861FE" w:rsidRDefault="00341D38" w:rsidP="00341D38">
            <w:pPr>
              <w:jc w:val="center"/>
              <w:rPr>
                <w:rFonts w:cs="Times New Roman"/>
                <w:sz w:val="21"/>
                <w:szCs w:val="21"/>
              </w:rPr>
            </w:pPr>
            <w:r w:rsidRPr="002861FE">
              <w:rPr>
                <w:rFonts w:cs="Times New Roman"/>
                <w:color w:val="000000"/>
                <w:sz w:val="21"/>
                <w:szCs w:val="21"/>
              </w:rPr>
              <w:t>3.72</w:t>
            </w:r>
          </w:p>
        </w:tc>
        <w:tc>
          <w:tcPr>
            <w:tcW w:w="509" w:type="pct"/>
            <w:noWrap/>
            <w:vAlign w:val="center"/>
            <w:hideMark/>
          </w:tcPr>
          <w:p w14:paraId="7B8B6009" w14:textId="77777777" w:rsidR="00341D38" w:rsidRPr="002861FE" w:rsidRDefault="00341D38" w:rsidP="00341D38">
            <w:pPr>
              <w:jc w:val="center"/>
              <w:rPr>
                <w:rFonts w:cs="Times New Roman"/>
                <w:sz w:val="21"/>
                <w:szCs w:val="21"/>
              </w:rPr>
            </w:pPr>
            <w:r w:rsidRPr="002861FE">
              <w:rPr>
                <w:rFonts w:cs="Times New Roman"/>
                <w:color w:val="000000"/>
                <w:sz w:val="21"/>
                <w:szCs w:val="21"/>
              </w:rPr>
              <w:t>1.03</w:t>
            </w:r>
          </w:p>
        </w:tc>
        <w:tc>
          <w:tcPr>
            <w:tcW w:w="509" w:type="pct"/>
            <w:noWrap/>
            <w:vAlign w:val="center"/>
            <w:hideMark/>
          </w:tcPr>
          <w:p w14:paraId="2CF02E29" w14:textId="77777777" w:rsidR="00341D38" w:rsidRPr="002861FE" w:rsidRDefault="00341D38" w:rsidP="00341D38">
            <w:pPr>
              <w:jc w:val="center"/>
              <w:rPr>
                <w:rFonts w:cs="Times New Roman"/>
                <w:sz w:val="21"/>
                <w:szCs w:val="21"/>
              </w:rPr>
            </w:pPr>
            <w:r w:rsidRPr="002861FE">
              <w:rPr>
                <w:rFonts w:cs="Times New Roman"/>
                <w:color w:val="000000"/>
                <w:sz w:val="21"/>
                <w:szCs w:val="21"/>
              </w:rPr>
              <w:t>3.67</w:t>
            </w:r>
          </w:p>
        </w:tc>
        <w:tc>
          <w:tcPr>
            <w:tcW w:w="509" w:type="pct"/>
            <w:noWrap/>
            <w:vAlign w:val="center"/>
            <w:hideMark/>
          </w:tcPr>
          <w:p w14:paraId="15279C29" w14:textId="288D87C6" w:rsidR="00341D38" w:rsidRPr="002861FE" w:rsidRDefault="00341D38" w:rsidP="00341D38">
            <w:pPr>
              <w:jc w:val="center"/>
              <w:rPr>
                <w:rFonts w:cs="Times New Roman"/>
                <w:sz w:val="21"/>
                <w:szCs w:val="21"/>
              </w:rPr>
            </w:pPr>
            <w:r w:rsidRPr="002861FE">
              <w:rPr>
                <w:rFonts w:cs="Times New Roman"/>
                <w:color w:val="000000"/>
                <w:sz w:val="21"/>
                <w:szCs w:val="21"/>
              </w:rPr>
              <w:t>1.33</w:t>
            </w:r>
          </w:p>
        </w:tc>
        <w:tc>
          <w:tcPr>
            <w:tcW w:w="509" w:type="pct"/>
            <w:noWrap/>
            <w:vAlign w:val="center"/>
            <w:hideMark/>
          </w:tcPr>
          <w:p w14:paraId="2B9E8C64" w14:textId="589E8CDF" w:rsidR="00341D38" w:rsidRPr="002861FE" w:rsidRDefault="00341D38" w:rsidP="00341D38">
            <w:pPr>
              <w:jc w:val="center"/>
              <w:rPr>
                <w:rFonts w:cs="Times New Roman"/>
                <w:sz w:val="21"/>
                <w:szCs w:val="21"/>
              </w:rPr>
            </w:pPr>
            <w:r w:rsidRPr="002861FE">
              <w:rPr>
                <w:rFonts w:cs="Times New Roman"/>
                <w:color w:val="000000"/>
                <w:sz w:val="21"/>
                <w:szCs w:val="21"/>
              </w:rPr>
              <w:t>6.50</w:t>
            </w:r>
          </w:p>
        </w:tc>
        <w:tc>
          <w:tcPr>
            <w:tcW w:w="441" w:type="pct"/>
            <w:noWrap/>
            <w:vAlign w:val="center"/>
            <w:hideMark/>
          </w:tcPr>
          <w:p w14:paraId="7C7C9458" w14:textId="558F2DF6" w:rsidR="00341D38" w:rsidRPr="002861FE" w:rsidRDefault="00341D38" w:rsidP="00341D38">
            <w:pPr>
              <w:jc w:val="center"/>
              <w:rPr>
                <w:rFonts w:cs="Times New Roman"/>
                <w:sz w:val="21"/>
                <w:szCs w:val="21"/>
              </w:rPr>
            </w:pPr>
            <w:r w:rsidRPr="002861FE">
              <w:rPr>
                <w:rFonts w:cs="Times New Roman"/>
                <w:color w:val="000000"/>
                <w:sz w:val="21"/>
                <w:szCs w:val="21"/>
              </w:rPr>
              <w:t>0.11</w:t>
            </w:r>
          </w:p>
        </w:tc>
        <w:tc>
          <w:tcPr>
            <w:tcW w:w="492" w:type="pct"/>
            <w:noWrap/>
            <w:vAlign w:val="center"/>
            <w:hideMark/>
          </w:tcPr>
          <w:p w14:paraId="5253E0C4" w14:textId="70E3263C" w:rsidR="00341D38" w:rsidRPr="002861FE" w:rsidRDefault="00341D38" w:rsidP="00341D38">
            <w:pPr>
              <w:jc w:val="center"/>
              <w:rPr>
                <w:rFonts w:cs="Times New Roman"/>
                <w:sz w:val="21"/>
                <w:szCs w:val="21"/>
              </w:rPr>
            </w:pPr>
            <w:r w:rsidRPr="002861FE">
              <w:rPr>
                <w:rFonts w:cs="Times New Roman"/>
                <w:color w:val="000000"/>
                <w:sz w:val="21"/>
                <w:szCs w:val="21"/>
              </w:rPr>
              <w:t>-0.47</w:t>
            </w:r>
          </w:p>
        </w:tc>
      </w:tr>
      <w:tr w:rsidR="00341D38" w:rsidRPr="002861FE" w14:paraId="0A563135" w14:textId="77777777" w:rsidTr="002861FE">
        <w:trPr>
          <w:trHeight w:val="315"/>
        </w:trPr>
        <w:tc>
          <w:tcPr>
            <w:tcW w:w="1521" w:type="pct"/>
            <w:noWrap/>
            <w:vAlign w:val="center"/>
            <w:hideMark/>
          </w:tcPr>
          <w:p w14:paraId="6C9A9DBD" w14:textId="0A8F11E6" w:rsidR="00341D38" w:rsidRPr="002861FE" w:rsidRDefault="00341D38" w:rsidP="00341D38">
            <w:pPr>
              <w:jc w:val="center"/>
              <w:rPr>
                <w:rFonts w:cs="Times New Roman"/>
                <w:sz w:val="21"/>
                <w:szCs w:val="21"/>
              </w:rPr>
            </w:pPr>
            <w:r w:rsidRPr="002861FE">
              <w:rPr>
                <w:rFonts w:cs="Times New Roman" w:hint="eastAsia"/>
                <w:sz w:val="21"/>
                <w:szCs w:val="21"/>
              </w:rPr>
              <w:t>生活满意度</w:t>
            </w:r>
          </w:p>
        </w:tc>
        <w:tc>
          <w:tcPr>
            <w:tcW w:w="509" w:type="pct"/>
            <w:noWrap/>
            <w:vAlign w:val="center"/>
            <w:hideMark/>
          </w:tcPr>
          <w:p w14:paraId="24E835DE" w14:textId="553EACE7" w:rsidR="00341D38" w:rsidRPr="002861FE" w:rsidRDefault="00341D38" w:rsidP="00341D38">
            <w:pPr>
              <w:jc w:val="center"/>
              <w:rPr>
                <w:rFonts w:cs="Times New Roman"/>
                <w:sz w:val="21"/>
                <w:szCs w:val="21"/>
              </w:rPr>
            </w:pPr>
            <w:r w:rsidRPr="002861FE">
              <w:rPr>
                <w:rFonts w:cs="Times New Roman"/>
                <w:color w:val="000000"/>
                <w:sz w:val="21"/>
                <w:szCs w:val="21"/>
              </w:rPr>
              <w:t>4.05</w:t>
            </w:r>
          </w:p>
        </w:tc>
        <w:tc>
          <w:tcPr>
            <w:tcW w:w="509" w:type="pct"/>
            <w:noWrap/>
            <w:vAlign w:val="center"/>
            <w:hideMark/>
          </w:tcPr>
          <w:p w14:paraId="7B67549F" w14:textId="77777777" w:rsidR="00341D38" w:rsidRPr="002861FE" w:rsidRDefault="00341D38" w:rsidP="00341D38">
            <w:pPr>
              <w:jc w:val="center"/>
              <w:rPr>
                <w:rFonts w:cs="Times New Roman"/>
                <w:sz w:val="21"/>
                <w:szCs w:val="21"/>
              </w:rPr>
            </w:pPr>
            <w:r w:rsidRPr="002861FE">
              <w:rPr>
                <w:rFonts w:cs="Times New Roman"/>
                <w:color w:val="000000"/>
                <w:sz w:val="21"/>
                <w:szCs w:val="21"/>
              </w:rPr>
              <w:t>1.40</w:t>
            </w:r>
          </w:p>
        </w:tc>
        <w:tc>
          <w:tcPr>
            <w:tcW w:w="509" w:type="pct"/>
            <w:noWrap/>
            <w:vAlign w:val="center"/>
            <w:hideMark/>
          </w:tcPr>
          <w:p w14:paraId="462659D6" w14:textId="77777777" w:rsidR="00341D38" w:rsidRPr="002861FE" w:rsidRDefault="00341D38" w:rsidP="00341D38">
            <w:pPr>
              <w:jc w:val="center"/>
              <w:rPr>
                <w:rFonts w:cs="Times New Roman"/>
                <w:sz w:val="21"/>
                <w:szCs w:val="21"/>
              </w:rPr>
            </w:pPr>
            <w:r w:rsidRPr="002861FE">
              <w:rPr>
                <w:rFonts w:cs="Times New Roman"/>
                <w:color w:val="000000"/>
                <w:sz w:val="21"/>
                <w:szCs w:val="21"/>
              </w:rPr>
              <w:t>4.20</w:t>
            </w:r>
          </w:p>
        </w:tc>
        <w:tc>
          <w:tcPr>
            <w:tcW w:w="509" w:type="pct"/>
            <w:noWrap/>
            <w:vAlign w:val="center"/>
            <w:hideMark/>
          </w:tcPr>
          <w:p w14:paraId="48514D2B" w14:textId="607C0357"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720A5012" w14:textId="10991040"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10AEC07F" w14:textId="5B113373" w:rsidR="00341D38" w:rsidRPr="002861FE" w:rsidRDefault="00341D38" w:rsidP="00341D38">
            <w:pPr>
              <w:jc w:val="center"/>
              <w:rPr>
                <w:rFonts w:cs="Times New Roman"/>
                <w:sz w:val="21"/>
                <w:szCs w:val="21"/>
              </w:rPr>
            </w:pPr>
            <w:r w:rsidRPr="002861FE">
              <w:rPr>
                <w:rFonts w:cs="Times New Roman"/>
                <w:color w:val="000000"/>
                <w:sz w:val="21"/>
                <w:szCs w:val="21"/>
              </w:rPr>
              <w:t>-0.16</w:t>
            </w:r>
          </w:p>
        </w:tc>
        <w:tc>
          <w:tcPr>
            <w:tcW w:w="492" w:type="pct"/>
            <w:noWrap/>
            <w:vAlign w:val="center"/>
            <w:hideMark/>
          </w:tcPr>
          <w:p w14:paraId="1B1B88A7" w14:textId="3DEFB891" w:rsidR="00341D38" w:rsidRPr="002861FE" w:rsidRDefault="00341D38" w:rsidP="00341D38">
            <w:pPr>
              <w:jc w:val="center"/>
              <w:rPr>
                <w:rFonts w:cs="Times New Roman"/>
                <w:sz w:val="21"/>
                <w:szCs w:val="21"/>
              </w:rPr>
            </w:pPr>
            <w:r w:rsidRPr="002861FE">
              <w:rPr>
                <w:rFonts w:cs="Times New Roman"/>
                <w:color w:val="000000"/>
                <w:sz w:val="21"/>
                <w:szCs w:val="21"/>
              </w:rPr>
              <w:t>-0.95</w:t>
            </w:r>
          </w:p>
        </w:tc>
      </w:tr>
      <w:tr w:rsidR="00341D38" w:rsidRPr="002861FE" w14:paraId="5CA94D3F" w14:textId="77777777" w:rsidTr="002861FE">
        <w:trPr>
          <w:trHeight w:val="315"/>
        </w:trPr>
        <w:tc>
          <w:tcPr>
            <w:tcW w:w="1521" w:type="pct"/>
            <w:noWrap/>
            <w:vAlign w:val="center"/>
            <w:hideMark/>
          </w:tcPr>
          <w:p w14:paraId="27AA7D1F" w14:textId="264C5FFF" w:rsidR="00341D38" w:rsidRPr="002861FE" w:rsidRDefault="00341D38" w:rsidP="00341D38">
            <w:pPr>
              <w:jc w:val="center"/>
              <w:rPr>
                <w:rFonts w:cs="Times New Roman"/>
                <w:sz w:val="21"/>
                <w:szCs w:val="21"/>
              </w:rPr>
            </w:pPr>
            <w:r w:rsidRPr="002861FE">
              <w:rPr>
                <w:rFonts w:cs="Times New Roman" w:hint="eastAsia"/>
                <w:sz w:val="21"/>
                <w:szCs w:val="21"/>
              </w:rPr>
              <w:t>社会比较方向</w:t>
            </w:r>
          </w:p>
        </w:tc>
        <w:tc>
          <w:tcPr>
            <w:tcW w:w="509" w:type="pct"/>
            <w:noWrap/>
            <w:vAlign w:val="center"/>
            <w:hideMark/>
          </w:tcPr>
          <w:p w14:paraId="4BF2C714" w14:textId="30885AD5" w:rsidR="00341D38" w:rsidRPr="002861FE" w:rsidRDefault="00341D38" w:rsidP="00341D38">
            <w:pPr>
              <w:jc w:val="center"/>
              <w:rPr>
                <w:rFonts w:cs="Times New Roman"/>
                <w:sz w:val="21"/>
                <w:szCs w:val="21"/>
              </w:rPr>
            </w:pPr>
            <w:r w:rsidRPr="002861FE">
              <w:rPr>
                <w:rFonts w:cs="Times New Roman"/>
                <w:color w:val="000000"/>
                <w:sz w:val="21"/>
                <w:szCs w:val="21"/>
              </w:rPr>
              <w:t>5.10</w:t>
            </w:r>
          </w:p>
        </w:tc>
        <w:tc>
          <w:tcPr>
            <w:tcW w:w="509" w:type="pct"/>
            <w:noWrap/>
            <w:vAlign w:val="center"/>
            <w:hideMark/>
          </w:tcPr>
          <w:p w14:paraId="3BCC2B13" w14:textId="77777777" w:rsidR="00341D38" w:rsidRPr="002861FE" w:rsidRDefault="00341D38" w:rsidP="00341D38">
            <w:pPr>
              <w:jc w:val="center"/>
              <w:rPr>
                <w:rFonts w:cs="Times New Roman"/>
                <w:sz w:val="21"/>
                <w:szCs w:val="21"/>
              </w:rPr>
            </w:pPr>
            <w:r w:rsidRPr="002861FE">
              <w:rPr>
                <w:rFonts w:cs="Times New Roman"/>
                <w:color w:val="000000"/>
                <w:sz w:val="21"/>
                <w:szCs w:val="21"/>
              </w:rPr>
              <w:t>1.33</w:t>
            </w:r>
          </w:p>
        </w:tc>
        <w:tc>
          <w:tcPr>
            <w:tcW w:w="509" w:type="pct"/>
            <w:noWrap/>
            <w:vAlign w:val="center"/>
            <w:hideMark/>
          </w:tcPr>
          <w:p w14:paraId="229D4575" w14:textId="77777777" w:rsidR="00341D38" w:rsidRPr="002861FE" w:rsidRDefault="00341D38" w:rsidP="00341D38">
            <w:pPr>
              <w:jc w:val="center"/>
              <w:rPr>
                <w:rFonts w:cs="Times New Roman"/>
                <w:sz w:val="21"/>
                <w:szCs w:val="21"/>
              </w:rPr>
            </w:pPr>
            <w:r w:rsidRPr="002861FE">
              <w:rPr>
                <w:rFonts w:cs="Times New Roman"/>
                <w:color w:val="000000"/>
                <w:sz w:val="21"/>
                <w:szCs w:val="21"/>
              </w:rPr>
              <w:t>5.00</w:t>
            </w:r>
          </w:p>
        </w:tc>
        <w:tc>
          <w:tcPr>
            <w:tcW w:w="509" w:type="pct"/>
            <w:noWrap/>
            <w:vAlign w:val="center"/>
            <w:hideMark/>
          </w:tcPr>
          <w:p w14:paraId="067E4CE9" w14:textId="7A117425"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36592AFC" w14:textId="0AA19652"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15D2E30F" w14:textId="74108A66" w:rsidR="00341D38" w:rsidRPr="002861FE" w:rsidRDefault="00341D38" w:rsidP="00341D38">
            <w:pPr>
              <w:jc w:val="center"/>
              <w:rPr>
                <w:rFonts w:cs="Times New Roman"/>
                <w:sz w:val="21"/>
                <w:szCs w:val="21"/>
              </w:rPr>
            </w:pPr>
            <w:r w:rsidRPr="002861FE">
              <w:rPr>
                <w:rFonts w:cs="Times New Roman"/>
                <w:color w:val="000000"/>
                <w:sz w:val="21"/>
                <w:szCs w:val="21"/>
              </w:rPr>
              <w:t>-0.96</w:t>
            </w:r>
          </w:p>
        </w:tc>
        <w:tc>
          <w:tcPr>
            <w:tcW w:w="492" w:type="pct"/>
            <w:noWrap/>
            <w:vAlign w:val="center"/>
            <w:hideMark/>
          </w:tcPr>
          <w:p w14:paraId="565D844C" w14:textId="399A5740" w:rsidR="00341D38" w:rsidRPr="002861FE" w:rsidRDefault="00341D38" w:rsidP="00341D38">
            <w:pPr>
              <w:jc w:val="center"/>
              <w:rPr>
                <w:rFonts w:cs="Times New Roman"/>
                <w:sz w:val="21"/>
                <w:szCs w:val="21"/>
              </w:rPr>
            </w:pPr>
            <w:r w:rsidRPr="002861FE">
              <w:rPr>
                <w:rFonts w:cs="Times New Roman"/>
                <w:color w:val="000000"/>
                <w:sz w:val="21"/>
                <w:szCs w:val="21"/>
              </w:rPr>
              <w:t>0.87</w:t>
            </w:r>
          </w:p>
        </w:tc>
      </w:tr>
      <w:tr w:rsidR="00341D38" w:rsidRPr="002861FE" w14:paraId="53BF7970" w14:textId="77777777" w:rsidTr="002861FE">
        <w:trPr>
          <w:trHeight w:val="315"/>
        </w:trPr>
        <w:tc>
          <w:tcPr>
            <w:tcW w:w="1521" w:type="pct"/>
            <w:noWrap/>
            <w:vAlign w:val="center"/>
            <w:hideMark/>
          </w:tcPr>
          <w:p w14:paraId="66054A78" w14:textId="6598A754" w:rsidR="00341D38" w:rsidRPr="002861FE" w:rsidRDefault="00341D38" w:rsidP="00341D38">
            <w:pPr>
              <w:jc w:val="center"/>
              <w:rPr>
                <w:rFonts w:cs="Times New Roman"/>
                <w:sz w:val="21"/>
                <w:szCs w:val="21"/>
              </w:rPr>
            </w:pPr>
            <w:r w:rsidRPr="002861FE">
              <w:rPr>
                <w:rFonts w:cs="Times New Roman" w:hint="eastAsia"/>
                <w:sz w:val="21"/>
                <w:szCs w:val="21"/>
              </w:rPr>
              <w:t>向上比较频率</w:t>
            </w:r>
          </w:p>
        </w:tc>
        <w:tc>
          <w:tcPr>
            <w:tcW w:w="509" w:type="pct"/>
            <w:noWrap/>
            <w:vAlign w:val="center"/>
            <w:hideMark/>
          </w:tcPr>
          <w:p w14:paraId="417E4613" w14:textId="7112172D" w:rsidR="00341D38" w:rsidRPr="002861FE" w:rsidRDefault="00341D38" w:rsidP="00341D38">
            <w:pPr>
              <w:jc w:val="center"/>
              <w:rPr>
                <w:rFonts w:cs="Times New Roman"/>
                <w:sz w:val="21"/>
                <w:szCs w:val="21"/>
              </w:rPr>
            </w:pPr>
            <w:r w:rsidRPr="002861FE">
              <w:rPr>
                <w:rFonts w:cs="Times New Roman"/>
                <w:color w:val="000000"/>
                <w:sz w:val="21"/>
                <w:szCs w:val="21"/>
              </w:rPr>
              <w:t>4.50</w:t>
            </w:r>
          </w:p>
        </w:tc>
        <w:tc>
          <w:tcPr>
            <w:tcW w:w="509" w:type="pct"/>
            <w:noWrap/>
            <w:vAlign w:val="center"/>
            <w:hideMark/>
          </w:tcPr>
          <w:p w14:paraId="2453108F" w14:textId="77777777" w:rsidR="00341D38" w:rsidRPr="002861FE" w:rsidRDefault="00341D38" w:rsidP="00341D38">
            <w:pPr>
              <w:jc w:val="center"/>
              <w:rPr>
                <w:rFonts w:cs="Times New Roman"/>
                <w:sz w:val="21"/>
                <w:szCs w:val="21"/>
              </w:rPr>
            </w:pPr>
            <w:r w:rsidRPr="002861FE">
              <w:rPr>
                <w:rFonts w:cs="Times New Roman"/>
                <w:color w:val="000000"/>
                <w:sz w:val="21"/>
                <w:szCs w:val="21"/>
              </w:rPr>
              <w:t>1.37</w:t>
            </w:r>
          </w:p>
        </w:tc>
        <w:tc>
          <w:tcPr>
            <w:tcW w:w="509" w:type="pct"/>
            <w:noWrap/>
            <w:vAlign w:val="center"/>
            <w:hideMark/>
          </w:tcPr>
          <w:p w14:paraId="21AF06A2" w14:textId="77777777" w:rsidR="00341D38" w:rsidRPr="002861FE" w:rsidRDefault="00341D38" w:rsidP="00341D38">
            <w:pPr>
              <w:jc w:val="center"/>
              <w:rPr>
                <w:rFonts w:cs="Times New Roman"/>
                <w:sz w:val="21"/>
                <w:szCs w:val="21"/>
              </w:rPr>
            </w:pPr>
            <w:r w:rsidRPr="002861FE">
              <w:rPr>
                <w:rFonts w:cs="Times New Roman"/>
                <w:color w:val="000000"/>
                <w:sz w:val="21"/>
                <w:szCs w:val="21"/>
              </w:rPr>
              <w:t>5.00</w:t>
            </w:r>
          </w:p>
        </w:tc>
        <w:tc>
          <w:tcPr>
            <w:tcW w:w="509" w:type="pct"/>
            <w:noWrap/>
            <w:vAlign w:val="center"/>
            <w:hideMark/>
          </w:tcPr>
          <w:p w14:paraId="529E2FAB" w14:textId="5E100CE3"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1997A384" w14:textId="28CB3DE7"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6968C41C" w14:textId="18128DCE" w:rsidR="00341D38" w:rsidRPr="002861FE" w:rsidRDefault="00341D38" w:rsidP="00341D38">
            <w:pPr>
              <w:jc w:val="center"/>
              <w:rPr>
                <w:rFonts w:cs="Times New Roman"/>
                <w:sz w:val="21"/>
                <w:szCs w:val="21"/>
              </w:rPr>
            </w:pPr>
            <w:r w:rsidRPr="002861FE">
              <w:rPr>
                <w:rFonts w:cs="Times New Roman"/>
                <w:color w:val="000000"/>
                <w:sz w:val="21"/>
                <w:szCs w:val="21"/>
              </w:rPr>
              <w:t>-0.27</w:t>
            </w:r>
          </w:p>
        </w:tc>
        <w:tc>
          <w:tcPr>
            <w:tcW w:w="492" w:type="pct"/>
            <w:noWrap/>
            <w:vAlign w:val="center"/>
            <w:hideMark/>
          </w:tcPr>
          <w:p w14:paraId="7338591C" w14:textId="1AD6C4DF" w:rsidR="00341D38" w:rsidRPr="002861FE" w:rsidRDefault="00341D38" w:rsidP="00341D38">
            <w:pPr>
              <w:jc w:val="center"/>
              <w:rPr>
                <w:rFonts w:cs="Times New Roman"/>
                <w:sz w:val="21"/>
                <w:szCs w:val="21"/>
              </w:rPr>
            </w:pPr>
            <w:r w:rsidRPr="002861FE">
              <w:rPr>
                <w:rFonts w:cs="Times New Roman"/>
                <w:color w:val="000000"/>
                <w:sz w:val="21"/>
                <w:szCs w:val="21"/>
              </w:rPr>
              <w:t>-0.53</w:t>
            </w:r>
          </w:p>
        </w:tc>
      </w:tr>
      <w:tr w:rsidR="00341D38" w:rsidRPr="002861FE" w14:paraId="2D3F129F" w14:textId="77777777" w:rsidTr="002861FE">
        <w:trPr>
          <w:trHeight w:val="315"/>
        </w:trPr>
        <w:tc>
          <w:tcPr>
            <w:tcW w:w="1521" w:type="pct"/>
            <w:tcBorders>
              <w:bottom w:val="single" w:sz="12" w:space="0" w:color="auto"/>
            </w:tcBorders>
            <w:noWrap/>
            <w:vAlign w:val="center"/>
            <w:hideMark/>
          </w:tcPr>
          <w:p w14:paraId="73A297AC" w14:textId="4C91130C" w:rsidR="00341D38" w:rsidRPr="002861FE" w:rsidRDefault="00341D38" w:rsidP="00341D38">
            <w:pPr>
              <w:jc w:val="center"/>
              <w:rPr>
                <w:rFonts w:cs="Times New Roman"/>
                <w:sz w:val="21"/>
                <w:szCs w:val="21"/>
              </w:rPr>
            </w:pPr>
            <w:r w:rsidRPr="002861FE">
              <w:rPr>
                <w:rFonts w:cs="Times New Roman" w:hint="eastAsia"/>
                <w:sz w:val="21"/>
                <w:szCs w:val="21"/>
              </w:rPr>
              <w:t>向下比较频率</w:t>
            </w:r>
          </w:p>
        </w:tc>
        <w:tc>
          <w:tcPr>
            <w:tcW w:w="509" w:type="pct"/>
            <w:tcBorders>
              <w:bottom w:val="single" w:sz="12" w:space="0" w:color="auto"/>
            </w:tcBorders>
            <w:noWrap/>
            <w:vAlign w:val="center"/>
            <w:hideMark/>
          </w:tcPr>
          <w:p w14:paraId="37A204A7" w14:textId="3C4B58DB" w:rsidR="00341D38" w:rsidRPr="002861FE" w:rsidRDefault="00341D38" w:rsidP="00341D38">
            <w:pPr>
              <w:jc w:val="center"/>
              <w:rPr>
                <w:rFonts w:cs="Times New Roman"/>
                <w:sz w:val="21"/>
                <w:szCs w:val="21"/>
              </w:rPr>
            </w:pPr>
            <w:r w:rsidRPr="002861FE">
              <w:rPr>
                <w:rFonts w:cs="Times New Roman"/>
                <w:color w:val="000000"/>
                <w:sz w:val="21"/>
                <w:szCs w:val="21"/>
              </w:rPr>
              <w:t>2.76</w:t>
            </w:r>
          </w:p>
        </w:tc>
        <w:tc>
          <w:tcPr>
            <w:tcW w:w="509" w:type="pct"/>
            <w:tcBorders>
              <w:bottom w:val="single" w:sz="12" w:space="0" w:color="auto"/>
            </w:tcBorders>
            <w:noWrap/>
            <w:vAlign w:val="center"/>
            <w:hideMark/>
          </w:tcPr>
          <w:p w14:paraId="5D9949A4" w14:textId="77777777" w:rsidR="00341D38" w:rsidRPr="002861FE" w:rsidRDefault="00341D38" w:rsidP="00341D38">
            <w:pPr>
              <w:jc w:val="center"/>
              <w:rPr>
                <w:rFonts w:cs="Times New Roman"/>
                <w:sz w:val="21"/>
                <w:szCs w:val="21"/>
              </w:rPr>
            </w:pPr>
            <w:r w:rsidRPr="002861FE">
              <w:rPr>
                <w:rFonts w:cs="Times New Roman"/>
                <w:color w:val="000000"/>
                <w:sz w:val="21"/>
                <w:szCs w:val="21"/>
              </w:rPr>
              <w:t>1.32</w:t>
            </w:r>
          </w:p>
        </w:tc>
        <w:tc>
          <w:tcPr>
            <w:tcW w:w="509" w:type="pct"/>
            <w:tcBorders>
              <w:bottom w:val="single" w:sz="12" w:space="0" w:color="auto"/>
            </w:tcBorders>
            <w:noWrap/>
            <w:vAlign w:val="center"/>
            <w:hideMark/>
          </w:tcPr>
          <w:p w14:paraId="5CAB03A6" w14:textId="77777777"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509" w:type="pct"/>
            <w:tcBorders>
              <w:bottom w:val="single" w:sz="12" w:space="0" w:color="auto"/>
            </w:tcBorders>
            <w:noWrap/>
            <w:vAlign w:val="center"/>
            <w:hideMark/>
          </w:tcPr>
          <w:p w14:paraId="27B7E6CD" w14:textId="319CAC17"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tcBorders>
              <w:bottom w:val="single" w:sz="12" w:space="0" w:color="auto"/>
            </w:tcBorders>
            <w:noWrap/>
            <w:vAlign w:val="center"/>
            <w:hideMark/>
          </w:tcPr>
          <w:p w14:paraId="551E04BD" w14:textId="6282C2B9"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tcBorders>
              <w:bottom w:val="single" w:sz="12" w:space="0" w:color="auto"/>
            </w:tcBorders>
            <w:noWrap/>
            <w:vAlign w:val="center"/>
            <w:hideMark/>
          </w:tcPr>
          <w:p w14:paraId="7BA89E53" w14:textId="4D752147" w:rsidR="00341D38" w:rsidRPr="002861FE" w:rsidRDefault="00341D38" w:rsidP="00341D38">
            <w:pPr>
              <w:jc w:val="center"/>
              <w:rPr>
                <w:rFonts w:cs="Times New Roman"/>
                <w:sz w:val="21"/>
                <w:szCs w:val="21"/>
              </w:rPr>
            </w:pPr>
            <w:r w:rsidRPr="002861FE">
              <w:rPr>
                <w:rFonts w:cs="Times New Roman"/>
                <w:color w:val="000000"/>
                <w:sz w:val="21"/>
                <w:szCs w:val="21"/>
              </w:rPr>
              <w:t>0.80</w:t>
            </w:r>
          </w:p>
        </w:tc>
        <w:tc>
          <w:tcPr>
            <w:tcW w:w="492" w:type="pct"/>
            <w:tcBorders>
              <w:bottom w:val="single" w:sz="12" w:space="0" w:color="auto"/>
            </w:tcBorders>
            <w:noWrap/>
            <w:vAlign w:val="center"/>
            <w:hideMark/>
          </w:tcPr>
          <w:p w14:paraId="0ECEC3ED" w14:textId="218A741E" w:rsidR="00341D38" w:rsidRPr="002861FE" w:rsidRDefault="00341D38" w:rsidP="00341D38">
            <w:pPr>
              <w:jc w:val="center"/>
              <w:rPr>
                <w:rFonts w:cs="Times New Roman"/>
                <w:sz w:val="21"/>
                <w:szCs w:val="21"/>
              </w:rPr>
            </w:pPr>
            <w:r w:rsidRPr="002861FE">
              <w:rPr>
                <w:rFonts w:cs="Times New Roman"/>
                <w:color w:val="000000"/>
                <w:sz w:val="21"/>
                <w:szCs w:val="21"/>
              </w:rPr>
              <w:t>0.24</w:t>
            </w:r>
          </w:p>
        </w:tc>
      </w:tr>
    </w:tbl>
    <w:p w14:paraId="4A24692C" w14:textId="5FDDF3BF" w:rsidR="00341D38" w:rsidRDefault="00341D38" w:rsidP="00341D38">
      <w:pPr>
        <w:ind w:firstLine="480"/>
        <w:rPr>
          <w:lang w:eastAsia="zh-CN"/>
        </w:rPr>
      </w:pPr>
      <w:r>
        <w:rPr>
          <w:rFonts w:hint="eastAsia"/>
          <w:lang w:eastAsia="zh-CN"/>
        </w:rPr>
        <w:t>注：</w:t>
      </w:r>
      <w:r>
        <w:rPr>
          <w:rFonts w:hint="eastAsia"/>
          <w:lang w:eastAsia="zh-CN"/>
        </w:rPr>
        <w:t>N = 303</w:t>
      </w:r>
    </w:p>
    <w:p w14:paraId="17667AB2" w14:textId="62AEF216" w:rsidR="004E202A" w:rsidRPr="004E202A" w:rsidRDefault="008C4A7B" w:rsidP="004E202A">
      <w:pPr>
        <w:pStyle w:val="3"/>
        <w:spacing w:before="180" w:after="180"/>
        <w:rPr>
          <w:lang w:eastAsia="zh-CN"/>
        </w:rPr>
      </w:pPr>
      <w:bookmarkStart w:id="86" w:name="_Toc162021953"/>
      <w:r>
        <w:rPr>
          <w:rFonts w:hint="eastAsia"/>
          <w:lang w:eastAsia="zh-CN"/>
        </w:rPr>
        <w:t>6</w:t>
      </w:r>
      <w:r w:rsidR="00341D38">
        <w:rPr>
          <w:lang w:eastAsia="zh-CN"/>
        </w:rPr>
        <w:t>.</w:t>
      </w:r>
      <w:r w:rsidR="002525D4">
        <w:rPr>
          <w:rFonts w:hint="eastAsia"/>
          <w:lang w:eastAsia="zh-CN"/>
        </w:rPr>
        <w:t>3</w:t>
      </w:r>
      <w:r w:rsidR="00341D38">
        <w:rPr>
          <w:lang w:eastAsia="zh-CN"/>
        </w:rPr>
        <w:t>.</w:t>
      </w:r>
      <w:r w:rsidR="00341D38">
        <w:rPr>
          <w:rFonts w:hint="eastAsia"/>
          <w:lang w:eastAsia="zh-CN"/>
        </w:rPr>
        <w:t>2</w:t>
      </w:r>
      <w:r w:rsidR="00341D38">
        <w:rPr>
          <w:lang w:eastAsia="zh-CN"/>
        </w:rPr>
        <w:t xml:space="preserve"> </w:t>
      </w:r>
      <w:r w:rsidR="00341D38">
        <w:rPr>
          <w:rFonts w:hint="eastAsia"/>
          <w:lang w:eastAsia="zh-CN"/>
        </w:rPr>
        <w:t>相关分析</w:t>
      </w:r>
      <w:bookmarkEnd w:id="86"/>
    </w:p>
    <w:p w14:paraId="391CFAD4" w14:textId="77777777" w:rsidR="005A1FC9" w:rsidRDefault="005A1FC9" w:rsidP="005A1FC9">
      <w:pPr>
        <w:pStyle w:val="af5"/>
      </w:pPr>
      <w:r w:rsidRPr="004E614C">
        <w:rPr>
          <w:noProof/>
        </w:rPr>
        <w:drawing>
          <wp:inline distT="0" distB="0" distL="0" distR="0" wp14:anchorId="742B9C91" wp14:editId="39441B47">
            <wp:extent cx="5146626" cy="4514850"/>
            <wp:effectExtent l="0" t="0" r="0" b="0"/>
            <wp:docPr id="167497365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3393" t="2609" r="13549" b="1296"/>
                    <a:stretch/>
                  </pic:blipFill>
                  <pic:spPr bwMode="auto">
                    <a:xfrm>
                      <a:off x="0" y="0"/>
                      <a:ext cx="5182773" cy="4546560"/>
                    </a:xfrm>
                    <a:prstGeom prst="rect">
                      <a:avLst/>
                    </a:prstGeom>
                    <a:noFill/>
                    <a:ln>
                      <a:noFill/>
                    </a:ln>
                    <a:extLst>
                      <a:ext uri="{53640926-AAD7-44D8-BBD7-CCE9431645EC}">
                        <a14:shadowObscured xmlns:a14="http://schemas.microsoft.com/office/drawing/2010/main"/>
                      </a:ext>
                    </a:extLst>
                  </pic:spPr>
                </pic:pic>
              </a:graphicData>
            </a:graphic>
          </wp:inline>
        </w:drawing>
      </w:r>
    </w:p>
    <w:p w14:paraId="2821E760" w14:textId="0234FE82" w:rsidR="008122F8" w:rsidRDefault="008122F8" w:rsidP="008122F8">
      <w:pPr>
        <w:pStyle w:val="af5"/>
      </w:pPr>
      <w:r>
        <w:rPr>
          <w:rFonts w:hint="eastAsia"/>
        </w:rPr>
        <w:t>图</w:t>
      </w:r>
      <w:r w:rsidR="00ED7C80">
        <w:rPr>
          <w:rFonts w:hint="eastAsia"/>
        </w:rPr>
        <w:t>6</w:t>
      </w:r>
      <w:r>
        <w:t>.</w:t>
      </w:r>
      <w:r w:rsidR="000826BC">
        <w:t>1</w:t>
      </w:r>
      <w:r>
        <w:t xml:space="preserve"> </w:t>
      </w:r>
      <w:r>
        <w:rPr>
          <w:rFonts w:hint="eastAsia"/>
        </w:rPr>
        <w:t>相关矩阵</w:t>
      </w:r>
    </w:p>
    <w:p w14:paraId="44C555F8" w14:textId="3BE1DF6A" w:rsidR="00C67738" w:rsidRPr="00C67738" w:rsidRDefault="00C67738" w:rsidP="00C67738">
      <w:pPr>
        <w:rPr>
          <w:lang w:eastAsia="zh-CN"/>
        </w:rPr>
      </w:pPr>
      <w:r>
        <w:rPr>
          <w:lang w:eastAsia="zh-CN"/>
        </w:rPr>
        <w:tab/>
      </w:r>
      <w:r>
        <w:rPr>
          <w:rFonts w:hint="eastAsia"/>
          <w:lang w:eastAsia="zh-CN"/>
        </w:rPr>
        <w:t>在相关分析中，</w:t>
      </w:r>
      <w:r w:rsidR="003A192D">
        <w:rPr>
          <w:rFonts w:hint="eastAsia"/>
          <w:lang w:eastAsia="zh-CN"/>
        </w:rPr>
        <w:t>本研究</w:t>
      </w:r>
      <w:r>
        <w:rPr>
          <w:rFonts w:hint="eastAsia"/>
          <w:lang w:eastAsia="zh-CN"/>
        </w:rPr>
        <w:t>分析发现向上比较频率与相对剥夺感之间存在着显著的正相关</w:t>
      </w:r>
      <w:r>
        <w:rPr>
          <w:rFonts w:hint="eastAsia"/>
          <w:lang w:eastAsia="zh-CN"/>
        </w:rPr>
        <w:t xml:space="preserve"> (r = .19, p &lt; .001)</w:t>
      </w:r>
      <w:r>
        <w:rPr>
          <w:rFonts w:hint="eastAsia"/>
          <w:lang w:eastAsia="zh-CN"/>
        </w:rPr>
        <w:t>，这与假设</w:t>
      </w:r>
      <w:r>
        <w:rPr>
          <w:rFonts w:hint="eastAsia"/>
          <w:lang w:eastAsia="zh-CN"/>
        </w:rPr>
        <w:t>1</w:t>
      </w:r>
      <w:r>
        <w:rPr>
          <w:rFonts w:hint="eastAsia"/>
          <w:lang w:eastAsia="zh-CN"/>
        </w:rPr>
        <w:t>一致；但向下比较频率与感知到的优越感之间</w:t>
      </w:r>
      <w:r w:rsidR="005D5B8F">
        <w:rPr>
          <w:rFonts w:hint="eastAsia"/>
          <w:lang w:eastAsia="zh-CN"/>
        </w:rPr>
        <w:t>并不</w:t>
      </w:r>
      <w:r>
        <w:rPr>
          <w:rFonts w:hint="eastAsia"/>
          <w:lang w:eastAsia="zh-CN"/>
        </w:rPr>
        <w:t>存在着显著的</w:t>
      </w:r>
      <w:r w:rsidR="005D5B8F">
        <w:rPr>
          <w:rFonts w:hint="eastAsia"/>
          <w:lang w:eastAsia="zh-CN"/>
        </w:rPr>
        <w:t>正</w:t>
      </w:r>
      <w:r>
        <w:rPr>
          <w:rFonts w:hint="eastAsia"/>
          <w:lang w:eastAsia="zh-CN"/>
        </w:rPr>
        <w:t>相关</w:t>
      </w:r>
      <w:r>
        <w:rPr>
          <w:rFonts w:hint="eastAsia"/>
          <w:lang w:eastAsia="zh-CN"/>
        </w:rPr>
        <w:t xml:space="preserve"> (r = </w:t>
      </w:r>
      <w:r w:rsidR="005D5B8F">
        <w:rPr>
          <w:rFonts w:hint="eastAsia"/>
          <w:lang w:eastAsia="zh-CN"/>
        </w:rPr>
        <w:t>.10</w:t>
      </w:r>
      <w:r>
        <w:rPr>
          <w:rFonts w:hint="eastAsia"/>
          <w:lang w:eastAsia="zh-CN"/>
        </w:rPr>
        <w:t xml:space="preserve">, p </w:t>
      </w:r>
      <w:r w:rsidR="005D5B8F">
        <w:rPr>
          <w:rFonts w:hint="eastAsia"/>
          <w:lang w:eastAsia="zh-CN"/>
        </w:rPr>
        <w:t>=</w:t>
      </w:r>
      <w:r>
        <w:rPr>
          <w:rFonts w:hint="eastAsia"/>
          <w:lang w:eastAsia="zh-CN"/>
        </w:rPr>
        <w:t xml:space="preserve"> .</w:t>
      </w:r>
      <w:r w:rsidR="005D5B8F">
        <w:rPr>
          <w:rFonts w:hint="eastAsia"/>
          <w:lang w:eastAsia="zh-CN"/>
        </w:rPr>
        <w:t>093</w:t>
      </w:r>
      <w:r>
        <w:rPr>
          <w:rFonts w:hint="eastAsia"/>
          <w:lang w:eastAsia="zh-CN"/>
        </w:rPr>
        <w:t>)</w:t>
      </w:r>
      <w:r>
        <w:rPr>
          <w:rFonts w:hint="eastAsia"/>
          <w:lang w:eastAsia="zh-CN"/>
        </w:rPr>
        <w:t>，这与假设</w:t>
      </w:r>
      <w:r>
        <w:rPr>
          <w:rFonts w:hint="eastAsia"/>
          <w:lang w:eastAsia="zh-CN"/>
        </w:rPr>
        <w:t>3</w:t>
      </w:r>
      <w:r w:rsidR="005D5B8F">
        <w:rPr>
          <w:rFonts w:hint="eastAsia"/>
          <w:lang w:eastAsia="zh-CN"/>
        </w:rPr>
        <w:t>不</w:t>
      </w:r>
      <w:r>
        <w:rPr>
          <w:rFonts w:hint="eastAsia"/>
          <w:lang w:eastAsia="zh-CN"/>
        </w:rPr>
        <w:t>一致。在此基础上，相对剥夺感与生活满意度之间存在着显著的负相关</w:t>
      </w:r>
      <w:r>
        <w:rPr>
          <w:rFonts w:hint="eastAsia"/>
          <w:lang w:eastAsia="zh-CN"/>
        </w:rPr>
        <w:t xml:space="preserve"> (r = -.5</w:t>
      </w:r>
      <w:r w:rsidR="005D5B8F">
        <w:rPr>
          <w:rFonts w:hint="eastAsia"/>
          <w:lang w:eastAsia="zh-CN"/>
        </w:rPr>
        <w:t>9</w:t>
      </w:r>
      <w:r>
        <w:rPr>
          <w:rFonts w:hint="eastAsia"/>
          <w:lang w:eastAsia="zh-CN"/>
        </w:rPr>
        <w:t>, p &lt; .001)</w:t>
      </w:r>
      <w:r>
        <w:rPr>
          <w:rFonts w:hint="eastAsia"/>
          <w:lang w:eastAsia="zh-CN"/>
        </w:rPr>
        <w:t>，这意味着假设</w:t>
      </w:r>
      <w:r>
        <w:rPr>
          <w:rFonts w:hint="eastAsia"/>
          <w:lang w:eastAsia="zh-CN"/>
        </w:rPr>
        <w:t>2</w:t>
      </w:r>
      <w:r>
        <w:rPr>
          <w:rFonts w:hint="eastAsia"/>
          <w:lang w:eastAsia="zh-CN"/>
        </w:rPr>
        <w:t>很可能是成立的</w:t>
      </w:r>
      <w:r w:rsidR="005D5B8F">
        <w:rPr>
          <w:rFonts w:hint="eastAsia"/>
          <w:lang w:eastAsia="zh-CN"/>
        </w:rPr>
        <w:t>。尽管，</w:t>
      </w:r>
      <w:r>
        <w:rPr>
          <w:rFonts w:hint="eastAsia"/>
          <w:lang w:eastAsia="zh-CN"/>
        </w:rPr>
        <w:t>感知到的优越感与生活满意度之间存在着显著的正相关</w:t>
      </w:r>
      <w:r>
        <w:rPr>
          <w:rFonts w:hint="eastAsia"/>
          <w:lang w:eastAsia="zh-CN"/>
        </w:rPr>
        <w:t xml:space="preserve"> (r = .</w:t>
      </w:r>
      <w:r w:rsidR="001D2526">
        <w:rPr>
          <w:rFonts w:hint="eastAsia"/>
          <w:lang w:eastAsia="zh-CN"/>
        </w:rPr>
        <w:t>6</w:t>
      </w:r>
      <w:r>
        <w:rPr>
          <w:rFonts w:hint="eastAsia"/>
          <w:lang w:eastAsia="zh-CN"/>
        </w:rPr>
        <w:t>2, p &lt; .001)</w:t>
      </w:r>
      <w:r>
        <w:rPr>
          <w:rFonts w:hint="eastAsia"/>
          <w:lang w:eastAsia="zh-CN"/>
        </w:rPr>
        <w:t>，</w:t>
      </w:r>
      <w:r w:rsidR="005D5B8F">
        <w:rPr>
          <w:rFonts w:hint="eastAsia"/>
          <w:lang w:eastAsia="zh-CN"/>
        </w:rPr>
        <w:t>但由于向下比较频率与感知到的优越感之间不存在显著的正相关，</w:t>
      </w:r>
      <w:r>
        <w:rPr>
          <w:rFonts w:hint="eastAsia"/>
          <w:lang w:eastAsia="zh-CN"/>
        </w:rPr>
        <w:t>这意味着假设</w:t>
      </w:r>
      <w:r>
        <w:rPr>
          <w:rFonts w:hint="eastAsia"/>
          <w:lang w:eastAsia="zh-CN"/>
        </w:rPr>
        <w:t>4</w:t>
      </w:r>
      <w:r>
        <w:rPr>
          <w:rFonts w:hint="eastAsia"/>
          <w:lang w:eastAsia="zh-CN"/>
        </w:rPr>
        <w:t>很可能是</w:t>
      </w:r>
      <w:r w:rsidR="005D5B8F">
        <w:rPr>
          <w:rFonts w:hint="eastAsia"/>
          <w:lang w:eastAsia="zh-CN"/>
        </w:rPr>
        <w:t>不</w:t>
      </w:r>
      <w:r>
        <w:rPr>
          <w:rFonts w:hint="eastAsia"/>
          <w:lang w:eastAsia="zh-CN"/>
        </w:rPr>
        <w:t>成立的。</w:t>
      </w:r>
    </w:p>
    <w:p w14:paraId="77BBAF13" w14:textId="5B42DB9B" w:rsidR="00B81396" w:rsidRPr="003A1758" w:rsidRDefault="008C4A7B" w:rsidP="003A1758">
      <w:pPr>
        <w:pStyle w:val="3"/>
        <w:spacing w:before="180" w:after="180"/>
        <w:rPr>
          <w:szCs w:val="22"/>
          <w:lang w:eastAsia="zh-CN"/>
        </w:rPr>
      </w:pPr>
      <w:bookmarkStart w:id="87" w:name="_Toc162021954"/>
      <w:r>
        <w:rPr>
          <w:rFonts w:hint="eastAsia"/>
          <w:lang w:eastAsia="zh-CN"/>
        </w:rPr>
        <w:t>6</w:t>
      </w:r>
      <w:r w:rsidR="00634FC0">
        <w:rPr>
          <w:lang w:eastAsia="zh-CN"/>
        </w:rPr>
        <w:t>.</w:t>
      </w:r>
      <w:r w:rsidR="002525D4">
        <w:rPr>
          <w:rFonts w:hint="eastAsia"/>
          <w:lang w:eastAsia="zh-CN"/>
        </w:rPr>
        <w:t>3</w:t>
      </w:r>
      <w:r w:rsidR="00634FC0">
        <w:rPr>
          <w:lang w:eastAsia="zh-CN"/>
        </w:rPr>
        <w:t xml:space="preserve">.3 </w:t>
      </w:r>
      <w:r w:rsidR="00B81396" w:rsidRPr="004E614C">
        <w:rPr>
          <w:lang w:eastAsia="zh-CN"/>
        </w:rPr>
        <w:t>共同方法偏差</w:t>
      </w:r>
      <w:bookmarkEnd w:id="87"/>
    </w:p>
    <w:p w14:paraId="6AA6FB70" w14:textId="07B35E9D" w:rsidR="00B81396" w:rsidRPr="004E614C" w:rsidRDefault="00B81396" w:rsidP="00B67619">
      <w:pPr>
        <w:pStyle w:val="4"/>
        <w:spacing w:before="180" w:after="180"/>
        <w:rPr>
          <w:lang w:eastAsia="zh-CN"/>
        </w:rPr>
      </w:pPr>
      <w:r w:rsidRPr="004E614C">
        <w:rPr>
          <w:lang w:eastAsia="zh-CN"/>
        </w:rPr>
        <w:t xml:space="preserve">Harmon </w:t>
      </w:r>
      <w:r w:rsidR="00B67619" w:rsidRPr="004E614C">
        <w:rPr>
          <w:lang w:eastAsia="zh-CN"/>
        </w:rPr>
        <w:t>One-Factor Test</w:t>
      </w:r>
    </w:p>
    <w:p w14:paraId="6DB2EE5B" w14:textId="28601E44" w:rsidR="00580E17" w:rsidRPr="00832CA8" w:rsidRDefault="00B81396" w:rsidP="00580E17">
      <w:pPr>
        <w:rPr>
          <w:lang w:eastAsia="zh-CN"/>
        </w:rPr>
      </w:pPr>
      <w:r w:rsidRPr="004E614C">
        <w:rPr>
          <w:lang w:eastAsia="zh-CN"/>
        </w:rPr>
        <w:tab/>
      </w:r>
      <w:r w:rsidR="00B67619" w:rsidRPr="004E614C">
        <w:rPr>
          <w:lang w:eastAsia="zh-CN"/>
        </w:rPr>
        <w:fldChar w:fldCharType="begin"/>
      </w:r>
      <w:r w:rsidR="00B67619"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B67619" w:rsidRPr="004E614C">
        <w:rPr>
          <w:lang w:eastAsia="zh-CN"/>
        </w:rPr>
        <w:fldChar w:fldCharType="separate"/>
      </w:r>
      <w:r w:rsidR="00B67619" w:rsidRPr="004E614C">
        <w:rPr>
          <w:noProof/>
          <w:lang w:eastAsia="zh-CN"/>
        </w:rPr>
        <w:t>Harman (1976)</w:t>
      </w:r>
      <w:r w:rsidR="00B67619" w:rsidRPr="004E614C">
        <w:rPr>
          <w:lang w:eastAsia="zh-CN"/>
        </w:rPr>
        <w:fldChar w:fldCharType="end"/>
      </w:r>
      <w:r w:rsidRPr="004E614C">
        <w:rPr>
          <w:lang w:eastAsia="zh-CN"/>
        </w:rPr>
        <w:t>提出了一种单因子检验方法。将所有题目用一个潜变量来解释。如果这个潜变量解释的变异低于</w:t>
      </w:r>
      <w:r w:rsidR="003E6F1A" w:rsidRPr="004E614C">
        <w:rPr>
          <w:lang w:eastAsia="zh-CN"/>
        </w:rPr>
        <w:t>5</w:t>
      </w:r>
      <w:r w:rsidRPr="004E614C">
        <w:rPr>
          <w:lang w:eastAsia="zh-CN"/>
        </w:rPr>
        <w:t>0%</w:t>
      </w:r>
      <w:r w:rsidRPr="004E614C">
        <w:rPr>
          <w:lang w:eastAsia="zh-CN"/>
        </w:rPr>
        <w:t>，则说明这个研究中并不存在共同方法偏差。在</w:t>
      </w:r>
      <w:r w:rsidR="003A192D">
        <w:rPr>
          <w:lang w:eastAsia="zh-CN"/>
        </w:rPr>
        <w:t>本研究</w:t>
      </w:r>
      <w:r w:rsidRPr="004E614C">
        <w:rPr>
          <w:lang w:eastAsia="zh-CN"/>
        </w:rPr>
        <w:t>的研究中，</w:t>
      </w:r>
      <w:r w:rsidR="003A192D">
        <w:rPr>
          <w:lang w:eastAsia="zh-CN"/>
        </w:rPr>
        <w:t>本研究</w:t>
      </w:r>
      <w:r w:rsidRPr="004E614C">
        <w:rPr>
          <w:lang w:eastAsia="zh-CN"/>
        </w:rPr>
        <w:t>在进行了</w:t>
      </w:r>
      <w:r w:rsidRPr="004E614C">
        <w:rPr>
          <w:lang w:eastAsia="zh-CN"/>
        </w:rPr>
        <w:t xml:space="preserve">Harmon </w:t>
      </w:r>
      <w:r w:rsidR="00B67619" w:rsidRPr="004E614C">
        <w:rPr>
          <w:lang w:eastAsia="zh-CN"/>
        </w:rPr>
        <w:t>One-Factor Test</w:t>
      </w:r>
      <w:r w:rsidRPr="004E614C">
        <w:rPr>
          <w:lang w:eastAsia="zh-CN"/>
        </w:rPr>
        <w:t>后发现，方法变量只解释了</w:t>
      </w:r>
      <w:r w:rsidR="004564E1" w:rsidRPr="004E614C">
        <w:rPr>
          <w:lang w:eastAsia="zh-CN"/>
        </w:rPr>
        <w:t>24.62</w:t>
      </w:r>
      <w:r w:rsidRPr="004E614C">
        <w:rPr>
          <w:lang w:eastAsia="zh-CN"/>
        </w:rPr>
        <w:t>%</w:t>
      </w:r>
      <w:r w:rsidRPr="004E614C">
        <w:rPr>
          <w:lang w:eastAsia="zh-CN"/>
        </w:rPr>
        <w:t>的变异，因此，</w:t>
      </w:r>
      <w:r w:rsidR="003A192D">
        <w:rPr>
          <w:lang w:eastAsia="zh-CN"/>
        </w:rPr>
        <w:t>本研究</w:t>
      </w:r>
      <w:r w:rsidRPr="004E614C">
        <w:rPr>
          <w:lang w:eastAsia="zh-CN"/>
        </w:rPr>
        <w:t>可以认为在</w:t>
      </w:r>
      <w:r w:rsidR="003A192D">
        <w:rPr>
          <w:lang w:eastAsia="zh-CN"/>
        </w:rPr>
        <w:t>本研究</w:t>
      </w:r>
      <w:r w:rsidRPr="004E614C">
        <w:rPr>
          <w:lang w:eastAsia="zh-CN"/>
        </w:rPr>
        <w:t>的研究中并不存在共同方法偏差。</w:t>
      </w:r>
      <w:r w:rsidR="00B67619" w:rsidRPr="004E614C">
        <w:rPr>
          <w:rFonts w:hint="eastAsia"/>
          <w:lang w:eastAsia="zh-CN"/>
        </w:rPr>
        <w:t>此外，</w:t>
      </w:r>
      <w:r w:rsidR="003A192D">
        <w:rPr>
          <w:rFonts w:hint="eastAsia"/>
          <w:lang w:eastAsia="zh-CN"/>
        </w:rPr>
        <w:t>本研究</w:t>
      </w:r>
      <w:r w:rsidR="00B67619" w:rsidRPr="004E614C">
        <w:rPr>
          <w:rFonts w:hint="eastAsia"/>
          <w:lang w:eastAsia="zh-CN"/>
        </w:rPr>
        <w:t>也对比了单因子模型和四因子模型的模型拟合度指标（见表</w:t>
      </w:r>
      <w:r w:rsidR="00ED7C80">
        <w:rPr>
          <w:rFonts w:hint="eastAsia"/>
          <w:lang w:eastAsia="zh-CN"/>
        </w:rPr>
        <w:t>6</w:t>
      </w:r>
      <w:r w:rsidR="000826BC">
        <w:rPr>
          <w:lang w:eastAsia="zh-CN"/>
        </w:rPr>
        <w:t>.2</w:t>
      </w:r>
      <w:r w:rsidR="00B67619" w:rsidRPr="004E614C">
        <w:rPr>
          <w:rFonts w:hint="eastAsia"/>
          <w:lang w:eastAsia="zh-CN"/>
        </w:rPr>
        <w:t>），两个模型差异显著</w:t>
      </w:r>
      <w:r w:rsidR="00B67619" w:rsidRPr="004E614C">
        <w:rPr>
          <w:rFonts w:cs="Times New Roman"/>
          <w:lang w:eastAsia="zh-CN"/>
        </w:rPr>
        <w:sym w:font="Symbol" w:char="F044"/>
      </w:r>
      <w:r w:rsidR="00B67619" w:rsidRPr="004E614C">
        <w:rPr>
          <w:rFonts w:cs="Times New Roman"/>
          <w:lang w:eastAsia="zh-CN"/>
        </w:rPr>
        <w:sym w:font="Symbol" w:char="F063"/>
      </w:r>
      <w:r w:rsidR="00B67619" w:rsidRPr="004E614C">
        <w:rPr>
          <w:rFonts w:cs="Times New Roman"/>
          <w:vertAlign w:val="superscript"/>
          <w:lang w:eastAsia="zh-CN"/>
        </w:rPr>
        <w:t>2</w:t>
      </w:r>
      <w:r w:rsidR="00B67619" w:rsidRPr="004E614C">
        <w:rPr>
          <w:rFonts w:cs="Times New Roman"/>
          <w:lang w:eastAsia="zh-CN"/>
        </w:rPr>
        <w:t>(8) = 2288.57, p &lt; .001</w:t>
      </w:r>
      <w:r w:rsidR="00B67619" w:rsidRPr="004E614C">
        <w:rPr>
          <w:lang w:eastAsia="zh-CN"/>
        </w:rPr>
        <w:t>。这意味着</w:t>
      </w:r>
      <w:r w:rsidR="00E65BA9" w:rsidRPr="004E614C">
        <w:rPr>
          <w:rFonts w:hint="eastAsia"/>
          <w:lang w:eastAsia="zh-CN"/>
        </w:rPr>
        <w:t>基于</w:t>
      </w:r>
      <w:r w:rsidR="00E65BA9" w:rsidRPr="004E614C">
        <w:rPr>
          <w:lang w:eastAsia="zh-CN"/>
        </w:rPr>
        <w:t>Harmon One-Factor Test</w:t>
      </w:r>
      <w:r w:rsidR="003A192D">
        <w:rPr>
          <w:lang w:eastAsia="zh-CN"/>
        </w:rPr>
        <w:t>本研究</w:t>
      </w:r>
      <w:r w:rsidR="00B67619" w:rsidRPr="004E614C">
        <w:rPr>
          <w:lang w:eastAsia="zh-CN"/>
        </w:rPr>
        <w:t>的</w:t>
      </w:r>
      <w:r w:rsidR="002A789E">
        <w:rPr>
          <w:lang w:eastAsia="zh-CN"/>
        </w:rPr>
        <w:t>研究</w:t>
      </w:r>
      <w:r w:rsidR="00B67619" w:rsidRPr="004E614C">
        <w:rPr>
          <w:lang w:eastAsia="zh-CN"/>
        </w:rPr>
        <w:t>中不存在共同方法偏</w:t>
      </w:r>
      <w:r w:rsidR="00B67619" w:rsidRPr="004E614C">
        <w:rPr>
          <w:rFonts w:hint="eastAsia"/>
          <w:lang w:eastAsia="zh-CN"/>
        </w:rPr>
        <w:t>差。</w:t>
      </w:r>
    </w:p>
    <w:p w14:paraId="362AEB3B" w14:textId="1B467E20" w:rsidR="00580E17" w:rsidRPr="004E614C" w:rsidRDefault="00580E17" w:rsidP="00832CA8">
      <w:pPr>
        <w:pStyle w:val="af3"/>
      </w:pPr>
      <w:r w:rsidRPr="004E614C">
        <w:rPr>
          <w:rFonts w:hint="eastAsia"/>
        </w:rPr>
        <w:t>表</w:t>
      </w:r>
      <w:r w:rsidR="00ED7C80">
        <w:rPr>
          <w:rFonts w:hint="eastAsia"/>
        </w:rPr>
        <w:t>6</w:t>
      </w:r>
      <w:r w:rsidR="00832CA8">
        <w:t>.</w:t>
      </w:r>
      <w:r w:rsidR="000826BC">
        <w:t>2</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80"/>
        <w:gridCol w:w="1182"/>
        <w:gridCol w:w="683"/>
        <w:gridCol w:w="967"/>
        <w:gridCol w:w="754"/>
        <w:gridCol w:w="754"/>
        <w:gridCol w:w="1238"/>
        <w:gridCol w:w="1048"/>
      </w:tblGrid>
      <w:tr w:rsidR="00580E17" w:rsidRPr="004E614C" w14:paraId="44B1CC03" w14:textId="77777777" w:rsidTr="00341D38">
        <w:trPr>
          <w:trHeight w:val="340"/>
        </w:trPr>
        <w:tc>
          <w:tcPr>
            <w:tcW w:w="1011" w:type="pct"/>
            <w:tcBorders>
              <w:top w:val="single" w:sz="12" w:space="0" w:color="auto"/>
              <w:bottom w:val="single" w:sz="4" w:space="0" w:color="auto"/>
            </w:tcBorders>
            <w:vAlign w:val="center"/>
          </w:tcPr>
          <w:p w14:paraId="007D07F4" w14:textId="0C123B9B" w:rsidR="00580E17" w:rsidRPr="004E614C" w:rsidRDefault="00341D38" w:rsidP="00341D38">
            <w:pPr>
              <w:jc w:val="center"/>
              <w:rPr>
                <w:rFonts w:cs="Times New Roman"/>
                <w:lang w:eastAsia="zh-CN"/>
              </w:rPr>
            </w:pPr>
            <w:r>
              <w:rPr>
                <w:rFonts w:cs="Times New Roman" w:hint="eastAsia"/>
                <w:lang w:eastAsia="zh-CN"/>
              </w:rPr>
              <w:t>模型</w:t>
            </w:r>
          </w:p>
        </w:tc>
        <w:tc>
          <w:tcPr>
            <w:tcW w:w="711" w:type="pct"/>
            <w:tcBorders>
              <w:top w:val="single" w:sz="12" w:space="0" w:color="auto"/>
              <w:bottom w:val="single" w:sz="4" w:space="0" w:color="auto"/>
            </w:tcBorders>
            <w:vAlign w:val="center"/>
          </w:tcPr>
          <w:p w14:paraId="57A6CCB8" w14:textId="77777777" w:rsidR="00580E17" w:rsidRPr="004E614C" w:rsidRDefault="00580E17" w:rsidP="00341D38">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411" w:type="pct"/>
            <w:tcBorders>
              <w:top w:val="single" w:sz="12" w:space="0" w:color="auto"/>
              <w:bottom w:val="single" w:sz="4" w:space="0" w:color="auto"/>
            </w:tcBorders>
            <w:vAlign w:val="center"/>
          </w:tcPr>
          <w:p w14:paraId="350887B6" w14:textId="77777777" w:rsidR="00580E17" w:rsidRPr="004E614C" w:rsidRDefault="00580E17" w:rsidP="00341D38">
            <w:pPr>
              <w:jc w:val="center"/>
              <w:rPr>
                <w:rFonts w:cs="Times New Roman"/>
                <w:lang w:eastAsia="zh-CN"/>
              </w:rPr>
            </w:pPr>
            <w:r w:rsidRPr="004E614C">
              <w:rPr>
                <w:rFonts w:cs="Times New Roman"/>
                <w:lang w:eastAsia="zh-CN"/>
              </w:rPr>
              <w:t>df</w:t>
            </w:r>
          </w:p>
        </w:tc>
        <w:tc>
          <w:tcPr>
            <w:tcW w:w="582" w:type="pct"/>
            <w:tcBorders>
              <w:top w:val="single" w:sz="12" w:space="0" w:color="auto"/>
              <w:bottom w:val="single" w:sz="4" w:space="0" w:color="auto"/>
            </w:tcBorders>
            <w:vAlign w:val="center"/>
          </w:tcPr>
          <w:p w14:paraId="234B2065" w14:textId="77777777" w:rsidR="00580E17" w:rsidRPr="004E614C" w:rsidRDefault="00580E17" w:rsidP="00341D38">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54" w:type="pct"/>
            <w:tcBorders>
              <w:top w:val="single" w:sz="12" w:space="0" w:color="auto"/>
              <w:bottom w:val="single" w:sz="4" w:space="0" w:color="auto"/>
            </w:tcBorders>
            <w:vAlign w:val="center"/>
          </w:tcPr>
          <w:p w14:paraId="14267CEA" w14:textId="77777777" w:rsidR="00580E17" w:rsidRPr="004E614C" w:rsidRDefault="00580E17" w:rsidP="00341D38">
            <w:pPr>
              <w:jc w:val="center"/>
              <w:rPr>
                <w:rFonts w:cs="Times New Roman"/>
                <w:lang w:eastAsia="zh-CN"/>
              </w:rPr>
            </w:pPr>
            <w:r w:rsidRPr="004E614C">
              <w:rPr>
                <w:rFonts w:cs="Times New Roman"/>
                <w:lang w:eastAsia="zh-CN"/>
              </w:rPr>
              <w:t>CFI</w:t>
            </w:r>
          </w:p>
        </w:tc>
        <w:tc>
          <w:tcPr>
            <w:tcW w:w="454" w:type="pct"/>
            <w:tcBorders>
              <w:top w:val="single" w:sz="12" w:space="0" w:color="auto"/>
              <w:bottom w:val="single" w:sz="4" w:space="0" w:color="auto"/>
            </w:tcBorders>
            <w:vAlign w:val="center"/>
          </w:tcPr>
          <w:p w14:paraId="2392D5A8" w14:textId="77777777" w:rsidR="00580E17" w:rsidRPr="004E614C" w:rsidRDefault="00580E17" w:rsidP="00341D38">
            <w:pPr>
              <w:jc w:val="center"/>
              <w:rPr>
                <w:rFonts w:cs="Times New Roman"/>
                <w:lang w:eastAsia="zh-CN"/>
              </w:rPr>
            </w:pPr>
            <w:r w:rsidRPr="004E614C">
              <w:rPr>
                <w:rFonts w:cs="Times New Roman"/>
                <w:lang w:eastAsia="zh-CN"/>
              </w:rPr>
              <w:t>TLI</w:t>
            </w:r>
          </w:p>
        </w:tc>
        <w:tc>
          <w:tcPr>
            <w:tcW w:w="745" w:type="pct"/>
            <w:tcBorders>
              <w:top w:val="single" w:sz="12" w:space="0" w:color="auto"/>
              <w:bottom w:val="single" w:sz="4" w:space="0" w:color="auto"/>
            </w:tcBorders>
            <w:vAlign w:val="center"/>
          </w:tcPr>
          <w:p w14:paraId="531B4DCB" w14:textId="77777777" w:rsidR="00580E17" w:rsidRPr="004E614C" w:rsidRDefault="00580E17" w:rsidP="00341D38">
            <w:pPr>
              <w:jc w:val="center"/>
              <w:rPr>
                <w:rFonts w:cs="Times New Roman"/>
                <w:lang w:eastAsia="zh-CN"/>
              </w:rPr>
            </w:pPr>
            <w:r w:rsidRPr="004E614C">
              <w:rPr>
                <w:rFonts w:cs="Times New Roman"/>
                <w:lang w:eastAsia="zh-CN"/>
              </w:rPr>
              <w:t>RMSEA</w:t>
            </w:r>
          </w:p>
        </w:tc>
        <w:tc>
          <w:tcPr>
            <w:tcW w:w="631" w:type="pct"/>
            <w:tcBorders>
              <w:top w:val="single" w:sz="12" w:space="0" w:color="auto"/>
              <w:bottom w:val="single" w:sz="4" w:space="0" w:color="auto"/>
            </w:tcBorders>
            <w:vAlign w:val="center"/>
          </w:tcPr>
          <w:p w14:paraId="598454B0" w14:textId="77777777" w:rsidR="00580E17" w:rsidRPr="004E614C" w:rsidRDefault="00580E17" w:rsidP="00341D38">
            <w:pPr>
              <w:jc w:val="center"/>
              <w:rPr>
                <w:rFonts w:cs="Times New Roman"/>
                <w:lang w:eastAsia="zh-CN"/>
              </w:rPr>
            </w:pPr>
            <w:r w:rsidRPr="004E614C">
              <w:rPr>
                <w:rFonts w:cs="Times New Roman"/>
                <w:lang w:eastAsia="zh-CN"/>
              </w:rPr>
              <w:t>SRMR</w:t>
            </w:r>
          </w:p>
        </w:tc>
      </w:tr>
      <w:tr w:rsidR="00580E17" w:rsidRPr="004E614C" w14:paraId="2599A954" w14:textId="77777777" w:rsidTr="00341D38">
        <w:trPr>
          <w:trHeight w:val="340"/>
        </w:trPr>
        <w:tc>
          <w:tcPr>
            <w:tcW w:w="1011" w:type="pct"/>
            <w:tcBorders>
              <w:top w:val="single" w:sz="4" w:space="0" w:color="auto"/>
            </w:tcBorders>
            <w:vAlign w:val="center"/>
          </w:tcPr>
          <w:p w14:paraId="73EC7464" w14:textId="465CE814" w:rsidR="00580E17" w:rsidRPr="004E614C" w:rsidRDefault="00341D38" w:rsidP="00341D38">
            <w:pPr>
              <w:jc w:val="center"/>
              <w:rPr>
                <w:rFonts w:cs="Times New Roman"/>
                <w:lang w:eastAsia="zh-CN"/>
              </w:rPr>
            </w:pPr>
            <w:r>
              <w:rPr>
                <w:rFonts w:cs="Times New Roman" w:hint="eastAsia"/>
                <w:lang w:eastAsia="zh-CN"/>
              </w:rPr>
              <w:t>单因子模型</w:t>
            </w:r>
          </w:p>
        </w:tc>
        <w:tc>
          <w:tcPr>
            <w:tcW w:w="711" w:type="pct"/>
            <w:tcBorders>
              <w:top w:val="single" w:sz="4" w:space="0" w:color="auto"/>
            </w:tcBorders>
            <w:vAlign w:val="center"/>
          </w:tcPr>
          <w:p w14:paraId="513A1058" w14:textId="0EC1D1BC" w:rsidR="00580E17" w:rsidRPr="004E614C" w:rsidRDefault="003E6F1A" w:rsidP="00341D38">
            <w:pPr>
              <w:jc w:val="center"/>
              <w:rPr>
                <w:rFonts w:cs="Times New Roman"/>
                <w:lang w:eastAsia="zh-CN"/>
              </w:rPr>
            </w:pPr>
            <w:r w:rsidRPr="004E614C">
              <w:rPr>
                <w:rFonts w:cs="Times New Roman"/>
                <w:lang w:eastAsia="zh-CN"/>
              </w:rPr>
              <w:t>2998.64</w:t>
            </w:r>
          </w:p>
        </w:tc>
        <w:tc>
          <w:tcPr>
            <w:tcW w:w="411" w:type="pct"/>
            <w:tcBorders>
              <w:top w:val="single" w:sz="4" w:space="0" w:color="auto"/>
            </w:tcBorders>
            <w:vAlign w:val="center"/>
          </w:tcPr>
          <w:p w14:paraId="3B91EF17" w14:textId="6A1006ED" w:rsidR="00580E17" w:rsidRPr="004E614C" w:rsidRDefault="003E6F1A" w:rsidP="00341D38">
            <w:pPr>
              <w:jc w:val="center"/>
              <w:rPr>
                <w:rFonts w:cs="Times New Roman"/>
                <w:lang w:eastAsia="zh-CN"/>
              </w:rPr>
            </w:pPr>
            <w:r w:rsidRPr="004E614C">
              <w:rPr>
                <w:rFonts w:cs="Times New Roman"/>
                <w:lang w:eastAsia="zh-CN"/>
              </w:rPr>
              <w:t>299</w:t>
            </w:r>
          </w:p>
        </w:tc>
        <w:tc>
          <w:tcPr>
            <w:tcW w:w="582" w:type="pct"/>
            <w:tcBorders>
              <w:top w:val="single" w:sz="4" w:space="0" w:color="auto"/>
            </w:tcBorders>
            <w:vAlign w:val="center"/>
          </w:tcPr>
          <w:p w14:paraId="688E0724" w14:textId="469ADC45" w:rsidR="00580E17" w:rsidRPr="004E614C" w:rsidRDefault="00580E17" w:rsidP="00341D38">
            <w:pPr>
              <w:jc w:val="center"/>
              <w:rPr>
                <w:rFonts w:cs="Times New Roman"/>
                <w:lang w:eastAsia="zh-CN"/>
              </w:rPr>
            </w:pPr>
            <w:r w:rsidRPr="004E614C">
              <w:rPr>
                <w:rFonts w:cs="Times New Roman"/>
                <w:lang w:eastAsia="zh-CN"/>
              </w:rPr>
              <w:t>10.</w:t>
            </w:r>
            <w:r w:rsidR="003E6F1A" w:rsidRPr="004E614C">
              <w:rPr>
                <w:rFonts w:cs="Times New Roman"/>
                <w:lang w:eastAsia="zh-CN"/>
              </w:rPr>
              <w:t>03</w:t>
            </w:r>
          </w:p>
        </w:tc>
        <w:tc>
          <w:tcPr>
            <w:tcW w:w="454" w:type="pct"/>
            <w:tcBorders>
              <w:top w:val="single" w:sz="4" w:space="0" w:color="auto"/>
            </w:tcBorders>
            <w:vAlign w:val="center"/>
          </w:tcPr>
          <w:p w14:paraId="2BB4DC5A" w14:textId="4B8D9B86"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380</w:t>
            </w:r>
          </w:p>
        </w:tc>
        <w:tc>
          <w:tcPr>
            <w:tcW w:w="454" w:type="pct"/>
            <w:tcBorders>
              <w:top w:val="single" w:sz="4" w:space="0" w:color="auto"/>
            </w:tcBorders>
            <w:vAlign w:val="center"/>
          </w:tcPr>
          <w:p w14:paraId="54762E3A" w14:textId="023307D4"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326</w:t>
            </w:r>
          </w:p>
        </w:tc>
        <w:tc>
          <w:tcPr>
            <w:tcW w:w="745" w:type="pct"/>
            <w:tcBorders>
              <w:top w:val="single" w:sz="4" w:space="0" w:color="auto"/>
            </w:tcBorders>
            <w:vAlign w:val="center"/>
          </w:tcPr>
          <w:p w14:paraId="54D8567D" w14:textId="67AB109F" w:rsidR="00580E17" w:rsidRPr="004E614C" w:rsidRDefault="00580E17" w:rsidP="00341D38">
            <w:pPr>
              <w:jc w:val="center"/>
              <w:rPr>
                <w:rFonts w:cs="Times New Roman"/>
                <w:lang w:eastAsia="zh-CN"/>
              </w:rPr>
            </w:pPr>
            <w:r w:rsidRPr="004E614C">
              <w:rPr>
                <w:rFonts w:cs="Times New Roman"/>
                <w:lang w:eastAsia="zh-CN"/>
              </w:rPr>
              <w:t>.1</w:t>
            </w:r>
            <w:r w:rsidR="003E6F1A" w:rsidRPr="004E614C">
              <w:rPr>
                <w:rFonts w:cs="Times New Roman"/>
                <w:lang w:eastAsia="zh-CN"/>
              </w:rPr>
              <w:t>84</w:t>
            </w:r>
          </w:p>
        </w:tc>
        <w:tc>
          <w:tcPr>
            <w:tcW w:w="631" w:type="pct"/>
            <w:tcBorders>
              <w:top w:val="single" w:sz="4" w:space="0" w:color="auto"/>
            </w:tcBorders>
            <w:vAlign w:val="center"/>
          </w:tcPr>
          <w:p w14:paraId="0A7AD713" w14:textId="3BCA560D"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252</w:t>
            </w:r>
          </w:p>
        </w:tc>
      </w:tr>
      <w:tr w:rsidR="00580E17" w:rsidRPr="004E614C" w14:paraId="436822A4" w14:textId="77777777" w:rsidTr="00341D38">
        <w:trPr>
          <w:trHeight w:val="340"/>
        </w:trPr>
        <w:tc>
          <w:tcPr>
            <w:tcW w:w="1011" w:type="pct"/>
            <w:vAlign w:val="center"/>
          </w:tcPr>
          <w:p w14:paraId="1301C28D" w14:textId="4148E519" w:rsidR="00580E17" w:rsidRPr="004E614C" w:rsidRDefault="00341D38" w:rsidP="00341D38">
            <w:pPr>
              <w:jc w:val="center"/>
              <w:rPr>
                <w:rFonts w:cs="Times New Roman"/>
                <w:lang w:eastAsia="zh-CN"/>
              </w:rPr>
            </w:pPr>
            <w:r>
              <w:rPr>
                <w:rFonts w:cs="Times New Roman" w:hint="eastAsia"/>
                <w:lang w:eastAsia="zh-CN"/>
              </w:rPr>
              <w:t>四因子模型</w:t>
            </w:r>
          </w:p>
        </w:tc>
        <w:tc>
          <w:tcPr>
            <w:tcW w:w="711" w:type="pct"/>
            <w:vAlign w:val="center"/>
          </w:tcPr>
          <w:p w14:paraId="45915631" w14:textId="7A9D1A31" w:rsidR="00580E17" w:rsidRPr="004E614C" w:rsidRDefault="003E6F1A" w:rsidP="00341D38">
            <w:pPr>
              <w:jc w:val="center"/>
              <w:rPr>
                <w:rFonts w:cs="Times New Roman"/>
                <w:lang w:eastAsia="zh-CN"/>
              </w:rPr>
            </w:pPr>
            <w:r w:rsidRPr="004E614C">
              <w:rPr>
                <w:rFonts w:cs="Times New Roman"/>
                <w:lang w:eastAsia="zh-CN"/>
              </w:rPr>
              <w:t>710.07</w:t>
            </w:r>
          </w:p>
        </w:tc>
        <w:tc>
          <w:tcPr>
            <w:tcW w:w="411" w:type="pct"/>
            <w:vAlign w:val="center"/>
          </w:tcPr>
          <w:p w14:paraId="73A46DC4" w14:textId="037B702B" w:rsidR="00580E17" w:rsidRPr="004E614C" w:rsidRDefault="003E6F1A" w:rsidP="00341D38">
            <w:pPr>
              <w:jc w:val="center"/>
              <w:rPr>
                <w:rFonts w:cs="Times New Roman"/>
                <w:lang w:eastAsia="zh-CN"/>
              </w:rPr>
            </w:pPr>
            <w:r w:rsidRPr="004E614C">
              <w:rPr>
                <w:rFonts w:cs="Times New Roman"/>
                <w:lang w:eastAsia="zh-CN"/>
              </w:rPr>
              <w:t>291</w:t>
            </w:r>
          </w:p>
        </w:tc>
        <w:tc>
          <w:tcPr>
            <w:tcW w:w="582" w:type="pct"/>
            <w:vAlign w:val="center"/>
          </w:tcPr>
          <w:p w14:paraId="0613DB7D" w14:textId="0F3A5288" w:rsidR="00580E17" w:rsidRPr="004E614C" w:rsidRDefault="003E6F1A" w:rsidP="00341D38">
            <w:pPr>
              <w:jc w:val="center"/>
              <w:rPr>
                <w:rFonts w:cs="Times New Roman"/>
                <w:lang w:eastAsia="zh-CN"/>
              </w:rPr>
            </w:pPr>
            <w:r w:rsidRPr="004E614C">
              <w:rPr>
                <w:rFonts w:cs="Times New Roman"/>
                <w:lang w:eastAsia="zh-CN"/>
              </w:rPr>
              <w:t>2.44</w:t>
            </w:r>
          </w:p>
        </w:tc>
        <w:tc>
          <w:tcPr>
            <w:tcW w:w="454" w:type="pct"/>
            <w:vAlign w:val="center"/>
          </w:tcPr>
          <w:p w14:paraId="42D7F173" w14:textId="1A18F6F4" w:rsidR="00580E17" w:rsidRPr="004E614C" w:rsidRDefault="00580E17" w:rsidP="00341D38">
            <w:pPr>
              <w:jc w:val="center"/>
              <w:rPr>
                <w:rFonts w:cs="Times New Roman"/>
                <w:lang w:eastAsia="zh-CN"/>
              </w:rPr>
            </w:pPr>
            <w:r w:rsidRPr="004E614C">
              <w:rPr>
                <w:rFonts w:cs="Times New Roman"/>
                <w:lang w:eastAsia="zh-CN"/>
              </w:rPr>
              <w:t>.9</w:t>
            </w:r>
            <w:r w:rsidR="003E6F1A" w:rsidRPr="004E614C">
              <w:rPr>
                <w:rFonts w:cs="Times New Roman"/>
                <w:lang w:eastAsia="zh-CN"/>
              </w:rPr>
              <w:t>02</w:t>
            </w:r>
          </w:p>
        </w:tc>
        <w:tc>
          <w:tcPr>
            <w:tcW w:w="454" w:type="pct"/>
            <w:vAlign w:val="center"/>
          </w:tcPr>
          <w:p w14:paraId="7156949A" w14:textId="43B02EC4" w:rsidR="00580E17" w:rsidRPr="004E614C" w:rsidRDefault="00580E17" w:rsidP="00341D38">
            <w:pPr>
              <w:jc w:val="center"/>
              <w:rPr>
                <w:rFonts w:cs="Times New Roman"/>
                <w:lang w:eastAsia="zh-CN"/>
              </w:rPr>
            </w:pPr>
            <w:r w:rsidRPr="004E614C">
              <w:rPr>
                <w:rFonts w:cs="Times New Roman"/>
                <w:lang w:eastAsia="zh-CN"/>
              </w:rPr>
              <w:t>.89</w:t>
            </w:r>
            <w:r w:rsidR="003E6F1A" w:rsidRPr="004E614C">
              <w:rPr>
                <w:rFonts w:cs="Times New Roman"/>
                <w:lang w:eastAsia="zh-CN"/>
              </w:rPr>
              <w:t>0</w:t>
            </w:r>
          </w:p>
        </w:tc>
        <w:tc>
          <w:tcPr>
            <w:tcW w:w="745" w:type="pct"/>
            <w:vAlign w:val="center"/>
          </w:tcPr>
          <w:p w14:paraId="218FD142" w14:textId="33EE0377" w:rsidR="00580E17" w:rsidRPr="004E614C" w:rsidRDefault="00580E17" w:rsidP="00341D38">
            <w:pPr>
              <w:jc w:val="center"/>
              <w:rPr>
                <w:rFonts w:cs="Times New Roman"/>
                <w:lang w:eastAsia="zh-CN"/>
              </w:rPr>
            </w:pPr>
            <w:r w:rsidRPr="004E614C">
              <w:rPr>
                <w:rFonts w:cs="Times New Roman"/>
                <w:lang w:eastAsia="zh-CN"/>
              </w:rPr>
              <w:t>.0</w:t>
            </w:r>
            <w:r w:rsidR="003E6F1A" w:rsidRPr="004E614C">
              <w:rPr>
                <w:rFonts w:cs="Times New Roman"/>
                <w:lang w:eastAsia="zh-CN"/>
              </w:rPr>
              <w:t>7</w:t>
            </w:r>
            <w:r w:rsidRPr="004E614C">
              <w:rPr>
                <w:rFonts w:cs="Times New Roman"/>
                <w:lang w:eastAsia="zh-CN"/>
              </w:rPr>
              <w:t>4</w:t>
            </w:r>
          </w:p>
        </w:tc>
        <w:tc>
          <w:tcPr>
            <w:tcW w:w="631" w:type="pct"/>
            <w:vAlign w:val="center"/>
          </w:tcPr>
          <w:p w14:paraId="255B8774" w14:textId="3D10002E" w:rsidR="00580E17" w:rsidRPr="004E614C" w:rsidRDefault="00580E17" w:rsidP="00341D38">
            <w:pPr>
              <w:jc w:val="center"/>
              <w:rPr>
                <w:rFonts w:cs="Times New Roman"/>
                <w:lang w:eastAsia="zh-CN"/>
              </w:rPr>
            </w:pPr>
            <w:r w:rsidRPr="004E614C">
              <w:rPr>
                <w:rFonts w:cs="Times New Roman"/>
                <w:lang w:eastAsia="zh-CN"/>
              </w:rPr>
              <w:t>.07</w:t>
            </w:r>
            <w:r w:rsidR="003E6F1A" w:rsidRPr="004E614C">
              <w:rPr>
                <w:rFonts w:cs="Times New Roman"/>
                <w:lang w:eastAsia="zh-CN"/>
              </w:rPr>
              <w:t>3</w:t>
            </w:r>
          </w:p>
        </w:tc>
      </w:tr>
    </w:tbl>
    <w:p w14:paraId="262CA4C4" w14:textId="77777777" w:rsidR="00B81396" w:rsidRPr="004E614C" w:rsidRDefault="00B81396" w:rsidP="00B67619">
      <w:pPr>
        <w:pStyle w:val="4"/>
        <w:spacing w:before="180" w:after="180"/>
        <w:rPr>
          <w:lang w:eastAsia="zh-CN"/>
        </w:rPr>
      </w:pPr>
      <w:r w:rsidRPr="004E614C">
        <w:rPr>
          <w:lang w:eastAsia="zh-CN"/>
        </w:rPr>
        <w:t>Unmeasured Latent Method Construct</w:t>
      </w:r>
    </w:p>
    <w:p w14:paraId="39836DB6" w14:textId="77917A24" w:rsidR="00E942E3" w:rsidRPr="004E614C" w:rsidRDefault="00B81396" w:rsidP="00012EC0">
      <w:pPr>
        <w:rPr>
          <w:lang w:eastAsia="zh-CN"/>
        </w:rPr>
      </w:pPr>
      <w:r w:rsidRPr="004E614C">
        <w:rPr>
          <w:lang w:eastAsia="zh-CN"/>
        </w:rPr>
        <w:tab/>
      </w:r>
      <w:r w:rsidR="00012EC0" w:rsidRPr="00012EC0">
        <w:rPr>
          <w:rFonts w:hint="eastAsia"/>
          <w:lang w:eastAsia="zh-CN"/>
        </w:rPr>
        <w:t>Harmon One Factor Test</w:t>
      </w:r>
      <w:r w:rsidR="00012EC0" w:rsidRPr="00012EC0">
        <w:rPr>
          <w:rFonts w:hint="eastAsia"/>
          <w:lang w:eastAsia="zh-CN"/>
        </w:rPr>
        <w:t>的检验相对宽松，容易产生假阳性结果。鉴于此，</w:t>
      </w:r>
      <w:r w:rsidR="003A192D">
        <w:rPr>
          <w:rFonts w:hint="eastAsia"/>
          <w:lang w:eastAsia="zh-CN"/>
        </w:rPr>
        <w:t>本研究</w:t>
      </w:r>
      <w:r w:rsidR="00012EC0" w:rsidRPr="00012EC0">
        <w:rPr>
          <w:rFonts w:hint="eastAsia"/>
          <w:lang w:eastAsia="zh-CN"/>
        </w:rPr>
        <w:t>决定采用更严格的方法来检验共同方法偏差的存在，即使用</w:t>
      </w:r>
      <w:r w:rsidR="00012EC0" w:rsidRPr="00012EC0">
        <w:rPr>
          <w:rFonts w:hint="eastAsia"/>
          <w:lang w:eastAsia="zh-CN"/>
        </w:rPr>
        <w:t>ULMC</w:t>
      </w:r>
      <w:r w:rsidR="00012EC0" w:rsidRPr="00012EC0">
        <w:rPr>
          <w:rFonts w:hint="eastAsia"/>
          <w:lang w:eastAsia="zh-CN"/>
        </w:rPr>
        <w:t>（</w:t>
      </w:r>
      <w:r w:rsidR="00012EC0" w:rsidRPr="00012EC0">
        <w:rPr>
          <w:rFonts w:hint="eastAsia"/>
          <w:lang w:eastAsia="zh-CN"/>
        </w:rPr>
        <w:t>Unifactorial Latent Method Construct</w:t>
      </w:r>
      <w:r w:rsidR="00012EC0" w:rsidRPr="00012EC0">
        <w:rPr>
          <w:rFonts w:hint="eastAsia"/>
          <w:lang w:eastAsia="zh-CN"/>
        </w:rPr>
        <w:t>）潜在方法变量法</w:t>
      </w:r>
      <w:r w:rsidR="00C6080F">
        <w:rPr>
          <w:rFonts w:hint="eastAsia"/>
          <w:lang w:eastAsia="zh-CN"/>
        </w:rPr>
        <w:t xml:space="preserve"> </w:t>
      </w:r>
      <w:r w:rsidR="00012EC0" w:rsidRPr="004E614C">
        <w:rPr>
          <w:lang w:eastAsia="zh-CN"/>
        </w:rPr>
        <w:fldChar w:fldCharType="begin"/>
      </w:r>
      <w:r w:rsidR="0019217D">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012EC0" w:rsidRPr="004E614C">
        <w:rPr>
          <w:lang w:eastAsia="zh-CN"/>
        </w:rPr>
        <w:fldChar w:fldCharType="separate"/>
      </w:r>
      <w:r w:rsidR="0019217D">
        <w:rPr>
          <w:noProof/>
          <w:lang w:eastAsia="zh-CN"/>
        </w:rPr>
        <w:t>(Podsakoff et al., 2003)</w:t>
      </w:r>
      <w:r w:rsidR="00012EC0" w:rsidRPr="004E614C">
        <w:rPr>
          <w:lang w:eastAsia="zh-CN"/>
        </w:rPr>
        <w:fldChar w:fldCharType="end"/>
      </w:r>
      <w:r w:rsidR="00012EC0" w:rsidRPr="00012EC0">
        <w:rPr>
          <w:rFonts w:hint="eastAsia"/>
          <w:lang w:eastAsia="zh-CN"/>
        </w:rPr>
        <w:t>。在</w:t>
      </w:r>
      <w:r w:rsidR="003A192D">
        <w:rPr>
          <w:rFonts w:hint="eastAsia"/>
          <w:lang w:eastAsia="zh-CN"/>
        </w:rPr>
        <w:t>本研究</w:t>
      </w:r>
      <w:r w:rsidR="00012EC0" w:rsidRPr="00012EC0">
        <w:rPr>
          <w:rFonts w:hint="eastAsia"/>
          <w:lang w:eastAsia="zh-CN"/>
        </w:rPr>
        <w:t>的结果中，量表因子载荷的平方和为</w:t>
      </w:r>
      <w:r w:rsidR="00012EC0" w:rsidRPr="00012EC0">
        <w:rPr>
          <w:rFonts w:hint="eastAsia"/>
          <w:lang w:eastAsia="zh-CN"/>
        </w:rPr>
        <w:t>0.56</w:t>
      </w:r>
      <w:r w:rsidR="00012EC0" w:rsidRPr="00012EC0">
        <w:rPr>
          <w:rFonts w:hint="eastAsia"/>
          <w:lang w:eastAsia="zh-CN"/>
        </w:rPr>
        <w:t>，而方法潜变量载荷的平方和为</w:t>
      </w:r>
      <w:r w:rsidR="00012EC0" w:rsidRPr="00012EC0">
        <w:rPr>
          <w:rFonts w:hint="eastAsia"/>
          <w:lang w:eastAsia="zh-CN"/>
        </w:rPr>
        <w:t>0.32</w:t>
      </w:r>
      <w:r w:rsidR="00012EC0" w:rsidRPr="00012EC0">
        <w:rPr>
          <w:rFonts w:hint="eastAsia"/>
          <w:lang w:eastAsia="zh-CN"/>
        </w:rPr>
        <w:t>。尽管量表因子载荷的平方和更大，但两者的大小接近，这表明</w:t>
      </w:r>
      <w:r w:rsidR="003A192D">
        <w:rPr>
          <w:rFonts w:hint="eastAsia"/>
          <w:lang w:eastAsia="zh-CN"/>
        </w:rPr>
        <w:t>本研究</w:t>
      </w:r>
      <w:r w:rsidR="00012EC0" w:rsidRPr="00012EC0">
        <w:rPr>
          <w:rFonts w:hint="eastAsia"/>
          <w:lang w:eastAsia="zh-CN"/>
        </w:rPr>
        <w:t>的研究可能存在一定程度上的共同方法偏差。这</w:t>
      </w:r>
      <w:r w:rsidR="00C6080F">
        <w:rPr>
          <w:rFonts w:hint="eastAsia"/>
          <w:lang w:eastAsia="zh-CN"/>
        </w:rPr>
        <w:t>意味着</w:t>
      </w:r>
      <w:r w:rsidR="003A192D">
        <w:rPr>
          <w:rFonts w:hint="eastAsia"/>
          <w:lang w:eastAsia="zh-CN"/>
        </w:rPr>
        <w:t>本研究</w:t>
      </w:r>
      <w:r w:rsidR="00012EC0" w:rsidRPr="00012EC0">
        <w:rPr>
          <w:rFonts w:hint="eastAsia"/>
          <w:lang w:eastAsia="zh-CN"/>
        </w:rPr>
        <w:t>在研究中应该更加谨慎地处理共同方法偏差的问题，以确保结果的准确性和可靠性</w:t>
      </w:r>
      <w:r w:rsidR="00E942E3" w:rsidRPr="004E614C">
        <w:rPr>
          <w:rFonts w:hint="eastAsia"/>
          <w:lang w:eastAsia="zh-CN"/>
        </w:rPr>
        <w:t>。</w:t>
      </w:r>
      <w:r w:rsidR="00C6080F">
        <w:rPr>
          <w:rFonts w:hint="eastAsia"/>
          <w:lang w:eastAsia="zh-CN"/>
        </w:rPr>
        <w:t>因此，</w:t>
      </w:r>
      <w:r w:rsidR="003A192D">
        <w:rPr>
          <w:rFonts w:hint="eastAsia"/>
          <w:lang w:eastAsia="zh-CN"/>
        </w:rPr>
        <w:t>本研究</w:t>
      </w:r>
      <w:r w:rsidR="00C6080F">
        <w:rPr>
          <w:rFonts w:hint="eastAsia"/>
          <w:lang w:eastAsia="zh-CN"/>
        </w:rPr>
        <w:t>将在之后的</w:t>
      </w:r>
      <w:r w:rsidR="000204DD">
        <w:rPr>
          <w:rFonts w:hint="eastAsia"/>
          <w:lang w:eastAsia="zh-CN"/>
        </w:rPr>
        <w:t>研究五</w:t>
      </w:r>
      <w:r w:rsidR="00C6080F">
        <w:rPr>
          <w:rFonts w:hint="eastAsia"/>
          <w:lang w:eastAsia="zh-CN"/>
        </w:rPr>
        <w:t>中采用标记变量的方法来控制共同方法偏差</w:t>
      </w:r>
      <w:r w:rsidR="00C6080F">
        <w:rPr>
          <w:lang w:eastAsia="zh-CN"/>
        </w:rPr>
        <w:fldChar w:fldCharType="begin"/>
      </w:r>
      <w:r w:rsidR="00C6080F">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C6080F">
        <w:rPr>
          <w:lang w:eastAsia="zh-CN"/>
        </w:rPr>
        <w:fldChar w:fldCharType="separate"/>
      </w:r>
      <w:r w:rsidR="00C6080F">
        <w:rPr>
          <w:noProof/>
          <w:lang w:eastAsia="zh-CN"/>
        </w:rPr>
        <w:t>(Williams et al., 2010)</w:t>
      </w:r>
      <w:r w:rsidR="00C6080F">
        <w:rPr>
          <w:lang w:eastAsia="zh-CN"/>
        </w:rPr>
        <w:fldChar w:fldCharType="end"/>
      </w:r>
      <w:r w:rsidR="00C6080F">
        <w:rPr>
          <w:rFonts w:hint="eastAsia"/>
          <w:lang w:eastAsia="zh-CN"/>
        </w:rPr>
        <w:t>。</w:t>
      </w:r>
    </w:p>
    <w:p w14:paraId="14FCF8B1" w14:textId="039BA5FB" w:rsidR="00B81396" w:rsidRPr="004E614C" w:rsidRDefault="00590FBB" w:rsidP="00832CA8">
      <w:pPr>
        <w:pStyle w:val="af3"/>
      </w:pPr>
      <w:r w:rsidRPr="004E614C">
        <w:rPr>
          <w:rFonts w:hint="eastAsia"/>
        </w:rPr>
        <w:t>表</w:t>
      </w:r>
      <w:r w:rsidR="00ED7C80">
        <w:rPr>
          <w:rFonts w:hint="eastAsia"/>
        </w:rPr>
        <w:t>6</w:t>
      </w:r>
      <w:r w:rsidR="00832CA8">
        <w:t>.</w:t>
      </w:r>
      <w:r w:rsidR="000826BC">
        <w:t>3</w:t>
      </w:r>
      <w:r w:rsidRPr="004E614C">
        <w:t xml:space="preserve"> </w:t>
      </w:r>
      <w:r w:rsidR="00580E17" w:rsidRPr="004E614C">
        <w:rPr>
          <w:rFonts w:hint="eastAsia"/>
        </w:rPr>
        <w:t>共同方法潜变量分析</w:t>
      </w:r>
    </w:p>
    <w:tbl>
      <w:tblPr>
        <w:tblW w:w="5000" w:type="pct"/>
        <w:tblLook w:val="04A0" w:firstRow="1" w:lastRow="0" w:firstColumn="1" w:lastColumn="0" w:noHBand="0" w:noVBand="1"/>
      </w:tblPr>
      <w:tblGrid>
        <w:gridCol w:w="1006"/>
        <w:gridCol w:w="864"/>
        <w:gridCol w:w="2598"/>
        <w:gridCol w:w="620"/>
        <w:gridCol w:w="2598"/>
        <w:gridCol w:w="620"/>
      </w:tblGrid>
      <w:tr w:rsidR="00260B6E" w:rsidRPr="00A23C3B" w14:paraId="186805A5" w14:textId="77777777" w:rsidTr="00A23C3B">
        <w:trPr>
          <w:trHeight w:val="330"/>
          <w:tblHeader/>
        </w:trPr>
        <w:tc>
          <w:tcPr>
            <w:tcW w:w="606" w:type="pct"/>
            <w:tcBorders>
              <w:top w:val="single" w:sz="12" w:space="0" w:color="auto"/>
              <w:left w:val="nil"/>
              <w:bottom w:val="single" w:sz="12" w:space="0" w:color="auto"/>
              <w:right w:val="nil"/>
            </w:tcBorders>
            <w:vAlign w:val="center"/>
            <w:hideMark/>
          </w:tcPr>
          <w:p w14:paraId="385ACCE1" w14:textId="29668B3B" w:rsidR="00260B6E" w:rsidRPr="00A23C3B" w:rsidRDefault="00341D38" w:rsidP="00341D38">
            <w:pPr>
              <w:widowControl/>
              <w:jc w:val="center"/>
              <w:rPr>
                <w:rFonts w:cs="Times New Roman"/>
                <w:color w:val="000000"/>
                <w:kern w:val="0"/>
                <w:szCs w:val="24"/>
                <w:lang w:eastAsia="zh-CN"/>
              </w:rPr>
            </w:pPr>
            <w:r w:rsidRPr="00A23C3B">
              <w:rPr>
                <w:rFonts w:cs="Times New Roman" w:hint="eastAsia"/>
                <w:szCs w:val="24"/>
              </w:rPr>
              <w:t>因子</w:t>
            </w:r>
          </w:p>
        </w:tc>
        <w:tc>
          <w:tcPr>
            <w:tcW w:w="520" w:type="pct"/>
            <w:tcBorders>
              <w:top w:val="single" w:sz="12" w:space="0" w:color="auto"/>
              <w:left w:val="nil"/>
              <w:bottom w:val="single" w:sz="12" w:space="0" w:color="auto"/>
              <w:right w:val="nil"/>
            </w:tcBorders>
            <w:vAlign w:val="center"/>
            <w:hideMark/>
          </w:tcPr>
          <w:p w14:paraId="0E72AB7C" w14:textId="3664961A" w:rsidR="00260B6E" w:rsidRPr="00A23C3B" w:rsidRDefault="00341D38" w:rsidP="00341D38">
            <w:pPr>
              <w:widowControl/>
              <w:jc w:val="center"/>
              <w:rPr>
                <w:rFonts w:cs="Times New Roman"/>
                <w:color w:val="000000"/>
                <w:kern w:val="0"/>
                <w:szCs w:val="24"/>
                <w:lang w:eastAsia="zh-CN"/>
              </w:rPr>
            </w:pPr>
            <w:r w:rsidRPr="00A23C3B">
              <w:rPr>
                <w:rFonts w:cs="Times New Roman" w:hint="eastAsia"/>
                <w:szCs w:val="24"/>
              </w:rPr>
              <w:t>题目</w:t>
            </w:r>
          </w:p>
        </w:tc>
        <w:tc>
          <w:tcPr>
            <w:tcW w:w="1564" w:type="pct"/>
            <w:tcBorders>
              <w:top w:val="single" w:sz="12" w:space="0" w:color="auto"/>
              <w:left w:val="nil"/>
              <w:bottom w:val="single" w:sz="12" w:space="0" w:color="auto"/>
              <w:right w:val="nil"/>
            </w:tcBorders>
            <w:shd w:val="clear" w:color="auto" w:fill="auto"/>
            <w:vAlign w:val="center"/>
            <w:hideMark/>
          </w:tcPr>
          <w:p w14:paraId="60295C0F" w14:textId="4D0CCEB1" w:rsidR="00260B6E" w:rsidRPr="00A23C3B" w:rsidRDefault="00341D38" w:rsidP="00A23C3B">
            <w:pPr>
              <w:widowControl/>
              <w:jc w:val="center"/>
              <w:rPr>
                <w:rFonts w:cs="Times New Roman"/>
                <w:szCs w:val="24"/>
                <w:lang w:eastAsia="zh-CN"/>
              </w:rPr>
            </w:pPr>
            <w:r w:rsidRPr="00A23C3B">
              <w:rPr>
                <w:rFonts w:cs="Times New Roman" w:hint="eastAsia"/>
                <w:szCs w:val="24"/>
              </w:rPr>
              <w:t>量表因子载荷（</w:t>
            </w:r>
            <w:r w:rsidR="00260B6E" w:rsidRPr="00A23C3B">
              <w:rPr>
                <w:rFonts w:cs="Times New Roman"/>
                <w:szCs w:val="24"/>
              </w:rPr>
              <w:t>R1</w:t>
            </w:r>
            <w:r w:rsidRPr="00A23C3B">
              <w:rPr>
                <w:rFonts w:cs="Times New Roman" w:hint="eastAsia"/>
                <w:szCs w:val="24"/>
              </w:rPr>
              <w:t>）</w:t>
            </w:r>
          </w:p>
        </w:tc>
        <w:tc>
          <w:tcPr>
            <w:tcW w:w="373" w:type="pct"/>
            <w:tcBorders>
              <w:top w:val="single" w:sz="12" w:space="0" w:color="auto"/>
              <w:left w:val="nil"/>
              <w:bottom w:val="single" w:sz="12" w:space="0" w:color="auto"/>
              <w:right w:val="nil"/>
            </w:tcBorders>
            <w:vAlign w:val="center"/>
            <w:hideMark/>
          </w:tcPr>
          <w:p w14:paraId="2DBD8524" w14:textId="5A35A005" w:rsidR="00260B6E" w:rsidRPr="00A23C3B" w:rsidRDefault="00260B6E" w:rsidP="00341D38">
            <w:pPr>
              <w:widowControl/>
              <w:jc w:val="center"/>
              <w:rPr>
                <w:rFonts w:cs="Times New Roman"/>
                <w:color w:val="000000"/>
                <w:kern w:val="0"/>
                <w:szCs w:val="24"/>
                <w:lang w:eastAsia="zh-CN"/>
              </w:rPr>
            </w:pPr>
            <w:r w:rsidRPr="00A23C3B">
              <w:rPr>
                <w:rFonts w:cs="Times New Roman"/>
                <w:szCs w:val="24"/>
              </w:rPr>
              <w:t>R1</w:t>
            </w:r>
            <w:r w:rsidRPr="00A23C3B">
              <w:rPr>
                <w:rFonts w:cs="Times New Roman"/>
                <w:szCs w:val="24"/>
                <w:vertAlign w:val="superscript"/>
              </w:rPr>
              <w:t>2</w:t>
            </w:r>
          </w:p>
        </w:tc>
        <w:tc>
          <w:tcPr>
            <w:tcW w:w="1564" w:type="pct"/>
            <w:tcBorders>
              <w:top w:val="single" w:sz="12" w:space="0" w:color="auto"/>
              <w:left w:val="nil"/>
              <w:bottom w:val="single" w:sz="12" w:space="0" w:color="auto"/>
              <w:right w:val="nil"/>
            </w:tcBorders>
            <w:shd w:val="clear" w:color="auto" w:fill="auto"/>
            <w:vAlign w:val="center"/>
            <w:hideMark/>
          </w:tcPr>
          <w:p w14:paraId="5AA979D0" w14:textId="7F6245B9" w:rsidR="00260B6E" w:rsidRPr="00A23C3B" w:rsidRDefault="00341D38" w:rsidP="00A23C3B">
            <w:pPr>
              <w:widowControl/>
              <w:jc w:val="center"/>
              <w:rPr>
                <w:rFonts w:cs="Times New Roman"/>
                <w:szCs w:val="24"/>
                <w:lang w:eastAsia="zh-CN"/>
              </w:rPr>
            </w:pPr>
            <w:r w:rsidRPr="00A23C3B">
              <w:rPr>
                <w:rFonts w:cs="Times New Roman" w:hint="eastAsia"/>
                <w:szCs w:val="24"/>
              </w:rPr>
              <w:t>方法因子载荷（</w:t>
            </w:r>
            <w:r w:rsidR="00260B6E" w:rsidRPr="00A23C3B">
              <w:rPr>
                <w:rFonts w:cs="Times New Roman"/>
                <w:szCs w:val="24"/>
              </w:rPr>
              <w:t>R2</w:t>
            </w:r>
            <w:r w:rsidRPr="00A23C3B">
              <w:rPr>
                <w:rFonts w:cs="Times New Roman" w:hint="eastAsia"/>
                <w:szCs w:val="24"/>
              </w:rPr>
              <w:t>）</w:t>
            </w:r>
          </w:p>
        </w:tc>
        <w:tc>
          <w:tcPr>
            <w:tcW w:w="373" w:type="pct"/>
            <w:tcBorders>
              <w:top w:val="single" w:sz="12" w:space="0" w:color="auto"/>
              <w:left w:val="nil"/>
              <w:bottom w:val="single" w:sz="12" w:space="0" w:color="auto"/>
              <w:right w:val="nil"/>
            </w:tcBorders>
            <w:vAlign w:val="center"/>
            <w:hideMark/>
          </w:tcPr>
          <w:p w14:paraId="32B30232" w14:textId="595CCF53" w:rsidR="00260B6E" w:rsidRPr="00A23C3B" w:rsidRDefault="00260B6E" w:rsidP="00341D38">
            <w:pPr>
              <w:widowControl/>
              <w:jc w:val="center"/>
              <w:rPr>
                <w:rFonts w:cs="Times New Roman"/>
                <w:color w:val="000000"/>
                <w:kern w:val="0"/>
                <w:szCs w:val="24"/>
                <w:lang w:eastAsia="zh-CN"/>
              </w:rPr>
            </w:pPr>
            <w:r w:rsidRPr="00A23C3B">
              <w:rPr>
                <w:rFonts w:cs="Times New Roman"/>
                <w:szCs w:val="24"/>
              </w:rPr>
              <w:t>R2</w:t>
            </w:r>
            <w:r w:rsidRPr="00A23C3B">
              <w:rPr>
                <w:rFonts w:cs="Times New Roman"/>
                <w:szCs w:val="24"/>
                <w:vertAlign w:val="superscript"/>
              </w:rPr>
              <w:t>2</w:t>
            </w:r>
          </w:p>
        </w:tc>
      </w:tr>
      <w:tr w:rsidR="00E942E3" w:rsidRPr="00A23C3B" w14:paraId="17561050" w14:textId="77777777" w:rsidTr="00A23C3B">
        <w:trPr>
          <w:trHeight w:val="330"/>
        </w:trPr>
        <w:tc>
          <w:tcPr>
            <w:tcW w:w="606" w:type="pct"/>
            <w:tcBorders>
              <w:top w:val="single" w:sz="12" w:space="0" w:color="auto"/>
              <w:left w:val="nil"/>
              <w:right w:val="nil"/>
            </w:tcBorders>
            <w:vAlign w:val="center"/>
          </w:tcPr>
          <w:p w14:paraId="15B2374D" w14:textId="697E97B9" w:rsidR="00E942E3" w:rsidRPr="00A23C3B" w:rsidRDefault="00E942E3" w:rsidP="00341D38">
            <w:pPr>
              <w:widowControl/>
              <w:jc w:val="center"/>
              <w:rPr>
                <w:rFonts w:cs="Times New Roman"/>
                <w:szCs w:val="24"/>
              </w:rPr>
            </w:pPr>
            <w:r w:rsidRPr="00A23C3B">
              <w:rPr>
                <w:rFonts w:cs="Times New Roman"/>
                <w:szCs w:val="24"/>
              </w:rPr>
              <w:t>ASC</w:t>
            </w:r>
          </w:p>
        </w:tc>
        <w:tc>
          <w:tcPr>
            <w:tcW w:w="520" w:type="pct"/>
            <w:tcBorders>
              <w:top w:val="single" w:sz="12" w:space="0" w:color="auto"/>
              <w:left w:val="nil"/>
              <w:right w:val="nil"/>
            </w:tcBorders>
            <w:vAlign w:val="center"/>
          </w:tcPr>
          <w:p w14:paraId="710030BA" w14:textId="7A2F98AC" w:rsidR="00E942E3" w:rsidRPr="00A23C3B" w:rsidRDefault="00E942E3" w:rsidP="00341D38">
            <w:pPr>
              <w:widowControl/>
              <w:jc w:val="center"/>
              <w:rPr>
                <w:rFonts w:cs="Times New Roman"/>
                <w:szCs w:val="24"/>
              </w:rPr>
            </w:pPr>
            <w:r w:rsidRPr="00A23C3B">
              <w:rPr>
                <w:rFonts w:cs="Times New Roman"/>
                <w:szCs w:val="24"/>
              </w:rPr>
              <w:t>ASC1</w:t>
            </w:r>
          </w:p>
        </w:tc>
        <w:tc>
          <w:tcPr>
            <w:tcW w:w="1564" w:type="pct"/>
            <w:tcBorders>
              <w:top w:val="single" w:sz="12" w:space="0" w:color="auto"/>
              <w:left w:val="nil"/>
              <w:right w:val="nil"/>
            </w:tcBorders>
            <w:shd w:val="clear" w:color="auto" w:fill="auto"/>
            <w:vAlign w:val="center"/>
          </w:tcPr>
          <w:p w14:paraId="2F5A52C5" w14:textId="4EC03B66" w:rsidR="00E942E3" w:rsidRPr="00A23C3B" w:rsidRDefault="00E942E3" w:rsidP="00341D38">
            <w:pPr>
              <w:widowControl/>
              <w:jc w:val="center"/>
              <w:rPr>
                <w:rFonts w:cs="Times New Roman"/>
                <w:szCs w:val="24"/>
              </w:rPr>
            </w:pPr>
            <w:r w:rsidRPr="00A23C3B">
              <w:rPr>
                <w:rFonts w:cs="Times New Roman"/>
                <w:szCs w:val="24"/>
              </w:rPr>
              <w:t>.64</w:t>
            </w:r>
          </w:p>
        </w:tc>
        <w:tc>
          <w:tcPr>
            <w:tcW w:w="373" w:type="pct"/>
            <w:tcBorders>
              <w:top w:val="single" w:sz="12" w:space="0" w:color="auto"/>
              <w:left w:val="nil"/>
              <w:right w:val="nil"/>
            </w:tcBorders>
            <w:vAlign w:val="center"/>
          </w:tcPr>
          <w:p w14:paraId="37262B81" w14:textId="275956D7" w:rsidR="00E942E3" w:rsidRPr="00A23C3B" w:rsidRDefault="00E942E3" w:rsidP="00341D38">
            <w:pPr>
              <w:widowControl/>
              <w:jc w:val="center"/>
              <w:rPr>
                <w:rFonts w:cs="Times New Roman"/>
                <w:szCs w:val="24"/>
              </w:rPr>
            </w:pPr>
            <w:r w:rsidRPr="00A23C3B">
              <w:rPr>
                <w:rFonts w:cs="Times New Roman"/>
                <w:szCs w:val="24"/>
              </w:rPr>
              <w:t>.41</w:t>
            </w:r>
          </w:p>
        </w:tc>
        <w:tc>
          <w:tcPr>
            <w:tcW w:w="1564" w:type="pct"/>
            <w:tcBorders>
              <w:top w:val="single" w:sz="12" w:space="0" w:color="auto"/>
              <w:left w:val="nil"/>
              <w:right w:val="nil"/>
            </w:tcBorders>
            <w:shd w:val="clear" w:color="auto" w:fill="auto"/>
            <w:vAlign w:val="center"/>
          </w:tcPr>
          <w:p w14:paraId="4E5FC8D5" w14:textId="2B792B9D" w:rsidR="00E942E3" w:rsidRPr="00A23C3B" w:rsidRDefault="00E942E3" w:rsidP="00341D38">
            <w:pPr>
              <w:widowControl/>
              <w:jc w:val="center"/>
              <w:rPr>
                <w:rFonts w:cs="Times New Roman"/>
                <w:szCs w:val="24"/>
              </w:rPr>
            </w:pPr>
            <w:r w:rsidRPr="00A23C3B">
              <w:rPr>
                <w:rFonts w:cs="Times New Roman"/>
                <w:szCs w:val="24"/>
              </w:rPr>
              <w:t>.59</w:t>
            </w:r>
          </w:p>
        </w:tc>
        <w:tc>
          <w:tcPr>
            <w:tcW w:w="373" w:type="pct"/>
            <w:tcBorders>
              <w:top w:val="single" w:sz="12" w:space="0" w:color="auto"/>
              <w:left w:val="nil"/>
              <w:right w:val="nil"/>
            </w:tcBorders>
            <w:vAlign w:val="center"/>
          </w:tcPr>
          <w:p w14:paraId="4BA86C78" w14:textId="33CB6D5F" w:rsidR="00E942E3" w:rsidRPr="00A23C3B" w:rsidRDefault="00E942E3" w:rsidP="00341D38">
            <w:pPr>
              <w:widowControl/>
              <w:jc w:val="center"/>
              <w:rPr>
                <w:rFonts w:cs="Times New Roman"/>
                <w:szCs w:val="24"/>
              </w:rPr>
            </w:pPr>
            <w:r w:rsidRPr="00A23C3B">
              <w:rPr>
                <w:rFonts w:cs="Times New Roman"/>
                <w:szCs w:val="24"/>
              </w:rPr>
              <w:t>.35</w:t>
            </w:r>
          </w:p>
        </w:tc>
      </w:tr>
      <w:tr w:rsidR="00260B6E" w:rsidRPr="00A23C3B" w14:paraId="4070620C" w14:textId="77777777" w:rsidTr="00A23C3B">
        <w:trPr>
          <w:trHeight w:val="300"/>
        </w:trPr>
        <w:tc>
          <w:tcPr>
            <w:tcW w:w="606" w:type="pct"/>
            <w:tcBorders>
              <w:left w:val="nil"/>
              <w:bottom w:val="nil"/>
              <w:right w:val="nil"/>
            </w:tcBorders>
            <w:shd w:val="clear" w:color="auto" w:fill="auto"/>
            <w:noWrap/>
            <w:vAlign w:val="center"/>
            <w:hideMark/>
          </w:tcPr>
          <w:p w14:paraId="69AD375F" w14:textId="77777777" w:rsidR="00260B6E" w:rsidRPr="00A23C3B" w:rsidRDefault="00260B6E" w:rsidP="00341D38">
            <w:pPr>
              <w:widowControl/>
              <w:jc w:val="center"/>
              <w:rPr>
                <w:rFonts w:cs="Times New Roman"/>
                <w:color w:val="000000"/>
                <w:kern w:val="0"/>
                <w:szCs w:val="24"/>
                <w:lang w:eastAsia="zh-CN"/>
              </w:rPr>
            </w:pPr>
          </w:p>
        </w:tc>
        <w:tc>
          <w:tcPr>
            <w:tcW w:w="520" w:type="pct"/>
            <w:tcBorders>
              <w:left w:val="nil"/>
              <w:bottom w:val="nil"/>
              <w:right w:val="nil"/>
            </w:tcBorders>
            <w:shd w:val="clear" w:color="auto" w:fill="auto"/>
            <w:noWrap/>
            <w:vAlign w:val="center"/>
            <w:hideMark/>
          </w:tcPr>
          <w:p w14:paraId="35322CB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ASC2</w:t>
            </w:r>
          </w:p>
        </w:tc>
        <w:tc>
          <w:tcPr>
            <w:tcW w:w="1564" w:type="pct"/>
            <w:tcBorders>
              <w:left w:val="nil"/>
              <w:bottom w:val="nil"/>
              <w:right w:val="nil"/>
            </w:tcBorders>
            <w:shd w:val="clear" w:color="auto" w:fill="auto"/>
            <w:noWrap/>
            <w:vAlign w:val="center"/>
            <w:hideMark/>
          </w:tcPr>
          <w:p w14:paraId="60E9AC2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.69</w:t>
            </w:r>
          </w:p>
        </w:tc>
        <w:tc>
          <w:tcPr>
            <w:tcW w:w="373" w:type="pct"/>
            <w:tcBorders>
              <w:left w:val="nil"/>
              <w:bottom w:val="nil"/>
              <w:right w:val="nil"/>
            </w:tcBorders>
            <w:shd w:val="clear" w:color="auto" w:fill="auto"/>
            <w:noWrap/>
            <w:vAlign w:val="center"/>
            <w:hideMark/>
          </w:tcPr>
          <w:p w14:paraId="7F7E98A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.48</w:t>
            </w:r>
          </w:p>
        </w:tc>
        <w:tc>
          <w:tcPr>
            <w:tcW w:w="1564" w:type="pct"/>
            <w:tcBorders>
              <w:left w:val="nil"/>
              <w:bottom w:val="nil"/>
              <w:right w:val="nil"/>
            </w:tcBorders>
            <w:shd w:val="clear" w:color="auto" w:fill="auto"/>
            <w:noWrap/>
            <w:vAlign w:val="center"/>
            <w:hideMark/>
          </w:tcPr>
          <w:p w14:paraId="36B23C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left w:val="nil"/>
              <w:bottom w:val="nil"/>
              <w:right w:val="nil"/>
            </w:tcBorders>
            <w:shd w:val="clear" w:color="auto" w:fill="auto"/>
            <w:noWrap/>
            <w:vAlign w:val="center"/>
            <w:hideMark/>
          </w:tcPr>
          <w:p w14:paraId="6EC2C0E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.34</w:t>
            </w:r>
          </w:p>
        </w:tc>
      </w:tr>
      <w:tr w:rsidR="00260B6E" w:rsidRPr="00A23C3B" w14:paraId="2B08B532" w14:textId="77777777" w:rsidTr="00A23C3B">
        <w:trPr>
          <w:trHeight w:val="315"/>
        </w:trPr>
        <w:tc>
          <w:tcPr>
            <w:tcW w:w="606" w:type="pct"/>
            <w:tcBorders>
              <w:top w:val="nil"/>
              <w:left w:val="nil"/>
              <w:bottom w:val="nil"/>
              <w:right w:val="nil"/>
            </w:tcBorders>
            <w:shd w:val="clear" w:color="auto" w:fill="auto"/>
            <w:noWrap/>
            <w:vAlign w:val="center"/>
            <w:hideMark/>
          </w:tcPr>
          <w:p w14:paraId="326E3C4E"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A0C3CE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ASC3</w:t>
            </w:r>
          </w:p>
        </w:tc>
        <w:tc>
          <w:tcPr>
            <w:tcW w:w="1564" w:type="pct"/>
            <w:tcBorders>
              <w:top w:val="nil"/>
              <w:left w:val="nil"/>
              <w:bottom w:val="nil"/>
              <w:right w:val="nil"/>
            </w:tcBorders>
            <w:shd w:val="clear" w:color="auto" w:fill="auto"/>
            <w:noWrap/>
            <w:vAlign w:val="center"/>
            <w:hideMark/>
          </w:tcPr>
          <w:p w14:paraId="528A199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17050A0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c>
          <w:tcPr>
            <w:tcW w:w="1564" w:type="pct"/>
            <w:tcBorders>
              <w:top w:val="nil"/>
              <w:left w:val="nil"/>
              <w:bottom w:val="nil"/>
              <w:right w:val="nil"/>
            </w:tcBorders>
            <w:shd w:val="clear" w:color="auto" w:fill="auto"/>
            <w:noWrap/>
            <w:vAlign w:val="center"/>
            <w:hideMark/>
          </w:tcPr>
          <w:p w14:paraId="375F7E2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.59</w:t>
            </w:r>
          </w:p>
        </w:tc>
        <w:tc>
          <w:tcPr>
            <w:tcW w:w="373" w:type="pct"/>
            <w:tcBorders>
              <w:top w:val="nil"/>
              <w:left w:val="nil"/>
              <w:bottom w:val="nil"/>
              <w:right w:val="nil"/>
            </w:tcBorders>
            <w:shd w:val="clear" w:color="auto" w:fill="auto"/>
            <w:noWrap/>
            <w:vAlign w:val="center"/>
            <w:hideMark/>
          </w:tcPr>
          <w:p w14:paraId="657741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.35</w:t>
            </w:r>
          </w:p>
        </w:tc>
      </w:tr>
      <w:tr w:rsidR="00260B6E" w:rsidRPr="00A23C3B" w14:paraId="4022F3E0" w14:textId="77777777" w:rsidTr="00A23C3B">
        <w:trPr>
          <w:trHeight w:val="300"/>
        </w:trPr>
        <w:tc>
          <w:tcPr>
            <w:tcW w:w="606" w:type="pct"/>
            <w:tcBorders>
              <w:top w:val="nil"/>
              <w:left w:val="nil"/>
              <w:bottom w:val="nil"/>
              <w:right w:val="nil"/>
            </w:tcBorders>
            <w:shd w:val="clear" w:color="auto" w:fill="auto"/>
            <w:noWrap/>
            <w:vAlign w:val="center"/>
            <w:hideMark/>
          </w:tcPr>
          <w:p w14:paraId="081C0E97"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7687F0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ASC4</w:t>
            </w:r>
          </w:p>
        </w:tc>
        <w:tc>
          <w:tcPr>
            <w:tcW w:w="1564" w:type="pct"/>
            <w:tcBorders>
              <w:top w:val="nil"/>
              <w:left w:val="nil"/>
              <w:bottom w:val="nil"/>
              <w:right w:val="nil"/>
            </w:tcBorders>
            <w:shd w:val="clear" w:color="auto" w:fill="auto"/>
            <w:noWrap/>
            <w:vAlign w:val="center"/>
            <w:hideMark/>
          </w:tcPr>
          <w:p w14:paraId="3EDD6CD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373" w:type="pct"/>
            <w:tcBorders>
              <w:top w:val="nil"/>
              <w:left w:val="nil"/>
              <w:bottom w:val="nil"/>
              <w:right w:val="nil"/>
            </w:tcBorders>
            <w:shd w:val="clear" w:color="auto" w:fill="auto"/>
            <w:noWrap/>
            <w:vAlign w:val="center"/>
            <w:hideMark/>
          </w:tcPr>
          <w:p w14:paraId="4FA5F46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1564" w:type="pct"/>
            <w:tcBorders>
              <w:top w:val="nil"/>
              <w:left w:val="nil"/>
              <w:bottom w:val="nil"/>
              <w:right w:val="nil"/>
            </w:tcBorders>
            <w:shd w:val="clear" w:color="auto" w:fill="auto"/>
            <w:noWrap/>
            <w:vAlign w:val="center"/>
            <w:hideMark/>
          </w:tcPr>
          <w:p w14:paraId="2C9F2F3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71E382E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.30</w:t>
            </w:r>
          </w:p>
        </w:tc>
      </w:tr>
      <w:tr w:rsidR="00260B6E" w:rsidRPr="00A23C3B" w14:paraId="6BF5050C" w14:textId="77777777" w:rsidTr="00A23C3B">
        <w:trPr>
          <w:trHeight w:val="300"/>
        </w:trPr>
        <w:tc>
          <w:tcPr>
            <w:tcW w:w="606" w:type="pct"/>
            <w:tcBorders>
              <w:top w:val="nil"/>
              <w:left w:val="nil"/>
              <w:bottom w:val="nil"/>
              <w:right w:val="nil"/>
            </w:tcBorders>
            <w:shd w:val="clear" w:color="auto" w:fill="auto"/>
            <w:noWrap/>
            <w:vAlign w:val="center"/>
            <w:hideMark/>
          </w:tcPr>
          <w:p w14:paraId="17F2A554"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52BD4FE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ASC5</w:t>
            </w:r>
          </w:p>
        </w:tc>
        <w:tc>
          <w:tcPr>
            <w:tcW w:w="1564" w:type="pct"/>
            <w:tcBorders>
              <w:top w:val="nil"/>
              <w:left w:val="nil"/>
              <w:bottom w:val="nil"/>
              <w:right w:val="nil"/>
            </w:tcBorders>
            <w:shd w:val="clear" w:color="auto" w:fill="auto"/>
            <w:noWrap/>
            <w:vAlign w:val="center"/>
            <w:hideMark/>
          </w:tcPr>
          <w:p w14:paraId="43AEEFD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.87</w:t>
            </w:r>
          </w:p>
        </w:tc>
        <w:tc>
          <w:tcPr>
            <w:tcW w:w="373" w:type="pct"/>
            <w:tcBorders>
              <w:top w:val="nil"/>
              <w:left w:val="nil"/>
              <w:bottom w:val="nil"/>
              <w:right w:val="nil"/>
            </w:tcBorders>
            <w:shd w:val="clear" w:color="auto" w:fill="auto"/>
            <w:noWrap/>
            <w:vAlign w:val="center"/>
            <w:hideMark/>
          </w:tcPr>
          <w:p w14:paraId="2934CBC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1564" w:type="pct"/>
            <w:tcBorders>
              <w:top w:val="nil"/>
              <w:left w:val="nil"/>
              <w:bottom w:val="nil"/>
              <w:right w:val="nil"/>
            </w:tcBorders>
            <w:shd w:val="clear" w:color="auto" w:fill="auto"/>
            <w:noWrap/>
            <w:vAlign w:val="center"/>
            <w:hideMark/>
          </w:tcPr>
          <w:p w14:paraId="697B3B2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3798620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2A2E85E9" w14:textId="77777777" w:rsidTr="00A23C3B">
        <w:trPr>
          <w:trHeight w:val="300"/>
        </w:trPr>
        <w:tc>
          <w:tcPr>
            <w:tcW w:w="606" w:type="pct"/>
            <w:tcBorders>
              <w:top w:val="nil"/>
              <w:left w:val="nil"/>
              <w:bottom w:val="nil"/>
              <w:right w:val="nil"/>
            </w:tcBorders>
            <w:shd w:val="clear" w:color="auto" w:fill="auto"/>
            <w:noWrap/>
            <w:vAlign w:val="center"/>
            <w:hideMark/>
          </w:tcPr>
          <w:p w14:paraId="31CF962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w:t>
            </w:r>
          </w:p>
        </w:tc>
        <w:tc>
          <w:tcPr>
            <w:tcW w:w="520" w:type="pct"/>
            <w:tcBorders>
              <w:top w:val="nil"/>
              <w:left w:val="nil"/>
              <w:bottom w:val="nil"/>
              <w:right w:val="nil"/>
            </w:tcBorders>
            <w:shd w:val="clear" w:color="auto" w:fill="auto"/>
            <w:noWrap/>
            <w:vAlign w:val="center"/>
            <w:hideMark/>
          </w:tcPr>
          <w:p w14:paraId="03BFDBC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OSC1</w:t>
            </w:r>
          </w:p>
        </w:tc>
        <w:tc>
          <w:tcPr>
            <w:tcW w:w="1564" w:type="pct"/>
            <w:tcBorders>
              <w:top w:val="nil"/>
              <w:left w:val="nil"/>
              <w:bottom w:val="nil"/>
              <w:right w:val="nil"/>
            </w:tcBorders>
            <w:shd w:val="clear" w:color="auto" w:fill="auto"/>
            <w:noWrap/>
            <w:vAlign w:val="center"/>
            <w:hideMark/>
          </w:tcPr>
          <w:p w14:paraId="725F9FC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.85</w:t>
            </w:r>
          </w:p>
        </w:tc>
        <w:tc>
          <w:tcPr>
            <w:tcW w:w="373" w:type="pct"/>
            <w:tcBorders>
              <w:top w:val="nil"/>
              <w:left w:val="nil"/>
              <w:bottom w:val="nil"/>
              <w:right w:val="nil"/>
            </w:tcBorders>
            <w:shd w:val="clear" w:color="auto" w:fill="auto"/>
            <w:noWrap/>
            <w:vAlign w:val="center"/>
            <w:hideMark/>
          </w:tcPr>
          <w:p w14:paraId="5980CB5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1564" w:type="pct"/>
            <w:tcBorders>
              <w:top w:val="nil"/>
              <w:left w:val="nil"/>
              <w:bottom w:val="nil"/>
              <w:right w:val="nil"/>
            </w:tcBorders>
            <w:shd w:val="clear" w:color="auto" w:fill="auto"/>
            <w:noWrap/>
            <w:vAlign w:val="center"/>
            <w:hideMark/>
          </w:tcPr>
          <w:p w14:paraId="3D0597C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.59</w:t>
            </w:r>
          </w:p>
        </w:tc>
        <w:tc>
          <w:tcPr>
            <w:tcW w:w="373" w:type="pct"/>
            <w:tcBorders>
              <w:top w:val="nil"/>
              <w:left w:val="nil"/>
              <w:bottom w:val="nil"/>
              <w:right w:val="nil"/>
            </w:tcBorders>
            <w:shd w:val="clear" w:color="auto" w:fill="auto"/>
            <w:noWrap/>
            <w:vAlign w:val="center"/>
            <w:hideMark/>
          </w:tcPr>
          <w:p w14:paraId="1A9D937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.35</w:t>
            </w:r>
          </w:p>
        </w:tc>
      </w:tr>
      <w:tr w:rsidR="00260B6E" w:rsidRPr="00A23C3B" w14:paraId="20CCEAE9" w14:textId="77777777" w:rsidTr="00A23C3B">
        <w:trPr>
          <w:trHeight w:val="300"/>
        </w:trPr>
        <w:tc>
          <w:tcPr>
            <w:tcW w:w="606" w:type="pct"/>
            <w:tcBorders>
              <w:top w:val="nil"/>
              <w:left w:val="nil"/>
              <w:bottom w:val="nil"/>
              <w:right w:val="nil"/>
            </w:tcBorders>
            <w:shd w:val="clear" w:color="auto" w:fill="auto"/>
            <w:noWrap/>
            <w:vAlign w:val="center"/>
            <w:hideMark/>
          </w:tcPr>
          <w:p w14:paraId="55D3FB0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052555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OSC2</w:t>
            </w:r>
          </w:p>
        </w:tc>
        <w:tc>
          <w:tcPr>
            <w:tcW w:w="1564" w:type="pct"/>
            <w:tcBorders>
              <w:top w:val="nil"/>
              <w:left w:val="nil"/>
              <w:bottom w:val="nil"/>
              <w:right w:val="nil"/>
            </w:tcBorders>
            <w:shd w:val="clear" w:color="auto" w:fill="auto"/>
            <w:noWrap/>
            <w:vAlign w:val="center"/>
            <w:hideMark/>
          </w:tcPr>
          <w:p w14:paraId="31A1F3D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373" w:type="pct"/>
            <w:tcBorders>
              <w:top w:val="nil"/>
              <w:left w:val="nil"/>
              <w:bottom w:val="nil"/>
              <w:right w:val="nil"/>
            </w:tcBorders>
            <w:shd w:val="clear" w:color="auto" w:fill="auto"/>
            <w:noWrap/>
            <w:vAlign w:val="center"/>
            <w:hideMark/>
          </w:tcPr>
          <w:p w14:paraId="2D13EF7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1564" w:type="pct"/>
            <w:tcBorders>
              <w:top w:val="nil"/>
              <w:left w:val="nil"/>
              <w:bottom w:val="nil"/>
              <w:right w:val="nil"/>
            </w:tcBorders>
            <w:shd w:val="clear" w:color="auto" w:fill="auto"/>
            <w:noWrap/>
            <w:vAlign w:val="center"/>
            <w:hideMark/>
          </w:tcPr>
          <w:p w14:paraId="70D5C3A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top w:val="nil"/>
              <w:left w:val="nil"/>
              <w:bottom w:val="nil"/>
              <w:right w:val="nil"/>
            </w:tcBorders>
            <w:shd w:val="clear" w:color="auto" w:fill="auto"/>
            <w:noWrap/>
            <w:vAlign w:val="center"/>
            <w:hideMark/>
          </w:tcPr>
          <w:p w14:paraId="53C0A6D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.33</w:t>
            </w:r>
          </w:p>
        </w:tc>
      </w:tr>
      <w:tr w:rsidR="00260B6E" w:rsidRPr="00A23C3B" w14:paraId="2F6077BE" w14:textId="77777777" w:rsidTr="00A23C3B">
        <w:trPr>
          <w:trHeight w:val="300"/>
        </w:trPr>
        <w:tc>
          <w:tcPr>
            <w:tcW w:w="606" w:type="pct"/>
            <w:tcBorders>
              <w:top w:val="nil"/>
              <w:left w:val="nil"/>
              <w:bottom w:val="nil"/>
              <w:right w:val="nil"/>
            </w:tcBorders>
            <w:shd w:val="clear" w:color="auto" w:fill="auto"/>
            <w:noWrap/>
            <w:vAlign w:val="center"/>
            <w:hideMark/>
          </w:tcPr>
          <w:p w14:paraId="705CA297"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2CD672A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OSC3</w:t>
            </w:r>
          </w:p>
        </w:tc>
        <w:tc>
          <w:tcPr>
            <w:tcW w:w="1564" w:type="pct"/>
            <w:tcBorders>
              <w:top w:val="nil"/>
              <w:left w:val="nil"/>
              <w:bottom w:val="nil"/>
              <w:right w:val="nil"/>
            </w:tcBorders>
            <w:shd w:val="clear" w:color="auto" w:fill="auto"/>
            <w:noWrap/>
            <w:vAlign w:val="center"/>
            <w:hideMark/>
          </w:tcPr>
          <w:p w14:paraId="39F9CEA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373" w:type="pct"/>
            <w:tcBorders>
              <w:top w:val="nil"/>
              <w:left w:val="nil"/>
              <w:bottom w:val="nil"/>
              <w:right w:val="nil"/>
            </w:tcBorders>
            <w:shd w:val="clear" w:color="auto" w:fill="auto"/>
            <w:noWrap/>
            <w:vAlign w:val="center"/>
            <w:hideMark/>
          </w:tcPr>
          <w:p w14:paraId="3F7ACAC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.43</w:t>
            </w:r>
          </w:p>
        </w:tc>
        <w:tc>
          <w:tcPr>
            <w:tcW w:w="1564" w:type="pct"/>
            <w:tcBorders>
              <w:top w:val="nil"/>
              <w:left w:val="nil"/>
              <w:bottom w:val="nil"/>
              <w:right w:val="nil"/>
            </w:tcBorders>
            <w:shd w:val="clear" w:color="auto" w:fill="auto"/>
            <w:noWrap/>
            <w:vAlign w:val="center"/>
            <w:hideMark/>
          </w:tcPr>
          <w:p w14:paraId="64C1AE1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373" w:type="pct"/>
            <w:tcBorders>
              <w:top w:val="nil"/>
              <w:left w:val="nil"/>
              <w:bottom w:val="nil"/>
              <w:right w:val="nil"/>
            </w:tcBorders>
            <w:shd w:val="clear" w:color="auto" w:fill="auto"/>
            <w:noWrap/>
            <w:vAlign w:val="center"/>
            <w:hideMark/>
          </w:tcPr>
          <w:p w14:paraId="753FE5D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.32</w:t>
            </w:r>
          </w:p>
        </w:tc>
      </w:tr>
      <w:tr w:rsidR="00260B6E" w:rsidRPr="00A23C3B" w14:paraId="489831F5" w14:textId="77777777" w:rsidTr="00A23C3B">
        <w:trPr>
          <w:trHeight w:val="300"/>
        </w:trPr>
        <w:tc>
          <w:tcPr>
            <w:tcW w:w="606" w:type="pct"/>
            <w:tcBorders>
              <w:top w:val="nil"/>
              <w:left w:val="nil"/>
              <w:bottom w:val="nil"/>
              <w:right w:val="nil"/>
            </w:tcBorders>
            <w:shd w:val="clear" w:color="auto" w:fill="auto"/>
            <w:noWrap/>
            <w:vAlign w:val="center"/>
            <w:hideMark/>
          </w:tcPr>
          <w:p w14:paraId="22DE6E65"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A3DDF4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OSC4</w:t>
            </w:r>
          </w:p>
        </w:tc>
        <w:tc>
          <w:tcPr>
            <w:tcW w:w="1564" w:type="pct"/>
            <w:tcBorders>
              <w:top w:val="nil"/>
              <w:left w:val="nil"/>
              <w:bottom w:val="nil"/>
              <w:right w:val="nil"/>
            </w:tcBorders>
            <w:shd w:val="clear" w:color="auto" w:fill="auto"/>
            <w:noWrap/>
            <w:vAlign w:val="center"/>
            <w:hideMark/>
          </w:tcPr>
          <w:p w14:paraId="42AB5E5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373" w:type="pct"/>
            <w:tcBorders>
              <w:top w:val="nil"/>
              <w:left w:val="nil"/>
              <w:bottom w:val="nil"/>
              <w:right w:val="nil"/>
            </w:tcBorders>
            <w:shd w:val="clear" w:color="auto" w:fill="auto"/>
            <w:noWrap/>
            <w:vAlign w:val="center"/>
            <w:hideMark/>
          </w:tcPr>
          <w:p w14:paraId="434E13C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.31</w:t>
            </w:r>
          </w:p>
        </w:tc>
        <w:tc>
          <w:tcPr>
            <w:tcW w:w="1564" w:type="pct"/>
            <w:tcBorders>
              <w:top w:val="nil"/>
              <w:left w:val="nil"/>
              <w:bottom w:val="nil"/>
              <w:right w:val="nil"/>
            </w:tcBorders>
            <w:shd w:val="clear" w:color="auto" w:fill="auto"/>
            <w:noWrap/>
            <w:vAlign w:val="center"/>
            <w:hideMark/>
          </w:tcPr>
          <w:p w14:paraId="2558B42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5703D1E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7D045587" w14:textId="77777777" w:rsidTr="00A23C3B">
        <w:trPr>
          <w:trHeight w:val="300"/>
        </w:trPr>
        <w:tc>
          <w:tcPr>
            <w:tcW w:w="606" w:type="pct"/>
            <w:tcBorders>
              <w:top w:val="nil"/>
              <w:left w:val="nil"/>
              <w:bottom w:val="nil"/>
              <w:right w:val="nil"/>
            </w:tcBorders>
            <w:shd w:val="clear" w:color="auto" w:fill="auto"/>
            <w:noWrap/>
            <w:vAlign w:val="center"/>
            <w:hideMark/>
          </w:tcPr>
          <w:p w14:paraId="11C14FD6"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020715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OSC6</w:t>
            </w:r>
          </w:p>
        </w:tc>
        <w:tc>
          <w:tcPr>
            <w:tcW w:w="1564" w:type="pct"/>
            <w:tcBorders>
              <w:top w:val="nil"/>
              <w:left w:val="nil"/>
              <w:bottom w:val="nil"/>
              <w:right w:val="nil"/>
            </w:tcBorders>
            <w:shd w:val="clear" w:color="auto" w:fill="auto"/>
            <w:noWrap/>
            <w:vAlign w:val="center"/>
            <w:hideMark/>
          </w:tcPr>
          <w:p w14:paraId="37A859E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373" w:type="pct"/>
            <w:tcBorders>
              <w:top w:val="nil"/>
              <w:left w:val="nil"/>
              <w:bottom w:val="nil"/>
              <w:right w:val="nil"/>
            </w:tcBorders>
            <w:shd w:val="clear" w:color="auto" w:fill="auto"/>
            <w:noWrap/>
            <w:vAlign w:val="center"/>
            <w:hideMark/>
          </w:tcPr>
          <w:p w14:paraId="508E3AE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.41</w:t>
            </w:r>
          </w:p>
        </w:tc>
        <w:tc>
          <w:tcPr>
            <w:tcW w:w="1564" w:type="pct"/>
            <w:tcBorders>
              <w:top w:val="nil"/>
              <w:left w:val="nil"/>
              <w:bottom w:val="nil"/>
              <w:right w:val="nil"/>
            </w:tcBorders>
            <w:shd w:val="clear" w:color="auto" w:fill="auto"/>
            <w:noWrap/>
            <w:vAlign w:val="center"/>
            <w:hideMark/>
          </w:tcPr>
          <w:p w14:paraId="7B7682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0C67967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24542010" w14:textId="77777777" w:rsidTr="00A23C3B">
        <w:trPr>
          <w:trHeight w:val="300"/>
        </w:trPr>
        <w:tc>
          <w:tcPr>
            <w:tcW w:w="606" w:type="pct"/>
            <w:tcBorders>
              <w:top w:val="nil"/>
              <w:left w:val="nil"/>
              <w:bottom w:val="nil"/>
              <w:right w:val="nil"/>
            </w:tcBorders>
            <w:shd w:val="clear" w:color="auto" w:fill="auto"/>
            <w:noWrap/>
            <w:vAlign w:val="center"/>
            <w:hideMark/>
          </w:tcPr>
          <w:p w14:paraId="2A521760"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2A57971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OSC7</w:t>
            </w:r>
          </w:p>
        </w:tc>
        <w:tc>
          <w:tcPr>
            <w:tcW w:w="1564" w:type="pct"/>
            <w:tcBorders>
              <w:top w:val="nil"/>
              <w:left w:val="nil"/>
              <w:bottom w:val="nil"/>
              <w:right w:val="nil"/>
            </w:tcBorders>
            <w:shd w:val="clear" w:color="auto" w:fill="auto"/>
            <w:noWrap/>
            <w:vAlign w:val="center"/>
            <w:hideMark/>
          </w:tcPr>
          <w:p w14:paraId="7D4D1A2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.79</w:t>
            </w:r>
          </w:p>
        </w:tc>
        <w:tc>
          <w:tcPr>
            <w:tcW w:w="373" w:type="pct"/>
            <w:tcBorders>
              <w:top w:val="nil"/>
              <w:left w:val="nil"/>
              <w:bottom w:val="nil"/>
              <w:right w:val="nil"/>
            </w:tcBorders>
            <w:shd w:val="clear" w:color="auto" w:fill="auto"/>
            <w:noWrap/>
            <w:vAlign w:val="center"/>
            <w:hideMark/>
          </w:tcPr>
          <w:p w14:paraId="11F2776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.63</w:t>
            </w:r>
          </w:p>
        </w:tc>
        <w:tc>
          <w:tcPr>
            <w:tcW w:w="1564" w:type="pct"/>
            <w:tcBorders>
              <w:top w:val="nil"/>
              <w:left w:val="nil"/>
              <w:bottom w:val="nil"/>
              <w:right w:val="nil"/>
            </w:tcBorders>
            <w:shd w:val="clear" w:color="auto" w:fill="auto"/>
            <w:noWrap/>
            <w:vAlign w:val="center"/>
            <w:hideMark/>
          </w:tcPr>
          <w:p w14:paraId="1DDCA8A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.53</w:t>
            </w:r>
          </w:p>
        </w:tc>
        <w:tc>
          <w:tcPr>
            <w:tcW w:w="373" w:type="pct"/>
            <w:tcBorders>
              <w:top w:val="nil"/>
              <w:left w:val="nil"/>
              <w:bottom w:val="nil"/>
              <w:right w:val="nil"/>
            </w:tcBorders>
            <w:shd w:val="clear" w:color="auto" w:fill="auto"/>
            <w:noWrap/>
            <w:vAlign w:val="center"/>
            <w:hideMark/>
          </w:tcPr>
          <w:p w14:paraId="353DF10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3B61BFF4" w14:textId="77777777" w:rsidTr="00A23C3B">
        <w:trPr>
          <w:trHeight w:val="300"/>
        </w:trPr>
        <w:tc>
          <w:tcPr>
            <w:tcW w:w="606" w:type="pct"/>
            <w:tcBorders>
              <w:top w:val="nil"/>
              <w:left w:val="nil"/>
              <w:bottom w:val="nil"/>
              <w:right w:val="nil"/>
            </w:tcBorders>
            <w:shd w:val="clear" w:color="auto" w:fill="auto"/>
            <w:noWrap/>
            <w:vAlign w:val="center"/>
            <w:hideMark/>
          </w:tcPr>
          <w:p w14:paraId="4A5ED8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w:t>
            </w:r>
          </w:p>
        </w:tc>
        <w:tc>
          <w:tcPr>
            <w:tcW w:w="520" w:type="pct"/>
            <w:tcBorders>
              <w:top w:val="nil"/>
              <w:left w:val="nil"/>
              <w:bottom w:val="nil"/>
              <w:right w:val="nil"/>
            </w:tcBorders>
            <w:shd w:val="clear" w:color="auto" w:fill="auto"/>
            <w:noWrap/>
            <w:vAlign w:val="center"/>
            <w:hideMark/>
          </w:tcPr>
          <w:p w14:paraId="3394886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RD1</w:t>
            </w:r>
          </w:p>
        </w:tc>
        <w:tc>
          <w:tcPr>
            <w:tcW w:w="1564" w:type="pct"/>
            <w:tcBorders>
              <w:top w:val="nil"/>
              <w:left w:val="nil"/>
              <w:bottom w:val="nil"/>
              <w:right w:val="nil"/>
            </w:tcBorders>
            <w:shd w:val="clear" w:color="auto" w:fill="auto"/>
            <w:noWrap/>
            <w:vAlign w:val="center"/>
            <w:hideMark/>
          </w:tcPr>
          <w:p w14:paraId="6441AB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373" w:type="pct"/>
            <w:tcBorders>
              <w:top w:val="nil"/>
              <w:left w:val="nil"/>
              <w:bottom w:val="nil"/>
              <w:right w:val="nil"/>
            </w:tcBorders>
            <w:shd w:val="clear" w:color="auto" w:fill="auto"/>
            <w:noWrap/>
            <w:vAlign w:val="center"/>
            <w:hideMark/>
          </w:tcPr>
          <w:p w14:paraId="464B6D6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.55</w:t>
            </w:r>
          </w:p>
        </w:tc>
        <w:tc>
          <w:tcPr>
            <w:tcW w:w="1564" w:type="pct"/>
            <w:tcBorders>
              <w:top w:val="nil"/>
              <w:left w:val="nil"/>
              <w:bottom w:val="nil"/>
              <w:right w:val="nil"/>
            </w:tcBorders>
            <w:shd w:val="clear" w:color="auto" w:fill="auto"/>
            <w:noWrap/>
            <w:vAlign w:val="center"/>
            <w:hideMark/>
          </w:tcPr>
          <w:p w14:paraId="56B01EC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3D99410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321B1A8F" w14:textId="77777777" w:rsidTr="00A23C3B">
        <w:trPr>
          <w:trHeight w:val="300"/>
        </w:trPr>
        <w:tc>
          <w:tcPr>
            <w:tcW w:w="606" w:type="pct"/>
            <w:tcBorders>
              <w:top w:val="nil"/>
              <w:left w:val="nil"/>
              <w:bottom w:val="nil"/>
              <w:right w:val="nil"/>
            </w:tcBorders>
            <w:shd w:val="clear" w:color="auto" w:fill="auto"/>
            <w:noWrap/>
            <w:vAlign w:val="center"/>
            <w:hideMark/>
          </w:tcPr>
          <w:p w14:paraId="300DD5DF"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DD2AAE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RD2</w:t>
            </w:r>
          </w:p>
        </w:tc>
        <w:tc>
          <w:tcPr>
            <w:tcW w:w="1564" w:type="pct"/>
            <w:tcBorders>
              <w:top w:val="nil"/>
              <w:left w:val="nil"/>
              <w:bottom w:val="nil"/>
              <w:right w:val="nil"/>
            </w:tcBorders>
            <w:shd w:val="clear" w:color="auto" w:fill="auto"/>
            <w:noWrap/>
            <w:vAlign w:val="center"/>
            <w:hideMark/>
          </w:tcPr>
          <w:p w14:paraId="35F2053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.78</w:t>
            </w:r>
          </w:p>
        </w:tc>
        <w:tc>
          <w:tcPr>
            <w:tcW w:w="373" w:type="pct"/>
            <w:tcBorders>
              <w:top w:val="nil"/>
              <w:left w:val="nil"/>
              <w:bottom w:val="nil"/>
              <w:right w:val="nil"/>
            </w:tcBorders>
            <w:shd w:val="clear" w:color="auto" w:fill="auto"/>
            <w:noWrap/>
            <w:vAlign w:val="center"/>
            <w:hideMark/>
          </w:tcPr>
          <w:p w14:paraId="20BE6DB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1564" w:type="pct"/>
            <w:tcBorders>
              <w:top w:val="nil"/>
              <w:left w:val="nil"/>
              <w:bottom w:val="nil"/>
              <w:right w:val="nil"/>
            </w:tcBorders>
            <w:shd w:val="clear" w:color="auto" w:fill="auto"/>
            <w:noWrap/>
            <w:vAlign w:val="center"/>
            <w:hideMark/>
          </w:tcPr>
          <w:p w14:paraId="4483C67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top w:val="nil"/>
              <w:left w:val="nil"/>
              <w:bottom w:val="nil"/>
              <w:right w:val="nil"/>
            </w:tcBorders>
            <w:shd w:val="clear" w:color="auto" w:fill="auto"/>
            <w:noWrap/>
            <w:vAlign w:val="center"/>
            <w:hideMark/>
          </w:tcPr>
          <w:p w14:paraId="0E60C96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.33</w:t>
            </w:r>
          </w:p>
        </w:tc>
      </w:tr>
      <w:tr w:rsidR="00260B6E" w:rsidRPr="00A23C3B" w14:paraId="4613E1E1" w14:textId="77777777" w:rsidTr="00A23C3B">
        <w:trPr>
          <w:trHeight w:val="300"/>
        </w:trPr>
        <w:tc>
          <w:tcPr>
            <w:tcW w:w="606" w:type="pct"/>
            <w:tcBorders>
              <w:top w:val="nil"/>
              <w:left w:val="nil"/>
              <w:bottom w:val="nil"/>
              <w:right w:val="nil"/>
            </w:tcBorders>
            <w:shd w:val="clear" w:color="auto" w:fill="auto"/>
            <w:noWrap/>
            <w:vAlign w:val="center"/>
            <w:hideMark/>
          </w:tcPr>
          <w:p w14:paraId="54D6A4E2"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980502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RD3</w:t>
            </w:r>
          </w:p>
        </w:tc>
        <w:tc>
          <w:tcPr>
            <w:tcW w:w="1564" w:type="pct"/>
            <w:tcBorders>
              <w:top w:val="nil"/>
              <w:left w:val="nil"/>
              <w:bottom w:val="nil"/>
              <w:right w:val="nil"/>
            </w:tcBorders>
            <w:shd w:val="clear" w:color="auto" w:fill="auto"/>
            <w:noWrap/>
            <w:vAlign w:val="center"/>
            <w:hideMark/>
          </w:tcPr>
          <w:p w14:paraId="5A8F26F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.71</w:t>
            </w:r>
          </w:p>
        </w:tc>
        <w:tc>
          <w:tcPr>
            <w:tcW w:w="373" w:type="pct"/>
            <w:tcBorders>
              <w:top w:val="nil"/>
              <w:left w:val="nil"/>
              <w:bottom w:val="nil"/>
              <w:right w:val="nil"/>
            </w:tcBorders>
            <w:shd w:val="clear" w:color="auto" w:fill="auto"/>
            <w:noWrap/>
            <w:vAlign w:val="center"/>
            <w:hideMark/>
          </w:tcPr>
          <w:p w14:paraId="40D743F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.51</w:t>
            </w:r>
          </w:p>
        </w:tc>
        <w:tc>
          <w:tcPr>
            <w:tcW w:w="1564" w:type="pct"/>
            <w:tcBorders>
              <w:top w:val="nil"/>
              <w:left w:val="nil"/>
              <w:bottom w:val="nil"/>
              <w:right w:val="nil"/>
            </w:tcBorders>
            <w:shd w:val="clear" w:color="auto" w:fill="auto"/>
            <w:noWrap/>
            <w:vAlign w:val="center"/>
            <w:hideMark/>
          </w:tcPr>
          <w:p w14:paraId="1D578AA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426F621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6F867E27" w14:textId="77777777" w:rsidTr="00A23C3B">
        <w:trPr>
          <w:trHeight w:val="300"/>
        </w:trPr>
        <w:tc>
          <w:tcPr>
            <w:tcW w:w="606" w:type="pct"/>
            <w:tcBorders>
              <w:top w:val="nil"/>
              <w:left w:val="nil"/>
              <w:bottom w:val="nil"/>
              <w:right w:val="nil"/>
            </w:tcBorders>
            <w:shd w:val="clear" w:color="auto" w:fill="auto"/>
            <w:noWrap/>
            <w:vAlign w:val="center"/>
            <w:hideMark/>
          </w:tcPr>
          <w:p w14:paraId="03CD4B6F"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75D39AD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RD4</w:t>
            </w:r>
          </w:p>
        </w:tc>
        <w:tc>
          <w:tcPr>
            <w:tcW w:w="1564" w:type="pct"/>
            <w:tcBorders>
              <w:top w:val="nil"/>
              <w:left w:val="nil"/>
              <w:bottom w:val="nil"/>
              <w:right w:val="nil"/>
            </w:tcBorders>
            <w:shd w:val="clear" w:color="auto" w:fill="auto"/>
            <w:noWrap/>
            <w:vAlign w:val="center"/>
            <w:hideMark/>
          </w:tcPr>
          <w:p w14:paraId="51E923A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373" w:type="pct"/>
            <w:tcBorders>
              <w:top w:val="nil"/>
              <w:left w:val="nil"/>
              <w:bottom w:val="nil"/>
              <w:right w:val="nil"/>
            </w:tcBorders>
            <w:shd w:val="clear" w:color="auto" w:fill="auto"/>
            <w:noWrap/>
            <w:vAlign w:val="center"/>
            <w:hideMark/>
          </w:tcPr>
          <w:p w14:paraId="780A3C0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.65</w:t>
            </w:r>
          </w:p>
        </w:tc>
        <w:tc>
          <w:tcPr>
            <w:tcW w:w="1564" w:type="pct"/>
            <w:tcBorders>
              <w:top w:val="nil"/>
              <w:left w:val="nil"/>
              <w:bottom w:val="nil"/>
              <w:right w:val="nil"/>
            </w:tcBorders>
            <w:shd w:val="clear" w:color="auto" w:fill="auto"/>
            <w:noWrap/>
            <w:vAlign w:val="center"/>
            <w:hideMark/>
          </w:tcPr>
          <w:p w14:paraId="3BAE8BE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.49</w:t>
            </w:r>
          </w:p>
        </w:tc>
        <w:tc>
          <w:tcPr>
            <w:tcW w:w="373" w:type="pct"/>
            <w:tcBorders>
              <w:top w:val="nil"/>
              <w:left w:val="nil"/>
              <w:bottom w:val="nil"/>
              <w:right w:val="nil"/>
            </w:tcBorders>
            <w:shd w:val="clear" w:color="auto" w:fill="auto"/>
            <w:noWrap/>
            <w:vAlign w:val="center"/>
            <w:hideMark/>
          </w:tcPr>
          <w:p w14:paraId="3239D3F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.24</w:t>
            </w:r>
          </w:p>
        </w:tc>
      </w:tr>
      <w:tr w:rsidR="00260B6E" w:rsidRPr="00A23C3B" w14:paraId="542A6525" w14:textId="77777777" w:rsidTr="00A23C3B">
        <w:trPr>
          <w:trHeight w:val="300"/>
        </w:trPr>
        <w:tc>
          <w:tcPr>
            <w:tcW w:w="606" w:type="pct"/>
            <w:tcBorders>
              <w:top w:val="nil"/>
              <w:left w:val="nil"/>
              <w:bottom w:val="nil"/>
              <w:right w:val="nil"/>
            </w:tcBorders>
            <w:shd w:val="clear" w:color="auto" w:fill="auto"/>
            <w:noWrap/>
            <w:vAlign w:val="center"/>
            <w:hideMark/>
          </w:tcPr>
          <w:p w14:paraId="15A297EE"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9AB3F6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RD5</w:t>
            </w:r>
          </w:p>
        </w:tc>
        <w:tc>
          <w:tcPr>
            <w:tcW w:w="1564" w:type="pct"/>
            <w:tcBorders>
              <w:top w:val="nil"/>
              <w:left w:val="nil"/>
              <w:bottom w:val="nil"/>
              <w:right w:val="nil"/>
            </w:tcBorders>
            <w:shd w:val="clear" w:color="auto" w:fill="auto"/>
            <w:noWrap/>
            <w:vAlign w:val="center"/>
            <w:hideMark/>
          </w:tcPr>
          <w:p w14:paraId="59AB55B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.83</w:t>
            </w:r>
          </w:p>
        </w:tc>
        <w:tc>
          <w:tcPr>
            <w:tcW w:w="373" w:type="pct"/>
            <w:tcBorders>
              <w:top w:val="nil"/>
              <w:left w:val="nil"/>
              <w:bottom w:val="nil"/>
              <w:right w:val="nil"/>
            </w:tcBorders>
            <w:shd w:val="clear" w:color="auto" w:fill="auto"/>
            <w:noWrap/>
            <w:vAlign w:val="center"/>
            <w:hideMark/>
          </w:tcPr>
          <w:p w14:paraId="1D0503E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.68</w:t>
            </w:r>
          </w:p>
        </w:tc>
        <w:tc>
          <w:tcPr>
            <w:tcW w:w="1564" w:type="pct"/>
            <w:tcBorders>
              <w:top w:val="nil"/>
              <w:left w:val="nil"/>
              <w:bottom w:val="nil"/>
              <w:right w:val="nil"/>
            </w:tcBorders>
            <w:shd w:val="clear" w:color="auto" w:fill="auto"/>
            <w:noWrap/>
            <w:vAlign w:val="center"/>
            <w:hideMark/>
          </w:tcPr>
          <w:p w14:paraId="6473C9B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.51</w:t>
            </w:r>
          </w:p>
        </w:tc>
        <w:tc>
          <w:tcPr>
            <w:tcW w:w="373" w:type="pct"/>
            <w:tcBorders>
              <w:top w:val="nil"/>
              <w:left w:val="nil"/>
              <w:bottom w:val="nil"/>
              <w:right w:val="nil"/>
            </w:tcBorders>
            <w:shd w:val="clear" w:color="auto" w:fill="auto"/>
            <w:noWrap/>
            <w:vAlign w:val="center"/>
            <w:hideMark/>
          </w:tcPr>
          <w:p w14:paraId="490EB4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.26</w:t>
            </w:r>
          </w:p>
        </w:tc>
      </w:tr>
      <w:tr w:rsidR="00260B6E" w:rsidRPr="00A23C3B" w14:paraId="0A67E97F" w14:textId="77777777" w:rsidTr="00A23C3B">
        <w:trPr>
          <w:trHeight w:val="300"/>
        </w:trPr>
        <w:tc>
          <w:tcPr>
            <w:tcW w:w="606" w:type="pct"/>
            <w:tcBorders>
              <w:top w:val="nil"/>
              <w:left w:val="nil"/>
              <w:bottom w:val="nil"/>
              <w:right w:val="nil"/>
            </w:tcBorders>
            <w:shd w:val="clear" w:color="auto" w:fill="auto"/>
            <w:noWrap/>
            <w:vAlign w:val="center"/>
            <w:hideMark/>
          </w:tcPr>
          <w:p w14:paraId="797724F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w:t>
            </w:r>
          </w:p>
        </w:tc>
        <w:tc>
          <w:tcPr>
            <w:tcW w:w="520" w:type="pct"/>
            <w:tcBorders>
              <w:top w:val="nil"/>
              <w:left w:val="nil"/>
              <w:bottom w:val="nil"/>
              <w:right w:val="nil"/>
            </w:tcBorders>
            <w:shd w:val="clear" w:color="auto" w:fill="auto"/>
            <w:noWrap/>
            <w:vAlign w:val="center"/>
            <w:hideMark/>
          </w:tcPr>
          <w:p w14:paraId="6AD2007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POS1</w:t>
            </w:r>
          </w:p>
        </w:tc>
        <w:tc>
          <w:tcPr>
            <w:tcW w:w="1564" w:type="pct"/>
            <w:tcBorders>
              <w:top w:val="nil"/>
              <w:left w:val="nil"/>
              <w:bottom w:val="nil"/>
              <w:right w:val="nil"/>
            </w:tcBorders>
            <w:shd w:val="clear" w:color="auto" w:fill="auto"/>
            <w:noWrap/>
            <w:vAlign w:val="center"/>
            <w:hideMark/>
          </w:tcPr>
          <w:p w14:paraId="1569462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373" w:type="pct"/>
            <w:tcBorders>
              <w:top w:val="nil"/>
              <w:left w:val="nil"/>
              <w:bottom w:val="nil"/>
              <w:right w:val="nil"/>
            </w:tcBorders>
            <w:shd w:val="clear" w:color="auto" w:fill="auto"/>
            <w:noWrap/>
            <w:vAlign w:val="center"/>
            <w:hideMark/>
          </w:tcPr>
          <w:p w14:paraId="02B4129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.55</w:t>
            </w:r>
          </w:p>
        </w:tc>
        <w:tc>
          <w:tcPr>
            <w:tcW w:w="1564" w:type="pct"/>
            <w:tcBorders>
              <w:top w:val="nil"/>
              <w:left w:val="nil"/>
              <w:bottom w:val="nil"/>
              <w:right w:val="nil"/>
            </w:tcBorders>
            <w:shd w:val="clear" w:color="auto" w:fill="auto"/>
            <w:noWrap/>
            <w:vAlign w:val="center"/>
            <w:hideMark/>
          </w:tcPr>
          <w:p w14:paraId="51390F7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373" w:type="pct"/>
            <w:tcBorders>
              <w:top w:val="nil"/>
              <w:left w:val="nil"/>
              <w:bottom w:val="nil"/>
              <w:right w:val="nil"/>
            </w:tcBorders>
            <w:shd w:val="clear" w:color="auto" w:fill="auto"/>
            <w:noWrap/>
            <w:vAlign w:val="center"/>
            <w:hideMark/>
          </w:tcPr>
          <w:p w14:paraId="1512B9A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.44</w:t>
            </w:r>
          </w:p>
        </w:tc>
      </w:tr>
      <w:tr w:rsidR="00260B6E" w:rsidRPr="00A23C3B" w14:paraId="34056F0A" w14:textId="77777777" w:rsidTr="00A23C3B">
        <w:trPr>
          <w:trHeight w:val="300"/>
        </w:trPr>
        <w:tc>
          <w:tcPr>
            <w:tcW w:w="606" w:type="pct"/>
            <w:tcBorders>
              <w:top w:val="nil"/>
              <w:left w:val="nil"/>
              <w:bottom w:val="nil"/>
              <w:right w:val="nil"/>
            </w:tcBorders>
            <w:shd w:val="clear" w:color="auto" w:fill="auto"/>
            <w:noWrap/>
            <w:vAlign w:val="center"/>
            <w:hideMark/>
          </w:tcPr>
          <w:p w14:paraId="4F7573B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67E537B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POS2</w:t>
            </w:r>
          </w:p>
        </w:tc>
        <w:tc>
          <w:tcPr>
            <w:tcW w:w="1564" w:type="pct"/>
            <w:tcBorders>
              <w:top w:val="nil"/>
              <w:left w:val="nil"/>
              <w:bottom w:val="nil"/>
              <w:right w:val="nil"/>
            </w:tcBorders>
            <w:shd w:val="clear" w:color="auto" w:fill="auto"/>
            <w:noWrap/>
            <w:vAlign w:val="center"/>
            <w:hideMark/>
          </w:tcPr>
          <w:p w14:paraId="5F97CB4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373" w:type="pct"/>
            <w:tcBorders>
              <w:top w:val="nil"/>
              <w:left w:val="nil"/>
              <w:bottom w:val="nil"/>
              <w:right w:val="nil"/>
            </w:tcBorders>
            <w:shd w:val="clear" w:color="auto" w:fill="auto"/>
            <w:noWrap/>
            <w:vAlign w:val="center"/>
            <w:hideMark/>
          </w:tcPr>
          <w:p w14:paraId="5D5DAA5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1564" w:type="pct"/>
            <w:tcBorders>
              <w:top w:val="nil"/>
              <w:left w:val="nil"/>
              <w:bottom w:val="nil"/>
              <w:right w:val="nil"/>
            </w:tcBorders>
            <w:shd w:val="clear" w:color="auto" w:fill="auto"/>
            <w:noWrap/>
            <w:vAlign w:val="center"/>
            <w:hideMark/>
          </w:tcPr>
          <w:p w14:paraId="6D5DE0F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.61</w:t>
            </w:r>
          </w:p>
        </w:tc>
        <w:tc>
          <w:tcPr>
            <w:tcW w:w="373" w:type="pct"/>
            <w:tcBorders>
              <w:top w:val="nil"/>
              <w:left w:val="nil"/>
              <w:bottom w:val="nil"/>
              <w:right w:val="nil"/>
            </w:tcBorders>
            <w:shd w:val="clear" w:color="auto" w:fill="auto"/>
            <w:noWrap/>
            <w:vAlign w:val="center"/>
            <w:hideMark/>
          </w:tcPr>
          <w:p w14:paraId="458C577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.38</w:t>
            </w:r>
          </w:p>
        </w:tc>
      </w:tr>
      <w:tr w:rsidR="00260B6E" w:rsidRPr="00A23C3B" w14:paraId="3BD75A1C" w14:textId="77777777" w:rsidTr="00A23C3B">
        <w:trPr>
          <w:trHeight w:val="300"/>
        </w:trPr>
        <w:tc>
          <w:tcPr>
            <w:tcW w:w="606" w:type="pct"/>
            <w:tcBorders>
              <w:top w:val="nil"/>
              <w:left w:val="nil"/>
              <w:bottom w:val="nil"/>
              <w:right w:val="nil"/>
            </w:tcBorders>
            <w:shd w:val="clear" w:color="auto" w:fill="auto"/>
            <w:noWrap/>
            <w:vAlign w:val="center"/>
            <w:hideMark/>
          </w:tcPr>
          <w:p w14:paraId="4F81AC8C"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CC54F8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POS3</w:t>
            </w:r>
          </w:p>
        </w:tc>
        <w:tc>
          <w:tcPr>
            <w:tcW w:w="1564" w:type="pct"/>
            <w:tcBorders>
              <w:top w:val="nil"/>
              <w:left w:val="nil"/>
              <w:bottom w:val="nil"/>
              <w:right w:val="nil"/>
            </w:tcBorders>
            <w:shd w:val="clear" w:color="auto" w:fill="auto"/>
            <w:noWrap/>
            <w:vAlign w:val="center"/>
            <w:hideMark/>
          </w:tcPr>
          <w:p w14:paraId="7887B6C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.86</w:t>
            </w:r>
          </w:p>
        </w:tc>
        <w:tc>
          <w:tcPr>
            <w:tcW w:w="373" w:type="pct"/>
            <w:tcBorders>
              <w:top w:val="nil"/>
              <w:left w:val="nil"/>
              <w:bottom w:val="nil"/>
              <w:right w:val="nil"/>
            </w:tcBorders>
            <w:shd w:val="clear" w:color="auto" w:fill="auto"/>
            <w:noWrap/>
            <w:vAlign w:val="center"/>
            <w:hideMark/>
          </w:tcPr>
          <w:p w14:paraId="097B722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1564" w:type="pct"/>
            <w:tcBorders>
              <w:top w:val="nil"/>
              <w:left w:val="nil"/>
              <w:bottom w:val="nil"/>
              <w:right w:val="nil"/>
            </w:tcBorders>
            <w:shd w:val="clear" w:color="auto" w:fill="auto"/>
            <w:noWrap/>
            <w:vAlign w:val="center"/>
            <w:hideMark/>
          </w:tcPr>
          <w:p w14:paraId="5FD7A3E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373" w:type="pct"/>
            <w:tcBorders>
              <w:top w:val="nil"/>
              <w:left w:val="nil"/>
              <w:bottom w:val="nil"/>
              <w:right w:val="nil"/>
            </w:tcBorders>
            <w:shd w:val="clear" w:color="auto" w:fill="auto"/>
            <w:noWrap/>
            <w:vAlign w:val="center"/>
            <w:hideMark/>
          </w:tcPr>
          <w:p w14:paraId="6EB89FC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.40</w:t>
            </w:r>
          </w:p>
        </w:tc>
      </w:tr>
      <w:tr w:rsidR="00260B6E" w:rsidRPr="00A23C3B" w14:paraId="6CEDD833" w14:textId="77777777" w:rsidTr="00A23C3B">
        <w:trPr>
          <w:trHeight w:val="300"/>
        </w:trPr>
        <w:tc>
          <w:tcPr>
            <w:tcW w:w="606" w:type="pct"/>
            <w:tcBorders>
              <w:top w:val="nil"/>
              <w:left w:val="nil"/>
              <w:bottom w:val="nil"/>
              <w:right w:val="nil"/>
            </w:tcBorders>
            <w:shd w:val="clear" w:color="auto" w:fill="auto"/>
            <w:noWrap/>
            <w:vAlign w:val="center"/>
            <w:hideMark/>
          </w:tcPr>
          <w:p w14:paraId="4FA8A78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42FF1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POS5</w:t>
            </w:r>
          </w:p>
        </w:tc>
        <w:tc>
          <w:tcPr>
            <w:tcW w:w="1564" w:type="pct"/>
            <w:tcBorders>
              <w:top w:val="nil"/>
              <w:left w:val="nil"/>
              <w:bottom w:val="nil"/>
              <w:right w:val="nil"/>
            </w:tcBorders>
            <w:shd w:val="clear" w:color="auto" w:fill="auto"/>
            <w:noWrap/>
            <w:vAlign w:val="center"/>
            <w:hideMark/>
          </w:tcPr>
          <w:p w14:paraId="0E52DD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.47</w:t>
            </w:r>
          </w:p>
        </w:tc>
        <w:tc>
          <w:tcPr>
            <w:tcW w:w="373" w:type="pct"/>
            <w:tcBorders>
              <w:top w:val="nil"/>
              <w:left w:val="nil"/>
              <w:bottom w:val="nil"/>
              <w:right w:val="nil"/>
            </w:tcBorders>
            <w:shd w:val="clear" w:color="auto" w:fill="auto"/>
            <w:noWrap/>
            <w:vAlign w:val="center"/>
            <w:hideMark/>
          </w:tcPr>
          <w:p w14:paraId="1BF64CD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.22</w:t>
            </w:r>
          </w:p>
        </w:tc>
        <w:tc>
          <w:tcPr>
            <w:tcW w:w="1564" w:type="pct"/>
            <w:tcBorders>
              <w:top w:val="nil"/>
              <w:left w:val="nil"/>
              <w:bottom w:val="nil"/>
              <w:right w:val="nil"/>
            </w:tcBorders>
            <w:shd w:val="clear" w:color="auto" w:fill="auto"/>
            <w:noWrap/>
            <w:vAlign w:val="center"/>
            <w:hideMark/>
          </w:tcPr>
          <w:p w14:paraId="52EE417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.65</w:t>
            </w:r>
          </w:p>
        </w:tc>
        <w:tc>
          <w:tcPr>
            <w:tcW w:w="373" w:type="pct"/>
            <w:tcBorders>
              <w:top w:val="nil"/>
              <w:left w:val="nil"/>
              <w:bottom w:val="nil"/>
              <w:right w:val="nil"/>
            </w:tcBorders>
            <w:shd w:val="clear" w:color="auto" w:fill="auto"/>
            <w:noWrap/>
            <w:vAlign w:val="center"/>
            <w:hideMark/>
          </w:tcPr>
          <w:p w14:paraId="1951A9D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.43</w:t>
            </w:r>
          </w:p>
        </w:tc>
      </w:tr>
      <w:tr w:rsidR="00260B6E" w:rsidRPr="00A23C3B" w14:paraId="683B3AD0" w14:textId="77777777" w:rsidTr="00A23C3B">
        <w:trPr>
          <w:trHeight w:val="300"/>
        </w:trPr>
        <w:tc>
          <w:tcPr>
            <w:tcW w:w="606" w:type="pct"/>
            <w:tcBorders>
              <w:top w:val="nil"/>
              <w:left w:val="nil"/>
              <w:bottom w:val="nil"/>
              <w:right w:val="nil"/>
            </w:tcBorders>
            <w:shd w:val="clear" w:color="auto" w:fill="auto"/>
            <w:noWrap/>
            <w:vAlign w:val="center"/>
            <w:hideMark/>
          </w:tcPr>
          <w:p w14:paraId="7B8C0BB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6AA80F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POS6</w:t>
            </w:r>
          </w:p>
        </w:tc>
        <w:tc>
          <w:tcPr>
            <w:tcW w:w="1564" w:type="pct"/>
            <w:tcBorders>
              <w:top w:val="nil"/>
              <w:left w:val="nil"/>
              <w:bottom w:val="nil"/>
              <w:right w:val="nil"/>
            </w:tcBorders>
            <w:shd w:val="clear" w:color="auto" w:fill="auto"/>
            <w:noWrap/>
            <w:vAlign w:val="center"/>
            <w:hideMark/>
          </w:tcPr>
          <w:p w14:paraId="16224598"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.81</w:t>
            </w:r>
          </w:p>
        </w:tc>
        <w:tc>
          <w:tcPr>
            <w:tcW w:w="373" w:type="pct"/>
            <w:tcBorders>
              <w:top w:val="nil"/>
              <w:left w:val="nil"/>
              <w:bottom w:val="nil"/>
              <w:right w:val="nil"/>
            </w:tcBorders>
            <w:shd w:val="clear" w:color="auto" w:fill="auto"/>
            <w:noWrap/>
            <w:vAlign w:val="center"/>
            <w:hideMark/>
          </w:tcPr>
          <w:p w14:paraId="3BD4A51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1564" w:type="pct"/>
            <w:tcBorders>
              <w:top w:val="nil"/>
              <w:left w:val="nil"/>
              <w:bottom w:val="nil"/>
              <w:right w:val="nil"/>
            </w:tcBorders>
            <w:shd w:val="clear" w:color="auto" w:fill="auto"/>
            <w:noWrap/>
            <w:vAlign w:val="center"/>
            <w:hideMark/>
          </w:tcPr>
          <w:p w14:paraId="67CE717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75E4DE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3B2E2A15" w14:textId="77777777" w:rsidTr="00A23C3B">
        <w:trPr>
          <w:trHeight w:val="300"/>
        </w:trPr>
        <w:tc>
          <w:tcPr>
            <w:tcW w:w="606" w:type="pct"/>
            <w:tcBorders>
              <w:top w:val="nil"/>
              <w:left w:val="nil"/>
              <w:bottom w:val="nil"/>
              <w:right w:val="nil"/>
            </w:tcBorders>
            <w:shd w:val="clear" w:color="auto" w:fill="auto"/>
            <w:noWrap/>
            <w:vAlign w:val="center"/>
            <w:hideMark/>
          </w:tcPr>
          <w:p w14:paraId="434C2B2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w:t>
            </w:r>
          </w:p>
        </w:tc>
        <w:tc>
          <w:tcPr>
            <w:tcW w:w="520" w:type="pct"/>
            <w:tcBorders>
              <w:top w:val="nil"/>
              <w:left w:val="nil"/>
              <w:bottom w:val="nil"/>
              <w:right w:val="nil"/>
            </w:tcBorders>
            <w:shd w:val="clear" w:color="auto" w:fill="auto"/>
            <w:noWrap/>
            <w:vAlign w:val="center"/>
            <w:hideMark/>
          </w:tcPr>
          <w:p w14:paraId="5C2179F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LS1</w:t>
            </w:r>
          </w:p>
        </w:tc>
        <w:tc>
          <w:tcPr>
            <w:tcW w:w="1564" w:type="pct"/>
            <w:tcBorders>
              <w:top w:val="nil"/>
              <w:left w:val="nil"/>
              <w:bottom w:val="nil"/>
              <w:right w:val="nil"/>
            </w:tcBorders>
            <w:shd w:val="clear" w:color="auto" w:fill="auto"/>
            <w:noWrap/>
            <w:vAlign w:val="center"/>
            <w:hideMark/>
          </w:tcPr>
          <w:p w14:paraId="0B502AE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.87</w:t>
            </w:r>
          </w:p>
        </w:tc>
        <w:tc>
          <w:tcPr>
            <w:tcW w:w="373" w:type="pct"/>
            <w:tcBorders>
              <w:top w:val="nil"/>
              <w:left w:val="nil"/>
              <w:bottom w:val="nil"/>
              <w:right w:val="nil"/>
            </w:tcBorders>
            <w:shd w:val="clear" w:color="auto" w:fill="auto"/>
            <w:noWrap/>
            <w:vAlign w:val="center"/>
            <w:hideMark/>
          </w:tcPr>
          <w:p w14:paraId="1D89DE2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.76</w:t>
            </w:r>
          </w:p>
        </w:tc>
        <w:tc>
          <w:tcPr>
            <w:tcW w:w="1564" w:type="pct"/>
            <w:tcBorders>
              <w:top w:val="nil"/>
              <w:left w:val="nil"/>
              <w:bottom w:val="nil"/>
              <w:right w:val="nil"/>
            </w:tcBorders>
            <w:shd w:val="clear" w:color="auto" w:fill="auto"/>
            <w:noWrap/>
            <w:vAlign w:val="center"/>
            <w:hideMark/>
          </w:tcPr>
          <w:p w14:paraId="4D1BF43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447442A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.30</w:t>
            </w:r>
          </w:p>
        </w:tc>
      </w:tr>
      <w:tr w:rsidR="00260B6E" w:rsidRPr="00A23C3B" w14:paraId="57C96BC6" w14:textId="77777777" w:rsidTr="00A23C3B">
        <w:trPr>
          <w:trHeight w:val="300"/>
        </w:trPr>
        <w:tc>
          <w:tcPr>
            <w:tcW w:w="606" w:type="pct"/>
            <w:tcBorders>
              <w:top w:val="nil"/>
              <w:left w:val="nil"/>
              <w:bottom w:val="nil"/>
              <w:right w:val="nil"/>
            </w:tcBorders>
            <w:shd w:val="clear" w:color="auto" w:fill="auto"/>
            <w:noWrap/>
            <w:vAlign w:val="center"/>
            <w:hideMark/>
          </w:tcPr>
          <w:p w14:paraId="7511358D"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0405ED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LS2</w:t>
            </w:r>
          </w:p>
        </w:tc>
        <w:tc>
          <w:tcPr>
            <w:tcW w:w="1564" w:type="pct"/>
            <w:tcBorders>
              <w:top w:val="nil"/>
              <w:left w:val="nil"/>
              <w:bottom w:val="nil"/>
              <w:right w:val="nil"/>
            </w:tcBorders>
            <w:shd w:val="clear" w:color="auto" w:fill="auto"/>
            <w:noWrap/>
            <w:vAlign w:val="center"/>
            <w:hideMark/>
          </w:tcPr>
          <w:p w14:paraId="3082C78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.85</w:t>
            </w:r>
          </w:p>
        </w:tc>
        <w:tc>
          <w:tcPr>
            <w:tcW w:w="373" w:type="pct"/>
            <w:tcBorders>
              <w:top w:val="nil"/>
              <w:left w:val="nil"/>
              <w:bottom w:val="nil"/>
              <w:right w:val="nil"/>
            </w:tcBorders>
            <w:shd w:val="clear" w:color="auto" w:fill="auto"/>
            <w:noWrap/>
            <w:vAlign w:val="center"/>
            <w:hideMark/>
          </w:tcPr>
          <w:p w14:paraId="242E529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1564" w:type="pct"/>
            <w:tcBorders>
              <w:top w:val="nil"/>
              <w:left w:val="nil"/>
              <w:bottom w:val="nil"/>
              <w:right w:val="nil"/>
            </w:tcBorders>
            <w:shd w:val="clear" w:color="auto" w:fill="auto"/>
            <w:noWrap/>
            <w:vAlign w:val="center"/>
            <w:hideMark/>
          </w:tcPr>
          <w:p w14:paraId="2022AFE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6DC2732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373307BB" w14:textId="77777777" w:rsidTr="00A23C3B">
        <w:trPr>
          <w:trHeight w:val="300"/>
        </w:trPr>
        <w:tc>
          <w:tcPr>
            <w:tcW w:w="606" w:type="pct"/>
            <w:tcBorders>
              <w:top w:val="nil"/>
              <w:left w:val="nil"/>
              <w:bottom w:val="nil"/>
              <w:right w:val="nil"/>
            </w:tcBorders>
            <w:shd w:val="clear" w:color="auto" w:fill="auto"/>
            <w:noWrap/>
            <w:vAlign w:val="center"/>
            <w:hideMark/>
          </w:tcPr>
          <w:p w14:paraId="65387075"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13F171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LS3</w:t>
            </w:r>
          </w:p>
        </w:tc>
        <w:tc>
          <w:tcPr>
            <w:tcW w:w="1564" w:type="pct"/>
            <w:tcBorders>
              <w:top w:val="nil"/>
              <w:left w:val="nil"/>
              <w:bottom w:val="nil"/>
              <w:right w:val="nil"/>
            </w:tcBorders>
            <w:shd w:val="clear" w:color="auto" w:fill="auto"/>
            <w:noWrap/>
            <w:vAlign w:val="center"/>
            <w:hideMark/>
          </w:tcPr>
          <w:p w14:paraId="2C64A37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.90</w:t>
            </w:r>
          </w:p>
        </w:tc>
        <w:tc>
          <w:tcPr>
            <w:tcW w:w="373" w:type="pct"/>
            <w:tcBorders>
              <w:top w:val="nil"/>
              <w:left w:val="nil"/>
              <w:bottom w:val="nil"/>
              <w:right w:val="nil"/>
            </w:tcBorders>
            <w:shd w:val="clear" w:color="auto" w:fill="auto"/>
            <w:noWrap/>
            <w:vAlign w:val="center"/>
            <w:hideMark/>
          </w:tcPr>
          <w:p w14:paraId="2BE0FB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1564" w:type="pct"/>
            <w:tcBorders>
              <w:top w:val="nil"/>
              <w:left w:val="nil"/>
              <w:bottom w:val="nil"/>
              <w:right w:val="nil"/>
            </w:tcBorders>
            <w:shd w:val="clear" w:color="auto" w:fill="auto"/>
            <w:noWrap/>
            <w:vAlign w:val="center"/>
            <w:hideMark/>
          </w:tcPr>
          <w:p w14:paraId="710D141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1DC8B0C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0E338346" w14:textId="77777777" w:rsidTr="00A23C3B">
        <w:trPr>
          <w:trHeight w:val="300"/>
        </w:trPr>
        <w:tc>
          <w:tcPr>
            <w:tcW w:w="606" w:type="pct"/>
            <w:tcBorders>
              <w:top w:val="nil"/>
              <w:left w:val="nil"/>
              <w:bottom w:val="nil"/>
              <w:right w:val="nil"/>
            </w:tcBorders>
            <w:shd w:val="clear" w:color="auto" w:fill="auto"/>
            <w:noWrap/>
            <w:vAlign w:val="center"/>
            <w:hideMark/>
          </w:tcPr>
          <w:p w14:paraId="3BBC5C50"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42E38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LS4</w:t>
            </w:r>
          </w:p>
        </w:tc>
        <w:tc>
          <w:tcPr>
            <w:tcW w:w="1564" w:type="pct"/>
            <w:tcBorders>
              <w:top w:val="nil"/>
              <w:left w:val="nil"/>
              <w:bottom w:val="nil"/>
              <w:right w:val="nil"/>
            </w:tcBorders>
            <w:shd w:val="clear" w:color="auto" w:fill="auto"/>
            <w:noWrap/>
            <w:vAlign w:val="center"/>
            <w:hideMark/>
          </w:tcPr>
          <w:p w14:paraId="3C3CBB7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373" w:type="pct"/>
            <w:tcBorders>
              <w:top w:val="nil"/>
              <w:left w:val="nil"/>
              <w:bottom w:val="nil"/>
              <w:right w:val="nil"/>
            </w:tcBorders>
            <w:shd w:val="clear" w:color="auto" w:fill="auto"/>
            <w:noWrap/>
            <w:vAlign w:val="center"/>
            <w:hideMark/>
          </w:tcPr>
          <w:p w14:paraId="00EF8A5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.57</w:t>
            </w:r>
          </w:p>
        </w:tc>
        <w:tc>
          <w:tcPr>
            <w:tcW w:w="1564" w:type="pct"/>
            <w:tcBorders>
              <w:top w:val="nil"/>
              <w:left w:val="nil"/>
              <w:bottom w:val="nil"/>
              <w:right w:val="nil"/>
            </w:tcBorders>
            <w:shd w:val="clear" w:color="auto" w:fill="auto"/>
            <w:noWrap/>
            <w:vAlign w:val="center"/>
            <w:hideMark/>
          </w:tcPr>
          <w:p w14:paraId="009AC62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.50</w:t>
            </w:r>
          </w:p>
        </w:tc>
        <w:tc>
          <w:tcPr>
            <w:tcW w:w="373" w:type="pct"/>
            <w:tcBorders>
              <w:top w:val="nil"/>
              <w:left w:val="nil"/>
              <w:bottom w:val="nil"/>
              <w:right w:val="nil"/>
            </w:tcBorders>
            <w:shd w:val="clear" w:color="auto" w:fill="auto"/>
            <w:noWrap/>
            <w:vAlign w:val="center"/>
            <w:hideMark/>
          </w:tcPr>
          <w:p w14:paraId="4CAFC5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.25</w:t>
            </w:r>
          </w:p>
        </w:tc>
      </w:tr>
      <w:tr w:rsidR="00260B6E" w:rsidRPr="00A23C3B" w14:paraId="417DE00C" w14:textId="77777777" w:rsidTr="00A23C3B">
        <w:trPr>
          <w:trHeight w:val="300"/>
        </w:trPr>
        <w:tc>
          <w:tcPr>
            <w:tcW w:w="606" w:type="pct"/>
            <w:tcBorders>
              <w:top w:val="nil"/>
              <w:left w:val="nil"/>
              <w:bottom w:val="nil"/>
              <w:right w:val="nil"/>
            </w:tcBorders>
            <w:shd w:val="clear" w:color="auto" w:fill="auto"/>
            <w:noWrap/>
            <w:vAlign w:val="center"/>
            <w:hideMark/>
          </w:tcPr>
          <w:p w14:paraId="693FD0AB"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503531D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LS5</w:t>
            </w:r>
          </w:p>
        </w:tc>
        <w:tc>
          <w:tcPr>
            <w:tcW w:w="1564" w:type="pct"/>
            <w:tcBorders>
              <w:top w:val="nil"/>
              <w:left w:val="nil"/>
              <w:bottom w:val="nil"/>
              <w:right w:val="nil"/>
            </w:tcBorders>
            <w:shd w:val="clear" w:color="auto" w:fill="auto"/>
            <w:noWrap/>
            <w:vAlign w:val="center"/>
            <w:hideMark/>
          </w:tcPr>
          <w:p w14:paraId="23C52F3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.63</w:t>
            </w:r>
          </w:p>
        </w:tc>
        <w:tc>
          <w:tcPr>
            <w:tcW w:w="373" w:type="pct"/>
            <w:tcBorders>
              <w:top w:val="nil"/>
              <w:left w:val="nil"/>
              <w:bottom w:val="nil"/>
              <w:right w:val="nil"/>
            </w:tcBorders>
            <w:shd w:val="clear" w:color="auto" w:fill="auto"/>
            <w:noWrap/>
            <w:vAlign w:val="center"/>
            <w:hideMark/>
          </w:tcPr>
          <w:p w14:paraId="5EB20AD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.40</w:t>
            </w:r>
          </w:p>
        </w:tc>
        <w:tc>
          <w:tcPr>
            <w:tcW w:w="1564" w:type="pct"/>
            <w:tcBorders>
              <w:top w:val="nil"/>
              <w:left w:val="nil"/>
              <w:bottom w:val="nil"/>
              <w:right w:val="nil"/>
            </w:tcBorders>
            <w:shd w:val="clear" w:color="auto" w:fill="auto"/>
            <w:noWrap/>
            <w:vAlign w:val="center"/>
            <w:hideMark/>
          </w:tcPr>
          <w:p w14:paraId="6F57494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.48</w:t>
            </w:r>
          </w:p>
        </w:tc>
        <w:tc>
          <w:tcPr>
            <w:tcW w:w="373" w:type="pct"/>
            <w:tcBorders>
              <w:top w:val="nil"/>
              <w:left w:val="nil"/>
              <w:bottom w:val="nil"/>
              <w:right w:val="nil"/>
            </w:tcBorders>
            <w:shd w:val="clear" w:color="auto" w:fill="auto"/>
            <w:noWrap/>
            <w:vAlign w:val="center"/>
            <w:hideMark/>
          </w:tcPr>
          <w:p w14:paraId="02A2FAD8"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.23</w:t>
            </w:r>
          </w:p>
        </w:tc>
      </w:tr>
      <w:tr w:rsidR="00260B6E" w:rsidRPr="00A23C3B" w14:paraId="610EAA88" w14:textId="77777777" w:rsidTr="00A23C3B">
        <w:trPr>
          <w:trHeight w:val="315"/>
        </w:trPr>
        <w:tc>
          <w:tcPr>
            <w:tcW w:w="606" w:type="pct"/>
            <w:tcBorders>
              <w:top w:val="nil"/>
              <w:left w:val="nil"/>
              <w:bottom w:val="single" w:sz="12" w:space="0" w:color="auto"/>
              <w:right w:val="nil"/>
            </w:tcBorders>
            <w:shd w:val="clear" w:color="auto" w:fill="auto"/>
            <w:noWrap/>
            <w:vAlign w:val="center"/>
            <w:hideMark/>
          </w:tcPr>
          <w:p w14:paraId="15091351" w14:textId="18F7A23C" w:rsidR="00260B6E" w:rsidRPr="00A23C3B" w:rsidRDefault="00341D38" w:rsidP="00341D38">
            <w:pPr>
              <w:widowControl/>
              <w:jc w:val="center"/>
              <w:rPr>
                <w:rFonts w:cs="Times New Roman"/>
                <w:color w:val="000000"/>
                <w:kern w:val="0"/>
                <w:szCs w:val="24"/>
                <w:lang w:eastAsia="zh-CN"/>
              </w:rPr>
            </w:pPr>
            <w:r w:rsidRPr="00A23C3B">
              <w:rPr>
                <w:rFonts w:cs="Times New Roman" w:hint="eastAsia"/>
                <w:color w:val="000000"/>
                <w:kern w:val="0"/>
                <w:szCs w:val="24"/>
                <w:lang w:eastAsia="zh-CN"/>
              </w:rPr>
              <w:t>平均</w:t>
            </w:r>
            <w:r w:rsidR="00C44F78">
              <w:rPr>
                <w:rFonts w:cs="Times New Roman" w:hint="eastAsia"/>
                <w:color w:val="000000"/>
                <w:kern w:val="0"/>
                <w:szCs w:val="24"/>
                <w:lang w:eastAsia="zh-CN"/>
              </w:rPr>
              <w:t>数</w:t>
            </w:r>
          </w:p>
        </w:tc>
        <w:tc>
          <w:tcPr>
            <w:tcW w:w="520" w:type="pct"/>
            <w:tcBorders>
              <w:top w:val="nil"/>
              <w:left w:val="nil"/>
              <w:bottom w:val="single" w:sz="12" w:space="0" w:color="auto"/>
              <w:right w:val="nil"/>
            </w:tcBorders>
            <w:shd w:val="clear" w:color="auto" w:fill="auto"/>
            <w:noWrap/>
            <w:vAlign w:val="center"/>
            <w:hideMark/>
          </w:tcPr>
          <w:p w14:paraId="1836C493" w14:textId="1C277ACF" w:rsidR="00260B6E" w:rsidRPr="00A23C3B" w:rsidRDefault="00260B6E" w:rsidP="00341D38">
            <w:pPr>
              <w:widowControl/>
              <w:jc w:val="center"/>
              <w:rPr>
                <w:rFonts w:cs="Times New Roman"/>
                <w:color w:val="000000"/>
                <w:kern w:val="0"/>
                <w:szCs w:val="24"/>
                <w:lang w:eastAsia="zh-CN"/>
              </w:rPr>
            </w:pPr>
          </w:p>
        </w:tc>
        <w:tc>
          <w:tcPr>
            <w:tcW w:w="1564" w:type="pct"/>
            <w:tcBorders>
              <w:top w:val="nil"/>
              <w:left w:val="nil"/>
              <w:bottom w:val="single" w:sz="12" w:space="0" w:color="auto"/>
              <w:right w:val="nil"/>
            </w:tcBorders>
            <w:shd w:val="clear" w:color="auto" w:fill="auto"/>
            <w:noWrap/>
            <w:vAlign w:val="center"/>
            <w:hideMark/>
          </w:tcPr>
          <w:p w14:paraId="081FED15" w14:textId="319F182A" w:rsidR="00260B6E" w:rsidRPr="00A23C3B" w:rsidRDefault="00260B6E" w:rsidP="00341D38">
            <w:pPr>
              <w:widowControl/>
              <w:jc w:val="center"/>
              <w:rPr>
                <w:rFonts w:cs="Times New Roman"/>
                <w:color w:val="000000"/>
                <w:kern w:val="0"/>
                <w:szCs w:val="24"/>
                <w:lang w:eastAsia="zh-CN"/>
              </w:rPr>
            </w:pPr>
          </w:p>
        </w:tc>
        <w:tc>
          <w:tcPr>
            <w:tcW w:w="373" w:type="pct"/>
            <w:tcBorders>
              <w:top w:val="nil"/>
              <w:left w:val="nil"/>
              <w:bottom w:val="single" w:sz="12" w:space="0" w:color="auto"/>
              <w:right w:val="nil"/>
            </w:tcBorders>
            <w:shd w:val="clear" w:color="auto" w:fill="auto"/>
            <w:noWrap/>
            <w:vAlign w:val="center"/>
            <w:hideMark/>
          </w:tcPr>
          <w:p w14:paraId="4BD70283" w14:textId="6F5513E3"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w:t>
            </w:r>
            <w:r w:rsidR="00E942E3" w:rsidRPr="00A23C3B">
              <w:rPr>
                <w:rFonts w:cs="Times New Roman"/>
                <w:color w:val="000000"/>
                <w:kern w:val="0"/>
                <w:szCs w:val="24"/>
                <w:lang w:eastAsia="zh-CN"/>
              </w:rPr>
              <w:t>6</w:t>
            </w:r>
          </w:p>
        </w:tc>
        <w:tc>
          <w:tcPr>
            <w:tcW w:w="1564" w:type="pct"/>
            <w:tcBorders>
              <w:top w:val="nil"/>
              <w:left w:val="nil"/>
              <w:bottom w:val="single" w:sz="12" w:space="0" w:color="auto"/>
              <w:right w:val="nil"/>
            </w:tcBorders>
            <w:shd w:val="clear" w:color="auto" w:fill="auto"/>
            <w:noWrap/>
            <w:vAlign w:val="center"/>
            <w:hideMark/>
          </w:tcPr>
          <w:p w14:paraId="12884B29" w14:textId="3F6EC93E" w:rsidR="00260B6E" w:rsidRPr="00A23C3B" w:rsidRDefault="00260B6E" w:rsidP="00341D38">
            <w:pPr>
              <w:widowControl/>
              <w:jc w:val="center"/>
              <w:rPr>
                <w:rFonts w:cs="Times New Roman"/>
                <w:color w:val="000000"/>
                <w:kern w:val="0"/>
                <w:szCs w:val="24"/>
                <w:lang w:eastAsia="zh-CN"/>
              </w:rPr>
            </w:pPr>
          </w:p>
        </w:tc>
        <w:tc>
          <w:tcPr>
            <w:tcW w:w="373" w:type="pct"/>
            <w:tcBorders>
              <w:top w:val="nil"/>
              <w:left w:val="nil"/>
              <w:bottom w:val="single" w:sz="12" w:space="0" w:color="auto"/>
              <w:right w:val="nil"/>
            </w:tcBorders>
            <w:shd w:val="clear" w:color="auto" w:fill="auto"/>
            <w:noWrap/>
            <w:vAlign w:val="center"/>
            <w:hideMark/>
          </w:tcPr>
          <w:p w14:paraId="11B8292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.32</w:t>
            </w:r>
          </w:p>
        </w:tc>
      </w:tr>
    </w:tbl>
    <w:p w14:paraId="35BDC1F9" w14:textId="4BC9E603" w:rsidR="00341D38" w:rsidRPr="00A23C3B" w:rsidRDefault="00341D38" w:rsidP="00341D38">
      <w:pPr>
        <w:ind w:firstLine="480"/>
        <w:rPr>
          <w:rFonts w:cs="Times New Roman"/>
          <w:iCs/>
          <w:szCs w:val="24"/>
          <w:lang w:eastAsia="zh-CN"/>
        </w:rPr>
      </w:pPr>
      <w:r w:rsidRPr="00A23C3B">
        <w:rPr>
          <w:rFonts w:cs="Times New Roman" w:hint="eastAsia"/>
          <w:iCs/>
          <w:szCs w:val="24"/>
          <w:lang w:eastAsia="zh-CN"/>
        </w:rPr>
        <w:t>注：</w:t>
      </w:r>
      <w:r w:rsidR="00BD4E9A" w:rsidRPr="00A23C3B">
        <w:rPr>
          <w:rFonts w:cs="Times New Roman" w:hint="eastAsia"/>
          <w:iCs/>
          <w:szCs w:val="24"/>
          <w:lang w:eastAsia="zh-CN"/>
        </w:rPr>
        <w:t>N = 303</w:t>
      </w:r>
      <w:r w:rsidR="00BD4E9A" w:rsidRPr="00A23C3B">
        <w:rPr>
          <w:rFonts w:cs="Times New Roman" w:hint="eastAsia"/>
          <w:iCs/>
          <w:szCs w:val="24"/>
          <w:lang w:eastAsia="zh-CN"/>
        </w:rPr>
        <w:t>。</w:t>
      </w:r>
      <w:r w:rsidRPr="00A23C3B">
        <w:rPr>
          <w:rFonts w:cs="Times New Roman"/>
          <w:iCs/>
          <w:szCs w:val="24"/>
          <w:lang w:eastAsia="zh-CN"/>
        </w:rPr>
        <w:t>ASC</w:t>
      </w:r>
      <w:r w:rsidRPr="00A23C3B">
        <w:rPr>
          <w:rFonts w:cs="Times New Roman"/>
          <w:iCs/>
          <w:szCs w:val="24"/>
          <w:lang w:eastAsia="zh-CN"/>
        </w:rPr>
        <w:t>基于能力的社会比较倾向</w:t>
      </w:r>
      <w:r w:rsidRPr="00A23C3B">
        <w:rPr>
          <w:rFonts w:cs="Times New Roman" w:hint="eastAsia"/>
          <w:iCs/>
          <w:szCs w:val="24"/>
          <w:lang w:eastAsia="zh-CN"/>
        </w:rPr>
        <w:t>，</w:t>
      </w:r>
      <w:r w:rsidRPr="00A23C3B">
        <w:rPr>
          <w:rFonts w:cs="Times New Roman"/>
          <w:iCs/>
          <w:szCs w:val="24"/>
          <w:lang w:eastAsia="zh-CN"/>
        </w:rPr>
        <w:t>OSC</w:t>
      </w:r>
      <w:r w:rsidRPr="00A23C3B">
        <w:rPr>
          <w:rFonts w:cs="Times New Roman"/>
          <w:iCs/>
          <w:szCs w:val="24"/>
          <w:lang w:eastAsia="zh-CN"/>
        </w:rPr>
        <w:t>基于观点的社会比较倾向，</w:t>
      </w:r>
      <w:r w:rsidRPr="00A23C3B">
        <w:rPr>
          <w:rFonts w:cs="Times New Roman"/>
          <w:iCs/>
          <w:szCs w:val="24"/>
          <w:lang w:eastAsia="zh-CN"/>
        </w:rPr>
        <w:t>SCO</w:t>
      </w:r>
      <w:r w:rsidRPr="00A23C3B">
        <w:rPr>
          <w:rFonts w:cs="Times New Roman" w:hint="eastAsia"/>
          <w:iCs/>
          <w:szCs w:val="24"/>
          <w:lang w:eastAsia="zh-CN"/>
        </w:rPr>
        <w:t>社会比较倾向，</w:t>
      </w:r>
      <w:r w:rsidRPr="00A23C3B">
        <w:rPr>
          <w:rFonts w:cs="Times New Roman"/>
          <w:iCs/>
          <w:szCs w:val="24"/>
          <w:lang w:eastAsia="zh-CN"/>
        </w:rPr>
        <w:t>RD</w:t>
      </w:r>
      <w:r w:rsidRPr="00A23C3B">
        <w:rPr>
          <w:rFonts w:cs="Times New Roman"/>
          <w:iCs/>
          <w:szCs w:val="24"/>
          <w:lang w:eastAsia="zh-CN"/>
        </w:rPr>
        <w:t>相对剥夺感，</w:t>
      </w:r>
      <w:r w:rsidRPr="00A23C3B">
        <w:rPr>
          <w:rFonts w:cs="Times New Roman"/>
          <w:iCs/>
          <w:szCs w:val="24"/>
          <w:lang w:eastAsia="zh-CN"/>
        </w:rPr>
        <w:t xml:space="preserve">POS </w:t>
      </w:r>
      <w:r w:rsidRPr="00A23C3B">
        <w:rPr>
          <w:rFonts w:cs="Times New Roman"/>
          <w:iCs/>
          <w:szCs w:val="24"/>
          <w:lang w:eastAsia="zh-CN"/>
        </w:rPr>
        <w:t>感知到的优越感，</w:t>
      </w:r>
      <w:r w:rsidRPr="00A23C3B">
        <w:rPr>
          <w:rFonts w:cs="Times New Roman"/>
          <w:iCs/>
          <w:szCs w:val="24"/>
          <w:lang w:eastAsia="zh-CN"/>
        </w:rPr>
        <w:t xml:space="preserve">LS </w:t>
      </w:r>
      <w:r w:rsidRPr="00A23C3B">
        <w:rPr>
          <w:rFonts w:cs="Times New Roman"/>
          <w:iCs/>
          <w:szCs w:val="24"/>
          <w:lang w:eastAsia="zh-CN"/>
        </w:rPr>
        <w:t>生活满意度</w:t>
      </w:r>
      <w:r w:rsidR="006B7E1A" w:rsidRPr="00A23C3B">
        <w:rPr>
          <w:rFonts w:cs="Times New Roman" w:hint="eastAsia"/>
          <w:iCs/>
          <w:szCs w:val="24"/>
          <w:lang w:eastAsia="zh-CN"/>
        </w:rPr>
        <w:t>。</w:t>
      </w:r>
      <w:r w:rsidR="006B7E1A" w:rsidRPr="00A23C3B">
        <w:rPr>
          <w:rFonts w:cs="Times New Roman" w:hint="eastAsia"/>
          <w:iCs/>
          <w:szCs w:val="24"/>
          <w:lang w:eastAsia="zh-CN"/>
        </w:rPr>
        <w:t xml:space="preserve"> </w:t>
      </w:r>
    </w:p>
    <w:p w14:paraId="5F47BEEE" w14:textId="3EA568B0" w:rsidR="008351D6" w:rsidRPr="00832CA8" w:rsidRDefault="008C4A7B" w:rsidP="00832CA8">
      <w:pPr>
        <w:pStyle w:val="3"/>
        <w:spacing w:before="180" w:after="180"/>
        <w:rPr>
          <w:lang w:eastAsia="zh-CN"/>
        </w:rPr>
      </w:pPr>
      <w:bookmarkStart w:id="88" w:name="_Toc162021955"/>
      <w:r>
        <w:rPr>
          <w:rFonts w:hint="eastAsia"/>
          <w:lang w:eastAsia="zh-CN"/>
        </w:rPr>
        <w:t>6</w:t>
      </w:r>
      <w:r w:rsidR="00634FC0" w:rsidRPr="00832CA8">
        <w:rPr>
          <w:lang w:eastAsia="zh-CN"/>
        </w:rPr>
        <w:t>.</w:t>
      </w:r>
      <w:r w:rsidR="002525D4">
        <w:rPr>
          <w:rFonts w:hint="eastAsia"/>
          <w:lang w:eastAsia="zh-CN"/>
        </w:rPr>
        <w:t>3</w:t>
      </w:r>
      <w:r w:rsidR="00634FC0" w:rsidRPr="00832CA8">
        <w:rPr>
          <w:lang w:eastAsia="zh-CN"/>
        </w:rPr>
        <w:t xml:space="preserve">.4 </w:t>
      </w:r>
      <w:r w:rsidR="00B81396" w:rsidRPr="00832CA8">
        <w:rPr>
          <w:lang w:eastAsia="zh-CN"/>
        </w:rPr>
        <w:t>结构方程模型</w:t>
      </w:r>
      <w:bookmarkEnd w:id="88"/>
    </w:p>
    <w:p w14:paraId="66B18A89" w14:textId="77777777" w:rsidR="00B81396" w:rsidRPr="004E614C" w:rsidRDefault="00B81396" w:rsidP="00B67619">
      <w:pPr>
        <w:pStyle w:val="4"/>
        <w:spacing w:before="180" w:after="180"/>
        <w:rPr>
          <w:lang w:eastAsia="zh-CN"/>
        </w:rPr>
      </w:pPr>
      <w:r w:rsidRPr="004E614C">
        <w:rPr>
          <w:rFonts w:hint="eastAsia"/>
          <w:lang w:eastAsia="zh-CN"/>
        </w:rPr>
        <w:t>中介效应分析</w:t>
      </w:r>
    </w:p>
    <w:p w14:paraId="76AE7DD1" w14:textId="4B365A61" w:rsidR="00B81396" w:rsidRPr="004E614C" w:rsidRDefault="00590FBB" w:rsidP="00832CA8">
      <w:pPr>
        <w:pStyle w:val="af3"/>
      </w:pPr>
      <w:r w:rsidRPr="004E614C">
        <w:rPr>
          <w:rFonts w:hint="eastAsia"/>
        </w:rPr>
        <w:t>表</w:t>
      </w:r>
      <w:r w:rsidR="00ED7C80">
        <w:rPr>
          <w:rFonts w:hint="eastAsia"/>
        </w:rPr>
        <w:t>6</w:t>
      </w:r>
      <w:r w:rsidR="000826BC">
        <w:t>.4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E56861" w:rsidRPr="00E56861" w14:paraId="739D7B38" w14:textId="77777777" w:rsidTr="00E56861">
        <w:trPr>
          <w:trHeight w:val="315"/>
          <w:tblHeader/>
        </w:trPr>
        <w:tc>
          <w:tcPr>
            <w:tcW w:w="388" w:type="pct"/>
            <w:tcBorders>
              <w:top w:val="single" w:sz="12" w:space="0" w:color="auto"/>
              <w:left w:val="nil"/>
              <w:bottom w:val="single" w:sz="4" w:space="0" w:color="auto"/>
              <w:right w:val="nil"/>
            </w:tcBorders>
          </w:tcPr>
          <w:p w14:paraId="605D109E" w14:textId="5BDEFF22" w:rsidR="00E56861" w:rsidRPr="00E56861" w:rsidRDefault="00E56861" w:rsidP="006B7E1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27CFA1E6" w14:textId="1E69EAAF"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因变量</w:t>
            </w:r>
          </w:p>
        </w:tc>
        <w:tc>
          <w:tcPr>
            <w:tcW w:w="1028" w:type="pct"/>
            <w:tcBorders>
              <w:top w:val="single" w:sz="12" w:space="0" w:color="auto"/>
              <w:left w:val="nil"/>
              <w:bottom w:val="single" w:sz="4" w:space="0" w:color="auto"/>
              <w:right w:val="nil"/>
            </w:tcBorders>
            <w:vAlign w:val="center"/>
          </w:tcPr>
          <w:p w14:paraId="28B8E071" w14:textId="58A8AAB3"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6382ACF9" w14:textId="677AAAE7" w:rsidR="00E56861" w:rsidRPr="00E56861" w:rsidRDefault="00E56861" w:rsidP="006B7E1A">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2732C40B" w14:textId="77777777" w:rsidR="00E56861" w:rsidRPr="00E56861" w:rsidRDefault="00E56861" w:rsidP="006B7E1A">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6197AFF0" w14:textId="77777777" w:rsidR="00E56861" w:rsidRPr="00E56861" w:rsidRDefault="00E56861" w:rsidP="006B7E1A">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13457124" w14:textId="77777777" w:rsidR="00E56861" w:rsidRPr="00E56861" w:rsidRDefault="00E56861" w:rsidP="006B7E1A">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6A123B95" w14:textId="77777777" w:rsidR="00E56861" w:rsidRPr="00E56861" w:rsidRDefault="00E56861" w:rsidP="006B7E1A">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884A43C" w14:textId="77777777" w:rsidR="00E56861" w:rsidRPr="00E56861" w:rsidRDefault="00E56861" w:rsidP="006B7E1A">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R</w:t>
            </w:r>
            <w:r w:rsidRPr="00E56861">
              <w:rPr>
                <w:rFonts w:cs="Times New Roman"/>
                <w:color w:val="000000"/>
                <w:kern w:val="0"/>
                <w:sz w:val="21"/>
                <w:szCs w:val="21"/>
                <w:vertAlign w:val="superscript"/>
                <w:lang w:eastAsia="zh-CN"/>
              </w:rPr>
              <w:t>2</w:t>
            </w:r>
          </w:p>
        </w:tc>
      </w:tr>
      <w:tr w:rsidR="00E56861" w:rsidRPr="00E56861" w14:paraId="73C19383" w14:textId="77777777" w:rsidTr="00E56861">
        <w:trPr>
          <w:trHeight w:val="375"/>
        </w:trPr>
        <w:tc>
          <w:tcPr>
            <w:tcW w:w="388" w:type="pct"/>
            <w:tcBorders>
              <w:top w:val="single" w:sz="4" w:space="0" w:color="auto"/>
              <w:left w:val="nil"/>
              <w:right w:val="nil"/>
            </w:tcBorders>
          </w:tcPr>
          <w:p w14:paraId="32352619" w14:textId="14EEB44A" w:rsidR="00E56861" w:rsidRPr="00E56861" w:rsidRDefault="00E56861" w:rsidP="006B7E1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1DB797C7" w14:textId="6D535D74"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相对剥夺感</w:t>
            </w:r>
          </w:p>
        </w:tc>
        <w:tc>
          <w:tcPr>
            <w:tcW w:w="1028" w:type="pct"/>
            <w:tcBorders>
              <w:top w:val="single" w:sz="4" w:space="0" w:color="auto"/>
              <w:left w:val="nil"/>
              <w:right w:val="nil"/>
            </w:tcBorders>
            <w:vAlign w:val="center"/>
          </w:tcPr>
          <w:p w14:paraId="72111FDC" w14:textId="3CC5EF5D"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single" w:sz="4" w:space="0" w:color="auto"/>
              <w:left w:val="nil"/>
              <w:right w:val="nil"/>
            </w:tcBorders>
            <w:shd w:val="clear" w:color="auto" w:fill="auto"/>
            <w:noWrap/>
            <w:vAlign w:val="center"/>
          </w:tcPr>
          <w:p w14:paraId="27467440" w14:textId="02759D02" w:rsidR="00E56861" w:rsidRPr="00E56861" w:rsidRDefault="00E56861" w:rsidP="006B7E1A">
            <w:pPr>
              <w:widowControl/>
              <w:jc w:val="center"/>
              <w:rPr>
                <w:rFonts w:cs="Times New Roman"/>
                <w:color w:val="000000"/>
                <w:kern w:val="0"/>
                <w:sz w:val="21"/>
                <w:szCs w:val="21"/>
                <w:lang w:eastAsia="zh-CN"/>
              </w:rPr>
            </w:pPr>
            <w:r w:rsidRPr="00E56861">
              <w:rPr>
                <w:sz w:val="21"/>
                <w:szCs w:val="21"/>
              </w:rPr>
              <w:t>-.04</w:t>
            </w:r>
          </w:p>
        </w:tc>
        <w:tc>
          <w:tcPr>
            <w:tcW w:w="335" w:type="pct"/>
            <w:tcBorders>
              <w:top w:val="single" w:sz="4" w:space="0" w:color="auto"/>
              <w:left w:val="nil"/>
              <w:right w:val="nil"/>
            </w:tcBorders>
            <w:shd w:val="clear" w:color="auto" w:fill="auto"/>
            <w:noWrap/>
            <w:vAlign w:val="center"/>
          </w:tcPr>
          <w:p w14:paraId="54E6959D" w14:textId="0E862443"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single" w:sz="4" w:space="0" w:color="auto"/>
              <w:left w:val="nil"/>
              <w:right w:val="nil"/>
            </w:tcBorders>
            <w:shd w:val="clear" w:color="auto" w:fill="auto"/>
            <w:noWrap/>
            <w:vAlign w:val="center"/>
          </w:tcPr>
          <w:p w14:paraId="2D068420" w14:textId="7ED64975" w:rsidR="00E56861" w:rsidRPr="00E56861" w:rsidRDefault="00E56861" w:rsidP="006B7E1A">
            <w:pPr>
              <w:widowControl/>
              <w:jc w:val="center"/>
              <w:rPr>
                <w:rFonts w:cs="Times New Roman"/>
                <w:color w:val="000000"/>
                <w:kern w:val="0"/>
                <w:sz w:val="21"/>
                <w:szCs w:val="21"/>
                <w:lang w:eastAsia="zh-CN"/>
              </w:rPr>
            </w:pPr>
            <w:r w:rsidRPr="00E56861">
              <w:rPr>
                <w:sz w:val="21"/>
                <w:szCs w:val="21"/>
              </w:rPr>
              <w:t>-.31</w:t>
            </w:r>
          </w:p>
        </w:tc>
        <w:tc>
          <w:tcPr>
            <w:tcW w:w="430" w:type="pct"/>
            <w:tcBorders>
              <w:top w:val="single" w:sz="4" w:space="0" w:color="auto"/>
              <w:left w:val="nil"/>
              <w:right w:val="nil"/>
            </w:tcBorders>
            <w:shd w:val="clear" w:color="auto" w:fill="auto"/>
            <w:noWrap/>
            <w:vAlign w:val="center"/>
          </w:tcPr>
          <w:p w14:paraId="6E077C2A" w14:textId="12E5D58E" w:rsidR="00E56861" w:rsidRPr="00E56861" w:rsidRDefault="00E56861" w:rsidP="006B7E1A">
            <w:pPr>
              <w:widowControl/>
              <w:jc w:val="center"/>
              <w:rPr>
                <w:rFonts w:cs="Times New Roman"/>
                <w:color w:val="000000"/>
                <w:kern w:val="0"/>
                <w:sz w:val="21"/>
                <w:szCs w:val="21"/>
                <w:lang w:eastAsia="zh-CN"/>
              </w:rPr>
            </w:pPr>
            <w:r w:rsidRPr="00E56861">
              <w:rPr>
                <w:sz w:val="21"/>
                <w:szCs w:val="21"/>
              </w:rPr>
              <w:t>.24</w:t>
            </w:r>
          </w:p>
        </w:tc>
        <w:tc>
          <w:tcPr>
            <w:tcW w:w="428" w:type="pct"/>
            <w:tcBorders>
              <w:top w:val="single" w:sz="4" w:space="0" w:color="auto"/>
              <w:left w:val="nil"/>
              <w:right w:val="nil"/>
            </w:tcBorders>
            <w:shd w:val="clear" w:color="auto" w:fill="auto"/>
            <w:noWrap/>
            <w:vAlign w:val="center"/>
          </w:tcPr>
          <w:p w14:paraId="30334E78" w14:textId="22BF2319" w:rsidR="00E56861" w:rsidRPr="00E56861" w:rsidRDefault="00E56861" w:rsidP="006B7E1A">
            <w:pPr>
              <w:widowControl/>
              <w:jc w:val="center"/>
              <w:rPr>
                <w:rFonts w:cs="Times New Roman"/>
                <w:color w:val="000000"/>
                <w:kern w:val="0"/>
                <w:sz w:val="21"/>
                <w:szCs w:val="21"/>
                <w:lang w:eastAsia="zh-CN"/>
              </w:rPr>
            </w:pPr>
            <w:r w:rsidRPr="00E56861">
              <w:rPr>
                <w:sz w:val="21"/>
                <w:szCs w:val="21"/>
              </w:rPr>
              <w:t>.780</w:t>
            </w:r>
          </w:p>
        </w:tc>
        <w:tc>
          <w:tcPr>
            <w:tcW w:w="484" w:type="pct"/>
            <w:tcBorders>
              <w:top w:val="single" w:sz="4" w:space="0" w:color="auto"/>
              <w:left w:val="nil"/>
              <w:right w:val="nil"/>
            </w:tcBorders>
            <w:shd w:val="clear" w:color="auto" w:fill="auto"/>
            <w:noWrap/>
            <w:vAlign w:val="center"/>
            <w:hideMark/>
          </w:tcPr>
          <w:p w14:paraId="3B562B22" w14:textId="327AC25B" w:rsidR="00E56861" w:rsidRPr="00E56861" w:rsidRDefault="00E56861" w:rsidP="006B7E1A">
            <w:pPr>
              <w:widowControl/>
              <w:jc w:val="center"/>
              <w:rPr>
                <w:rFonts w:cs="Times New Roman"/>
                <w:color w:val="000000"/>
                <w:kern w:val="0"/>
                <w:sz w:val="21"/>
                <w:szCs w:val="21"/>
                <w:lang w:eastAsia="zh-CN"/>
              </w:rPr>
            </w:pPr>
            <w:r w:rsidRPr="00E56861">
              <w:rPr>
                <w:rFonts w:cs="Times New Roman"/>
                <w:sz w:val="21"/>
                <w:szCs w:val="21"/>
                <w:lang w:eastAsia="zh-CN"/>
              </w:rPr>
              <w:t>.097</w:t>
            </w:r>
            <w:r w:rsidRPr="00E56861">
              <w:rPr>
                <w:rFonts w:cs="Times New Roman"/>
                <w:sz w:val="21"/>
                <w:szCs w:val="21"/>
                <w:vertAlign w:val="superscript"/>
                <w:lang w:eastAsia="zh-CN"/>
              </w:rPr>
              <w:t>**</w:t>
            </w:r>
          </w:p>
        </w:tc>
      </w:tr>
      <w:tr w:rsidR="00E56861" w:rsidRPr="00E56861" w14:paraId="78E3F9B7" w14:textId="77777777" w:rsidTr="00E56861">
        <w:trPr>
          <w:trHeight w:val="375"/>
        </w:trPr>
        <w:tc>
          <w:tcPr>
            <w:tcW w:w="388" w:type="pct"/>
            <w:tcBorders>
              <w:left w:val="nil"/>
              <w:right w:val="nil"/>
            </w:tcBorders>
          </w:tcPr>
          <w:p w14:paraId="69FD787D"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F6E83FB" w14:textId="3C0369C5"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6DCA076D" w14:textId="1480BB1B"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left w:val="nil"/>
              <w:right w:val="nil"/>
            </w:tcBorders>
            <w:shd w:val="clear" w:color="auto" w:fill="auto"/>
            <w:noWrap/>
            <w:vAlign w:val="center"/>
          </w:tcPr>
          <w:p w14:paraId="7A8BD93B" w14:textId="751507DA" w:rsidR="00E56861" w:rsidRPr="00E56861" w:rsidRDefault="00E56861" w:rsidP="006B7E1A">
            <w:pPr>
              <w:widowControl/>
              <w:jc w:val="center"/>
              <w:rPr>
                <w:rFonts w:cs="Times New Roman"/>
                <w:sz w:val="21"/>
                <w:szCs w:val="21"/>
                <w:lang w:eastAsia="zh-CN"/>
              </w:rPr>
            </w:pPr>
            <w:r w:rsidRPr="00E56861">
              <w:rPr>
                <w:sz w:val="21"/>
                <w:szCs w:val="21"/>
              </w:rPr>
              <w:t>-.01</w:t>
            </w:r>
          </w:p>
        </w:tc>
        <w:tc>
          <w:tcPr>
            <w:tcW w:w="335" w:type="pct"/>
            <w:tcBorders>
              <w:left w:val="nil"/>
              <w:right w:val="nil"/>
            </w:tcBorders>
            <w:shd w:val="clear" w:color="auto" w:fill="auto"/>
            <w:noWrap/>
            <w:vAlign w:val="center"/>
          </w:tcPr>
          <w:p w14:paraId="6219975B" w14:textId="4B29C5FA" w:rsidR="00E56861" w:rsidRPr="00E56861" w:rsidRDefault="00E56861" w:rsidP="006B7E1A">
            <w:pPr>
              <w:widowControl/>
              <w:jc w:val="center"/>
              <w:rPr>
                <w:rFonts w:cs="Times New Roman"/>
                <w:sz w:val="21"/>
                <w:szCs w:val="21"/>
                <w:lang w:eastAsia="zh-CN"/>
              </w:rPr>
            </w:pPr>
            <w:r w:rsidRPr="00E56861">
              <w:rPr>
                <w:sz w:val="21"/>
                <w:szCs w:val="21"/>
              </w:rPr>
              <w:t>-.04</w:t>
            </w:r>
          </w:p>
        </w:tc>
        <w:tc>
          <w:tcPr>
            <w:tcW w:w="416" w:type="pct"/>
            <w:tcBorders>
              <w:left w:val="nil"/>
              <w:right w:val="nil"/>
            </w:tcBorders>
            <w:shd w:val="clear" w:color="auto" w:fill="auto"/>
            <w:noWrap/>
            <w:vAlign w:val="center"/>
          </w:tcPr>
          <w:p w14:paraId="0AD05FB2" w14:textId="7DCD0576" w:rsidR="00E56861" w:rsidRPr="00E56861" w:rsidRDefault="00E56861" w:rsidP="006B7E1A">
            <w:pPr>
              <w:widowControl/>
              <w:jc w:val="center"/>
              <w:rPr>
                <w:rFonts w:cs="Times New Roman"/>
                <w:sz w:val="21"/>
                <w:szCs w:val="21"/>
                <w:lang w:eastAsia="zh-CN"/>
              </w:rPr>
            </w:pPr>
            <w:r w:rsidRPr="00E56861">
              <w:rPr>
                <w:sz w:val="21"/>
                <w:szCs w:val="21"/>
              </w:rPr>
              <w:t>-.03</w:t>
            </w:r>
          </w:p>
        </w:tc>
        <w:tc>
          <w:tcPr>
            <w:tcW w:w="430" w:type="pct"/>
            <w:tcBorders>
              <w:left w:val="nil"/>
              <w:right w:val="nil"/>
            </w:tcBorders>
            <w:shd w:val="clear" w:color="auto" w:fill="auto"/>
            <w:noWrap/>
            <w:vAlign w:val="center"/>
          </w:tcPr>
          <w:p w14:paraId="76F3D6C6" w14:textId="163E56E5"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28" w:type="pct"/>
            <w:tcBorders>
              <w:left w:val="nil"/>
              <w:right w:val="nil"/>
            </w:tcBorders>
            <w:shd w:val="clear" w:color="auto" w:fill="auto"/>
            <w:noWrap/>
            <w:vAlign w:val="center"/>
          </w:tcPr>
          <w:p w14:paraId="03836318" w14:textId="64D12F06" w:rsidR="00E56861" w:rsidRPr="00E56861" w:rsidRDefault="00E56861" w:rsidP="006B7E1A">
            <w:pPr>
              <w:widowControl/>
              <w:jc w:val="center"/>
              <w:rPr>
                <w:rFonts w:cs="Times New Roman"/>
                <w:sz w:val="21"/>
                <w:szCs w:val="21"/>
                <w:lang w:eastAsia="zh-CN"/>
              </w:rPr>
            </w:pPr>
            <w:r w:rsidRPr="00E56861">
              <w:rPr>
                <w:sz w:val="21"/>
                <w:szCs w:val="21"/>
              </w:rPr>
              <w:t>.534</w:t>
            </w:r>
          </w:p>
        </w:tc>
        <w:tc>
          <w:tcPr>
            <w:tcW w:w="484" w:type="pct"/>
            <w:tcBorders>
              <w:left w:val="nil"/>
              <w:right w:val="nil"/>
            </w:tcBorders>
            <w:shd w:val="clear" w:color="auto" w:fill="auto"/>
            <w:noWrap/>
            <w:vAlign w:val="center"/>
          </w:tcPr>
          <w:p w14:paraId="627D3841" w14:textId="77777777" w:rsidR="00E56861" w:rsidRPr="00E56861" w:rsidRDefault="00E56861" w:rsidP="006B7E1A">
            <w:pPr>
              <w:widowControl/>
              <w:jc w:val="center"/>
              <w:rPr>
                <w:rFonts w:cs="Times New Roman"/>
                <w:sz w:val="21"/>
                <w:szCs w:val="21"/>
                <w:lang w:eastAsia="zh-CN"/>
              </w:rPr>
            </w:pPr>
          </w:p>
        </w:tc>
      </w:tr>
      <w:tr w:rsidR="00E56861" w:rsidRPr="00E56861" w14:paraId="6FF048FC" w14:textId="77777777" w:rsidTr="00E56861">
        <w:trPr>
          <w:trHeight w:val="375"/>
        </w:trPr>
        <w:tc>
          <w:tcPr>
            <w:tcW w:w="388" w:type="pct"/>
            <w:tcBorders>
              <w:left w:val="nil"/>
              <w:right w:val="nil"/>
            </w:tcBorders>
          </w:tcPr>
          <w:p w14:paraId="0C7E85EB"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660B438" w14:textId="3C045004"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16EE935A" w14:textId="1677C35F"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left w:val="nil"/>
              <w:right w:val="nil"/>
            </w:tcBorders>
            <w:shd w:val="clear" w:color="auto" w:fill="auto"/>
            <w:noWrap/>
            <w:vAlign w:val="center"/>
          </w:tcPr>
          <w:p w14:paraId="5997905A" w14:textId="445E899C" w:rsidR="00E56861" w:rsidRPr="00E56861" w:rsidRDefault="00E56861" w:rsidP="006B7E1A">
            <w:pPr>
              <w:widowControl/>
              <w:jc w:val="center"/>
              <w:rPr>
                <w:rFonts w:cs="Times New Roman"/>
                <w:sz w:val="21"/>
                <w:szCs w:val="21"/>
                <w:lang w:eastAsia="zh-CN"/>
              </w:rPr>
            </w:pPr>
            <w:r w:rsidRPr="00E56861">
              <w:rPr>
                <w:sz w:val="21"/>
                <w:szCs w:val="21"/>
              </w:rPr>
              <w:t>-.25</w:t>
            </w:r>
            <w:r w:rsidRPr="00E56861">
              <w:rPr>
                <w:sz w:val="21"/>
                <w:szCs w:val="21"/>
                <w:vertAlign w:val="superscript"/>
              </w:rPr>
              <w:t>*</w:t>
            </w:r>
          </w:p>
        </w:tc>
        <w:tc>
          <w:tcPr>
            <w:tcW w:w="335" w:type="pct"/>
            <w:tcBorders>
              <w:left w:val="nil"/>
              <w:right w:val="nil"/>
            </w:tcBorders>
            <w:shd w:val="clear" w:color="auto" w:fill="auto"/>
            <w:noWrap/>
            <w:vAlign w:val="center"/>
          </w:tcPr>
          <w:p w14:paraId="2689B06D" w14:textId="1C9CE509" w:rsidR="00E56861" w:rsidRPr="00E56861" w:rsidRDefault="00E56861" w:rsidP="006B7E1A">
            <w:pPr>
              <w:widowControl/>
              <w:jc w:val="center"/>
              <w:rPr>
                <w:rFonts w:cs="Times New Roman"/>
                <w:sz w:val="21"/>
                <w:szCs w:val="21"/>
                <w:lang w:eastAsia="zh-CN"/>
              </w:rPr>
            </w:pPr>
            <w:r w:rsidRPr="00E56861">
              <w:rPr>
                <w:sz w:val="21"/>
                <w:szCs w:val="21"/>
              </w:rPr>
              <w:t>-.14</w:t>
            </w:r>
          </w:p>
        </w:tc>
        <w:tc>
          <w:tcPr>
            <w:tcW w:w="416" w:type="pct"/>
            <w:tcBorders>
              <w:left w:val="nil"/>
              <w:right w:val="nil"/>
            </w:tcBorders>
            <w:shd w:val="clear" w:color="auto" w:fill="auto"/>
            <w:noWrap/>
            <w:vAlign w:val="center"/>
          </w:tcPr>
          <w:p w14:paraId="0B421660" w14:textId="3D5778BA" w:rsidR="00E56861" w:rsidRPr="00E56861" w:rsidRDefault="00E56861" w:rsidP="006B7E1A">
            <w:pPr>
              <w:widowControl/>
              <w:jc w:val="center"/>
              <w:rPr>
                <w:rFonts w:cs="Times New Roman"/>
                <w:sz w:val="21"/>
                <w:szCs w:val="21"/>
                <w:lang w:eastAsia="zh-CN"/>
              </w:rPr>
            </w:pPr>
            <w:r w:rsidRPr="00E56861">
              <w:rPr>
                <w:sz w:val="21"/>
                <w:szCs w:val="21"/>
              </w:rPr>
              <w:t>-.49</w:t>
            </w:r>
          </w:p>
        </w:tc>
        <w:tc>
          <w:tcPr>
            <w:tcW w:w="430" w:type="pct"/>
            <w:tcBorders>
              <w:left w:val="nil"/>
              <w:right w:val="nil"/>
            </w:tcBorders>
            <w:shd w:val="clear" w:color="auto" w:fill="auto"/>
            <w:noWrap/>
            <w:vAlign w:val="center"/>
          </w:tcPr>
          <w:p w14:paraId="01610D03" w14:textId="70984C68"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28" w:type="pct"/>
            <w:tcBorders>
              <w:left w:val="nil"/>
              <w:right w:val="nil"/>
            </w:tcBorders>
            <w:shd w:val="clear" w:color="auto" w:fill="auto"/>
            <w:noWrap/>
            <w:vAlign w:val="center"/>
          </w:tcPr>
          <w:p w14:paraId="033CDF0C" w14:textId="22C51542" w:rsidR="00E56861" w:rsidRPr="00E56861" w:rsidRDefault="00E56861" w:rsidP="006B7E1A">
            <w:pPr>
              <w:widowControl/>
              <w:jc w:val="center"/>
              <w:rPr>
                <w:rFonts w:cs="Times New Roman"/>
                <w:sz w:val="21"/>
                <w:szCs w:val="21"/>
                <w:lang w:eastAsia="zh-CN"/>
              </w:rPr>
            </w:pPr>
            <w:r w:rsidRPr="00E56861">
              <w:rPr>
                <w:sz w:val="21"/>
                <w:szCs w:val="21"/>
              </w:rPr>
              <w:t>.038</w:t>
            </w:r>
          </w:p>
        </w:tc>
        <w:tc>
          <w:tcPr>
            <w:tcW w:w="484" w:type="pct"/>
            <w:tcBorders>
              <w:left w:val="nil"/>
              <w:right w:val="nil"/>
            </w:tcBorders>
            <w:shd w:val="clear" w:color="auto" w:fill="auto"/>
            <w:noWrap/>
            <w:vAlign w:val="center"/>
          </w:tcPr>
          <w:p w14:paraId="51457041" w14:textId="77777777" w:rsidR="00E56861" w:rsidRPr="00E56861" w:rsidRDefault="00E56861" w:rsidP="006B7E1A">
            <w:pPr>
              <w:widowControl/>
              <w:jc w:val="center"/>
              <w:rPr>
                <w:rFonts w:cs="Times New Roman"/>
                <w:sz w:val="21"/>
                <w:szCs w:val="21"/>
                <w:lang w:eastAsia="zh-CN"/>
              </w:rPr>
            </w:pPr>
          </w:p>
        </w:tc>
      </w:tr>
      <w:tr w:rsidR="00E56861" w:rsidRPr="00E56861" w14:paraId="6057688A" w14:textId="77777777" w:rsidTr="00E56861">
        <w:trPr>
          <w:trHeight w:val="375"/>
        </w:trPr>
        <w:tc>
          <w:tcPr>
            <w:tcW w:w="388" w:type="pct"/>
            <w:tcBorders>
              <w:left w:val="nil"/>
              <w:right w:val="nil"/>
            </w:tcBorders>
          </w:tcPr>
          <w:p w14:paraId="0BAD7BF0"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D1E5D48" w14:textId="6CE44164"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30ED41EA" w14:textId="03711BAD"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left w:val="nil"/>
              <w:right w:val="nil"/>
            </w:tcBorders>
            <w:shd w:val="clear" w:color="auto" w:fill="auto"/>
            <w:noWrap/>
            <w:vAlign w:val="center"/>
          </w:tcPr>
          <w:p w14:paraId="19066EAC" w14:textId="3CA1928E" w:rsidR="00E56861" w:rsidRPr="00E56861" w:rsidRDefault="00E56861" w:rsidP="006B7E1A">
            <w:pPr>
              <w:widowControl/>
              <w:jc w:val="center"/>
              <w:rPr>
                <w:rFonts w:cs="Times New Roman"/>
                <w:sz w:val="21"/>
                <w:szCs w:val="21"/>
                <w:lang w:eastAsia="zh-CN"/>
              </w:rPr>
            </w:pPr>
            <w:r w:rsidRPr="00E56861">
              <w:rPr>
                <w:sz w:val="21"/>
                <w:szCs w:val="21"/>
              </w:rPr>
              <w:t>-.61</w:t>
            </w:r>
            <w:r w:rsidRPr="00E56861">
              <w:rPr>
                <w:sz w:val="21"/>
                <w:szCs w:val="21"/>
                <w:vertAlign w:val="superscript"/>
              </w:rPr>
              <w:t>***</w:t>
            </w:r>
          </w:p>
        </w:tc>
        <w:tc>
          <w:tcPr>
            <w:tcW w:w="335" w:type="pct"/>
            <w:tcBorders>
              <w:left w:val="nil"/>
              <w:right w:val="nil"/>
            </w:tcBorders>
            <w:shd w:val="clear" w:color="auto" w:fill="auto"/>
            <w:noWrap/>
            <w:vAlign w:val="center"/>
          </w:tcPr>
          <w:p w14:paraId="26D08CF6" w14:textId="4A0B3C3F" w:rsidR="00E56861" w:rsidRPr="00E56861" w:rsidRDefault="00E56861" w:rsidP="006B7E1A">
            <w:pPr>
              <w:widowControl/>
              <w:jc w:val="center"/>
              <w:rPr>
                <w:rFonts w:cs="Times New Roman"/>
                <w:sz w:val="21"/>
                <w:szCs w:val="21"/>
                <w:lang w:eastAsia="zh-CN"/>
              </w:rPr>
            </w:pPr>
            <w:r w:rsidRPr="00E56861">
              <w:rPr>
                <w:sz w:val="21"/>
                <w:szCs w:val="21"/>
              </w:rPr>
              <w:t>-.21</w:t>
            </w:r>
          </w:p>
        </w:tc>
        <w:tc>
          <w:tcPr>
            <w:tcW w:w="416" w:type="pct"/>
            <w:tcBorders>
              <w:left w:val="nil"/>
              <w:right w:val="nil"/>
            </w:tcBorders>
            <w:shd w:val="clear" w:color="auto" w:fill="auto"/>
            <w:noWrap/>
            <w:vAlign w:val="center"/>
          </w:tcPr>
          <w:p w14:paraId="29BC6FFE" w14:textId="5FBF50F5" w:rsidR="00E56861" w:rsidRPr="00E56861" w:rsidRDefault="00E56861" w:rsidP="006B7E1A">
            <w:pPr>
              <w:widowControl/>
              <w:jc w:val="center"/>
              <w:rPr>
                <w:rFonts w:cs="Times New Roman"/>
                <w:sz w:val="21"/>
                <w:szCs w:val="21"/>
                <w:lang w:eastAsia="zh-CN"/>
              </w:rPr>
            </w:pPr>
            <w:r w:rsidRPr="00E56861">
              <w:rPr>
                <w:sz w:val="21"/>
                <w:szCs w:val="21"/>
              </w:rPr>
              <w:t>-.99</w:t>
            </w:r>
          </w:p>
        </w:tc>
        <w:tc>
          <w:tcPr>
            <w:tcW w:w="430" w:type="pct"/>
            <w:tcBorders>
              <w:left w:val="nil"/>
              <w:right w:val="nil"/>
            </w:tcBorders>
            <w:shd w:val="clear" w:color="auto" w:fill="auto"/>
            <w:noWrap/>
            <w:vAlign w:val="center"/>
          </w:tcPr>
          <w:p w14:paraId="3D2126B6" w14:textId="1DB81AFC" w:rsidR="00E56861" w:rsidRPr="00E56861" w:rsidRDefault="00E56861" w:rsidP="006B7E1A">
            <w:pPr>
              <w:widowControl/>
              <w:jc w:val="center"/>
              <w:rPr>
                <w:rFonts w:cs="Times New Roman"/>
                <w:color w:val="000000"/>
                <w:kern w:val="0"/>
                <w:sz w:val="21"/>
                <w:szCs w:val="21"/>
                <w:lang w:eastAsia="zh-CN"/>
              </w:rPr>
            </w:pPr>
            <w:r w:rsidRPr="00E56861">
              <w:rPr>
                <w:sz w:val="21"/>
                <w:szCs w:val="21"/>
              </w:rPr>
              <w:t>-.25</w:t>
            </w:r>
          </w:p>
        </w:tc>
        <w:tc>
          <w:tcPr>
            <w:tcW w:w="428" w:type="pct"/>
            <w:tcBorders>
              <w:left w:val="nil"/>
              <w:right w:val="nil"/>
            </w:tcBorders>
            <w:shd w:val="clear" w:color="auto" w:fill="auto"/>
            <w:noWrap/>
            <w:vAlign w:val="center"/>
          </w:tcPr>
          <w:p w14:paraId="3BD6D9E0" w14:textId="45D1A114" w:rsidR="00E56861" w:rsidRPr="00E56861" w:rsidRDefault="00E56861" w:rsidP="006B7E1A">
            <w:pPr>
              <w:widowControl/>
              <w:jc w:val="center"/>
              <w:rPr>
                <w:rFonts w:cs="Times New Roman"/>
                <w:sz w:val="21"/>
                <w:szCs w:val="21"/>
                <w:lang w:eastAsia="zh-CN"/>
              </w:rPr>
            </w:pPr>
            <w:r w:rsidRPr="00E56861">
              <w:rPr>
                <w:sz w:val="21"/>
                <w:szCs w:val="21"/>
              </w:rPr>
              <w:t>.001</w:t>
            </w:r>
          </w:p>
        </w:tc>
        <w:tc>
          <w:tcPr>
            <w:tcW w:w="484" w:type="pct"/>
            <w:tcBorders>
              <w:left w:val="nil"/>
              <w:right w:val="nil"/>
            </w:tcBorders>
            <w:shd w:val="clear" w:color="auto" w:fill="auto"/>
            <w:noWrap/>
            <w:vAlign w:val="center"/>
          </w:tcPr>
          <w:p w14:paraId="3C714456" w14:textId="77777777" w:rsidR="00E56861" w:rsidRPr="00E56861" w:rsidRDefault="00E56861" w:rsidP="006B7E1A">
            <w:pPr>
              <w:widowControl/>
              <w:jc w:val="center"/>
              <w:rPr>
                <w:rFonts w:cs="Times New Roman"/>
                <w:sz w:val="21"/>
                <w:szCs w:val="21"/>
                <w:lang w:eastAsia="zh-CN"/>
              </w:rPr>
            </w:pPr>
          </w:p>
        </w:tc>
      </w:tr>
      <w:tr w:rsidR="00E56861" w:rsidRPr="00E56861" w14:paraId="3A5ED22B" w14:textId="77777777" w:rsidTr="00E56861">
        <w:trPr>
          <w:trHeight w:val="375"/>
        </w:trPr>
        <w:tc>
          <w:tcPr>
            <w:tcW w:w="388" w:type="pct"/>
            <w:tcBorders>
              <w:left w:val="nil"/>
              <w:right w:val="nil"/>
            </w:tcBorders>
          </w:tcPr>
          <w:p w14:paraId="394E1DD8"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312CE4DC" w14:textId="19785B2A"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22549953" w14:textId="253C7498"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向上比较频率</w:t>
            </w:r>
          </w:p>
        </w:tc>
        <w:tc>
          <w:tcPr>
            <w:tcW w:w="463" w:type="pct"/>
            <w:tcBorders>
              <w:left w:val="nil"/>
              <w:right w:val="nil"/>
            </w:tcBorders>
            <w:shd w:val="clear" w:color="auto" w:fill="auto"/>
            <w:noWrap/>
            <w:vAlign w:val="center"/>
          </w:tcPr>
          <w:p w14:paraId="228AD0FB" w14:textId="7D34D19D" w:rsidR="00E56861" w:rsidRPr="00E56861" w:rsidRDefault="00E56861" w:rsidP="006B7E1A">
            <w:pPr>
              <w:widowControl/>
              <w:jc w:val="center"/>
              <w:rPr>
                <w:rFonts w:cs="Times New Roman"/>
                <w:sz w:val="21"/>
                <w:szCs w:val="21"/>
                <w:lang w:eastAsia="zh-CN"/>
              </w:rPr>
            </w:pPr>
            <w:r w:rsidRPr="00E56861">
              <w:rPr>
                <w:sz w:val="21"/>
                <w:szCs w:val="21"/>
              </w:rPr>
              <w:t>.19</w:t>
            </w:r>
            <w:r w:rsidRPr="00E56861">
              <w:rPr>
                <w:sz w:val="21"/>
                <w:szCs w:val="21"/>
                <w:vertAlign w:val="superscript"/>
              </w:rPr>
              <w:t>***</w:t>
            </w:r>
          </w:p>
        </w:tc>
        <w:tc>
          <w:tcPr>
            <w:tcW w:w="335" w:type="pct"/>
            <w:tcBorders>
              <w:left w:val="nil"/>
              <w:right w:val="nil"/>
            </w:tcBorders>
            <w:shd w:val="clear" w:color="auto" w:fill="auto"/>
            <w:noWrap/>
            <w:vAlign w:val="center"/>
          </w:tcPr>
          <w:p w14:paraId="42800021" w14:textId="743EC506" w:rsidR="00E56861" w:rsidRPr="00E56861" w:rsidRDefault="00E56861" w:rsidP="006B7E1A">
            <w:pPr>
              <w:widowControl/>
              <w:jc w:val="center"/>
              <w:rPr>
                <w:rFonts w:cs="Times New Roman"/>
                <w:sz w:val="21"/>
                <w:szCs w:val="21"/>
                <w:lang w:eastAsia="zh-CN"/>
              </w:rPr>
            </w:pPr>
            <w:r w:rsidRPr="00E56861">
              <w:rPr>
                <w:sz w:val="21"/>
                <w:szCs w:val="21"/>
              </w:rPr>
              <w:t>.22</w:t>
            </w:r>
          </w:p>
        </w:tc>
        <w:tc>
          <w:tcPr>
            <w:tcW w:w="416" w:type="pct"/>
            <w:tcBorders>
              <w:left w:val="nil"/>
              <w:right w:val="nil"/>
            </w:tcBorders>
            <w:shd w:val="clear" w:color="auto" w:fill="auto"/>
            <w:noWrap/>
            <w:vAlign w:val="center"/>
          </w:tcPr>
          <w:p w14:paraId="4391CEC0" w14:textId="76D681F8" w:rsidR="00E56861" w:rsidRPr="00E56861" w:rsidRDefault="00E56861" w:rsidP="006B7E1A">
            <w:pPr>
              <w:widowControl/>
              <w:jc w:val="center"/>
              <w:rPr>
                <w:rFonts w:cs="Times New Roman"/>
                <w:sz w:val="21"/>
                <w:szCs w:val="21"/>
                <w:lang w:eastAsia="zh-CN"/>
              </w:rPr>
            </w:pPr>
            <w:r w:rsidRPr="00E56861">
              <w:rPr>
                <w:sz w:val="21"/>
                <w:szCs w:val="21"/>
              </w:rPr>
              <w:t>.08</w:t>
            </w:r>
          </w:p>
        </w:tc>
        <w:tc>
          <w:tcPr>
            <w:tcW w:w="430" w:type="pct"/>
            <w:tcBorders>
              <w:left w:val="nil"/>
              <w:right w:val="nil"/>
            </w:tcBorders>
            <w:shd w:val="clear" w:color="auto" w:fill="auto"/>
            <w:noWrap/>
            <w:vAlign w:val="center"/>
          </w:tcPr>
          <w:p w14:paraId="4BB570A5" w14:textId="20EDDB4D" w:rsidR="00E56861" w:rsidRPr="00E56861" w:rsidRDefault="00E56861" w:rsidP="006B7E1A">
            <w:pPr>
              <w:widowControl/>
              <w:jc w:val="center"/>
              <w:rPr>
                <w:rFonts w:cs="Times New Roman"/>
                <w:color w:val="000000"/>
                <w:kern w:val="0"/>
                <w:sz w:val="21"/>
                <w:szCs w:val="21"/>
                <w:lang w:eastAsia="zh-CN"/>
              </w:rPr>
            </w:pPr>
            <w:r w:rsidRPr="00E56861">
              <w:rPr>
                <w:sz w:val="21"/>
                <w:szCs w:val="21"/>
              </w:rPr>
              <w:t>.31</w:t>
            </w:r>
          </w:p>
        </w:tc>
        <w:tc>
          <w:tcPr>
            <w:tcW w:w="428" w:type="pct"/>
            <w:tcBorders>
              <w:left w:val="nil"/>
              <w:right w:val="nil"/>
            </w:tcBorders>
            <w:shd w:val="clear" w:color="auto" w:fill="auto"/>
            <w:noWrap/>
            <w:vAlign w:val="center"/>
          </w:tcPr>
          <w:p w14:paraId="0AAF3C11" w14:textId="161D652B" w:rsidR="00E56861" w:rsidRPr="00E56861" w:rsidRDefault="00E56861" w:rsidP="006B7E1A">
            <w:pPr>
              <w:widowControl/>
              <w:jc w:val="center"/>
              <w:rPr>
                <w:rFonts w:cs="Times New Roman"/>
                <w:sz w:val="21"/>
                <w:szCs w:val="21"/>
                <w:lang w:eastAsia="zh-CN"/>
              </w:rPr>
            </w:pPr>
            <w:r w:rsidRPr="00E56861">
              <w:rPr>
                <w:sz w:val="21"/>
                <w:szCs w:val="21"/>
              </w:rPr>
              <w:t>.001</w:t>
            </w:r>
          </w:p>
        </w:tc>
        <w:tc>
          <w:tcPr>
            <w:tcW w:w="484" w:type="pct"/>
            <w:tcBorders>
              <w:left w:val="nil"/>
              <w:right w:val="nil"/>
            </w:tcBorders>
            <w:shd w:val="clear" w:color="auto" w:fill="auto"/>
            <w:noWrap/>
            <w:vAlign w:val="center"/>
          </w:tcPr>
          <w:p w14:paraId="7FA00EA5" w14:textId="77777777" w:rsidR="00E56861" w:rsidRPr="00E56861" w:rsidRDefault="00E56861" w:rsidP="006B7E1A">
            <w:pPr>
              <w:widowControl/>
              <w:jc w:val="center"/>
              <w:rPr>
                <w:rFonts w:cs="Times New Roman"/>
                <w:sz w:val="21"/>
                <w:szCs w:val="21"/>
                <w:lang w:eastAsia="zh-CN"/>
              </w:rPr>
            </w:pPr>
          </w:p>
        </w:tc>
      </w:tr>
      <w:tr w:rsidR="00E56861" w:rsidRPr="00E56861" w14:paraId="278607ED" w14:textId="77777777" w:rsidTr="00E56861">
        <w:trPr>
          <w:trHeight w:val="375"/>
        </w:trPr>
        <w:tc>
          <w:tcPr>
            <w:tcW w:w="388" w:type="pct"/>
            <w:tcBorders>
              <w:top w:val="nil"/>
              <w:left w:val="nil"/>
              <w:bottom w:val="nil"/>
              <w:right w:val="nil"/>
            </w:tcBorders>
          </w:tcPr>
          <w:p w14:paraId="7CA80FF9" w14:textId="248734CE" w:rsidR="00E56861" w:rsidRPr="00E56861" w:rsidRDefault="00E56861" w:rsidP="00A23C3B">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2</w:t>
            </w:r>
          </w:p>
        </w:tc>
        <w:tc>
          <w:tcPr>
            <w:tcW w:w="1028" w:type="pct"/>
            <w:tcBorders>
              <w:top w:val="nil"/>
              <w:left w:val="nil"/>
              <w:bottom w:val="nil"/>
              <w:right w:val="nil"/>
            </w:tcBorders>
            <w:shd w:val="clear" w:color="auto" w:fill="auto"/>
            <w:noWrap/>
            <w:vAlign w:val="center"/>
            <w:hideMark/>
          </w:tcPr>
          <w:p w14:paraId="3006EFB7" w14:textId="04DBBB2B"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1028" w:type="pct"/>
            <w:tcBorders>
              <w:top w:val="nil"/>
              <w:left w:val="nil"/>
              <w:bottom w:val="nil"/>
              <w:right w:val="nil"/>
            </w:tcBorders>
            <w:vAlign w:val="center"/>
          </w:tcPr>
          <w:p w14:paraId="63AF1DCE" w14:textId="326D72D5"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15270D09" w14:textId="6D36FC4D" w:rsidR="00E56861" w:rsidRPr="00E56861" w:rsidRDefault="00E56861" w:rsidP="006B7E1A">
            <w:pPr>
              <w:widowControl/>
              <w:jc w:val="center"/>
              <w:rPr>
                <w:rFonts w:cs="Times New Roman"/>
                <w:color w:val="000000"/>
                <w:kern w:val="0"/>
                <w:sz w:val="21"/>
                <w:szCs w:val="21"/>
                <w:lang w:eastAsia="zh-CN"/>
              </w:rPr>
            </w:pPr>
            <w:r w:rsidRPr="00E56861">
              <w:rPr>
                <w:sz w:val="21"/>
                <w:szCs w:val="21"/>
              </w:rPr>
              <w:t>-.05</w:t>
            </w:r>
          </w:p>
        </w:tc>
        <w:tc>
          <w:tcPr>
            <w:tcW w:w="335" w:type="pct"/>
            <w:tcBorders>
              <w:top w:val="nil"/>
              <w:left w:val="nil"/>
              <w:bottom w:val="nil"/>
              <w:right w:val="nil"/>
            </w:tcBorders>
            <w:shd w:val="clear" w:color="auto" w:fill="auto"/>
            <w:noWrap/>
            <w:vAlign w:val="center"/>
          </w:tcPr>
          <w:p w14:paraId="162BC5AC" w14:textId="7599DB76"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284B2231" w14:textId="16DE3A35" w:rsidR="00E56861" w:rsidRPr="00E56861" w:rsidRDefault="00E56861" w:rsidP="006B7E1A">
            <w:pPr>
              <w:widowControl/>
              <w:jc w:val="center"/>
              <w:rPr>
                <w:rFonts w:cs="Times New Roman"/>
                <w:color w:val="000000"/>
                <w:kern w:val="0"/>
                <w:sz w:val="21"/>
                <w:szCs w:val="21"/>
                <w:lang w:eastAsia="zh-CN"/>
              </w:rPr>
            </w:pPr>
            <w:r w:rsidRPr="00E56861">
              <w:rPr>
                <w:sz w:val="21"/>
                <w:szCs w:val="21"/>
              </w:rPr>
              <w:t>-.31</w:t>
            </w:r>
          </w:p>
        </w:tc>
        <w:tc>
          <w:tcPr>
            <w:tcW w:w="430" w:type="pct"/>
            <w:tcBorders>
              <w:top w:val="nil"/>
              <w:left w:val="nil"/>
              <w:bottom w:val="nil"/>
              <w:right w:val="nil"/>
            </w:tcBorders>
            <w:shd w:val="clear" w:color="auto" w:fill="auto"/>
            <w:noWrap/>
            <w:vAlign w:val="center"/>
          </w:tcPr>
          <w:p w14:paraId="656B68F2" w14:textId="17A4CAED" w:rsidR="00E56861" w:rsidRPr="00E56861" w:rsidRDefault="00E56861" w:rsidP="006B7E1A">
            <w:pPr>
              <w:widowControl/>
              <w:jc w:val="center"/>
              <w:rPr>
                <w:rFonts w:cs="Times New Roman"/>
                <w:color w:val="000000"/>
                <w:kern w:val="0"/>
                <w:sz w:val="21"/>
                <w:szCs w:val="21"/>
                <w:lang w:eastAsia="zh-CN"/>
              </w:rPr>
            </w:pPr>
            <w:r w:rsidRPr="00E56861">
              <w:rPr>
                <w:sz w:val="21"/>
                <w:szCs w:val="21"/>
              </w:rPr>
              <w:t>.21</w:t>
            </w:r>
          </w:p>
        </w:tc>
        <w:tc>
          <w:tcPr>
            <w:tcW w:w="428" w:type="pct"/>
            <w:tcBorders>
              <w:top w:val="nil"/>
              <w:left w:val="nil"/>
              <w:bottom w:val="nil"/>
              <w:right w:val="nil"/>
            </w:tcBorders>
            <w:shd w:val="clear" w:color="auto" w:fill="auto"/>
            <w:noWrap/>
            <w:vAlign w:val="center"/>
          </w:tcPr>
          <w:p w14:paraId="64A60020" w14:textId="7E6AB07F" w:rsidR="00E56861" w:rsidRPr="00E56861" w:rsidRDefault="00E56861" w:rsidP="006B7E1A">
            <w:pPr>
              <w:widowControl/>
              <w:jc w:val="center"/>
              <w:rPr>
                <w:rFonts w:cs="Times New Roman"/>
                <w:color w:val="000000"/>
                <w:kern w:val="0"/>
                <w:sz w:val="21"/>
                <w:szCs w:val="21"/>
                <w:lang w:eastAsia="zh-CN"/>
              </w:rPr>
            </w:pPr>
            <w:r w:rsidRPr="00E56861">
              <w:rPr>
                <w:sz w:val="21"/>
                <w:szCs w:val="21"/>
              </w:rPr>
              <w:t>.700</w:t>
            </w:r>
          </w:p>
        </w:tc>
        <w:tc>
          <w:tcPr>
            <w:tcW w:w="484" w:type="pct"/>
            <w:tcBorders>
              <w:top w:val="nil"/>
              <w:left w:val="nil"/>
              <w:bottom w:val="nil"/>
              <w:right w:val="nil"/>
            </w:tcBorders>
            <w:shd w:val="clear" w:color="auto" w:fill="auto"/>
            <w:noWrap/>
            <w:vAlign w:val="center"/>
            <w:hideMark/>
          </w:tcPr>
          <w:p w14:paraId="4F5FC143" w14:textId="0777C8C2" w:rsidR="00E56861" w:rsidRPr="00E56861" w:rsidRDefault="00E56861" w:rsidP="006B7E1A">
            <w:pPr>
              <w:widowControl/>
              <w:jc w:val="center"/>
              <w:rPr>
                <w:rFonts w:cs="Times New Roman"/>
                <w:color w:val="000000"/>
                <w:kern w:val="0"/>
                <w:sz w:val="21"/>
                <w:szCs w:val="21"/>
                <w:lang w:eastAsia="zh-CN"/>
              </w:rPr>
            </w:pPr>
            <w:r w:rsidRPr="00E56861">
              <w:rPr>
                <w:rFonts w:cs="Times New Roman"/>
                <w:sz w:val="21"/>
                <w:szCs w:val="21"/>
                <w:lang w:eastAsia="zh-CN"/>
              </w:rPr>
              <w:t>.068</w:t>
            </w:r>
            <w:r w:rsidRPr="00E56861">
              <w:rPr>
                <w:rFonts w:cs="Times New Roman"/>
                <w:sz w:val="21"/>
                <w:szCs w:val="21"/>
                <w:vertAlign w:val="superscript"/>
                <w:lang w:eastAsia="zh-CN"/>
              </w:rPr>
              <w:t>*</w:t>
            </w:r>
          </w:p>
        </w:tc>
      </w:tr>
      <w:tr w:rsidR="00E56861" w:rsidRPr="00E56861" w14:paraId="7040C277" w14:textId="77777777" w:rsidTr="00E56861">
        <w:trPr>
          <w:trHeight w:val="315"/>
        </w:trPr>
        <w:tc>
          <w:tcPr>
            <w:tcW w:w="388" w:type="pct"/>
            <w:tcBorders>
              <w:top w:val="nil"/>
              <w:left w:val="nil"/>
              <w:bottom w:val="nil"/>
              <w:right w:val="nil"/>
            </w:tcBorders>
          </w:tcPr>
          <w:p w14:paraId="17290998"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8D67E48" w14:textId="5679BBDE"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7B76A4B" w14:textId="138C9F0F"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0275ACCC" w14:textId="7179FA39" w:rsidR="00E56861" w:rsidRPr="00E56861" w:rsidRDefault="00E56861" w:rsidP="006B7E1A">
            <w:pPr>
              <w:widowControl/>
              <w:jc w:val="center"/>
              <w:rPr>
                <w:rFonts w:cs="Times New Roman"/>
                <w:sz w:val="21"/>
                <w:szCs w:val="21"/>
                <w:lang w:eastAsia="zh-CN"/>
              </w:rPr>
            </w:pPr>
            <w:r w:rsidRPr="00E56861">
              <w:rPr>
                <w:sz w:val="21"/>
                <w:szCs w:val="21"/>
              </w:rPr>
              <w:t>.00</w:t>
            </w:r>
          </w:p>
        </w:tc>
        <w:tc>
          <w:tcPr>
            <w:tcW w:w="335" w:type="pct"/>
            <w:tcBorders>
              <w:top w:val="nil"/>
              <w:left w:val="nil"/>
              <w:bottom w:val="nil"/>
              <w:right w:val="nil"/>
            </w:tcBorders>
            <w:shd w:val="clear" w:color="auto" w:fill="auto"/>
            <w:noWrap/>
            <w:vAlign w:val="center"/>
          </w:tcPr>
          <w:p w14:paraId="7772B0A6" w14:textId="2A8530F5"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05EFC666" w14:textId="666BBBE6"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30" w:type="pct"/>
            <w:tcBorders>
              <w:top w:val="nil"/>
              <w:left w:val="nil"/>
              <w:bottom w:val="nil"/>
              <w:right w:val="nil"/>
            </w:tcBorders>
            <w:shd w:val="clear" w:color="auto" w:fill="auto"/>
            <w:noWrap/>
            <w:vAlign w:val="center"/>
          </w:tcPr>
          <w:p w14:paraId="5A9AE56F" w14:textId="28099A06"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28" w:type="pct"/>
            <w:tcBorders>
              <w:top w:val="nil"/>
              <w:left w:val="nil"/>
              <w:bottom w:val="nil"/>
              <w:right w:val="nil"/>
            </w:tcBorders>
            <w:shd w:val="clear" w:color="auto" w:fill="auto"/>
            <w:noWrap/>
            <w:vAlign w:val="center"/>
          </w:tcPr>
          <w:p w14:paraId="0360BDE0" w14:textId="0DF9E3D6" w:rsidR="00E56861" w:rsidRPr="00E56861" w:rsidRDefault="00E56861" w:rsidP="006B7E1A">
            <w:pPr>
              <w:widowControl/>
              <w:jc w:val="center"/>
              <w:rPr>
                <w:rFonts w:cs="Times New Roman"/>
                <w:sz w:val="21"/>
                <w:szCs w:val="21"/>
                <w:lang w:eastAsia="zh-CN"/>
              </w:rPr>
            </w:pPr>
            <w:r w:rsidRPr="00E56861">
              <w:rPr>
                <w:sz w:val="21"/>
                <w:szCs w:val="21"/>
              </w:rPr>
              <w:t>.779</w:t>
            </w:r>
          </w:p>
        </w:tc>
        <w:tc>
          <w:tcPr>
            <w:tcW w:w="484" w:type="pct"/>
            <w:tcBorders>
              <w:top w:val="nil"/>
              <w:left w:val="nil"/>
              <w:bottom w:val="nil"/>
              <w:right w:val="nil"/>
            </w:tcBorders>
            <w:shd w:val="clear" w:color="auto" w:fill="auto"/>
            <w:noWrap/>
            <w:vAlign w:val="center"/>
          </w:tcPr>
          <w:p w14:paraId="3160F917" w14:textId="77777777" w:rsidR="00E56861" w:rsidRPr="00E56861" w:rsidRDefault="00E56861" w:rsidP="006B7E1A">
            <w:pPr>
              <w:widowControl/>
              <w:jc w:val="center"/>
              <w:rPr>
                <w:rFonts w:cs="Times New Roman"/>
                <w:sz w:val="21"/>
                <w:szCs w:val="21"/>
                <w:lang w:eastAsia="zh-CN"/>
              </w:rPr>
            </w:pPr>
          </w:p>
        </w:tc>
      </w:tr>
      <w:tr w:rsidR="00E56861" w:rsidRPr="00E56861" w14:paraId="1DB469C7" w14:textId="77777777" w:rsidTr="00E56861">
        <w:trPr>
          <w:trHeight w:val="315"/>
        </w:trPr>
        <w:tc>
          <w:tcPr>
            <w:tcW w:w="388" w:type="pct"/>
            <w:tcBorders>
              <w:top w:val="nil"/>
              <w:left w:val="nil"/>
              <w:bottom w:val="nil"/>
              <w:right w:val="nil"/>
            </w:tcBorders>
          </w:tcPr>
          <w:p w14:paraId="6EFAEAB4"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470BFE4" w14:textId="1C61CCCF"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47E68DE" w14:textId="7775074E"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7089DAB9" w14:textId="33EA7385" w:rsidR="00E56861" w:rsidRPr="00E56861" w:rsidRDefault="00E56861" w:rsidP="006B7E1A">
            <w:pPr>
              <w:widowControl/>
              <w:jc w:val="center"/>
              <w:rPr>
                <w:rFonts w:cs="Times New Roman"/>
                <w:sz w:val="21"/>
                <w:szCs w:val="21"/>
                <w:lang w:eastAsia="zh-CN"/>
              </w:rPr>
            </w:pPr>
            <w:r w:rsidRPr="00E56861">
              <w:rPr>
                <w:sz w:val="21"/>
                <w:szCs w:val="21"/>
              </w:rPr>
              <w:t>.30</w:t>
            </w:r>
            <w:r w:rsidRPr="00E56861">
              <w:rPr>
                <w:sz w:val="21"/>
                <w:szCs w:val="21"/>
                <w:vertAlign w:val="superscript"/>
              </w:rPr>
              <w:t>**</w:t>
            </w:r>
          </w:p>
        </w:tc>
        <w:tc>
          <w:tcPr>
            <w:tcW w:w="335" w:type="pct"/>
            <w:tcBorders>
              <w:top w:val="nil"/>
              <w:left w:val="nil"/>
              <w:bottom w:val="nil"/>
              <w:right w:val="nil"/>
            </w:tcBorders>
            <w:shd w:val="clear" w:color="auto" w:fill="auto"/>
            <w:noWrap/>
            <w:vAlign w:val="center"/>
          </w:tcPr>
          <w:p w14:paraId="7398CF62" w14:textId="52B400D8" w:rsidR="00E56861" w:rsidRPr="00E56861" w:rsidRDefault="00E56861" w:rsidP="006B7E1A">
            <w:pPr>
              <w:widowControl/>
              <w:jc w:val="center"/>
              <w:rPr>
                <w:rFonts w:cs="Times New Roman"/>
                <w:color w:val="000000"/>
                <w:kern w:val="0"/>
                <w:sz w:val="21"/>
                <w:szCs w:val="21"/>
                <w:lang w:eastAsia="zh-CN"/>
              </w:rPr>
            </w:pPr>
            <w:r w:rsidRPr="00E56861">
              <w:rPr>
                <w:sz w:val="21"/>
                <w:szCs w:val="21"/>
              </w:rPr>
              <w:t>.17</w:t>
            </w:r>
          </w:p>
        </w:tc>
        <w:tc>
          <w:tcPr>
            <w:tcW w:w="416" w:type="pct"/>
            <w:tcBorders>
              <w:top w:val="nil"/>
              <w:left w:val="nil"/>
              <w:bottom w:val="nil"/>
              <w:right w:val="nil"/>
            </w:tcBorders>
            <w:shd w:val="clear" w:color="auto" w:fill="auto"/>
            <w:noWrap/>
            <w:vAlign w:val="center"/>
          </w:tcPr>
          <w:p w14:paraId="4858DD42" w14:textId="4E144CAE" w:rsidR="00E56861" w:rsidRPr="00E56861" w:rsidRDefault="00E56861" w:rsidP="006B7E1A">
            <w:pPr>
              <w:widowControl/>
              <w:jc w:val="center"/>
              <w:rPr>
                <w:rFonts w:cs="Times New Roman"/>
                <w:color w:val="000000"/>
                <w:kern w:val="0"/>
                <w:sz w:val="21"/>
                <w:szCs w:val="21"/>
                <w:lang w:eastAsia="zh-CN"/>
              </w:rPr>
            </w:pPr>
            <w:r w:rsidRPr="00E56861">
              <w:rPr>
                <w:sz w:val="21"/>
                <w:szCs w:val="21"/>
              </w:rPr>
              <w:t>.10</w:t>
            </w:r>
          </w:p>
        </w:tc>
        <w:tc>
          <w:tcPr>
            <w:tcW w:w="430" w:type="pct"/>
            <w:tcBorders>
              <w:top w:val="nil"/>
              <w:left w:val="nil"/>
              <w:bottom w:val="nil"/>
              <w:right w:val="nil"/>
            </w:tcBorders>
            <w:shd w:val="clear" w:color="auto" w:fill="auto"/>
            <w:noWrap/>
            <w:vAlign w:val="center"/>
          </w:tcPr>
          <w:p w14:paraId="142D1428" w14:textId="1366AD4D" w:rsidR="00E56861" w:rsidRPr="00E56861" w:rsidRDefault="00E56861" w:rsidP="006B7E1A">
            <w:pPr>
              <w:widowControl/>
              <w:jc w:val="center"/>
              <w:rPr>
                <w:rFonts w:cs="Times New Roman"/>
                <w:color w:val="000000"/>
                <w:kern w:val="0"/>
                <w:sz w:val="21"/>
                <w:szCs w:val="21"/>
                <w:lang w:eastAsia="zh-CN"/>
              </w:rPr>
            </w:pPr>
            <w:r w:rsidRPr="00E56861">
              <w:rPr>
                <w:sz w:val="21"/>
                <w:szCs w:val="21"/>
              </w:rPr>
              <w:t>.52</w:t>
            </w:r>
          </w:p>
        </w:tc>
        <w:tc>
          <w:tcPr>
            <w:tcW w:w="428" w:type="pct"/>
            <w:tcBorders>
              <w:top w:val="nil"/>
              <w:left w:val="nil"/>
              <w:bottom w:val="nil"/>
              <w:right w:val="nil"/>
            </w:tcBorders>
            <w:shd w:val="clear" w:color="auto" w:fill="auto"/>
            <w:noWrap/>
            <w:vAlign w:val="center"/>
          </w:tcPr>
          <w:p w14:paraId="206AFA94" w14:textId="73FC0F85" w:rsidR="00E56861" w:rsidRPr="00E56861" w:rsidRDefault="00E56861" w:rsidP="006B7E1A">
            <w:pPr>
              <w:widowControl/>
              <w:jc w:val="center"/>
              <w:rPr>
                <w:rFonts w:cs="Times New Roman"/>
                <w:sz w:val="21"/>
                <w:szCs w:val="21"/>
                <w:lang w:eastAsia="zh-CN"/>
              </w:rPr>
            </w:pPr>
            <w:r w:rsidRPr="00E56861">
              <w:rPr>
                <w:sz w:val="21"/>
                <w:szCs w:val="21"/>
              </w:rPr>
              <w:t>.005</w:t>
            </w:r>
          </w:p>
        </w:tc>
        <w:tc>
          <w:tcPr>
            <w:tcW w:w="484" w:type="pct"/>
            <w:tcBorders>
              <w:top w:val="nil"/>
              <w:left w:val="nil"/>
              <w:bottom w:val="nil"/>
              <w:right w:val="nil"/>
            </w:tcBorders>
            <w:shd w:val="clear" w:color="auto" w:fill="auto"/>
            <w:noWrap/>
            <w:vAlign w:val="center"/>
          </w:tcPr>
          <w:p w14:paraId="431BD482" w14:textId="77777777" w:rsidR="00E56861" w:rsidRPr="00E56861" w:rsidRDefault="00E56861" w:rsidP="006B7E1A">
            <w:pPr>
              <w:widowControl/>
              <w:jc w:val="center"/>
              <w:rPr>
                <w:rFonts w:cs="Times New Roman"/>
                <w:sz w:val="21"/>
                <w:szCs w:val="21"/>
                <w:lang w:eastAsia="zh-CN"/>
              </w:rPr>
            </w:pPr>
          </w:p>
        </w:tc>
      </w:tr>
      <w:tr w:rsidR="00E56861" w:rsidRPr="00E56861" w14:paraId="12AF23AF" w14:textId="77777777" w:rsidTr="00E56861">
        <w:trPr>
          <w:trHeight w:val="315"/>
        </w:trPr>
        <w:tc>
          <w:tcPr>
            <w:tcW w:w="388" w:type="pct"/>
            <w:tcBorders>
              <w:top w:val="nil"/>
              <w:left w:val="nil"/>
              <w:bottom w:val="nil"/>
              <w:right w:val="nil"/>
            </w:tcBorders>
          </w:tcPr>
          <w:p w14:paraId="5AB9DD8F"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1A886CB" w14:textId="2B0ADC80"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947EA98" w14:textId="04C5EBA6"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46FFA2AF" w14:textId="026F8813" w:rsidR="00E56861" w:rsidRPr="00E56861" w:rsidRDefault="00E56861" w:rsidP="006B7E1A">
            <w:pPr>
              <w:widowControl/>
              <w:jc w:val="center"/>
              <w:rPr>
                <w:rFonts w:cs="Times New Roman"/>
                <w:sz w:val="21"/>
                <w:szCs w:val="21"/>
                <w:lang w:eastAsia="zh-CN"/>
              </w:rPr>
            </w:pPr>
            <w:r w:rsidRPr="00E56861">
              <w:rPr>
                <w:sz w:val="21"/>
                <w:szCs w:val="21"/>
              </w:rPr>
              <w:t>.49</w:t>
            </w:r>
            <w:r w:rsidRPr="00E56861">
              <w:rPr>
                <w:sz w:val="21"/>
                <w:szCs w:val="21"/>
                <w:vertAlign w:val="superscript"/>
              </w:rPr>
              <w:t>**</w:t>
            </w:r>
          </w:p>
        </w:tc>
        <w:tc>
          <w:tcPr>
            <w:tcW w:w="335" w:type="pct"/>
            <w:tcBorders>
              <w:top w:val="nil"/>
              <w:left w:val="nil"/>
              <w:bottom w:val="nil"/>
              <w:right w:val="nil"/>
            </w:tcBorders>
            <w:shd w:val="clear" w:color="auto" w:fill="auto"/>
            <w:noWrap/>
            <w:vAlign w:val="center"/>
          </w:tcPr>
          <w:p w14:paraId="5810E8C4" w14:textId="5E913024" w:rsidR="00E56861" w:rsidRPr="00E56861" w:rsidRDefault="00E56861" w:rsidP="006B7E1A">
            <w:pPr>
              <w:widowControl/>
              <w:jc w:val="center"/>
              <w:rPr>
                <w:rFonts w:cs="Times New Roman"/>
                <w:color w:val="000000"/>
                <w:kern w:val="0"/>
                <w:sz w:val="21"/>
                <w:szCs w:val="21"/>
                <w:lang w:eastAsia="zh-CN"/>
              </w:rPr>
            </w:pPr>
            <w:r w:rsidRPr="00E56861">
              <w:rPr>
                <w:sz w:val="21"/>
                <w:szCs w:val="21"/>
              </w:rPr>
              <w:t>.18</w:t>
            </w:r>
          </w:p>
        </w:tc>
        <w:tc>
          <w:tcPr>
            <w:tcW w:w="416" w:type="pct"/>
            <w:tcBorders>
              <w:top w:val="nil"/>
              <w:left w:val="nil"/>
              <w:bottom w:val="nil"/>
              <w:right w:val="nil"/>
            </w:tcBorders>
            <w:shd w:val="clear" w:color="auto" w:fill="auto"/>
            <w:noWrap/>
            <w:vAlign w:val="center"/>
          </w:tcPr>
          <w:p w14:paraId="1BBE9533" w14:textId="7BCE9F27" w:rsidR="00E56861" w:rsidRPr="00E56861" w:rsidRDefault="00E56861" w:rsidP="006B7E1A">
            <w:pPr>
              <w:widowControl/>
              <w:jc w:val="center"/>
              <w:rPr>
                <w:rFonts w:cs="Times New Roman"/>
                <w:color w:val="000000"/>
                <w:kern w:val="0"/>
                <w:sz w:val="21"/>
                <w:szCs w:val="21"/>
                <w:lang w:eastAsia="zh-CN"/>
              </w:rPr>
            </w:pPr>
            <w:r w:rsidRPr="00E56861">
              <w:rPr>
                <w:sz w:val="21"/>
                <w:szCs w:val="21"/>
              </w:rPr>
              <w:t>.15</w:t>
            </w:r>
          </w:p>
        </w:tc>
        <w:tc>
          <w:tcPr>
            <w:tcW w:w="430" w:type="pct"/>
            <w:tcBorders>
              <w:top w:val="nil"/>
              <w:left w:val="nil"/>
              <w:bottom w:val="nil"/>
              <w:right w:val="nil"/>
            </w:tcBorders>
            <w:shd w:val="clear" w:color="auto" w:fill="auto"/>
            <w:noWrap/>
            <w:vAlign w:val="center"/>
          </w:tcPr>
          <w:p w14:paraId="796E91E0" w14:textId="651323A2" w:rsidR="00E56861" w:rsidRPr="00E56861" w:rsidRDefault="00E56861" w:rsidP="006B7E1A">
            <w:pPr>
              <w:widowControl/>
              <w:jc w:val="center"/>
              <w:rPr>
                <w:rFonts w:cs="Times New Roman"/>
                <w:color w:val="000000"/>
                <w:kern w:val="0"/>
                <w:sz w:val="21"/>
                <w:szCs w:val="21"/>
                <w:lang w:eastAsia="zh-CN"/>
              </w:rPr>
            </w:pPr>
            <w:r w:rsidRPr="00E56861">
              <w:rPr>
                <w:sz w:val="21"/>
                <w:szCs w:val="21"/>
              </w:rPr>
              <w:t>.82</w:t>
            </w:r>
          </w:p>
        </w:tc>
        <w:tc>
          <w:tcPr>
            <w:tcW w:w="428" w:type="pct"/>
            <w:tcBorders>
              <w:top w:val="nil"/>
              <w:left w:val="nil"/>
              <w:bottom w:val="nil"/>
              <w:right w:val="nil"/>
            </w:tcBorders>
            <w:shd w:val="clear" w:color="auto" w:fill="auto"/>
            <w:noWrap/>
            <w:vAlign w:val="center"/>
          </w:tcPr>
          <w:p w14:paraId="21DF421A" w14:textId="3040F5B1" w:rsidR="00E56861" w:rsidRPr="00E56861" w:rsidRDefault="00E56861" w:rsidP="006B7E1A">
            <w:pPr>
              <w:widowControl/>
              <w:jc w:val="center"/>
              <w:rPr>
                <w:rFonts w:cs="Times New Roman"/>
                <w:sz w:val="21"/>
                <w:szCs w:val="21"/>
                <w:lang w:eastAsia="zh-CN"/>
              </w:rPr>
            </w:pPr>
            <w:r w:rsidRPr="00E56861">
              <w:rPr>
                <w:sz w:val="21"/>
                <w:szCs w:val="21"/>
              </w:rPr>
              <w:t>.004</w:t>
            </w:r>
          </w:p>
        </w:tc>
        <w:tc>
          <w:tcPr>
            <w:tcW w:w="484" w:type="pct"/>
            <w:tcBorders>
              <w:top w:val="nil"/>
              <w:left w:val="nil"/>
              <w:bottom w:val="nil"/>
              <w:right w:val="nil"/>
            </w:tcBorders>
            <w:shd w:val="clear" w:color="auto" w:fill="auto"/>
            <w:noWrap/>
            <w:vAlign w:val="center"/>
          </w:tcPr>
          <w:p w14:paraId="0CF79F83" w14:textId="77777777" w:rsidR="00E56861" w:rsidRPr="00E56861" w:rsidRDefault="00E56861" w:rsidP="006B7E1A">
            <w:pPr>
              <w:widowControl/>
              <w:jc w:val="center"/>
              <w:rPr>
                <w:rFonts w:cs="Times New Roman"/>
                <w:sz w:val="21"/>
                <w:szCs w:val="21"/>
                <w:lang w:eastAsia="zh-CN"/>
              </w:rPr>
            </w:pPr>
          </w:p>
        </w:tc>
      </w:tr>
      <w:tr w:rsidR="00E56861" w:rsidRPr="00E56861" w14:paraId="32443ABF" w14:textId="77777777" w:rsidTr="00E56861">
        <w:trPr>
          <w:trHeight w:val="315"/>
        </w:trPr>
        <w:tc>
          <w:tcPr>
            <w:tcW w:w="388" w:type="pct"/>
            <w:tcBorders>
              <w:top w:val="nil"/>
              <w:left w:val="nil"/>
              <w:bottom w:val="nil"/>
              <w:right w:val="nil"/>
            </w:tcBorders>
          </w:tcPr>
          <w:p w14:paraId="6784E16B"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18684B5" w14:textId="2775A698"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09E0F33" w14:textId="6DBD4478"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向下比较频率</w:t>
            </w:r>
          </w:p>
        </w:tc>
        <w:tc>
          <w:tcPr>
            <w:tcW w:w="463" w:type="pct"/>
            <w:tcBorders>
              <w:top w:val="nil"/>
              <w:left w:val="nil"/>
              <w:bottom w:val="nil"/>
              <w:right w:val="nil"/>
            </w:tcBorders>
            <w:shd w:val="clear" w:color="auto" w:fill="auto"/>
            <w:noWrap/>
            <w:vAlign w:val="center"/>
          </w:tcPr>
          <w:p w14:paraId="5AB9E7ED" w14:textId="4494A1F8" w:rsidR="00E56861" w:rsidRPr="00E56861" w:rsidRDefault="00E56861" w:rsidP="006B7E1A">
            <w:pPr>
              <w:widowControl/>
              <w:jc w:val="center"/>
              <w:rPr>
                <w:rFonts w:cs="Times New Roman"/>
                <w:sz w:val="21"/>
                <w:szCs w:val="21"/>
                <w:lang w:eastAsia="zh-CN"/>
              </w:rPr>
            </w:pPr>
            <w:r w:rsidRPr="00E56861">
              <w:rPr>
                <w:sz w:val="21"/>
                <w:szCs w:val="21"/>
              </w:rPr>
              <w:t>.10</w:t>
            </w:r>
          </w:p>
        </w:tc>
        <w:tc>
          <w:tcPr>
            <w:tcW w:w="335" w:type="pct"/>
            <w:tcBorders>
              <w:top w:val="nil"/>
              <w:left w:val="nil"/>
              <w:bottom w:val="nil"/>
              <w:right w:val="nil"/>
            </w:tcBorders>
            <w:shd w:val="clear" w:color="auto" w:fill="auto"/>
            <w:noWrap/>
            <w:vAlign w:val="center"/>
          </w:tcPr>
          <w:p w14:paraId="2903451E" w14:textId="6661FFD1" w:rsidR="00E56861" w:rsidRPr="00E56861" w:rsidRDefault="00E56861" w:rsidP="006B7E1A">
            <w:pPr>
              <w:widowControl/>
              <w:jc w:val="center"/>
              <w:rPr>
                <w:rFonts w:cs="Times New Roman"/>
                <w:color w:val="000000"/>
                <w:kern w:val="0"/>
                <w:sz w:val="21"/>
                <w:szCs w:val="21"/>
                <w:lang w:eastAsia="zh-CN"/>
              </w:rPr>
            </w:pPr>
            <w:r w:rsidRPr="00E56861">
              <w:rPr>
                <w:sz w:val="21"/>
                <w:szCs w:val="21"/>
              </w:rPr>
              <w:t>.12</w:t>
            </w:r>
          </w:p>
        </w:tc>
        <w:tc>
          <w:tcPr>
            <w:tcW w:w="416" w:type="pct"/>
            <w:tcBorders>
              <w:top w:val="nil"/>
              <w:left w:val="nil"/>
              <w:bottom w:val="nil"/>
              <w:right w:val="nil"/>
            </w:tcBorders>
            <w:shd w:val="clear" w:color="auto" w:fill="auto"/>
            <w:noWrap/>
            <w:vAlign w:val="center"/>
          </w:tcPr>
          <w:p w14:paraId="7D7F5774" w14:textId="1B03C6E7"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30" w:type="pct"/>
            <w:tcBorders>
              <w:top w:val="nil"/>
              <w:left w:val="nil"/>
              <w:bottom w:val="nil"/>
              <w:right w:val="nil"/>
            </w:tcBorders>
            <w:shd w:val="clear" w:color="auto" w:fill="auto"/>
            <w:noWrap/>
            <w:vAlign w:val="center"/>
          </w:tcPr>
          <w:p w14:paraId="194AE8E4" w14:textId="1899E0ED" w:rsidR="00E56861" w:rsidRPr="00E56861" w:rsidRDefault="00E56861" w:rsidP="006B7E1A">
            <w:pPr>
              <w:widowControl/>
              <w:jc w:val="center"/>
              <w:rPr>
                <w:rFonts w:cs="Times New Roman"/>
                <w:color w:val="000000"/>
                <w:kern w:val="0"/>
                <w:sz w:val="21"/>
                <w:szCs w:val="21"/>
                <w:lang w:eastAsia="zh-CN"/>
              </w:rPr>
            </w:pPr>
            <w:r w:rsidRPr="00E56861">
              <w:rPr>
                <w:sz w:val="21"/>
                <w:szCs w:val="21"/>
              </w:rPr>
              <w:t>.20</w:t>
            </w:r>
          </w:p>
        </w:tc>
        <w:tc>
          <w:tcPr>
            <w:tcW w:w="428" w:type="pct"/>
            <w:tcBorders>
              <w:top w:val="nil"/>
              <w:left w:val="nil"/>
              <w:bottom w:val="nil"/>
              <w:right w:val="nil"/>
            </w:tcBorders>
            <w:shd w:val="clear" w:color="auto" w:fill="auto"/>
            <w:noWrap/>
            <w:vAlign w:val="center"/>
          </w:tcPr>
          <w:p w14:paraId="69D52E18" w14:textId="70AA3477" w:rsidR="00E56861" w:rsidRPr="00E56861" w:rsidRDefault="00E56861" w:rsidP="006B7E1A">
            <w:pPr>
              <w:widowControl/>
              <w:jc w:val="center"/>
              <w:rPr>
                <w:rFonts w:cs="Times New Roman"/>
                <w:sz w:val="21"/>
                <w:szCs w:val="21"/>
                <w:lang w:eastAsia="zh-CN"/>
              </w:rPr>
            </w:pPr>
            <w:r w:rsidRPr="00E56861">
              <w:rPr>
                <w:sz w:val="21"/>
                <w:szCs w:val="21"/>
              </w:rPr>
              <w:t>.077</w:t>
            </w:r>
          </w:p>
        </w:tc>
        <w:tc>
          <w:tcPr>
            <w:tcW w:w="484" w:type="pct"/>
            <w:tcBorders>
              <w:top w:val="nil"/>
              <w:left w:val="nil"/>
              <w:bottom w:val="nil"/>
              <w:right w:val="nil"/>
            </w:tcBorders>
            <w:shd w:val="clear" w:color="auto" w:fill="auto"/>
            <w:noWrap/>
            <w:vAlign w:val="center"/>
          </w:tcPr>
          <w:p w14:paraId="3256428F" w14:textId="77777777" w:rsidR="00E56861" w:rsidRPr="00E56861" w:rsidRDefault="00E56861" w:rsidP="006B7E1A">
            <w:pPr>
              <w:widowControl/>
              <w:jc w:val="center"/>
              <w:rPr>
                <w:rFonts w:cs="Times New Roman"/>
                <w:sz w:val="21"/>
                <w:szCs w:val="21"/>
                <w:lang w:eastAsia="zh-CN"/>
              </w:rPr>
            </w:pPr>
          </w:p>
        </w:tc>
      </w:tr>
      <w:tr w:rsidR="00E56861" w:rsidRPr="00E56861" w14:paraId="7FA28F09" w14:textId="77777777" w:rsidTr="00E56861">
        <w:trPr>
          <w:trHeight w:val="315"/>
        </w:trPr>
        <w:tc>
          <w:tcPr>
            <w:tcW w:w="388" w:type="pct"/>
            <w:tcBorders>
              <w:top w:val="nil"/>
              <w:left w:val="nil"/>
              <w:bottom w:val="nil"/>
              <w:right w:val="nil"/>
            </w:tcBorders>
          </w:tcPr>
          <w:p w14:paraId="02D40A8E" w14:textId="720185F8" w:rsidR="00E56861" w:rsidRPr="00E56861" w:rsidRDefault="00E56861" w:rsidP="006B7E1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3</w:t>
            </w:r>
          </w:p>
        </w:tc>
        <w:tc>
          <w:tcPr>
            <w:tcW w:w="1028" w:type="pct"/>
            <w:tcBorders>
              <w:top w:val="nil"/>
              <w:left w:val="nil"/>
              <w:bottom w:val="nil"/>
              <w:right w:val="nil"/>
            </w:tcBorders>
            <w:shd w:val="clear" w:color="auto" w:fill="auto"/>
            <w:noWrap/>
            <w:vAlign w:val="center"/>
            <w:hideMark/>
          </w:tcPr>
          <w:p w14:paraId="167563C0" w14:textId="6FC8BBA8"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生活满意度</w:t>
            </w:r>
          </w:p>
        </w:tc>
        <w:tc>
          <w:tcPr>
            <w:tcW w:w="1028" w:type="pct"/>
            <w:tcBorders>
              <w:top w:val="nil"/>
              <w:left w:val="nil"/>
              <w:bottom w:val="nil"/>
              <w:right w:val="nil"/>
            </w:tcBorders>
            <w:vAlign w:val="center"/>
          </w:tcPr>
          <w:p w14:paraId="45B38A88" w14:textId="1EC8B7E1"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30807E77" w14:textId="1684673D" w:rsidR="00E56861" w:rsidRPr="00E56861" w:rsidRDefault="00E56861" w:rsidP="006B7E1A">
            <w:pPr>
              <w:widowControl/>
              <w:jc w:val="center"/>
              <w:rPr>
                <w:rFonts w:cs="Times New Roman"/>
                <w:color w:val="000000"/>
                <w:kern w:val="0"/>
                <w:sz w:val="21"/>
                <w:szCs w:val="21"/>
                <w:lang w:eastAsia="zh-CN"/>
              </w:rPr>
            </w:pPr>
            <w:r w:rsidRPr="00E56861">
              <w:rPr>
                <w:sz w:val="21"/>
                <w:szCs w:val="21"/>
              </w:rPr>
              <w:t>.15</w:t>
            </w:r>
          </w:p>
        </w:tc>
        <w:tc>
          <w:tcPr>
            <w:tcW w:w="335" w:type="pct"/>
            <w:tcBorders>
              <w:top w:val="nil"/>
              <w:left w:val="nil"/>
              <w:bottom w:val="nil"/>
              <w:right w:val="nil"/>
            </w:tcBorders>
            <w:shd w:val="clear" w:color="auto" w:fill="auto"/>
            <w:noWrap/>
            <w:vAlign w:val="center"/>
          </w:tcPr>
          <w:p w14:paraId="4C805A2B" w14:textId="70BAFAD9" w:rsidR="00E56861" w:rsidRPr="00E56861" w:rsidRDefault="00E56861" w:rsidP="006B7E1A">
            <w:pPr>
              <w:widowControl/>
              <w:jc w:val="center"/>
              <w:rPr>
                <w:rFonts w:cs="Times New Roman"/>
                <w:color w:val="000000"/>
                <w:kern w:val="0"/>
                <w:sz w:val="21"/>
                <w:szCs w:val="21"/>
                <w:lang w:eastAsia="zh-CN"/>
              </w:rPr>
            </w:pPr>
            <w:r w:rsidRPr="00E56861">
              <w:rPr>
                <w:sz w:val="21"/>
                <w:szCs w:val="21"/>
              </w:rPr>
              <w:t>.06</w:t>
            </w:r>
          </w:p>
        </w:tc>
        <w:tc>
          <w:tcPr>
            <w:tcW w:w="416" w:type="pct"/>
            <w:tcBorders>
              <w:top w:val="nil"/>
              <w:left w:val="nil"/>
              <w:bottom w:val="nil"/>
              <w:right w:val="nil"/>
            </w:tcBorders>
            <w:shd w:val="clear" w:color="auto" w:fill="auto"/>
            <w:noWrap/>
            <w:vAlign w:val="center"/>
          </w:tcPr>
          <w:p w14:paraId="731013A3" w14:textId="2A59E4EC" w:rsidR="00E56861" w:rsidRPr="00E56861" w:rsidRDefault="00E56861" w:rsidP="006B7E1A">
            <w:pPr>
              <w:widowControl/>
              <w:jc w:val="center"/>
              <w:rPr>
                <w:rFonts w:cs="Times New Roman"/>
                <w:color w:val="000000"/>
                <w:kern w:val="0"/>
                <w:sz w:val="21"/>
                <w:szCs w:val="21"/>
                <w:lang w:eastAsia="zh-CN"/>
              </w:rPr>
            </w:pPr>
            <w:r w:rsidRPr="00E56861">
              <w:rPr>
                <w:sz w:val="21"/>
                <w:szCs w:val="21"/>
              </w:rPr>
              <w:t>-.07</w:t>
            </w:r>
          </w:p>
        </w:tc>
        <w:tc>
          <w:tcPr>
            <w:tcW w:w="430" w:type="pct"/>
            <w:tcBorders>
              <w:top w:val="nil"/>
              <w:left w:val="nil"/>
              <w:bottom w:val="nil"/>
              <w:right w:val="nil"/>
            </w:tcBorders>
            <w:shd w:val="clear" w:color="auto" w:fill="auto"/>
            <w:noWrap/>
            <w:vAlign w:val="center"/>
          </w:tcPr>
          <w:p w14:paraId="4ACE4342" w14:textId="4331545C" w:rsidR="00E56861" w:rsidRPr="00E56861" w:rsidRDefault="00E56861" w:rsidP="006B7E1A">
            <w:pPr>
              <w:widowControl/>
              <w:jc w:val="center"/>
              <w:rPr>
                <w:rFonts w:cs="Times New Roman"/>
                <w:color w:val="000000"/>
                <w:kern w:val="0"/>
                <w:sz w:val="21"/>
                <w:szCs w:val="21"/>
                <w:lang w:eastAsia="zh-CN"/>
              </w:rPr>
            </w:pPr>
            <w:r w:rsidRPr="00E56861">
              <w:rPr>
                <w:sz w:val="21"/>
                <w:szCs w:val="21"/>
              </w:rPr>
              <w:t>.38</w:t>
            </w:r>
          </w:p>
        </w:tc>
        <w:tc>
          <w:tcPr>
            <w:tcW w:w="428" w:type="pct"/>
            <w:tcBorders>
              <w:top w:val="nil"/>
              <w:left w:val="nil"/>
              <w:bottom w:val="nil"/>
              <w:right w:val="nil"/>
            </w:tcBorders>
            <w:shd w:val="clear" w:color="auto" w:fill="auto"/>
            <w:noWrap/>
            <w:vAlign w:val="center"/>
          </w:tcPr>
          <w:p w14:paraId="65F71C4E" w14:textId="54B749EB" w:rsidR="00E56861" w:rsidRPr="00E56861" w:rsidRDefault="00E56861" w:rsidP="006B7E1A">
            <w:pPr>
              <w:widowControl/>
              <w:jc w:val="center"/>
              <w:rPr>
                <w:rFonts w:cs="Times New Roman"/>
                <w:color w:val="000000"/>
                <w:kern w:val="0"/>
                <w:sz w:val="21"/>
                <w:szCs w:val="21"/>
                <w:lang w:eastAsia="zh-CN"/>
              </w:rPr>
            </w:pPr>
            <w:r w:rsidRPr="00E56861">
              <w:rPr>
                <w:sz w:val="21"/>
                <w:szCs w:val="21"/>
              </w:rPr>
              <w:t>.171</w:t>
            </w:r>
          </w:p>
        </w:tc>
        <w:tc>
          <w:tcPr>
            <w:tcW w:w="484" w:type="pct"/>
            <w:tcBorders>
              <w:top w:val="nil"/>
              <w:left w:val="nil"/>
              <w:bottom w:val="nil"/>
              <w:right w:val="nil"/>
            </w:tcBorders>
            <w:shd w:val="clear" w:color="auto" w:fill="auto"/>
            <w:noWrap/>
            <w:vAlign w:val="center"/>
            <w:hideMark/>
          </w:tcPr>
          <w:p w14:paraId="5405DAAA" w14:textId="67BAE1DD" w:rsidR="00E56861" w:rsidRPr="00E56861" w:rsidRDefault="00E56861" w:rsidP="006B7E1A">
            <w:pPr>
              <w:widowControl/>
              <w:jc w:val="center"/>
              <w:rPr>
                <w:rFonts w:cs="Times New Roman"/>
                <w:color w:val="000000"/>
                <w:kern w:val="0"/>
                <w:sz w:val="21"/>
                <w:szCs w:val="21"/>
                <w:lang w:eastAsia="zh-CN"/>
              </w:rPr>
            </w:pPr>
            <w:r w:rsidRPr="00E56861">
              <w:rPr>
                <w:rFonts w:cs="Times New Roman"/>
                <w:sz w:val="21"/>
                <w:szCs w:val="21"/>
                <w:lang w:eastAsia="zh-CN"/>
              </w:rPr>
              <w:t>.699</w:t>
            </w:r>
            <w:r w:rsidRPr="00E56861">
              <w:rPr>
                <w:rFonts w:cs="Times New Roman"/>
                <w:sz w:val="21"/>
                <w:szCs w:val="21"/>
                <w:vertAlign w:val="superscript"/>
                <w:lang w:eastAsia="zh-CN"/>
              </w:rPr>
              <w:t>***</w:t>
            </w:r>
          </w:p>
        </w:tc>
      </w:tr>
      <w:tr w:rsidR="00E56861" w:rsidRPr="00E56861" w14:paraId="43C526E9" w14:textId="77777777" w:rsidTr="00E56861">
        <w:trPr>
          <w:trHeight w:val="315"/>
        </w:trPr>
        <w:tc>
          <w:tcPr>
            <w:tcW w:w="388" w:type="pct"/>
            <w:tcBorders>
              <w:top w:val="nil"/>
              <w:left w:val="nil"/>
              <w:bottom w:val="nil"/>
              <w:right w:val="nil"/>
            </w:tcBorders>
          </w:tcPr>
          <w:p w14:paraId="3B1445A9"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2AC329A" w14:textId="1BA59A11"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31E1097" w14:textId="43A610B8"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136F6393" w14:textId="707956CA" w:rsidR="00E56861" w:rsidRPr="00E56861" w:rsidRDefault="00E56861" w:rsidP="006B7E1A">
            <w:pPr>
              <w:widowControl/>
              <w:jc w:val="center"/>
              <w:rPr>
                <w:rFonts w:cs="Times New Roman"/>
                <w:sz w:val="21"/>
                <w:szCs w:val="21"/>
                <w:lang w:eastAsia="zh-CN"/>
              </w:rPr>
            </w:pPr>
            <w:r w:rsidRPr="00E56861">
              <w:rPr>
                <w:sz w:val="21"/>
                <w:szCs w:val="21"/>
              </w:rPr>
              <w:t>.00</w:t>
            </w:r>
          </w:p>
        </w:tc>
        <w:tc>
          <w:tcPr>
            <w:tcW w:w="335" w:type="pct"/>
            <w:tcBorders>
              <w:top w:val="nil"/>
              <w:left w:val="nil"/>
              <w:bottom w:val="nil"/>
              <w:right w:val="nil"/>
            </w:tcBorders>
            <w:shd w:val="clear" w:color="auto" w:fill="auto"/>
            <w:noWrap/>
            <w:vAlign w:val="center"/>
          </w:tcPr>
          <w:p w14:paraId="334BB567" w14:textId="50363C6F"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16" w:type="pct"/>
            <w:tcBorders>
              <w:top w:val="nil"/>
              <w:left w:val="nil"/>
              <w:bottom w:val="nil"/>
              <w:right w:val="nil"/>
            </w:tcBorders>
            <w:shd w:val="clear" w:color="auto" w:fill="auto"/>
            <w:noWrap/>
            <w:vAlign w:val="center"/>
          </w:tcPr>
          <w:p w14:paraId="7A7AF054" w14:textId="5D823A88"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30" w:type="pct"/>
            <w:tcBorders>
              <w:top w:val="nil"/>
              <w:left w:val="nil"/>
              <w:bottom w:val="nil"/>
              <w:right w:val="nil"/>
            </w:tcBorders>
            <w:shd w:val="clear" w:color="auto" w:fill="auto"/>
            <w:noWrap/>
            <w:vAlign w:val="center"/>
          </w:tcPr>
          <w:p w14:paraId="5962C465" w14:textId="567E1F05"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28" w:type="pct"/>
            <w:tcBorders>
              <w:top w:val="nil"/>
              <w:left w:val="nil"/>
              <w:bottom w:val="nil"/>
              <w:right w:val="nil"/>
            </w:tcBorders>
            <w:shd w:val="clear" w:color="auto" w:fill="auto"/>
            <w:noWrap/>
            <w:vAlign w:val="center"/>
          </w:tcPr>
          <w:p w14:paraId="3D153686" w14:textId="686E77D7" w:rsidR="00E56861" w:rsidRPr="00E56861" w:rsidRDefault="00E56861" w:rsidP="006B7E1A">
            <w:pPr>
              <w:widowControl/>
              <w:jc w:val="center"/>
              <w:rPr>
                <w:rFonts w:cs="Times New Roman"/>
                <w:sz w:val="21"/>
                <w:szCs w:val="21"/>
                <w:lang w:eastAsia="zh-CN"/>
              </w:rPr>
            </w:pPr>
            <w:r w:rsidRPr="00E56861">
              <w:rPr>
                <w:sz w:val="21"/>
                <w:szCs w:val="21"/>
              </w:rPr>
              <w:t>.904</w:t>
            </w:r>
          </w:p>
        </w:tc>
        <w:tc>
          <w:tcPr>
            <w:tcW w:w="484" w:type="pct"/>
            <w:tcBorders>
              <w:top w:val="nil"/>
              <w:left w:val="nil"/>
              <w:bottom w:val="nil"/>
              <w:right w:val="nil"/>
            </w:tcBorders>
            <w:shd w:val="clear" w:color="auto" w:fill="auto"/>
            <w:noWrap/>
            <w:vAlign w:val="center"/>
          </w:tcPr>
          <w:p w14:paraId="71D998BB" w14:textId="77777777" w:rsidR="00E56861" w:rsidRPr="00E56861" w:rsidRDefault="00E56861" w:rsidP="006B7E1A">
            <w:pPr>
              <w:widowControl/>
              <w:jc w:val="center"/>
              <w:rPr>
                <w:rFonts w:cs="Times New Roman"/>
                <w:sz w:val="21"/>
                <w:szCs w:val="21"/>
                <w:lang w:eastAsia="zh-CN"/>
              </w:rPr>
            </w:pPr>
          </w:p>
        </w:tc>
      </w:tr>
      <w:tr w:rsidR="00E56861" w:rsidRPr="00E56861" w14:paraId="2144DCB1" w14:textId="77777777" w:rsidTr="00E56861">
        <w:trPr>
          <w:trHeight w:val="315"/>
        </w:trPr>
        <w:tc>
          <w:tcPr>
            <w:tcW w:w="388" w:type="pct"/>
            <w:tcBorders>
              <w:top w:val="nil"/>
              <w:left w:val="nil"/>
              <w:bottom w:val="nil"/>
              <w:right w:val="nil"/>
            </w:tcBorders>
          </w:tcPr>
          <w:p w14:paraId="76D3BD19"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599BCD4" w14:textId="13C139D1"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5EE07EE" w14:textId="217B06F4"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37B2F321" w14:textId="7A037618" w:rsidR="00E56861" w:rsidRPr="00E56861" w:rsidRDefault="00E56861" w:rsidP="006B7E1A">
            <w:pPr>
              <w:widowControl/>
              <w:jc w:val="center"/>
              <w:rPr>
                <w:rFonts w:cs="Times New Roman"/>
                <w:sz w:val="21"/>
                <w:szCs w:val="21"/>
                <w:lang w:eastAsia="zh-CN"/>
              </w:rPr>
            </w:pPr>
            <w:r w:rsidRPr="00E56861">
              <w:rPr>
                <w:sz w:val="21"/>
                <w:szCs w:val="21"/>
              </w:rPr>
              <w:t>.01</w:t>
            </w:r>
          </w:p>
        </w:tc>
        <w:tc>
          <w:tcPr>
            <w:tcW w:w="335" w:type="pct"/>
            <w:tcBorders>
              <w:top w:val="nil"/>
              <w:left w:val="nil"/>
              <w:bottom w:val="nil"/>
              <w:right w:val="nil"/>
            </w:tcBorders>
            <w:shd w:val="clear" w:color="auto" w:fill="auto"/>
            <w:noWrap/>
            <w:vAlign w:val="center"/>
          </w:tcPr>
          <w:p w14:paraId="6725FF45" w14:textId="4BB953DA"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16" w:type="pct"/>
            <w:tcBorders>
              <w:top w:val="nil"/>
              <w:left w:val="nil"/>
              <w:bottom w:val="nil"/>
              <w:right w:val="nil"/>
            </w:tcBorders>
            <w:shd w:val="clear" w:color="auto" w:fill="auto"/>
            <w:noWrap/>
            <w:vAlign w:val="center"/>
          </w:tcPr>
          <w:p w14:paraId="37BEE271" w14:textId="3B27599F" w:rsidR="00E56861" w:rsidRPr="00E56861" w:rsidRDefault="00E56861" w:rsidP="006B7E1A">
            <w:pPr>
              <w:widowControl/>
              <w:jc w:val="center"/>
              <w:rPr>
                <w:rFonts w:cs="Times New Roman"/>
                <w:color w:val="000000"/>
                <w:kern w:val="0"/>
                <w:sz w:val="21"/>
                <w:szCs w:val="21"/>
                <w:lang w:eastAsia="zh-CN"/>
              </w:rPr>
            </w:pPr>
            <w:r w:rsidRPr="00E56861">
              <w:rPr>
                <w:sz w:val="21"/>
                <w:szCs w:val="21"/>
              </w:rPr>
              <w:t>-.19</w:t>
            </w:r>
          </w:p>
        </w:tc>
        <w:tc>
          <w:tcPr>
            <w:tcW w:w="430" w:type="pct"/>
            <w:tcBorders>
              <w:top w:val="nil"/>
              <w:left w:val="nil"/>
              <w:bottom w:val="nil"/>
              <w:right w:val="nil"/>
            </w:tcBorders>
            <w:shd w:val="clear" w:color="auto" w:fill="auto"/>
            <w:noWrap/>
            <w:vAlign w:val="center"/>
          </w:tcPr>
          <w:p w14:paraId="3101E3DD" w14:textId="3F78D53D" w:rsidR="00E56861" w:rsidRPr="00E56861" w:rsidRDefault="00E56861" w:rsidP="006B7E1A">
            <w:pPr>
              <w:widowControl/>
              <w:jc w:val="center"/>
              <w:rPr>
                <w:rFonts w:cs="Times New Roman"/>
                <w:color w:val="000000"/>
                <w:kern w:val="0"/>
                <w:sz w:val="21"/>
                <w:szCs w:val="21"/>
                <w:lang w:eastAsia="zh-CN"/>
              </w:rPr>
            </w:pPr>
            <w:r w:rsidRPr="00E56861">
              <w:rPr>
                <w:sz w:val="21"/>
                <w:szCs w:val="21"/>
              </w:rPr>
              <w:t>.21</w:t>
            </w:r>
          </w:p>
        </w:tc>
        <w:tc>
          <w:tcPr>
            <w:tcW w:w="428" w:type="pct"/>
            <w:tcBorders>
              <w:top w:val="nil"/>
              <w:left w:val="nil"/>
              <w:bottom w:val="nil"/>
              <w:right w:val="nil"/>
            </w:tcBorders>
            <w:shd w:val="clear" w:color="auto" w:fill="auto"/>
            <w:noWrap/>
            <w:vAlign w:val="center"/>
          </w:tcPr>
          <w:p w14:paraId="308F74D2" w14:textId="04EB40B4" w:rsidR="00E56861" w:rsidRPr="00E56861" w:rsidRDefault="00E56861" w:rsidP="006B7E1A">
            <w:pPr>
              <w:widowControl/>
              <w:jc w:val="center"/>
              <w:rPr>
                <w:rFonts w:cs="Times New Roman"/>
                <w:sz w:val="21"/>
                <w:szCs w:val="21"/>
                <w:lang w:eastAsia="zh-CN"/>
              </w:rPr>
            </w:pPr>
            <w:r w:rsidRPr="00E56861">
              <w:rPr>
                <w:sz w:val="21"/>
                <w:szCs w:val="21"/>
              </w:rPr>
              <w:t>.893</w:t>
            </w:r>
          </w:p>
        </w:tc>
        <w:tc>
          <w:tcPr>
            <w:tcW w:w="484" w:type="pct"/>
            <w:tcBorders>
              <w:top w:val="nil"/>
              <w:left w:val="nil"/>
              <w:bottom w:val="nil"/>
              <w:right w:val="nil"/>
            </w:tcBorders>
            <w:shd w:val="clear" w:color="auto" w:fill="auto"/>
            <w:noWrap/>
            <w:vAlign w:val="center"/>
          </w:tcPr>
          <w:p w14:paraId="0A816679" w14:textId="77777777" w:rsidR="00E56861" w:rsidRPr="00E56861" w:rsidRDefault="00E56861" w:rsidP="006B7E1A">
            <w:pPr>
              <w:widowControl/>
              <w:jc w:val="center"/>
              <w:rPr>
                <w:rFonts w:cs="Times New Roman"/>
                <w:sz w:val="21"/>
                <w:szCs w:val="21"/>
                <w:lang w:eastAsia="zh-CN"/>
              </w:rPr>
            </w:pPr>
          </w:p>
        </w:tc>
      </w:tr>
      <w:tr w:rsidR="00E56861" w:rsidRPr="00E56861" w14:paraId="73102623" w14:textId="77777777" w:rsidTr="00E56861">
        <w:trPr>
          <w:trHeight w:val="315"/>
        </w:trPr>
        <w:tc>
          <w:tcPr>
            <w:tcW w:w="388" w:type="pct"/>
            <w:tcBorders>
              <w:top w:val="nil"/>
              <w:left w:val="nil"/>
              <w:bottom w:val="nil"/>
              <w:right w:val="nil"/>
            </w:tcBorders>
          </w:tcPr>
          <w:p w14:paraId="0A6FD6F6"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8063FA2" w14:textId="340A4E6F"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2C3EDCF" w14:textId="65AF9C91"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118714BD" w14:textId="71D67A84" w:rsidR="00E56861" w:rsidRPr="00E56861" w:rsidRDefault="00E56861" w:rsidP="006B7E1A">
            <w:pPr>
              <w:widowControl/>
              <w:jc w:val="center"/>
              <w:rPr>
                <w:rFonts w:cs="Times New Roman"/>
                <w:sz w:val="21"/>
                <w:szCs w:val="21"/>
                <w:lang w:eastAsia="zh-CN"/>
              </w:rPr>
            </w:pPr>
            <w:r w:rsidRPr="00E56861">
              <w:rPr>
                <w:sz w:val="21"/>
                <w:szCs w:val="21"/>
              </w:rPr>
              <w:t>.07</w:t>
            </w:r>
          </w:p>
        </w:tc>
        <w:tc>
          <w:tcPr>
            <w:tcW w:w="335" w:type="pct"/>
            <w:tcBorders>
              <w:top w:val="nil"/>
              <w:left w:val="nil"/>
              <w:bottom w:val="nil"/>
              <w:right w:val="nil"/>
            </w:tcBorders>
            <w:shd w:val="clear" w:color="auto" w:fill="auto"/>
            <w:noWrap/>
            <w:vAlign w:val="center"/>
          </w:tcPr>
          <w:p w14:paraId="063357C7" w14:textId="1FD2B0C2"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7ABB1AD9" w14:textId="4B29A8DF" w:rsidR="00E56861" w:rsidRPr="00E56861" w:rsidRDefault="00E56861" w:rsidP="006B7E1A">
            <w:pPr>
              <w:widowControl/>
              <w:jc w:val="center"/>
              <w:rPr>
                <w:rFonts w:cs="Times New Roman"/>
                <w:color w:val="000000"/>
                <w:kern w:val="0"/>
                <w:sz w:val="21"/>
                <w:szCs w:val="21"/>
                <w:lang w:eastAsia="zh-CN"/>
              </w:rPr>
            </w:pPr>
            <w:r w:rsidRPr="00E56861">
              <w:rPr>
                <w:sz w:val="21"/>
                <w:szCs w:val="21"/>
              </w:rPr>
              <w:t>-.22</w:t>
            </w:r>
          </w:p>
        </w:tc>
        <w:tc>
          <w:tcPr>
            <w:tcW w:w="430" w:type="pct"/>
            <w:tcBorders>
              <w:top w:val="nil"/>
              <w:left w:val="nil"/>
              <w:bottom w:val="nil"/>
              <w:right w:val="nil"/>
            </w:tcBorders>
            <w:shd w:val="clear" w:color="auto" w:fill="auto"/>
            <w:noWrap/>
            <w:vAlign w:val="center"/>
          </w:tcPr>
          <w:p w14:paraId="7701E174" w14:textId="19995782" w:rsidR="00E56861" w:rsidRPr="00E56861" w:rsidRDefault="00E56861" w:rsidP="006B7E1A">
            <w:pPr>
              <w:widowControl/>
              <w:jc w:val="center"/>
              <w:rPr>
                <w:rFonts w:cs="Times New Roman"/>
                <w:color w:val="000000"/>
                <w:kern w:val="0"/>
                <w:sz w:val="21"/>
                <w:szCs w:val="21"/>
                <w:lang w:eastAsia="zh-CN"/>
              </w:rPr>
            </w:pPr>
            <w:r w:rsidRPr="00E56861">
              <w:rPr>
                <w:sz w:val="21"/>
                <w:szCs w:val="21"/>
              </w:rPr>
              <w:t>.39</w:t>
            </w:r>
          </w:p>
        </w:tc>
        <w:tc>
          <w:tcPr>
            <w:tcW w:w="428" w:type="pct"/>
            <w:tcBorders>
              <w:top w:val="nil"/>
              <w:left w:val="nil"/>
              <w:bottom w:val="nil"/>
              <w:right w:val="nil"/>
            </w:tcBorders>
            <w:shd w:val="clear" w:color="auto" w:fill="auto"/>
            <w:noWrap/>
            <w:vAlign w:val="center"/>
          </w:tcPr>
          <w:p w14:paraId="1E330B44" w14:textId="294838F9" w:rsidR="00E56861" w:rsidRPr="00E56861" w:rsidRDefault="00E56861" w:rsidP="006B7E1A">
            <w:pPr>
              <w:widowControl/>
              <w:jc w:val="center"/>
              <w:rPr>
                <w:rFonts w:cs="Times New Roman"/>
                <w:sz w:val="21"/>
                <w:szCs w:val="21"/>
                <w:lang w:eastAsia="zh-CN"/>
              </w:rPr>
            </w:pPr>
            <w:r w:rsidRPr="00E56861">
              <w:rPr>
                <w:sz w:val="21"/>
                <w:szCs w:val="21"/>
              </w:rPr>
              <w:t>.641</w:t>
            </w:r>
          </w:p>
        </w:tc>
        <w:tc>
          <w:tcPr>
            <w:tcW w:w="484" w:type="pct"/>
            <w:tcBorders>
              <w:top w:val="nil"/>
              <w:left w:val="nil"/>
              <w:bottom w:val="nil"/>
              <w:right w:val="nil"/>
            </w:tcBorders>
            <w:shd w:val="clear" w:color="auto" w:fill="auto"/>
            <w:noWrap/>
            <w:vAlign w:val="center"/>
          </w:tcPr>
          <w:p w14:paraId="2743E760" w14:textId="77777777" w:rsidR="00E56861" w:rsidRPr="00E56861" w:rsidRDefault="00E56861" w:rsidP="006B7E1A">
            <w:pPr>
              <w:widowControl/>
              <w:jc w:val="center"/>
              <w:rPr>
                <w:rFonts w:cs="Times New Roman"/>
                <w:sz w:val="21"/>
                <w:szCs w:val="21"/>
                <w:lang w:eastAsia="zh-CN"/>
              </w:rPr>
            </w:pPr>
          </w:p>
        </w:tc>
      </w:tr>
      <w:tr w:rsidR="00E56861" w:rsidRPr="00E56861" w14:paraId="34623B6D" w14:textId="77777777" w:rsidTr="00E56861">
        <w:trPr>
          <w:trHeight w:val="315"/>
        </w:trPr>
        <w:tc>
          <w:tcPr>
            <w:tcW w:w="388" w:type="pct"/>
            <w:tcBorders>
              <w:top w:val="nil"/>
              <w:left w:val="nil"/>
              <w:bottom w:val="nil"/>
              <w:right w:val="nil"/>
            </w:tcBorders>
          </w:tcPr>
          <w:p w14:paraId="46BA0ADA"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060889DB" w14:textId="7F965EA6"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09D514E" w14:textId="0BECCBCB"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向上比较频率</w:t>
            </w:r>
          </w:p>
        </w:tc>
        <w:tc>
          <w:tcPr>
            <w:tcW w:w="463" w:type="pct"/>
            <w:tcBorders>
              <w:top w:val="nil"/>
              <w:left w:val="nil"/>
              <w:bottom w:val="nil"/>
              <w:right w:val="nil"/>
            </w:tcBorders>
            <w:shd w:val="clear" w:color="auto" w:fill="auto"/>
            <w:noWrap/>
            <w:vAlign w:val="center"/>
          </w:tcPr>
          <w:p w14:paraId="7E44E065" w14:textId="104EE2DF" w:rsidR="00E56861" w:rsidRPr="00E56861" w:rsidRDefault="00E56861" w:rsidP="006B7E1A">
            <w:pPr>
              <w:widowControl/>
              <w:jc w:val="center"/>
              <w:rPr>
                <w:rFonts w:cs="Times New Roman"/>
                <w:sz w:val="21"/>
                <w:szCs w:val="21"/>
                <w:lang w:eastAsia="zh-CN"/>
              </w:rPr>
            </w:pPr>
            <w:r w:rsidRPr="00E56861">
              <w:rPr>
                <w:sz w:val="21"/>
                <w:szCs w:val="21"/>
              </w:rPr>
              <w:t>.02</w:t>
            </w:r>
          </w:p>
        </w:tc>
        <w:tc>
          <w:tcPr>
            <w:tcW w:w="335" w:type="pct"/>
            <w:tcBorders>
              <w:top w:val="nil"/>
              <w:left w:val="nil"/>
              <w:bottom w:val="nil"/>
              <w:right w:val="nil"/>
            </w:tcBorders>
            <w:shd w:val="clear" w:color="auto" w:fill="auto"/>
            <w:noWrap/>
            <w:vAlign w:val="center"/>
          </w:tcPr>
          <w:p w14:paraId="33617256" w14:textId="064B540E"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3C6C1998" w14:textId="774C87CB" w:rsidR="00E56861" w:rsidRPr="00E56861" w:rsidRDefault="00E56861" w:rsidP="006B7E1A">
            <w:pPr>
              <w:widowControl/>
              <w:jc w:val="center"/>
              <w:rPr>
                <w:rFonts w:cs="Times New Roman"/>
                <w:color w:val="000000"/>
                <w:kern w:val="0"/>
                <w:sz w:val="21"/>
                <w:szCs w:val="21"/>
                <w:lang w:eastAsia="zh-CN"/>
              </w:rPr>
            </w:pPr>
            <w:r w:rsidRPr="00E56861">
              <w:rPr>
                <w:sz w:val="21"/>
                <w:szCs w:val="21"/>
              </w:rPr>
              <w:t>-.07</w:t>
            </w:r>
          </w:p>
        </w:tc>
        <w:tc>
          <w:tcPr>
            <w:tcW w:w="430" w:type="pct"/>
            <w:tcBorders>
              <w:top w:val="nil"/>
              <w:left w:val="nil"/>
              <w:bottom w:val="nil"/>
              <w:right w:val="nil"/>
            </w:tcBorders>
            <w:shd w:val="clear" w:color="auto" w:fill="auto"/>
            <w:noWrap/>
            <w:vAlign w:val="center"/>
          </w:tcPr>
          <w:p w14:paraId="1A1EB995" w14:textId="77E1C6CE" w:rsidR="00E56861" w:rsidRPr="00E56861" w:rsidRDefault="00E56861" w:rsidP="006B7E1A">
            <w:pPr>
              <w:widowControl/>
              <w:jc w:val="center"/>
              <w:rPr>
                <w:rFonts w:cs="Times New Roman"/>
                <w:color w:val="000000"/>
                <w:kern w:val="0"/>
                <w:sz w:val="21"/>
                <w:szCs w:val="21"/>
                <w:lang w:eastAsia="zh-CN"/>
              </w:rPr>
            </w:pPr>
            <w:r w:rsidRPr="00E56861">
              <w:rPr>
                <w:sz w:val="21"/>
                <w:szCs w:val="21"/>
              </w:rPr>
              <w:t>.11</w:t>
            </w:r>
          </w:p>
        </w:tc>
        <w:tc>
          <w:tcPr>
            <w:tcW w:w="428" w:type="pct"/>
            <w:tcBorders>
              <w:top w:val="nil"/>
              <w:left w:val="nil"/>
              <w:bottom w:val="nil"/>
              <w:right w:val="nil"/>
            </w:tcBorders>
            <w:shd w:val="clear" w:color="auto" w:fill="auto"/>
            <w:noWrap/>
            <w:vAlign w:val="center"/>
          </w:tcPr>
          <w:p w14:paraId="27C2490B" w14:textId="7137B3AD" w:rsidR="00E56861" w:rsidRPr="00E56861" w:rsidRDefault="00E56861" w:rsidP="006B7E1A">
            <w:pPr>
              <w:widowControl/>
              <w:jc w:val="center"/>
              <w:rPr>
                <w:rFonts w:cs="Times New Roman"/>
                <w:sz w:val="21"/>
                <w:szCs w:val="21"/>
                <w:lang w:eastAsia="zh-CN"/>
              </w:rPr>
            </w:pPr>
            <w:r w:rsidRPr="00E56861">
              <w:rPr>
                <w:sz w:val="21"/>
                <w:szCs w:val="21"/>
              </w:rPr>
              <w:t>.633</w:t>
            </w:r>
          </w:p>
        </w:tc>
        <w:tc>
          <w:tcPr>
            <w:tcW w:w="484" w:type="pct"/>
            <w:tcBorders>
              <w:top w:val="nil"/>
              <w:left w:val="nil"/>
              <w:bottom w:val="nil"/>
              <w:right w:val="nil"/>
            </w:tcBorders>
            <w:shd w:val="clear" w:color="auto" w:fill="auto"/>
            <w:noWrap/>
            <w:vAlign w:val="center"/>
          </w:tcPr>
          <w:p w14:paraId="63790283" w14:textId="77777777" w:rsidR="00E56861" w:rsidRPr="00E56861" w:rsidRDefault="00E56861" w:rsidP="006B7E1A">
            <w:pPr>
              <w:widowControl/>
              <w:jc w:val="center"/>
              <w:rPr>
                <w:rFonts w:cs="Times New Roman"/>
                <w:sz w:val="21"/>
                <w:szCs w:val="21"/>
                <w:lang w:eastAsia="zh-CN"/>
              </w:rPr>
            </w:pPr>
          </w:p>
        </w:tc>
      </w:tr>
      <w:tr w:rsidR="00E56861" w:rsidRPr="00E56861" w14:paraId="58C2E634" w14:textId="77777777" w:rsidTr="00E56861">
        <w:trPr>
          <w:trHeight w:val="315"/>
        </w:trPr>
        <w:tc>
          <w:tcPr>
            <w:tcW w:w="388" w:type="pct"/>
            <w:tcBorders>
              <w:top w:val="nil"/>
              <w:left w:val="nil"/>
              <w:bottom w:val="nil"/>
              <w:right w:val="nil"/>
            </w:tcBorders>
          </w:tcPr>
          <w:p w14:paraId="15A6807A"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CBC2875" w14:textId="6A3F3378"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45EED8F" w14:textId="2A2C7DF1"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向下比较频率</w:t>
            </w:r>
          </w:p>
        </w:tc>
        <w:tc>
          <w:tcPr>
            <w:tcW w:w="463" w:type="pct"/>
            <w:tcBorders>
              <w:top w:val="nil"/>
              <w:left w:val="nil"/>
              <w:bottom w:val="nil"/>
              <w:right w:val="nil"/>
            </w:tcBorders>
            <w:shd w:val="clear" w:color="auto" w:fill="auto"/>
            <w:noWrap/>
            <w:vAlign w:val="center"/>
          </w:tcPr>
          <w:p w14:paraId="1968E819" w14:textId="7D7F752C" w:rsidR="00E56861" w:rsidRPr="00E56861" w:rsidRDefault="00E56861" w:rsidP="006B7E1A">
            <w:pPr>
              <w:widowControl/>
              <w:jc w:val="center"/>
              <w:rPr>
                <w:rFonts w:cs="Times New Roman"/>
                <w:sz w:val="21"/>
                <w:szCs w:val="21"/>
                <w:lang w:eastAsia="zh-CN"/>
              </w:rPr>
            </w:pPr>
            <w:r w:rsidRPr="00E56861">
              <w:rPr>
                <w:sz w:val="21"/>
                <w:szCs w:val="21"/>
              </w:rPr>
              <w:t>.07</w:t>
            </w:r>
          </w:p>
        </w:tc>
        <w:tc>
          <w:tcPr>
            <w:tcW w:w="335" w:type="pct"/>
            <w:tcBorders>
              <w:top w:val="nil"/>
              <w:left w:val="nil"/>
              <w:bottom w:val="nil"/>
              <w:right w:val="nil"/>
            </w:tcBorders>
            <w:shd w:val="clear" w:color="auto" w:fill="auto"/>
            <w:noWrap/>
            <w:vAlign w:val="center"/>
          </w:tcPr>
          <w:p w14:paraId="689CC785" w14:textId="5DBF614A" w:rsidR="00E56861" w:rsidRPr="00E56861" w:rsidRDefault="00E56861" w:rsidP="006B7E1A">
            <w:pPr>
              <w:widowControl/>
              <w:jc w:val="center"/>
              <w:rPr>
                <w:rFonts w:cs="Times New Roman"/>
                <w:sz w:val="21"/>
                <w:szCs w:val="21"/>
                <w:lang w:eastAsia="zh-CN"/>
              </w:rPr>
            </w:pPr>
            <w:r w:rsidRPr="00E56861">
              <w:rPr>
                <w:sz w:val="21"/>
                <w:szCs w:val="21"/>
              </w:rPr>
              <w:t>.07</w:t>
            </w:r>
          </w:p>
        </w:tc>
        <w:tc>
          <w:tcPr>
            <w:tcW w:w="416" w:type="pct"/>
            <w:tcBorders>
              <w:top w:val="nil"/>
              <w:left w:val="nil"/>
              <w:bottom w:val="nil"/>
              <w:right w:val="nil"/>
            </w:tcBorders>
            <w:shd w:val="clear" w:color="auto" w:fill="auto"/>
            <w:noWrap/>
            <w:vAlign w:val="center"/>
          </w:tcPr>
          <w:p w14:paraId="619F1B3F" w14:textId="4E8066B3" w:rsidR="00E56861" w:rsidRPr="00E56861" w:rsidRDefault="00E56861" w:rsidP="006B7E1A">
            <w:pPr>
              <w:widowControl/>
              <w:jc w:val="center"/>
              <w:rPr>
                <w:rFonts w:cs="Times New Roman"/>
                <w:sz w:val="21"/>
                <w:szCs w:val="21"/>
                <w:lang w:eastAsia="zh-CN"/>
              </w:rPr>
            </w:pPr>
            <w:r w:rsidRPr="00E56861">
              <w:rPr>
                <w:sz w:val="21"/>
                <w:szCs w:val="21"/>
              </w:rPr>
              <w:t>-.03</w:t>
            </w:r>
          </w:p>
        </w:tc>
        <w:tc>
          <w:tcPr>
            <w:tcW w:w="430" w:type="pct"/>
            <w:tcBorders>
              <w:top w:val="nil"/>
              <w:left w:val="nil"/>
              <w:bottom w:val="nil"/>
              <w:right w:val="nil"/>
            </w:tcBorders>
            <w:shd w:val="clear" w:color="auto" w:fill="auto"/>
            <w:noWrap/>
            <w:vAlign w:val="center"/>
          </w:tcPr>
          <w:p w14:paraId="2FE5293D" w14:textId="04EFBCCD" w:rsidR="00E56861" w:rsidRPr="00E56861" w:rsidRDefault="00E56861" w:rsidP="006B7E1A">
            <w:pPr>
              <w:widowControl/>
              <w:jc w:val="center"/>
              <w:rPr>
                <w:rFonts w:cs="Times New Roman"/>
                <w:sz w:val="21"/>
                <w:szCs w:val="21"/>
                <w:lang w:eastAsia="zh-CN"/>
              </w:rPr>
            </w:pPr>
            <w:r w:rsidRPr="00E56861">
              <w:rPr>
                <w:sz w:val="21"/>
                <w:szCs w:val="21"/>
              </w:rPr>
              <w:t>.16</w:t>
            </w:r>
          </w:p>
        </w:tc>
        <w:tc>
          <w:tcPr>
            <w:tcW w:w="428" w:type="pct"/>
            <w:tcBorders>
              <w:top w:val="nil"/>
              <w:left w:val="nil"/>
              <w:bottom w:val="nil"/>
              <w:right w:val="nil"/>
            </w:tcBorders>
            <w:shd w:val="clear" w:color="auto" w:fill="auto"/>
            <w:noWrap/>
            <w:vAlign w:val="center"/>
          </w:tcPr>
          <w:p w14:paraId="056BCB7A" w14:textId="4E328044" w:rsidR="00E56861" w:rsidRPr="00E56861" w:rsidRDefault="00E56861" w:rsidP="006B7E1A">
            <w:pPr>
              <w:widowControl/>
              <w:jc w:val="center"/>
              <w:rPr>
                <w:rFonts w:cs="Times New Roman"/>
                <w:sz w:val="21"/>
                <w:szCs w:val="21"/>
                <w:lang w:eastAsia="zh-CN"/>
              </w:rPr>
            </w:pPr>
            <w:r w:rsidRPr="00E56861">
              <w:rPr>
                <w:sz w:val="21"/>
                <w:szCs w:val="21"/>
              </w:rPr>
              <w:t>.175</w:t>
            </w:r>
          </w:p>
        </w:tc>
        <w:tc>
          <w:tcPr>
            <w:tcW w:w="484" w:type="pct"/>
            <w:tcBorders>
              <w:top w:val="nil"/>
              <w:left w:val="nil"/>
              <w:bottom w:val="nil"/>
              <w:right w:val="nil"/>
            </w:tcBorders>
            <w:shd w:val="clear" w:color="auto" w:fill="auto"/>
            <w:noWrap/>
            <w:vAlign w:val="center"/>
          </w:tcPr>
          <w:p w14:paraId="1369B149" w14:textId="77777777" w:rsidR="00E56861" w:rsidRPr="00E56861" w:rsidRDefault="00E56861" w:rsidP="006B7E1A">
            <w:pPr>
              <w:widowControl/>
              <w:jc w:val="center"/>
              <w:rPr>
                <w:rFonts w:cs="Times New Roman"/>
                <w:sz w:val="21"/>
                <w:szCs w:val="21"/>
                <w:lang w:eastAsia="zh-CN"/>
              </w:rPr>
            </w:pPr>
          </w:p>
        </w:tc>
      </w:tr>
      <w:tr w:rsidR="00E56861" w:rsidRPr="00E56861" w14:paraId="6E63A0AC" w14:textId="77777777" w:rsidTr="00E56861">
        <w:trPr>
          <w:trHeight w:val="375"/>
        </w:trPr>
        <w:tc>
          <w:tcPr>
            <w:tcW w:w="388" w:type="pct"/>
            <w:tcBorders>
              <w:top w:val="nil"/>
              <w:left w:val="nil"/>
              <w:bottom w:val="nil"/>
              <w:right w:val="nil"/>
            </w:tcBorders>
          </w:tcPr>
          <w:p w14:paraId="7BCF086F"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563D923" w14:textId="2F9B81CB"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E4BF4DE" w14:textId="145AF539"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相对剥夺感</w:t>
            </w:r>
          </w:p>
        </w:tc>
        <w:tc>
          <w:tcPr>
            <w:tcW w:w="463" w:type="pct"/>
            <w:tcBorders>
              <w:top w:val="nil"/>
              <w:left w:val="nil"/>
              <w:bottom w:val="nil"/>
              <w:right w:val="nil"/>
            </w:tcBorders>
            <w:shd w:val="clear" w:color="auto" w:fill="auto"/>
            <w:noWrap/>
            <w:vAlign w:val="center"/>
            <w:hideMark/>
          </w:tcPr>
          <w:p w14:paraId="528DF040" w14:textId="249F47C9" w:rsidR="00E56861" w:rsidRPr="00E56861" w:rsidRDefault="00E56861" w:rsidP="006B7E1A">
            <w:pPr>
              <w:widowControl/>
              <w:jc w:val="center"/>
              <w:rPr>
                <w:rFonts w:cs="Times New Roman"/>
                <w:color w:val="000000"/>
                <w:kern w:val="0"/>
                <w:sz w:val="21"/>
                <w:szCs w:val="21"/>
                <w:lang w:eastAsia="zh-CN"/>
              </w:rPr>
            </w:pPr>
            <w:r w:rsidRPr="00E56861">
              <w:rPr>
                <w:sz w:val="21"/>
                <w:szCs w:val="21"/>
              </w:rPr>
              <w:t>-.52</w:t>
            </w:r>
            <w:r w:rsidRPr="00E56861">
              <w:rPr>
                <w:sz w:val="21"/>
                <w:szCs w:val="21"/>
                <w:vertAlign w:val="superscript"/>
              </w:rPr>
              <w:t>***</w:t>
            </w:r>
          </w:p>
        </w:tc>
        <w:tc>
          <w:tcPr>
            <w:tcW w:w="335" w:type="pct"/>
            <w:tcBorders>
              <w:top w:val="nil"/>
              <w:left w:val="nil"/>
              <w:bottom w:val="nil"/>
              <w:right w:val="nil"/>
            </w:tcBorders>
            <w:shd w:val="clear" w:color="auto" w:fill="auto"/>
            <w:noWrap/>
            <w:vAlign w:val="center"/>
            <w:hideMark/>
          </w:tcPr>
          <w:p w14:paraId="2A46AD9B" w14:textId="49F56EDB" w:rsidR="00E56861" w:rsidRPr="00E56861" w:rsidRDefault="00E56861" w:rsidP="006B7E1A">
            <w:pPr>
              <w:widowControl/>
              <w:jc w:val="center"/>
              <w:rPr>
                <w:rFonts w:cs="Times New Roman"/>
                <w:color w:val="000000"/>
                <w:kern w:val="0"/>
                <w:sz w:val="21"/>
                <w:szCs w:val="21"/>
                <w:lang w:eastAsia="zh-CN"/>
              </w:rPr>
            </w:pPr>
            <w:r w:rsidRPr="00E56861">
              <w:rPr>
                <w:sz w:val="21"/>
                <w:szCs w:val="21"/>
              </w:rPr>
              <w:t>-.48</w:t>
            </w:r>
          </w:p>
        </w:tc>
        <w:tc>
          <w:tcPr>
            <w:tcW w:w="416" w:type="pct"/>
            <w:tcBorders>
              <w:top w:val="nil"/>
              <w:left w:val="nil"/>
              <w:bottom w:val="nil"/>
              <w:right w:val="nil"/>
            </w:tcBorders>
            <w:shd w:val="clear" w:color="auto" w:fill="auto"/>
            <w:noWrap/>
            <w:vAlign w:val="center"/>
            <w:hideMark/>
          </w:tcPr>
          <w:p w14:paraId="747ECB6D" w14:textId="62801C5D" w:rsidR="00E56861" w:rsidRPr="00E56861" w:rsidRDefault="00E56861" w:rsidP="006B7E1A">
            <w:pPr>
              <w:widowControl/>
              <w:jc w:val="center"/>
              <w:rPr>
                <w:rFonts w:cs="Times New Roman"/>
                <w:color w:val="000000"/>
                <w:kern w:val="0"/>
                <w:sz w:val="21"/>
                <w:szCs w:val="21"/>
                <w:lang w:eastAsia="zh-CN"/>
              </w:rPr>
            </w:pPr>
            <w:r w:rsidRPr="00E56861">
              <w:rPr>
                <w:sz w:val="21"/>
                <w:szCs w:val="21"/>
              </w:rPr>
              <w:t>-.70</w:t>
            </w:r>
          </w:p>
        </w:tc>
        <w:tc>
          <w:tcPr>
            <w:tcW w:w="430" w:type="pct"/>
            <w:tcBorders>
              <w:top w:val="nil"/>
              <w:left w:val="nil"/>
              <w:bottom w:val="nil"/>
              <w:right w:val="nil"/>
            </w:tcBorders>
            <w:shd w:val="clear" w:color="auto" w:fill="auto"/>
            <w:noWrap/>
            <w:vAlign w:val="center"/>
            <w:hideMark/>
          </w:tcPr>
          <w:p w14:paraId="3F4F16AC" w14:textId="0FE23FCE" w:rsidR="00E56861" w:rsidRPr="00E56861" w:rsidRDefault="00E56861" w:rsidP="006B7E1A">
            <w:pPr>
              <w:widowControl/>
              <w:jc w:val="center"/>
              <w:rPr>
                <w:rFonts w:cs="Times New Roman"/>
                <w:color w:val="000000"/>
                <w:kern w:val="0"/>
                <w:sz w:val="21"/>
                <w:szCs w:val="21"/>
                <w:lang w:eastAsia="zh-CN"/>
              </w:rPr>
            </w:pPr>
            <w:r w:rsidRPr="00E56861">
              <w:rPr>
                <w:sz w:val="21"/>
                <w:szCs w:val="21"/>
              </w:rPr>
              <w:t>-.38</w:t>
            </w:r>
          </w:p>
        </w:tc>
        <w:tc>
          <w:tcPr>
            <w:tcW w:w="428" w:type="pct"/>
            <w:tcBorders>
              <w:top w:val="nil"/>
              <w:left w:val="nil"/>
              <w:bottom w:val="nil"/>
              <w:right w:val="nil"/>
            </w:tcBorders>
            <w:shd w:val="clear" w:color="auto" w:fill="auto"/>
            <w:noWrap/>
            <w:vAlign w:val="center"/>
            <w:hideMark/>
          </w:tcPr>
          <w:p w14:paraId="5825AAE9" w14:textId="70D35504" w:rsidR="00E56861" w:rsidRPr="00E56861" w:rsidRDefault="00E56861" w:rsidP="006B7E1A">
            <w:pPr>
              <w:widowControl/>
              <w:jc w:val="center"/>
              <w:rPr>
                <w:rFonts w:cs="Times New Roman"/>
                <w:color w:val="000000"/>
                <w:kern w:val="0"/>
                <w:sz w:val="21"/>
                <w:szCs w:val="21"/>
                <w:lang w:eastAsia="zh-CN"/>
              </w:rPr>
            </w:pPr>
            <w:r w:rsidRPr="00E56861">
              <w:rPr>
                <w:sz w:val="21"/>
                <w:szCs w:val="21"/>
              </w:rPr>
              <w:t>&lt;.001</w:t>
            </w:r>
          </w:p>
        </w:tc>
        <w:tc>
          <w:tcPr>
            <w:tcW w:w="484" w:type="pct"/>
            <w:tcBorders>
              <w:top w:val="nil"/>
              <w:left w:val="nil"/>
              <w:bottom w:val="nil"/>
              <w:right w:val="nil"/>
            </w:tcBorders>
            <w:shd w:val="clear" w:color="auto" w:fill="auto"/>
            <w:noWrap/>
            <w:vAlign w:val="center"/>
            <w:hideMark/>
          </w:tcPr>
          <w:p w14:paraId="381A9219" w14:textId="77777777" w:rsidR="00E56861" w:rsidRPr="00E56861" w:rsidRDefault="00E56861" w:rsidP="006B7E1A">
            <w:pPr>
              <w:widowControl/>
              <w:jc w:val="center"/>
              <w:rPr>
                <w:rFonts w:cs="Times New Roman"/>
                <w:color w:val="000000"/>
                <w:kern w:val="0"/>
                <w:sz w:val="21"/>
                <w:szCs w:val="21"/>
                <w:lang w:eastAsia="zh-CN"/>
              </w:rPr>
            </w:pPr>
          </w:p>
        </w:tc>
      </w:tr>
      <w:tr w:rsidR="00E56861" w:rsidRPr="00E56861" w14:paraId="4ED68E9F" w14:textId="77777777" w:rsidTr="00E56861">
        <w:trPr>
          <w:trHeight w:val="375"/>
        </w:trPr>
        <w:tc>
          <w:tcPr>
            <w:tcW w:w="388" w:type="pct"/>
            <w:tcBorders>
              <w:top w:val="nil"/>
              <w:left w:val="nil"/>
              <w:bottom w:val="single" w:sz="12" w:space="0" w:color="auto"/>
              <w:right w:val="nil"/>
            </w:tcBorders>
          </w:tcPr>
          <w:p w14:paraId="5DEB16E1"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4AFA6433" w14:textId="5083734C"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23C92EB3" w14:textId="140664BD"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vAlign w:val="center"/>
            <w:hideMark/>
          </w:tcPr>
          <w:p w14:paraId="02E2E82D" w14:textId="103BE267" w:rsidR="00E56861" w:rsidRPr="00E56861" w:rsidRDefault="00E56861" w:rsidP="006B7E1A">
            <w:pPr>
              <w:widowControl/>
              <w:jc w:val="center"/>
              <w:rPr>
                <w:rFonts w:cs="Times New Roman"/>
                <w:color w:val="000000"/>
                <w:kern w:val="0"/>
                <w:sz w:val="21"/>
                <w:szCs w:val="21"/>
                <w:lang w:eastAsia="zh-CN"/>
              </w:rPr>
            </w:pPr>
            <w:r w:rsidRPr="00E56861">
              <w:rPr>
                <w:sz w:val="21"/>
                <w:szCs w:val="21"/>
              </w:rPr>
              <w:t>.77</w:t>
            </w:r>
            <w:r w:rsidRPr="00E56861">
              <w:rPr>
                <w:sz w:val="21"/>
                <w:szCs w:val="21"/>
                <w:vertAlign w:val="superscript"/>
              </w:rPr>
              <w:t>***</w:t>
            </w:r>
          </w:p>
        </w:tc>
        <w:tc>
          <w:tcPr>
            <w:tcW w:w="335" w:type="pct"/>
            <w:tcBorders>
              <w:top w:val="nil"/>
              <w:left w:val="nil"/>
              <w:bottom w:val="single" w:sz="12" w:space="0" w:color="auto"/>
              <w:right w:val="nil"/>
            </w:tcBorders>
            <w:shd w:val="clear" w:color="auto" w:fill="auto"/>
            <w:noWrap/>
            <w:vAlign w:val="center"/>
            <w:hideMark/>
          </w:tcPr>
          <w:p w14:paraId="55F1AC2F" w14:textId="17AE1B5A" w:rsidR="00E56861" w:rsidRPr="00E56861" w:rsidRDefault="00E56861" w:rsidP="006B7E1A">
            <w:pPr>
              <w:widowControl/>
              <w:jc w:val="center"/>
              <w:rPr>
                <w:rFonts w:cs="Times New Roman"/>
                <w:color w:val="000000"/>
                <w:kern w:val="0"/>
                <w:sz w:val="21"/>
                <w:szCs w:val="21"/>
                <w:lang w:eastAsia="zh-CN"/>
              </w:rPr>
            </w:pPr>
            <w:r w:rsidRPr="00E56861">
              <w:rPr>
                <w:sz w:val="21"/>
                <w:szCs w:val="21"/>
              </w:rPr>
              <w:t>.65</w:t>
            </w:r>
          </w:p>
        </w:tc>
        <w:tc>
          <w:tcPr>
            <w:tcW w:w="416" w:type="pct"/>
            <w:tcBorders>
              <w:top w:val="nil"/>
              <w:left w:val="nil"/>
              <w:bottom w:val="single" w:sz="12" w:space="0" w:color="auto"/>
              <w:right w:val="nil"/>
            </w:tcBorders>
            <w:shd w:val="clear" w:color="auto" w:fill="auto"/>
            <w:noWrap/>
            <w:vAlign w:val="center"/>
            <w:hideMark/>
          </w:tcPr>
          <w:p w14:paraId="33677CDD" w14:textId="40A3C282" w:rsidR="00E56861" w:rsidRPr="00E56861" w:rsidRDefault="00E56861" w:rsidP="006B7E1A">
            <w:pPr>
              <w:widowControl/>
              <w:jc w:val="center"/>
              <w:rPr>
                <w:rFonts w:cs="Times New Roman"/>
                <w:color w:val="000000"/>
                <w:kern w:val="0"/>
                <w:sz w:val="21"/>
                <w:szCs w:val="21"/>
                <w:lang w:eastAsia="zh-CN"/>
              </w:rPr>
            </w:pPr>
            <w:r w:rsidRPr="00E56861">
              <w:rPr>
                <w:sz w:val="21"/>
                <w:szCs w:val="21"/>
              </w:rPr>
              <w:t>.60</w:t>
            </w:r>
          </w:p>
        </w:tc>
        <w:tc>
          <w:tcPr>
            <w:tcW w:w="430" w:type="pct"/>
            <w:tcBorders>
              <w:top w:val="nil"/>
              <w:left w:val="nil"/>
              <w:bottom w:val="single" w:sz="12" w:space="0" w:color="auto"/>
              <w:right w:val="nil"/>
            </w:tcBorders>
            <w:shd w:val="clear" w:color="auto" w:fill="auto"/>
            <w:noWrap/>
            <w:vAlign w:val="center"/>
            <w:hideMark/>
          </w:tcPr>
          <w:p w14:paraId="242E0972" w14:textId="72609F82" w:rsidR="00E56861" w:rsidRPr="00E56861" w:rsidRDefault="00E56861" w:rsidP="006B7E1A">
            <w:pPr>
              <w:widowControl/>
              <w:jc w:val="center"/>
              <w:rPr>
                <w:rFonts w:cs="Times New Roman"/>
                <w:color w:val="000000"/>
                <w:kern w:val="0"/>
                <w:sz w:val="21"/>
                <w:szCs w:val="21"/>
                <w:lang w:eastAsia="zh-CN"/>
              </w:rPr>
            </w:pPr>
            <w:r w:rsidRPr="00E56861">
              <w:rPr>
                <w:sz w:val="21"/>
                <w:szCs w:val="21"/>
              </w:rPr>
              <w:t>.95</w:t>
            </w:r>
          </w:p>
        </w:tc>
        <w:tc>
          <w:tcPr>
            <w:tcW w:w="428" w:type="pct"/>
            <w:tcBorders>
              <w:top w:val="nil"/>
              <w:left w:val="nil"/>
              <w:bottom w:val="single" w:sz="12" w:space="0" w:color="auto"/>
              <w:right w:val="nil"/>
            </w:tcBorders>
            <w:shd w:val="clear" w:color="auto" w:fill="auto"/>
            <w:noWrap/>
            <w:vAlign w:val="center"/>
            <w:hideMark/>
          </w:tcPr>
          <w:p w14:paraId="152D281E" w14:textId="7AA66EE9" w:rsidR="00E56861" w:rsidRPr="00E56861" w:rsidRDefault="00E56861" w:rsidP="006B7E1A">
            <w:pPr>
              <w:widowControl/>
              <w:jc w:val="center"/>
              <w:rPr>
                <w:rFonts w:cs="Times New Roman"/>
                <w:color w:val="000000"/>
                <w:kern w:val="0"/>
                <w:sz w:val="21"/>
                <w:szCs w:val="21"/>
                <w:lang w:eastAsia="zh-CN"/>
              </w:rPr>
            </w:pPr>
            <w:r w:rsidRPr="00E56861">
              <w:rPr>
                <w:sz w:val="21"/>
                <w:szCs w:val="21"/>
              </w:rPr>
              <w:t>&lt;.001</w:t>
            </w:r>
          </w:p>
        </w:tc>
        <w:tc>
          <w:tcPr>
            <w:tcW w:w="484" w:type="pct"/>
            <w:tcBorders>
              <w:top w:val="nil"/>
              <w:left w:val="nil"/>
              <w:bottom w:val="single" w:sz="12" w:space="0" w:color="auto"/>
              <w:right w:val="nil"/>
            </w:tcBorders>
            <w:shd w:val="clear" w:color="auto" w:fill="auto"/>
            <w:noWrap/>
            <w:vAlign w:val="center"/>
            <w:hideMark/>
          </w:tcPr>
          <w:p w14:paraId="0068C83D" w14:textId="77777777" w:rsidR="00E56861" w:rsidRPr="00E56861" w:rsidRDefault="00E56861" w:rsidP="006B7E1A">
            <w:pPr>
              <w:widowControl/>
              <w:jc w:val="center"/>
              <w:rPr>
                <w:rFonts w:cs="Times New Roman"/>
                <w:color w:val="000000"/>
                <w:kern w:val="0"/>
                <w:sz w:val="21"/>
                <w:szCs w:val="21"/>
                <w:lang w:eastAsia="zh-CN"/>
              </w:rPr>
            </w:pPr>
          </w:p>
        </w:tc>
      </w:tr>
    </w:tbl>
    <w:p w14:paraId="33DE1540" w14:textId="1D4DB1C9" w:rsidR="006B7E1A" w:rsidRPr="00A23C3B" w:rsidRDefault="006B7E1A" w:rsidP="00D60874">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N = 303</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00382CC8" w14:textId="77777777" w:rsidR="00B81396" w:rsidRPr="006B7E1A" w:rsidRDefault="00B81396" w:rsidP="00B81396">
      <w:pPr>
        <w:rPr>
          <w:lang w:eastAsia="zh-CN"/>
        </w:rPr>
      </w:pPr>
    </w:p>
    <w:p w14:paraId="3C809E68" w14:textId="485208CD" w:rsidR="00260B6E" w:rsidRPr="004E614C" w:rsidRDefault="00430444" w:rsidP="00B81396">
      <w:pPr>
        <w:rPr>
          <w:lang w:eastAsia="zh-CN"/>
        </w:rPr>
      </w:pPr>
      <w:r w:rsidRPr="004E614C">
        <w:rPr>
          <w:lang w:eastAsia="zh-CN"/>
        </w:rPr>
        <w:tab/>
      </w:r>
      <w:r w:rsidR="003A192D">
        <w:rPr>
          <w:lang w:eastAsia="zh-CN"/>
        </w:rPr>
        <w:t>本研究</w:t>
      </w:r>
      <w:r w:rsidR="00B81396" w:rsidRPr="004E614C">
        <w:rPr>
          <w:lang w:eastAsia="zh-CN"/>
        </w:rPr>
        <w:t>的中介模型的各项拟合度指标为，</w:t>
      </w:r>
      <w:r w:rsidR="00B81396" w:rsidRPr="004E614C">
        <w:rPr>
          <w:rFonts w:cs="Times New Roman"/>
          <w:lang w:eastAsia="zh-CN"/>
        </w:rPr>
        <w:t>χ</w:t>
      </w:r>
      <w:r w:rsidR="00B81396" w:rsidRPr="004E614C">
        <w:rPr>
          <w:rFonts w:cs="Times New Roman"/>
          <w:vertAlign w:val="superscript"/>
          <w:lang w:eastAsia="zh-CN"/>
        </w:rPr>
        <w:t>2</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531.45</w:t>
      </w:r>
      <w:r w:rsidR="00B81396" w:rsidRPr="004E614C">
        <w:rPr>
          <w:rFonts w:cs="Times New Roman"/>
          <w:lang w:eastAsia="zh-CN"/>
        </w:rPr>
        <w:t xml:space="preserve">, df = </w:t>
      </w:r>
      <w:r w:rsidR="00271BCE" w:rsidRPr="004E614C">
        <w:rPr>
          <w:rFonts w:cs="Times New Roman"/>
          <w:lang w:eastAsia="zh-CN"/>
        </w:rPr>
        <w:t>1</w:t>
      </w:r>
      <w:r w:rsidR="00122D1D">
        <w:rPr>
          <w:rFonts w:cs="Times New Roman"/>
          <w:lang w:eastAsia="zh-CN"/>
        </w:rPr>
        <w:t>62</w:t>
      </w:r>
      <w:r w:rsidR="00B81396" w:rsidRPr="004E614C">
        <w:rPr>
          <w:rFonts w:cs="Times New Roman"/>
          <w:lang w:eastAsia="zh-CN"/>
        </w:rPr>
        <w:t>, p&lt;.001, χ</w:t>
      </w:r>
      <w:r w:rsidR="00B81396" w:rsidRPr="004E614C">
        <w:rPr>
          <w:rFonts w:cs="Times New Roman"/>
          <w:vertAlign w:val="superscript"/>
          <w:lang w:eastAsia="zh-CN"/>
        </w:rPr>
        <w:t>2</w:t>
      </w:r>
      <w:r w:rsidR="00B81396" w:rsidRPr="004E614C">
        <w:rPr>
          <w:rFonts w:cs="Times New Roman"/>
          <w:lang w:eastAsia="zh-CN"/>
        </w:rPr>
        <w:t xml:space="preserve">/df = </w:t>
      </w:r>
      <w:r w:rsidR="00122D1D">
        <w:rPr>
          <w:rFonts w:cs="Times New Roman"/>
          <w:lang w:eastAsia="zh-CN"/>
        </w:rPr>
        <w:t>3.28</w:t>
      </w:r>
      <w:r w:rsidR="00B81396" w:rsidRPr="004E614C">
        <w:rPr>
          <w:rFonts w:cs="Times New Roman"/>
          <w:lang w:eastAsia="zh-CN"/>
        </w:rPr>
        <w:t>, CFI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878</w:t>
      </w:r>
      <w:r w:rsidR="00B81396" w:rsidRPr="004E614C">
        <w:rPr>
          <w:rFonts w:cs="Times New Roman" w:hint="eastAsia"/>
          <w:lang w:eastAsia="zh-CN"/>
        </w:rPr>
        <w:t>,</w:t>
      </w:r>
      <w:r w:rsidR="00B81396" w:rsidRPr="004E614C">
        <w:rPr>
          <w:rFonts w:cs="Times New Roman"/>
          <w:lang w:eastAsia="zh-CN"/>
        </w:rPr>
        <w:t xml:space="preserve"> TLI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Pr="004E614C">
        <w:rPr>
          <w:rFonts w:cs="Times New Roman"/>
          <w:lang w:eastAsia="zh-CN"/>
        </w:rPr>
        <w:t>8</w:t>
      </w:r>
      <w:r w:rsidR="00122D1D">
        <w:rPr>
          <w:rFonts w:cs="Times New Roman"/>
          <w:lang w:eastAsia="zh-CN"/>
        </w:rPr>
        <w:t>53</w:t>
      </w:r>
      <w:r w:rsidR="00B81396" w:rsidRPr="004E614C">
        <w:rPr>
          <w:rFonts w:cs="Times New Roman"/>
          <w:lang w:eastAsia="zh-CN"/>
        </w:rPr>
        <w:t>, RMSEA</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087</w:t>
      </w:r>
      <w:r w:rsidR="00B81396" w:rsidRPr="004E614C">
        <w:rPr>
          <w:rFonts w:cs="Times New Roman"/>
          <w:lang w:eastAsia="zh-CN"/>
        </w:rPr>
        <w:t>, SRMR = .</w:t>
      </w:r>
      <w:r w:rsidR="00271BCE" w:rsidRPr="004E614C">
        <w:rPr>
          <w:rFonts w:cs="Times New Roman"/>
          <w:lang w:eastAsia="zh-CN"/>
        </w:rPr>
        <w:t>1</w:t>
      </w:r>
      <w:r w:rsidR="00122D1D">
        <w:rPr>
          <w:rFonts w:cs="Times New Roman"/>
          <w:lang w:eastAsia="zh-CN"/>
        </w:rPr>
        <w:t>18</w:t>
      </w:r>
      <w:r w:rsidR="00C6080F">
        <w:rPr>
          <w:rFonts w:cs="Times New Roman" w:hint="eastAsia"/>
          <w:lang w:eastAsia="zh-CN"/>
        </w:rPr>
        <w:t>。</w:t>
      </w:r>
      <w:r w:rsidR="00B81396" w:rsidRPr="004E614C">
        <w:rPr>
          <w:rFonts w:cs="Times New Roman"/>
          <w:lang w:eastAsia="zh-CN"/>
        </w:rPr>
        <w:t>具体而言，</w:t>
      </w:r>
      <w:r w:rsidR="00271BCE" w:rsidRPr="004E614C">
        <w:rPr>
          <w:rFonts w:hint="eastAsia"/>
          <w:lang w:eastAsia="zh-CN"/>
        </w:rPr>
        <w:t>向上比较的频率越高</w:t>
      </w:r>
      <w:r w:rsidR="00B81396" w:rsidRPr="004E614C">
        <w:rPr>
          <w:lang w:eastAsia="zh-CN"/>
        </w:rPr>
        <w:t>，意味着更高的相对剥夺感</w:t>
      </w:r>
      <w:r w:rsidR="00C6080F">
        <w:rPr>
          <w:rFonts w:hint="eastAsia"/>
          <w:lang w:eastAsia="zh-CN"/>
        </w:rPr>
        <w:t xml:space="preserve"> </w:t>
      </w:r>
      <w:r w:rsidR="00B81396" w:rsidRPr="004E614C">
        <w:rPr>
          <w:rFonts w:hint="eastAsia"/>
          <w:lang w:eastAsia="zh-CN"/>
        </w:rPr>
        <w:t>(</w:t>
      </w:r>
      <w:r w:rsidR="00B81396" w:rsidRPr="004E614C">
        <w:rPr>
          <w:lang w:eastAsia="zh-CN"/>
        </w:rPr>
        <w:t>b = .</w:t>
      </w:r>
      <w:r w:rsidR="00271BCE" w:rsidRPr="004E614C">
        <w:rPr>
          <w:lang w:eastAsia="zh-CN"/>
        </w:rPr>
        <w:t>1</w:t>
      </w:r>
      <w:r w:rsidR="00122D1D">
        <w:rPr>
          <w:lang w:eastAsia="zh-CN"/>
        </w:rPr>
        <w:t>9</w:t>
      </w:r>
      <w:r w:rsidR="00B81396" w:rsidRPr="004E614C">
        <w:rPr>
          <w:lang w:eastAsia="zh-CN"/>
        </w:rPr>
        <w:t>, β = .</w:t>
      </w:r>
      <w:r w:rsidR="00122D1D">
        <w:rPr>
          <w:lang w:eastAsia="zh-CN"/>
        </w:rPr>
        <w:t>22</w:t>
      </w:r>
      <w:r w:rsidR="00B81396" w:rsidRPr="004E614C">
        <w:rPr>
          <w:lang w:eastAsia="zh-CN"/>
        </w:rPr>
        <w:t xml:space="preserve">, p </w:t>
      </w:r>
      <w:r w:rsidR="00122D1D">
        <w:rPr>
          <w:lang w:eastAsia="zh-CN"/>
        </w:rPr>
        <w:t>&lt;</w:t>
      </w:r>
      <w:r w:rsidR="001434F9" w:rsidRPr="004E614C">
        <w:rPr>
          <w:lang w:eastAsia="zh-CN"/>
        </w:rPr>
        <w:t xml:space="preserve"> .0</w:t>
      </w:r>
      <w:r w:rsidR="00271BCE" w:rsidRPr="004E614C">
        <w:rPr>
          <w:lang w:eastAsia="zh-CN"/>
        </w:rPr>
        <w:t>0</w:t>
      </w:r>
      <w:r w:rsidR="00122D1D">
        <w:rPr>
          <w:lang w:eastAsia="zh-CN"/>
        </w:rPr>
        <w:t>1</w:t>
      </w:r>
      <w:r w:rsidR="00B81396" w:rsidRPr="004E614C">
        <w:rPr>
          <w:lang w:eastAsia="zh-CN"/>
        </w:rPr>
        <w:t>)</w:t>
      </w:r>
      <w:r w:rsidR="00B81396" w:rsidRPr="004E614C">
        <w:rPr>
          <w:lang w:eastAsia="zh-CN"/>
        </w:rPr>
        <w:t>，</w:t>
      </w:r>
      <w:r w:rsidR="00271BCE" w:rsidRPr="004E614C">
        <w:rPr>
          <w:rFonts w:hint="eastAsia"/>
          <w:lang w:eastAsia="zh-CN"/>
        </w:rPr>
        <w:t>再次</w:t>
      </w:r>
      <w:r w:rsidR="00B81396" w:rsidRPr="004E614C">
        <w:rPr>
          <w:lang w:eastAsia="zh-CN"/>
        </w:rPr>
        <w:t>证明了假设</w:t>
      </w:r>
      <w:r w:rsidR="00B81396" w:rsidRPr="004E614C">
        <w:rPr>
          <w:rFonts w:hint="eastAsia"/>
          <w:lang w:eastAsia="zh-CN"/>
        </w:rPr>
        <w:t>1</w:t>
      </w:r>
      <w:r w:rsidR="00B81396" w:rsidRPr="004E614C">
        <w:rPr>
          <w:rFonts w:hint="eastAsia"/>
          <w:lang w:eastAsia="zh-CN"/>
        </w:rPr>
        <w:t>；</w:t>
      </w:r>
      <w:r w:rsidR="00271BCE" w:rsidRPr="004E614C">
        <w:rPr>
          <w:rFonts w:hint="eastAsia"/>
          <w:lang w:eastAsia="zh-CN"/>
        </w:rPr>
        <w:t>向下比较的频率越高</w:t>
      </w:r>
      <w:r w:rsidR="00271BCE" w:rsidRPr="004E614C">
        <w:rPr>
          <w:lang w:eastAsia="zh-CN"/>
        </w:rPr>
        <w:t>，</w:t>
      </w:r>
      <w:r w:rsidR="00271BCE" w:rsidRPr="004E614C">
        <w:rPr>
          <w:rFonts w:hint="eastAsia"/>
          <w:lang w:eastAsia="zh-CN"/>
        </w:rPr>
        <w:t>并不</w:t>
      </w:r>
      <w:r w:rsidR="00B81396" w:rsidRPr="004E614C">
        <w:rPr>
          <w:lang w:eastAsia="zh-CN"/>
        </w:rPr>
        <w:t>意味着感知到更多的优越感</w:t>
      </w:r>
      <w:r w:rsidR="00122D1D">
        <w:rPr>
          <w:rFonts w:hint="eastAsia"/>
          <w:lang w:eastAsia="zh-CN"/>
        </w:rPr>
        <w:t xml:space="preserve"> </w:t>
      </w:r>
      <w:r w:rsidR="00B81396" w:rsidRPr="004E614C">
        <w:rPr>
          <w:rFonts w:hint="eastAsia"/>
          <w:lang w:eastAsia="zh-CN"/>
        </w:rPr>
        <w:t>(</w:t>
      </w:r>
      <w:r w:rsidR="00B81396" w:rsidRPr="004E614C">
        <w:rPr>
          <w:lang w:eastAsia="zh-CN"/>
        </w:rPr>
        <w:t xml:space="preserve">b = </w:t>
      </w:r>
      <w:r w:rsidR="00271BCE" w:rsidRPr="004E614C">
        <w:rPr>
          <w:lang w:eastAsia="zh-CN"/>
        </w:rPr>
        <w:t>.</w:t>
      </w:r>
      <w:r w:rsidR="00122D1D">
        <w:rPr>
          <w:lang w:eastAsia="zh-CN"/>
        </w:rPr>
        <w:t>10</w:t>
      </w:r>
      <w:r w:rsidR="00B81396" w:rsidRPr="004E614C">
        <w:rPr>
          <w:lang w:eastAsia="zh-CN"/>
        </w:rPr>
        <w:t>, β = .</w:t>
      </w:r>
      <w:r w:rsidR="00271BCE" w:rsidRPr="004E614C">
        <w:rPr>
          <w:lang w:eastAsia="zh-CN"/>
        </w:rPr>
        <w:t>1</w:t>
      </w:r>
      <w:r w:rsidR="00122D1D">
        <w:rPr>
          <w:lang w:eastAsia="zh-CN"/>
        </w:rPr>
        <w:t>2</w:t>
      </w:r>
      <w:r w:rsidR="00B81396" w:rsidRPr="004E614C">
        <w:rPr>
          <w:lang w:eastAsia="zh-CN"/>
        </w:rPr>
        <w:t xml:space="preserve">, p </w:t>
      </w:r>
      <w:r w:rsidR="00271BCE" w:rsidRPr="004E614C">
        <w:rPr>
          <w:lang w:eastAsia="zh-CN"/>
        </w:rPr>
        <w:t>=</w:t>
      </w:r>
      <w:r w:rsidR="00B81396" w:rsidRPr="004E614C">
        <w:rPr>
          <w:lang w:eastAsia="zh-CN"/>
        </w:rPr>
        <w:t xml:space="preserve"> .</w:t>
      </w:r>
      <w:r w:rsidR="00122D1D">
        <w:rPr>
          <w:lang w:eastAsia="zh-CN"/>
        </w:rPr>
        <w:t>077</w:t>
      </w:r>
      <w:r w:rsidR="00B81396" w:rsidRPr="004E614C">
        <w:rPr>
          <w:lang w:eastAsia="zh-CN"/>
        </w:rPr>
        <w:t>)</w:t>
      </w:r>
      <w:r w:rsidR="00B81396" w:rsidRPr="004E614C">
        <w:rPr>
          <w:lang w:eastAsia="zh-CN"/>
        </w:rPr>
        <w:t>，假设</w:t>
      </w:r>
      <w:r w:rsidR="00B81396" w:rsidRPr="004E614C">
        <w:rPr>
          <w:rFonts w:hint="eastAsia"/>
          <w:lang w:eastAsia="zh-CN"/>
        </w:rPr>
        <w:t>3</w:t>
      </w:r>
      <w:r w:rsidR="00271BCE" w:rsidRPr="004E614C">
        <w:rPr>
          <w:rFonts w:hint="eastAsia"/>
          <w:lang w:eastAsia="zh-CN"/>
        </w:rPr>
        <w:t>并没有被得到再次验证</w:t>
      </w:r>
      <w:r w:rsidR="00B81396" w:rsidRPr="004E614C">
        <w:rPr>
          <w:lang w:eastAsia="zh-CN"/>
        </w:rPr>
        <w:t>。</w:t>
      </w:r>
      <w:r w:rsidR="00271BCE" w:rsidRPr="004E614C">
        <w:rPr>
          <w:rFonts w:hint="eastAsia"/>
          <w:lang w:eastAsia="zh-CN"/>
        </w:rPr>
        <w:t>与</w:t>
      </w:r>
      <w:r w:rsidR="002A789E">
        <w:rPr>
          <w:rFonts w:hint="eastAsia"/>
          <w:lang w:eastAsia="zh-CN"/>
        </w:rPr>
        <w:t>研究</w:t>
      </w:r>
      <w:r w:rsidR="00271BCE" w:rsidRPr="004E614C">
        <w:rPr>
          <w:rFonts w:hint="eastAsia"/>
          <w:lang w:eastAsia="zh-CN"/>
        </w:rPr>
        <w:t>1</w:t>
      </w:r>
      <w:r w:rsidR="00271BCE" w:rsidRPr="004E614C">
        <w:rPr>
          <w:rFonts w:hint="eastAsia"/>
          <w:lang w:eastAsia="zh-CN"/>
        </w:rPr>
        <w:t>一致，</w:t>
      </w:r>
      <w:r w:rsidR="00B81396" w:rsidRPr="004E614C">
        <w:rPr>
          <w:rFonts w:hint="eastAsia"/>
          <w:lang w:eastAsia="zh-CN"/>
        </w:rPr>
        <w:t>相对剥夺感越高，则意味着更低的生活满意度</w:t>
      </w:r>
      <w:r w:rsidR="00C6080F">
        <w:rPr>
          <w:rFonts w:hint="eastAsia"/>
          <w:lang w:eastAsia="zh-CN"/>
        </w:rPr>
        <w:t xml:space="preserve"> </w:t>
      </w:r>
      <w:r w:rsidR="00B81396" w:rsidRPr="004E614C">
        <w:rPr>
          <w:rFonts w:hint="eastAsia"/>
          <w:lang w:eastAsia="zh-CN"/>
        </w:rPr>
        <w:t>(</w:t>
      </w:r>
      <w:r w:rsidR="00B81396" w:rsidRPr="004E614C">
        <w:rPr>
          <w:lang w:eastAsia="zh-CN"/>
        </w:rPr>
        <w:t>b = -.5</w:t>
      </w:r>
      <w:r w:rsidR="00122D1D">
        <w:rPr>
          <w:lang w:eastAsia="zh-CN"/>
        </w:rPr>
        <w:t>2</w:t>
      </w:r>
      <w:r w:rsidR="00B81396" w:rsidRPr="004E614C">
        <w:rPr>
          <w:lang w:eastAsia="zh-CN"/>
        </w:rPr>
        <w:t xml:space="preserve">, β = </w:t>
      </w:r>
      <w:r w:rsidR="00271BCE" w:rsidRPr="004E614C">
        <w:rPr>
          <w:lang w:eastAsia="zh-CN"/>
        </w:rPr>
        <w:t>-</w:t>
      </w:r>
      <w:r w:rsidR="00B81396" w:rsidRPr="004E614C">
        <w:rPr>
          <w:lang w:eastAsia="zh-CN"/>
        </w:rPr>
        <w:t>.</w:t>
      </w:r>
      <w:r w:rsidR="00825BAA">
        <w:rPr>
          <w:lang w:eastAsia="zh-CN"/>
        </w:rPr>
        <w:t>4</w:t>
      </w:r>
      <w:r w:rsidR="00122D1D">
        <w:rPr>
          <w:lang w:eastAsia="zh-CN"/>
        </w:rPr>
        <w:t>8</w:t>
      </w:r>
      <w:r w:rsidR="00B81396" w:rsidRPr="004E614C">
        <w:rPr>
          <w:lang w:eastAsia="zh-CN"/>
        </w:rPr>
        <w:t>, p &lt; .001)</w:t>
      </w:r>
      <w:r w:rsidR="00B81396" w:rsidRPr="004E614C">
        <w:rPr>
          <w:rFonts w:hint="eastAsia"/>
          <w:lang w:eastAsia="zh-CN"/>
        </w:rPr>
        <w:t>，感知到的优越感</w:t>
      </w:r>
      <w:r w:rsidR="00EA38B7" w:rsidRPr="004E614C">
        <w:rPr>
          <w:rFonts w:hint="eastAsia"/>
          <w:lang w:eastAsia="zh-CN"/>
        </w:rPr>
        <w:t>越高</w:t>
      </w:r>
      <w:r w:rsidR="00B81396" w:rsidRPr="004E614C">
        <w:rPr>
          <w:rFonts w:hint="eastAsia"/>
          <w:lang w:eastAsia="zh-CN"/>
        </w:rPr>
        <w:t>，则意味着更高的生活满意度</w:t>
      </w:r>
      <w:r w:rsidR="00C6080F">
        <w:rPr>
          <w:rFonts w:hint="eastAsia"/>
          <w:lang w:eastAsia="zh-CN"/>
        </w:rPr>
        <w:t xml:space="preserve"> </w:t>
      </w:r>
      <w:r w:rsidR="00B81396" w:rsidRPr="004E614C">
        <w:rPr>
          <w:rFonts w:hint="eastAsia"/>
          <w:lang w:eastAsia="zh-CN"/>
        </w:rPr>
        <w:t>(</w:t>
      </w:r>
      <w:r w:rsidR="00B81396" w:rsidRPr="004E614C">
        <w:rPr>
          <w:lang w:eastAsia="zh-CN"/>
        </w:rPr>
        <w:t>b = .</w:t>
      </w:r>
      <w:r w:rsidR="001434F9" w:rsidRPr="004E614C">
        <w:rPr>
          <w:lang w:eastAsia="zh-CN"/>
        </w:rPr>
        <w:t>7</w:t>
      </w:r>
      <w:r w:rsidR="00271BCE" w:rsidRPr="004E614C">
        <w:rPr>
          <w:lang w:eastAsia="zh-CN"/>
        </w:rPr>
        <w:t>7</w:t>
      </w:r>
      <w:r w:rsidR="00B81396" w:rsidRPr="004E614C">
        <w:rPr>
          <w:lang w:eastAsia="zh-CN"/>
        </w:rPr>
        <w:t>, β = .</w:t>
      </w:r>
      <w:r w:rsidR="001434F9" w:rsidRPr="004E614C">
        <w:rPr>
          <w:lang w:eastAsia="zh-CN"/>
        </w:rPr>
        <w:t>6</w:t>
      </w:r>
      <w:r w:rsidR="00122D1D">
        <w:rPr>
          <w:lang w:eastAsia="zh-CN"/>
        </w:rPr>
        <w:t>5</w:t>
      </w:r>
      <w:r w:rsidR="00B81396" w:rsidRPr="004E614C">
        <w:rPr>
          <w:lang w:eastAsia="zh-CN"/>
        </w:rPr>
        <w:t>, p &lt; .001)</w:t>
      </w:r>
      <w:r w:rsidR="00C6080F">
        <w:rPr>
          <w:rFonts w:hint="eastAsia"/>
          <w:lang w:eastAsia="zh-CN"/>
        </w:rPr>
        <w:t>。</w:t>
      </w:r>
      <w:r w:rsidR="00B81396" w:rsidRPr="004E614C">
        <w:rPr>
          <w:rFonts w:cs="Times New Roman"/>
          <w:lang w:eastAsia="zh-CN"/>
        </w:rPr>
        <w:t>中介效应的检验基于</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Hayes (2017)</w:t>
      </w:r>
      <w:r w:rsidR="00B81396" w:rsidRPr="004E614C">
        <w:rPr>
          <w:rFonts w:cs="Times New Roman"/>
          <w:lang w:eastAsia="zh-CN"/>
        </w:rPr>
        <w:fldChar w:fldCharType="end"/>
      </w:r>
      <w:r w:rsidR="00C6080F">
        <w:rPr>
          <w:rFonts w:cs="Times New Roman"/>
          <w:lang w:eastAsia="zh-CN"/>
        </w:rPr>
        <w:t xml:space="preserve"> </w:t>
      </w:r>
      <w:r w:rsidR="00B81396" w:rsidRPr="004E614C">
        <w:rPr>
          <w:rFonts w:cs="Times New Roman"/>
          <w:lang w:eastAsia="zh-CN"/>
        </w:rPr>
        <w:t>和</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MacKinnon (2012)</w:t>
      </w:r>
      <w:r w:rsidR="00B81396" w:rsidRPr="004E614C">
        <w:rPr>
          <w:rFonts w:cs="Times New Roman"/>
          <w:lang w:eastAsia="zh-CN"/>
        </w:rPr>
        <w:fldChar w:fldCharType="end"/>
      </w:r>
      <w:r w:rsidR="00B81396" w:rsidRPr="004E614C">
        <w:rPr>
          <w:rFonts w:cs="Times New Roman"/>
          <w:lang w:eastAsia="zh-CN"/>
        </w:rPr>
        <w:t>，</w:t>
      </w:r>
      <w:r w:rsidR="00B81396" w:rsidRPr="004E614C">
        <w:rPr>
          <w:lang w:eastAsia="zh-CN"/>
        </w:rPr>
        <w:t>经过</w:t>
      </w:r>
      <w:r w:rsidR="00B81396" w:rsidRPr="004E614C">
        <w:rPr>
          <w:rFonts w:hint="eastAsia"/>
          <w:lang w:eastAsia="zh-CN"/>
        </w:rPr>
        <w:t>5</w:t>
      </w:r>
      <w:r w:rsidR="00B81396" w:rsidRPr="004E614C">
        <w:rPr>
          <w:lang w:eastAsia="zh-CN"/>
        </w:rPr>
        <w:t>000</w:t>
      </w:r>
      <w:r w:rsidR="00B81396" w:rsidRPr="004E614C">
        <w:rPr>
          <w:lang w:eastAsia="zh-CN"/>
        </w:rPr>
        <w:t>次的自助抽样（</w:t>
      </w:r>
      <w:r w:rsidR="00B81396" w:rsidRPr="004E614C">
        <w:rPr>
          <w:lang w:eastAsia="zh-CN"/>
        </w:rPr>
        <w:t>bootstrap = 5000</w:t>
      </w:r>
      <w:r w:rsidR="00B81396" w:rsidRPr="004E614C">
        <w:rPr>
          <w:lang w:eastAsia="zh-CN"/>
        </w:rPr>
        <w:t>），在</w:t>
      </w:r>
      <w:r w:rsidR="00EA38B7" w:rsidRPr="004E614C">
        <w:rPr>
          <w:rFonts w:hint="eastAsia"/>
          <w:lang w:eastAsia="zh-CN"/>
        </w:rPr>
        <w:t>向上比较频率</w:t>
      </w:r>
      <w:r w:rsidR="00B81396" w:rsidRPr="004E614C">
        <w:rPr>
          <w:lang w:eastAsia="zh-CN"/>
        </w:rPr>
        <w:t>与生活满意度之间，由相对剥夺感中介的效应大小为</w:t>
      </w:r>
      <w:r w:rsidR="00B81396" w:rsidRPr="004E614C">
        <w:rPr>
          <w:lang w:eastAsia="zh-CN"/>
        </w:rPr>
        <w:t xml:space="preserve">a1*b1 = - </w:t>
      </w:r>
      <w:r w:rsidR="00B81396" w:rsidRPr="004E614C">
        <w:rPr>
          <w:rFonts w:hint="eastAsia"/>
          <w:lang w:eastAsia="zh-CN"/>
        </w:rPr>
        <w:t>.</w:t>
      </w:r>
      <w:r w:rsidR="00EA38B7" w:rsidRPr="004E614C">
        <w:rPr>
          <w:lang w:eastAsia="zh-CN"/>
        </w:rPr>
        <w:t>0</w:t>
      </w:r>
      <w:r w:rsidR="00122D1D">
        <w:rPr>
          <w:lang w:eastAsia="zh-CN"/>
        </w:rPr>
        <w:t>99</w:t>
      </w:r>
      <w:r w:rsidR="00B81396" w:rsidRPr="004E614C">
        <w:rPr>
          <w:rFonts w:hint="eastAsia"/>
          <w:lang w:eastAsia="zh-CN"/>
        </w:rPr>
        <w:t>,</w:t>
      </w:r>
      <w:r w:rsidR="00B81396" w:rsidRPr="004E614C">
        <w:rPr>
          <w:lang w:eastAsia="zh-CN"/>
        </w:rPr>
        <w:t xml:space="preserve"> 95%</w:t>
      </w:r>
      <w:r w:rsidR="00B81396" w:rsidRPr="004E614C">
        <w:rPr>
          <w:lang w:eastAsia="zh-CN"/>
        </w:rPr>
        <w:t>置信区间为</w:t>
      </w:r>
      <w:r w:rsidR="00B81396" w:rsidRPr="004E614C">
        <w:rPr>
          <w:rFonts w:hint="eastAsia"/>
          <w:lang w:eastAsia="zh-CN"/>
        </w:rPr>
        <w:t xml:space="preserve"> [</w:t>
      </w:r>
      <w:r w:rsidR="00B81396" w:rsidRPr="004E614C">
        <w:rPr>
          <w:lang w:eastAsia="zh-CN"/>
        </w:rPr>
        <w:t>-</w:t>
      </w:r>
      <w:r w:rsidR="00B81396" w:rsidRPr="004E614C">
        <w:rPr>
          <w:rFonts w:hint="eastAsia"/>
          <w:lang w:eastAsia="zh-CN"/>
        </w:rPr>
        <w:t>.</w:t>
      </w:r>
      <w:r w:rsidR="00EA38B7" w:rsidRPr="004E614C">
        <w:rPr>
          <w:lang w:eastAsia="zh-CN"/>
        </w:rPr>
        <w:t>1</w:t>
      </w:r>
      <w:r w:rsidR="00122D1D">
        <w:rPr>
          <w:lang w:eastAsia="zh-CN"/>
        </w:rPr>
        <w:t>65</w:t>
      </w:r>
      <w:r w:rsidR="00B81396" w:rsidRPr="004E614C">
        <w:rPr>
          <w:lang w:eastAsia="zh-CN"/>
        </w:rPr>
        <w:t>, -.</w:t>
      </w:r>
      <w:r w:rsidR="001434F9" w:rsidRPr="004E614C">
        <w:rPr>
          <w:lang w:eastAsia="zh-CN"/>
        </w:rPr>
        <w:t>0</w:t>
      </w:r>
      <w:r w:rsidR="00122D1D">
        <w:rPr>
          <w:lang w:eastAsia="zh-CN"/>
        </w:rPr>
        <w:t>43</w:t>
      </w:r>
      <w:r w:rsidR="00B81396" w:rsidRPr="004E614C">
        <w:rPr>
          <w:lang w:eastAsia="zh-CN"/>
        </w:rPr>
        <w:t>]</w:t>
      </w:r>
      <w:r w:rsidR="001434F9" w:rsidRPr="004E614C">
        <w:rPr>
          <w:rFonts w:hint="eastAsia"/>
          <w:lang w:eastAsia="zh-CN"/>
        </w:rPr>
        <w:t>，</w:t>
      </w:r>
      <w:r w:rsidR="00B81396" w:rsidRPr="004E614C">
        <w:rPr>
          <w:rFonts w:hint="eastAsia"/>
          <w:lang w:eastAsia="zh-CN"/>
        </w:rPr>
        <w:t>其置信区间不包含</w:t>
      </w:r>
      <w:r w:rsidR="00B81396" w:rsidRPr="004E614C">
        <w:rPr>
          <w:rFonts w:hint="eastAsia"/>
          <w:lang w:eastAsia="zh-CN"/>
        </w:rPr>
        <w:t>0</w:t>
      </w:r>
      <w:r w:rsidR="00B81396" w:rsidRPr="004E614C">
        <w:rPr>
          <w:lang w:eastAsia="zh-CN"/>
        </w:rPr>
        <w:t>，</w:t>
      </w:r>
      <w:r w:rsidR="00EA38B7" w:rsidRPr="004E614C">
        <w:rPr>
          <w:rFonts w:hint="eastAsia"/>
          <w:lang w:eastAsia="zh-CN"/>
        </w:rPr>
        <w:t>再次</w:t>
      </w:r>
      <w:r w:rsidR="00B81396" w:rsidRPr="004E614C">
        <w:rPr>
          <w:lang w:eastAsia="zh-CN"/>
        </w:rPr>
        <w:t>证明了假设</w:t>
      </w:r>
      <w:r w:rsidR="00B81396" w:rsidRPr="004E614C">
        <w:rPr>
          <w:rFonts w:hint="eastAsia"/>
          <w:lang w:eastAsia="zh-CN"/>
        </w:rPr>
        <w:t>2</w:t>
      </w:r>
      <w:r w:rsidR="00B81396" w:rsidRPr="004E614C">
        <w:rPr>
          <w:lang w:eastAsia="zh-CN"/>
        </w:rPr>
        <w:t>；由感知到的优越感中介的效应大小为</w:t>
      </w:r>
      <w:r w:rsidR="00B81396" w:rsidRPr="004E614C">
        <w:rPr>
          <w:lang w:eastAsia="zh-CN"/>
        </w:rPr>
        <w:t xml:space="preserve">a2*b2 = </w:t>
      </w:r>
      <w:r w:rsidR="00B81396" w:rsidRPr="004E614C">
        <w:rPr>
          <w:rFonts w:hint="eastAsia"/>
          <w:lang w:eastAsia="zh-CN"/>
        </w:rPr>
        <w:t>.</w:t>
      </w:r>
      <w:r w:rsidR="00EA38B7" w:rsidRPr="004E614C">
        <w:rPr>
          <w:lang w:eastAsia="zh-CN"/>
        </w:rPr>
        <w:t>0</w:t>
      </w:r>
      <w:r w:rsidR="00122D1D">
        <w:rPr>
          <w:lang w:eastAsia="zh-CN"/>
        </w:rPr>
        <w:t>75</w:t>
      </w:r>
      <w:r w:rsidR="00B81396" w:rsidRPr="004E614C">
        <w:rPr>
          <w:rFonts w:hint="eastAsia"/>
          <w:lang w:eastAsia="zh-CN"/>
        </w:rPr>
        <w:t>,</w:t>
      </w:r>
      <w:r w:rsidR="00B81396" w:rsidRPr="004E614C">
        <w:rPr>
          <w:lang w:eastAsia="zh-CN"/>
        </w:rPr>
        <w:t xml:space="preserve"> 95%</w:t>
      </w:r>
      <w:r w:rsidR="00B81396" w:rsidRPr="004E614C">
        <w:rPr>
          <w:rFonts w:hint="eastAsia"/>
          <w:lang w:eastAsia="zh-CN"/>
        </w:rPr>
        <w:t>置信区间为</w:t>
      </w:r>
      <w:r w:rsidR="00B81396" w:rsidRPr="004E614C">
        <w:rPr>
          <w:lang w:eastAsia="zh-CN"/>
        </w:rPr>
        <w:t xml:space="preserve"> [</w:t>
      </w:r>
      <w:r w:rsidR="00EA38B7" w:rsidRPr="004E614C">
        <w:rPr>
          <w:lang w:eastAsia="zh-CN"/>
        </w:rPr>
        <w:t>-.</w:t>
      </w:r>
      <w:r w:rsidR="00122D1D">
        <w:rPr>
          <w:lang w:eastAsia="zh-CN"/>
        </w:rPr>
        <w:t>007</w:t>
      </w:r>
      <w:r w:rsidR="00B81396" w:rsidRPr="004E614C">
        <w:rPr>
          <w:lang w:eastAsia="zh-CN"/>
        </w:rPr>
        <w:t>, .</w:t>
      </w:r>
      <w:r w:rsidR="00122D1D">
        <w:rPr>
          <w:lang w:eastAsia="zh-CN"/>
        </w:rPr>
        <w:t>157</w:t>
      </w:r>
      <w:r w:rsidR="00B81396" w:rsidRPr="004E614C">
        <w:rPr>
          <w:lang w:eastAsia="zh-CN"/>
        </w:rPr>
        <w:t>]</w:t>
      </w:r>
      <w:r w:rsidR="00B81396" w:rsidRPr="004E614C">
        <w:rPr>
          <w:lang w:eastAsia="zh-CN"/>
        </w:rPr>
        <w:t>，</w:t>
      </w:r>
      <w:r w:rsidR="00B81396" w:rsidRPr="004E614C">
        <w:rPr>
          <w:rFonts w:hint="eastAsia"/>
          <w:lang w:eastAsia="zh-CN"/>
        </w:rPr>
        <w:t>其置信区间包含</w:t>
      </w:r>
      <w:r w:rsidR="00B81396" w:rsidRPr="004E614C">
        <w:rPr>
          <w:rFonts w:hint="eastAsia"/>
          <w:lang w:eastAsia="zh-CN"/>
        </w:rPr>
        <w:t>0</w:t>
      </w:r>
      <w:r w:rsidR="00B81396" w:rsidRPr="004E614C">
        <w:rPr>
          <w:lang w:eastAsia="zh-CN"/>
        </w:rPr>
        <w:t>，</w:t>
      </w:r>
      <w:r w:rsidR="00EA38B7" w:rsidRPr="004E614C">
        <w:rPr>
          <w:rFonts w:hint="eastAsia"/>
          <w:lang w:eastAsia="zh-CN"/>
        </w:rPr>
        <w:t>并没有再次证明</w:t>
      </w:r>
      <w:r w:rsidR="00B81396" w:rsidRPr="004E614C">
        <w:rPr>
          <w:lang w:eastAsia="zh-CN"/>
        </w:rPr>
        <w:t>假设</w:t>
      </w:r>
      <w:r w:rsidR="00B81396" w:rsidRPr="004E614C">
        <w:rPr>
          <w:rFonts w:hint="eastAsia"/>
          <w:lang w:eastAsia="zh-CN"/>
        </w:rPr>
        <w:t>4</w:t>
      </w:r>
      <w:r w:rsidR="001434F9" w:rsidRPr="004E614C">
        <w:rPr>
          <w:rFonts w:hint="eastAsia"/>
          <w:lang w:eastAsia="zh-CN"/>
        </w:rPr>
        <w:t>。</w:t>
      </w:r>
    </w:p>
    <w:p w14:paraId="033A28A6" w14:textId="087C69C4" w:rsidR="00260B6E" w:rsidRPr="004E614C" w:rsidRDefault="00260B6E" w:rsidP="00B67619">
      <w:pPr>
        <w:pStyle w:val="4"/>
        <w:spacing w:before="180" w:after="180"/>
        <w:rPr>
          <w:lang w:eastAsia="zh-CN"/>
        </w:rPr>
      </w:pPr>
      <w:r w:rsidRPr="004E614C">
        <w:rPr>
          <w:rFonts w:hint="eastAsia"/>
          <w:lang w:eastAsia="zh-CN"/>
        </w:rPr>
        <w:t>调节效应分析</w:t>
      </w:r>
    </w:p>
    <w:p w14:paraId="1FA2FE84" w14:textId="59E1A5C8" w:rsidR="00232E6F" w:rsidRPr="004E614C" w:rsidRDefault="004366DA" w:rsidP="00832CA8">
      <w:pPr>
        <w:pStyle w:val="af3"/>
      </w:pPr>
      <w:r w:rsidRPr="004E614C">
        <w:rPr>
          <w:rFonts w:hint="eastAsia"/>
        </w:rPr>
        <w:t>表</w:t>
      </w:r>
      <w:r w:rsidR="00ED7C80">
        <w:rPr>
          <w:rFonts w:hint="eastAsia"/>
        </w:rPr>
        <w:t>6</w:t>
      </w:r>
      <w:r w:rsidR="000826BC">
        <w:t>.5</w:t>
      </w:r>
      <w:r w:rsidRPr="004E614C">
        <w:t xml:space="preserve"> </w:t>
      </w:r>
      <w:r w:rsidRPr="004E614C">
        <w:rPr>
          <w:rFonts w:hint="eastAsia"/>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652"/>
        <w:gridCol w:w="1732"/>
        <w:gridCol w:w="1733"/>
        <w:gridCol w:w="781"/>
        <w:gridCol w:w="565"/>
        <w:gridCol w:w="701"/>
        <w:gridCol w:w="726"/>
        <w:gridCol w:w="600"/>
        <w:gridCol w:w="816"/>
      </w:tblGrid>
      <w:tr w:rsidR="00F971FB" w:rsidRPr="00F971FB" w14:paraId="1CD35AA1" w14:textId="77777777" w:rsidTr="00F971FB">
        <w:trPr>
          <w:trHeight w:val="315"/>
          <w:tblHeader/>
        </w:trPr>
        <w:tc>
          <w:tcPr>
            <w:tcW w:w="393" w:type="pct"/>
            <w:tcBorders>
              <w:top w:val="single" w:sz="12" w:space="0" w:color="auto"/>
              <w:bottom w:val="single" w:sz="4" w:space="0" w:color="auto"/>
            </w:tcBorders>
          </w:tcPr>
          <w:p w14:paraId="2FF9ABEE" w14:textId="0A05DD82" w:rsidR="00F971FB" w:rsidRPr="00F971FB" w:rsidRDefault="00F971FB" w:rsidP="00BD4E9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模型</w:t>
            </w:r>
          </w:p>
        </w:tc>
        <w:tc>
          <w:tcPr>
            <w:tcW w:w="1043" w:type="pct"/>
            <w:tcBorders>
              <w:top w:val="single" w:sz="12" w:space="0" w:color="auto"/>
              <w:bottom w:val="single" w:sz="4" w:space="0" w:color="auto"/>
            </w:tcBorders>
            <w:shd w:val="clear" w:color="auto" w:fill="auto"/>
            <w:noWrap/>
            <w:vAlign w:val="center"/>
            <w:hideMark/>
          </w:tcPr>
          <w:p w14:paraId="35AA6D54" w14:textId="7E12BD6B"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因变量</w:t>
            </w:r>
          </w:p>
        </w:tc>
        <w:tc>
          <w:tcPr>
            <w:tcW w:w="1043" w:type="pct"/>
            <w:tcBorders>
              <w:top w:val="single" w:sz="12" w:space="0" w:color="auto"/>
              <w:bottom w:val="single" w:sz="4" w:space="0" w:color="auto"/>
            </w:tcBorders>
            <w:vAlign w:val="center"/>
          </w:tcPr>
          <w:p w14:paraId="0F689F58" w14:textId="5F58CA88"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自变量</w:t>
            </w:r>
          </w:p>
        </w:tc>
        <w:tc>
          <w:tcPr>
            <w:tcW w:w="470" w:type="pct"/>
            <w:tcBorders>
              <w:top w:val="single" w:sz="12" w:space="0" w:color="auto"/>
              <w:bottom w:val="single" w:sz="4" w:space="0" w:color="auto"/>
            </w:tcBorders>
            <w:shd w:val="clear" w:color="auto" w:fill="auto"/>
            <w:noWrap/>
            <w:vAlign w:val="center"/>
            <w:hideMark/>
          </w:tcPr>
          <w:p w14:paraId="66310768" w14:textId="3C5C5B6E" w:rsidR="00F971FB" w:rsidRPr="00F971FB" w:rsidRDefault="00F971FB" w:rsidP="00BD4E9A">
            <w:pPr>
              <w:widowControl/>
              <w:jc w:val="center"/>
              <w:rPr>
                <w:rFonts w:cs="Times New Roman"/>
                <w:i/>
                <w:iCs/>
                <w:color w:val="000000"/>
                <w:kern w:val="0"/>
                <w:sz w:val="21"/>
                <w:szCs w:val="21"/>
                <w:lang w:eastAsia="zh-CN"/>
              </w:rPr>
            </w:pPr>
            <w:r w:rsidRPr="00F971FB">
              <w:rPr>
                <w:rFonts w:cs="Times New Roman"/>
                <w:i/>
                <w:iCs/>
                <w:color w:val="000000"/>
                <w:kern w:val="0"/>
                <w:sz w:val="21"/>
                <w:szCs w:val="21"/>
                <w:lang w:eastAsia="zh-CN"/>
              </w:rPr>
              <w:t>b</w:t>
            </w:r>
          </w:p>
        </w:tc>
        <w:tc>
          <w:tcPr>
            <w:tcW w:w="340" w:type="pct"/>
            <w:tcBorders>
              <w:top w:val="single" w:sz="12" w:space="0" w:color="auto"/>
              <w:bottom w:val="single" w:sz="4" w:space="0" w:color="auto"/>
            </w:tcBorders>
            <w:shd w:val="clear" w:color="auto" w:fill="auto"/>
            <w:noWrap/>
            <w:vAlign w:val="center"/>
            <w:hideMark/>
          </w:tcPr>
          <w:p w14:paraId="01F5FD19" w14:textId="77777777" w:rsidR="00F971FB" w:rsidRPr="00F971FB" w:rsidRDefault="00F971FB" w:rsidP="00BD4E9A">
            <w:pPr>
              <w:widowControl/>
              <w:jc w:val="center"/>
              <w:rPr>
                <w:rFonts w:cs="Times New Roman"/>
                <w:i/>
                <w:iCs/>
                <w:color w:val="000000"/>
                <w:kern w:val="0"/>
                <w:sz w:val="21"/>
                <w:szCs w:val="21"/>
                <w:lang w:eastAsia="zh-CN"/>
              </w:rPr>
            </w:pPr>
            <w:r w:rsidRPr="00F971FB">
              <w:rPr>
                <w:rFonts w:cs="Times New Roman"/>
                <w:i/>
                <w:iCs/>
                <w:color w:val="000000"/>
                <w:kern w:val="0"/>
                <w:sz w:val="21"/>
                <w:szCs w:val="21"/>
                <w:lang w:eastAsia="zh-CN"/>
              </w:rPr>
              <w:t>β</w:t>
            </w:r>
          </w:p>
        </w:tc>
        <w:tc>
          <w:tcPr>
            <w:tcW w:w="422" w:type="pct"/>
            <w:tcBorders>
              <w:top w:val="single" w:sz="12" w:space="0" w:color="auto"/>
              <w:bottom w:val="single" w:sz="4" w:space="0" w:color="auto"/>
            </w:tcBorders>
            <w:shd w:val="clear" w:color="auto" w:fill="auto"/>
            <w:noWrap/>
            <w:vAlign w:val="center"/>
            <w:hideMark/>
          </w:tcPr>
          <w:p w14:paraId="54FB532A"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color w:val="000000"/>
                <w:kern w:val="0"/>
                <w:sz w:val="21"/>
                <w:szCs w:val="21"/>
                <w:lang w:eastAsia="zh-CN"/>
              </w:rPr>
              <w:t>LLCI</w:t>
            </w:r>
          </w:p>
        </w:tc>
        <w:tc>
          <w:tcPr>
            <w:tcW w:w="437" w:type="pct"/>
            <w:tcBorders>
              <w:top w:val="single" w:sz="12" w:space="0" w:color="auto"/>
              <w:bottom w:val="single" w:sz="4" w:space="0" w:color="auto"/>
            </w:tcBorders>
            <w:shd w:val="clear" w:color="auto" w:fill="auto"/>
            <w:noWrap/>
            <w:vAlign w:val="center"/>
            <w:hideMark/>
          </w:tcPr>
          <w:p w14:paraId="48B25D1C"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color w:val="000000"/>
                <w:kern w:val="0"/>
                <w:sz w:val="21"/>
                <w:szCs w:val="21"/>
                <w:lang w:eastAsia="zh-CN"/>
              </w:rPr>
              <w:t>ULCI</w:t>
            </w:r>
          </w:p>
        </w:tc>
        <w:tc>
          <w:tcPr>
            <w:tcW w:w="361" w:type="pct"/>
            <w:tcBorders>
              <w:top w:val="single" w:sz="12" w:space="0" w:color="auto"/>
              <w:bottom w:val="single" w:sz="4" w:space="0" w:color="auto"/>
            </w:tcBorders>
            <w:shd w:val="clear" w:color="auto" w:fill="auto"/>
            <w:noWrap/>
            <w:vAlign w:val="center"/>
            <w:hideMark/>
          </w:tcPr>
          <w:p w14:paraId="7DAAC665" w14:textId="77777777" w:rsidR="00F971FB" w:rsidRPr="00F971FB" w:rsidRDefault="00F971FB" w:rsidP="00BD4E9A">
            <w:pPr>
              <w:widowControl/>
              <w:jc w:val="center"/>
              <w:rPr>
                <w:rFonts w:cs="Times New Roman"/>
                <w:i/>
                <w:iCs/>
                <w:color w:val="000000"/>
                <w:kern w:val="0"/>
                <w:sz w:val="21"/>
                <w:szCs w:val="21"/>
                <w:lang w:eastAsia="zh-CN"/>
              </w:rPr>
            </w:pPr>
            <w:r w:rsidRPr="00F971FB">
              <w:rPr>
                <w:rFonts w:cs="Times New Roman"/>
                <w:i/>
                <w:iCs/>
                <w:color w:val="000000"/>
                <w:kern w:val="0"/>
                <w:sz w:val="21"/>
                <w:szCs w:val="21"/>
                <w:lang w:eastAsia="zh-CN"/>
              </w:rPr>
              <w:t>p</w:t>
            </w:r>
          </w:p>
        </w:tc>
        <w:tc>
          <w:tcPr>
            <w:tcW w:w="491" w:type="pct"/>
            <w:tcBorders>
              <w:top w:val="single" w:sz="12" w:space="0" w:color="auto"/>
              <w:bottom w:val="single" w:sz="4" w:space="0" w:color="auto"/>
            </w:tcBorders>
            <w:shd w:val="clear" w:color="auto" w:fill="auto"/>
            <w:noWrap/>
            <w:vAlign w:val="center"/>
            <w:hideMark/>
          </w:tcPr>
          <w:p w14:paraId="1B8A1EFC"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color w:val="000000"/>
                <w:kern w:val="0"/>
                <w:sz w:val="21"/>
                <w:szCs w:val="21"/>
                <w:lang w:eastAsia="zh-CN"/>
              </w:rPr>
              <w:t>R</w:t>
            </w:r>
            <w:r w:rsidRPr="00F971FB">
              <w:rPr>
                <w:rFonts w:cs="Times New Roman"/>
                <w:color w:val="000000"/>
                <w:kern w:val="0"/>
                <w:sz w:val="21"/>
                <w:szCs w:val="21"/>
                <w:vertAlign w:val="superscript"/>
                <w:lang w:eastAsia="zh-CN"/>
              </w:rPr>
              <w:t>2</w:t>
            </w:r>
          </w:p>
        </w:tc>
      </w:tr>
      <w:tr w:rsidR="00F971FB" w:rsidRPr="00F971FB" w14:paraId="291C1AEB" w14:textId="77777777" w:rsidTr="00F971FB">
        <w:trPr>
          <w:trHeight w:val="375"/>
        </w:trPr>
        <w:tc>
          <w:tcPr>
            <w:tcW w:w="393" w:type="pct"/>
            <w:tcBorders>
              <w:top w:val="single" w:sz="4" w:space="0" w:color="auto"/>
            </w:tcBorders>
          </w:tcPr>
          <w:p w14:paraId="41FB59A1" w14:textId="1E0F8365" w:rsidR="00F971FB" w:rsidRPr="00F971FB" w:rsidRDefault="00F971FB" w:rsidP="00BD4E9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1</w:t>
            </w:r>
          </w:p>
        </w:tc>
        <w:tc>
          <w:tcPr>
            <w:tcW w:w="1043" w:type="pct"/>
            <w:tcBorders>
              <w:top w:val="single" w:sz="4" w:space="0" w:color="auto"/>
            </w:tcBorders>
            <w:shd w:val="clear" w:color="auto" w:fill="auto"/>
            <w:noWrap/>
            <w:vAlign w:val="center"/>
          </w:tcPr>
          <w:p w14:paraId="1162B64F" w14:textId="18459F42"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相对剥夺感</w:t>
            </w:r>
          </w:p>
        </w:tc>
        <w:tc>
          <w:tcPr>
            <w:tcW w:w="1043" w:type="pct"/>
            <w:tcBorders>
              <w:top w:val="single" w:sz="4" w:space="0" w:color="auto"/>
            </w:tcBorders>
            <w:vAlign w:val="center"/>
          </w:tcPr>
          <w:p w14:paraId="45F82FF8" w14:textId="6CCC7D84"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tcBorders>
              <w:top w:val="single" w:sz="4" w:space="0" w:color="auto"/>
            </w:tcBorders>
            <w:shd w:val="clear" w:color="auto" w:fill="auto"/>
            <w:noWrap/>
            <w:vAlign w:val="center"/>
          </w:tcPr>
          <w:p w14:paraId="12F89EAA" w14:textId="2B8B2372" w:rsidR="00F971FB" w:rsidRPr="00F971FB" w:rsidRDefault="00F971FB" w:rsidP="00BD4E9A">
            <w:pPr>
              <w:widowControl/>
              <w:jc w:val="center"/>
              <w:rPr>
                <w:rFonts w:cs="Times New Roman"/>
                <w:color w:val="000000"/>
                <w:kern w:val="0"/>
                <w:sz w:val="21"/>
                <w:szCs w:val="21"/>
                <w:lang w:eastAsia="zh-CN"/>
              </w:rPr>
            </w:pPr>
            <w:r w:rsidRPr="00F971FB">
              <w:rPr>
                <w:sz w:val="21"/>
                <w:szCs w:val="21"/>
              </w:rPr>
              <w:t>-.02</w:t>
            </w:r>
          </w:p>
        </w:tc>
        <w:tc>
          <w:tcPr>
            <w:tcW w:w="340" w:type="pct"/>
            <w:tcBorders>
              <w:top w:val="single" w:sz="4" w:space="0" w:color="auto"/>
            </w:tcBorders>
            <w:shd w:val="clear" w:color="auto" w:fill="auto"/>
            <w:noWrap/>
            <w:vAlign w:val="center"/>
          </w:tcPr>
          <w:p w14:paraId="66EB8871" w14:textId="13CED305" w:rsidR="00F971FB" w:rsidRPr="00F971FB" w:rsidRDefault="00F971FB" w:rsidP="00BD4E9A">
            <w:pPr>
              <w:widowControl/>
              <w:jc w:val="center"/>
              <w:rPr>
                <w:rFonts w:cs="Times New Roman"/>
                <w:color w:val="000000"/>
                <w:kern w:val="0"/>
                <w:sz w:val="21"/>
                <w:szCs w:val="21"/>
                <w:lang w:eastAsia="zh-CN"/>
              </w:rPr>
            </w:pPr>
            <w:r w:rsidRPr="00F971FB">
              <w:rPr>
                <w:sz w:val="21"/>
                <w:szCs w:val="21"/>
              </w:rPr>
              <w:t>-.01</w:t>
            </w:r>
          </w:p>
        </w:tc>
        <w:tc>
          <w:tcPr>
            <w:tcW w:w="422" w:type="pct"/>
            <w:tcBorders>
              <w:top w:val="single" w:sz="4" w:space="0" w:color="auto"/>
            </w:tcBorders>
            <w:shd w:val="clear" w:color="auto" w:fill="auto"/>
            <w:noWrap/>
            <w:vAlign w:val="center"/>
          </w:tcPr>
          <w:p w14:paraId="74DE4917" w14:textId="16BC56F6" w:rsidR="00F971FB" w:rsidRPr="00F971FB" w:rsidRDefault="00F971FB" w:rsidP="00BD4E9A">
            <w:pPr>
              <w:widowControl/>
              <w:jc w:val="center"/>
              <w:rPr>
                <w:rFonts w:cs="Times New Roman"/>
                <w:color w:val="000000"/>
                <w:kern w:val="0"/>
                <w:sz w:val="21"/>
                <w:szCs w:val="21"/>
                <w:lang w:eastAsia="zh-CN"/>
              </w:rPr>
            </w:pPr>
            <w:r w:rsidRPr="00F971FB">
              <w:rPr>
                <w:sz w:val="21"/>
                <w:szCs w:val="21"/>
              </w:rPr>
              <w:t>-.31</w:t>
            </w:r>
          </w:p>
        </w:tc>
        <w:tc>
          <w:tcPr>
            <w:tcW w:w="437" w:type="pct"/>
            <w:tcBorders>
              <w:top w:val="single" w:sz="4" w:space="0" w:color="auto"/>
            </w:tcBorders>
            <w:shd w:val="clear" w:color="auto" w:fill="auto"/>
            <w:noWrap/>
            <w:vAlign w:val="center"/>
          </w:tcPr>
          <w:p w14:paraId="0EA6E2BB" w14:textId="5260DE6D" w:rsidR="00F971FB" w:rsidRPr="00F971FB" w:rsidRDefault="00F971FB" w:rsidP="00BD4E9A">
            <w:pPr>
              <w:widowControl/>
              <w:jc w:val="center"/>
              <w:rPr>
                <w:rFonts w:cs="Times New Roman"/>
                <w:color w:val="000000"/>
                <w:kern w:val="0"/>
                <w:sz w:val="21"/>
                <w:szCs w:val="21"/>
                <w:lang w:eastAsia="zh-CN"/>
              </w:rPr>
            </w:pPr>
            <w:r w:rsidRPr="00F971FB">
              <w:rPr>
                <w:sz w:val="21"/>
                <w:szCs w:val="21"/>
              </w:rPr>
              <w:t>.26</w:t>
            </w:r>
          </w:p>
        </w:tc>
        <w:tc>
          <w:tcPr>
            <w:tcW w:w="361" w:type="pct"/>
            <w:tcBorders>
              <w:top w:val="single" w:sz="4" w:space="0" w:color="auto"/>
            </w:tcBorders>
            <w:shd w:val="clear" w:color="auto" w:fill="auto"/>
            <w:noWrap/>
            <w:vAlign w:val="center"/>
          </w:tcPr>
          <w:p w14:paraId="3354DEA6" w14:textId="2855CB99" w:rsidR="00F971FB" w:rsidRPr="00F971FB" w:rsidRDefault="00F971FB" w:rsidP="00BD4E9A">
            <w:pPr>
              <w:widowControl/>
              <w:jc w:val="center"/>
              <w:rPr>
                <w:rFonts w:cs="Times New Roman"/>
                <w:color w:val="000000"/>
                <w:kern w:val="0"/>
                <w:sz w:val="21"/>
                <w:szCs w:val="21"/>
                <w:lang w:eastAsia="zh-CN"/>
              </w:rPr>
            </w:pPr>
            <w:r w:rsidRPr="00F971FB">
              <w:rPr>
                <w:sz w:val="21"/>
                <w:szCs w:val="21"/>
              </w:rPr>
              <w:t>.444</w:t>
            </w:r>
          </w:p>
        </w:tc>
        <w:tc>
          <w:tcPr>
            <w:tcW w:w="491" w:type="pct"/>
            <w:tcBorders>
              <w:top w:val="single" w:sz="4" w:space="0" w:color="auto"/>
            </w:tcBorders>
            <w:shd w:val="clear" w:color="auto" w:fill="auto"/>
            <w:noWrap/>
            <w:vAlign w:val="center"/>
            <w:hideMark/>
          </w:tcPr>
          <w:p w14:paraId="59EE616B" w14:textId="5699246C" w:rsidR="00F971FB" w:rsidRPr="00F971FB" w:rsidRDefault="00F971FB" w:rsidP="00BD4E9A">
            <w:pPr>
              <w:widowControl/>
              <w:jc w:val="center"/>
              <w:rPr>
                <w:rFonts w:cs="Times New Roman"/>
                <w:color w:val="000000"/>
                <w:kern w:val="0"/>
                <w:sz w:val="21"/>
                <w:szCs w:val="21"/>
                <w:lang w:eastAsia="zh-CN"/>
              </w:rPr>
            </w:pPr>
            <w:r w:rsidRPr="00F971FB">
              <w:rPr>
                <w:rFonts w:cs="Times New Roman"/>
                <w:sz w:val="21"/>
                <w:szCs w:val="21"/>
                <w:lang w:eastAsia="zh-CN"/>
              </w:rPr>
              <w:t>.115</w:t>
            </w:r>
            <w:r w:rsidRPr="00F971FB">
              <w:rPr>
                <w:rFonts w:cs="Times New Roman"/>
                <w:sz w:val="21"/>
                <w:szCs w:val="21"/>
                <w:vertAlign w:val="superscript"/>
                <w:lang w:eastAsia="zh-CN"/>
              </w:rPr>
              <w:t>***</w:t>
            </w:r>
          </w:p>
        </w:tc>
      </w:tr>
      <w:tr w:rsidR="00F971FB" w:rsidRPr="00F971FB" w14:paraId="2CB4B5BD" w14:textId="77777777" w:rsidTr="00F971FB">
        <w:trPr>
          <w:trHeight w:val="375"/>
        </w:trPr>
        <w:tc>
          <w:tcPr>
            <w:tcW w:w="393" w:type="pct"/>
          </w:tcPr>
          <w:p w14:paraId="397BA92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69B3D60" w14:textId="62AA473C"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8E3C6B1" w14:textId="7B9C7C09"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3C8E8BDA" w14:textId="13DB83F0" w:rsidR="00F971FB" w:rsidRPr="00F971FB" w:rsidRDefault="00F971FB" w:rsidP="00BD4E9A">
            <w:pPr>
              <w:widowControl/>
              <w:jc w:val="center"/>
              <w:rPr>
                <w:rFonts w:cs="Times New Roman"/>
                <w:sz w:val="21"/>
                <w:szCs w:val="21"/>
                <w:lang w:eastAsia="zh-CN"/>
              </w:rPr>
            </w:pPr>
            <w:r w:rsidRPr="00F971FB">
              <w:rPr>
                <w:sz w:val="21"/>
                <w:szCs w:val="21"/>
              </w:rPr>
              <w:t>.00</w:t>
            </w:r>
          </w:p>
        </w:tc>
        <w:tc>
          <w:tcPr>
            <w:tcW w:w="340" w:type="pct"/>
            <w:shd w:val="clear" w:color="auto" w:fill="auto"/>
            <w:noWrap/>
            <w:vAlign w:val="center"/>
          </w:tcPr>
          <w:p w14:paraId="43980D53" w14:textId="00822EFA" w:rsidR="00F971FB" w:rsidRPr="00F971FB" w:rsidRDefault="00F971FB" w:rsidP="00BD4E9A">
            <w:pPr>
              <w:widowControl/>
              <w:jc w:val="center"/>
              <w:rPr>
                <w:rFonts w:cs="Times New Roman"/>
                <w:sz w:val="21"/>
                <w:szCs w:val="21"/>
                <w:lang w:eastAsia="zh-CN"/>
              </w:rPr>
            </w:pPr>
            <w:r w:rsidRPr="00F971FB">
              <w:rPr>
                <w:sz w:val="21"/>
                <w:szCs w:val="21"/>
              </w:rPr>
              <w:t>-.01</w:t>
            </w:r>
          </w:p>
        </w:tc>
        <w:tc>
          <w:tcPr>
            <w:tcW w:w="422" w:type="pct"/>
            <w:shd w:val="clear" w:color="auto" w:fill="auto"/>
            <w:noWrap/>
            <w:vAlign w:val="center"/>
          </w:tcPr>
          <w:p w14:paraId="3B440EE8" w14:textId="6941EB3D" w:rsidR="00F971FB" w:rsidRPr="00F971FB" w:rsidRDefault="00F971FB" w:rsidP="00BD4E9A">
            <w:pPr>
              <w:widowControl/>
              <w:jc w:val="center"/>
              <w:rPr>
                <w:rFonts w:cs="Times New Roman"/>
                <w:sz w:val="21"/>
                <w:szCs w:val="21"/>
                <w:lang w:eastAsia="zh-CN"/>
              </w:rPr>
            </w:pPr>
            <w:r w:rsidRPr="00F971FB">
              <w:rPr>
                <w:sz w:val="21"/>
                <w:szCs w:val="21"/>
              </w:rPr>
              <w:t>-.02</w:t>
            </w:r>
          </w:p>
        </w:tc>
        <w:tc>
          <w:tcPr>
            <w:tcW w:w="437" w:type="pct"/>
            <w:shd w:val="clear" w:color="auto" w:fill="auto"/>
            <w:noWrap/>
            <w:vAlign w:val="center"/>
          </w:tcPr>
          <w:p w14:paraId="3CFCA762" w14:textId="20EA75BA" w:rsidR="00F971FB" w:rsidRPr="00F971FB" w:rsidRDefault="00F971FB" w:rsidP="00BD4E9A">
            <w:pPr>
              <w:widowControl/>
              <w:jc w:val="center"/>
              <w:rPr>
                <w:rFonts w:cs="Times New Roman"/>
                <w:sz w:val="21"/>
                <w:szCs w:val="21"/>
                <w:lang w:eastAsia="zh-CN"/>
              </w:rPr>
            </w:pPr>
            <w:r w:rsidRPr="00F971FB">
              <w:rPr>
                <w:sz w:val="21"/>
                <w:szCs w:val="21"/>
              </w:rPr>
              <w:t>.02</w:t>
            </w:r>
          </w:p>
        </w:tc>
        <w:tc>
          <w:tcPr>
            <w:tcW w:w="361" w:type="pct"/>
            <w:shd w:val="clear" w:color="auto" w:fill="auto"/>
            <w:noWrap/>
            <w:vAlign w:val="center"/>
          </w:tcPr>
          <w:p w14:paraId="43AE30EB" w14:textId="7E707389" w:rsidR="00F971FB" w:rsidRPr="00F971FB" w:rsidRDefault="00F971FB" w:rsidP="00BD4E9A">
            <w:pPr>
              <w:widowControl/>
              <w:jc w:val="center"/>
              <w:rPr>
                <w:rFonts w:cs="Times New Roman"/>
                <w:sz w:val="21"/>
                <w:szCs w:val="21"/>
                <w:lang w:eastAsia="zh-CN"/>
              </w:rPr>
            </w:pPr>
            <w:r w:rsidRPr="00F971FB">
              <w:rPr>
                <w:sz w:val="21"/>
                <w:szCs w:val="21"/>
              </w:rPr>
              <w:t>.426</w:t>
            </w:r>
          </w:p>
        </w:tc>
        <w:tc>
          <w:tcPr>
            <w:tcW w:w="491" w:type="pct"/>
            <w:shd w:val="clear" w:color="auto" w:fill="auto"/>
            <w:noWrap/>
            <w:vAlign w:val="center"/>
          </w:tcPr>
          <w:p w14:paraId="0C978ACE" w14:textId="77777777" w:rsidR="00F971FB" w:rsidRPr="00F971FB" w:rsidRDefault="00F971FB" w:rsidP="00BD4E9A">
            <w:pPr>
              <w:widowControl/>
              <w:jc w:val="center"/>
              <w:rPr>
                <w:rFonts w:cs="Times New Roman"/>
                <w:sz w:val="21"/>
                <w:szCs w:val="21"/>
                <w:lang w:eastAsia="zh-CN"/>
              </w:rPr>
            </w:pPr>
          </w:p>
        </w:tc>
      </w:tr>
      <w:tr w:rsidR="00F971FB" w:rsidRPr="00F971FB" w14:paraId="604D45FF" w14:textId="77777777" w:rsidTr="00F971FB">
        <w:trPr>
          <w:trHeight w:val="375"/>
        </w:trPr>
        <w:tc>
          <w:tcPr>
            <w:tcW w:w="393" w:type="pct"/>
          </w:tcPr>
          <w:p w14:paraId="3F84925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422B7A1D" w14:textId="58152DA2"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8F889EC" w14:textId="2A17232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11CFDEFB" w14:textId="2204D575" w:rsidR="00F971FB" w:rsidRPr="00F971FB" w:rsidRDefault="00F971FB" w:rsidP="00BD4E9A">
            <w:pPr>
              <w:widowControl/>
              <w:jc w:val="center"/>
              <w:rPr>
                <w:rFonts w:cs="Times New Roman"/>
                <w:sz w:val="21"/>
                <w:szCs w:val="21"/>
                <w:lang w:eastAsia="zh-CN"/>
              </w:rPr>
            </w:pPr>
            <w:r w:rsidRPr="00F971FB">
              <w:rPr>
                <w:sz w:val="21"/>
                <w:szCs w:val="21"/>
              </w:rPr>
              <w:t>-.23</w:t>
            </w:r>
            <w:r w:rsidRPr="00F971FB">
              <w:rPr>
                <w:sz w:val="21"/>
                <w:szCs w:val="21"/>
                <w:vertAlign w:val="superscript"/>
              </w:rPr>
              <w:t>*</w:t>
            </w:r>
          </w:p>
        </w:tc>
        <w:tc>
          <w:tcPr>
            <w:tcW w:w="340" w:type="pct"/>
            <w:shd w:val="clear" w:color="auto" w:fill="auto"/>
            <w:noWrap/>
            <w:vAlign w:val="center"/>
          </w:tcPr>
          <w:p w14:paraId="6EA9F828" w14:textId="1D50DD3A" w:rsidR="00F971FB" w:rsidRPr="00F971FB" w:rsidRDefault="00F971FB" w:rsidP="00BD4E9A">
            <w:pPr>
              <w:widowControl/>
              <w:jc w:val="center"/>
              <w:rPr>
                <w:rFonts w:cs="Times New Roman"/>
                <w:sz w:val="21"/>
                <w:szCs w:val="21"/>
                <w:lang w:eastAsia="zh-CN"/>
              </w:rPr>
            </w:pPr>
            <w:r w:rsidRPr="00F971FB">
              <w:rPr>
                <w:sz w:val="21"/>
                <w:szCs w:val="21"/>
              </w:rPr>
              <w:t>-.12</w:t>
            </w:r>
          </w:p>
        </w:tc>
        <w:tc>
          <w:tcPr>
            <w:tcW w:w="422" w:type="pct"/>
            <w:shd w:val="clear" w:color="auto" w:fill="auto"/>
            <w:noWrap/>
            <w:vAlign w:val="center"/>
          </w:tcPr>
          <w:p w14:paraId="09A2007C" w14:textId="5DB32FFE" w:rsidR="00F971FB" w:rsidRPr="00F971FB" w:rsidRDefault="00F971FB" w:rsidP="00BD4E9A">
            <w:pPr>
              <w:widowControl/>
              <w:jc w:val="center"/>
              <w:rPr>
                <w:rFonts w:cs="Times New Roman"/>
                <w:sz w:val="21"/>
                <w:szCs w:val="21"/>
                <w:lang w:eastAsia="zh-CN"/>
              </w:rPr>
            </w:pPr>
            <w:r w:rsidRPr="00F971FB">
              <w:rPr>
                <w:sz w:val="21"/>
                <w:szCs w:val="21"/>
              </w:rPr>
              <w:t>-.47</w:t>
            </w:r>
          </w:p>
        </w:tc>
        <w:tc>
          <w:tcPr>
            <w:tcW w:w="437" w:type="pct"/>
            <w:shd w:val="clear" w:color="auto" w:fill="auto"/>
            <w:noWrap/>
            <w:vAlign w:val="center"/>
          </w:tcPr>
          <w:p w14:paraId="26F94288" w14:textId="3E4511CB" w:rsidR="00F971FB" w:rsidRPr="00F971FB" w:rsidRDefault="00F971FB" w:rsidP="00BD4E9A">
            <w:pPr>
              <w:widowControl/>
              <w:jc w:val="center"/>
              <w:rPr>
                <w:rFonts w:cs="Times New Roman"/>
                <w:sz w:val="21"/>
                <w:szCs w:val="21"/>
                <w:lang w:eastAsia="zh-CN"/>
              </w:rPr>
            </w:pPr>
            <w:r w:rsidRPr="00F971FB">
              <w:rPr>
                <w:sz w:val="21"/>
                <w:szCs w:val="21"/>
              </w:rPr>
              <w:t>-.01</w:t>
            </w:r>
          </w:p>
        </w:tc>
        <w:tc>
          <w:tcPr>
            <w:tcW w:w="361" w:type="pct"/>
            <w:shd w:val="clear" w:color="auto" w:fill="auto"/>
            <w:noWrap/>
            <w:vAlign w:val="center"/>
          </w:tcPr>
          <w:p w14:paraId="437A18B3" w14:textId="3B0D4F7F" w:rsidR="00F971FB" w:rsidRPr="00F971FB" w:rsidRDefault="00F971FB" w:rsidP="00BD4E9A">
            <w:pPr>
              <w:widowControl/>
              <w:jc w:val="center"/>
              <w:rPr>
                <w:rFonts w:cs="Times New Roman"/>
                <w:sz w:val="21"/>
                <w:szCs w:val="21"/>
                <w:lang w:eastAsia="zh-CN"/>
              </w:rPr>
            </w:pPr>
            <w:r w:rsidRPr="00F971FB">
              <w:rPr>
                <w:sz w:val="21"/>
                <w:szCs w:val="21"/>
              </w:rPr>
              <w:t>.019</w:t>
            </w:r>
          </w:p>
        </w:tc>
        <w:tc>
          <w:tcPr>
            <w:tcW w:w="491" w:type="pct"/>
            <w:shd w:val="clear" w:color="auto" w:fill="auto"/>
            <w:noWrap/>
            <w:vAlign w:val="center"/>
          </w:tcPr>
          <w:p w14:paraId="3E1254D5" w14:textId="77777777" w:rsidR="00F971FB" w:rsidRPr="00F971FB" w:rsidRDefault="00F971FB" w:rsidP="00BD4E9A">
            <w:pPr>
              <w:widowControl/>
              <w:jc w:val="center"/>
              <w:rPr>
                <w:rFonts w:cs="Times New Roman"/>
                <w:sz w:val="21"/>
                <w:szCs w:val="21"/>
                <w:lang w:eastAsia="zh-CN"/>
              </w:rPr>
            </w:pPr>
          </w:p>
        </w:tc>
      </w:tr>
      <w:tr w:rsidR="00F971FB" w:rsidRPr="00F971FB" w14:paraId="0530CD38" w14:textId="77777777" w:rsidTr="00F971FB">
        <w:trPr>
          <w:trHeight w:val="375"/>
        </w:trPr>
        <w:tc>
          <w:tcPr>
            <w:tcW w:w="393" w:type="pct"/>
          </w:tcPr>
          <w:p w14:paraId="7B3CDBDF"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D191BEE" w14:textId="5BEF026C"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7512380" w14:textId="7495EB49"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1ECB9528" w14:textId="28462974" w:rsidR="00F971FB" w:rsidRPr="00F971FB" w:rsidRDefault="00F971FB" w:rsidP="00BD4E9A">
            <w:pPr>
              <w:widowControl/>
              <w:jc w:val="center"/>
              <w:rPr>
                <w:rFonts w:cs="Times New Roman"/>
                <w:sz w:val="21"/>
                <w:szCs w:val="21"/>
                <w:lang w:eastAsia="zh-CN"/>
              </w:rPr>
            </w:pPr>
            <w:r w:rsidRPr="00F971FB">
              <w:rPr>
                <w:sz w:val="21"/>
                <w:szCs w:val="21"/>
              </w:rPr>
              <w:t>-.60</w:t>
            </w:r>
            <w:r w:rsidRPr="00F971FB">
              <w:rPr>
                <w:sz w:val="21"/>
                <w:szCs w:val="21"/>
                <w:vertAlign w:val="superscript"/>
              </w:rPr>
              <w:t>**</w:t>
            </w:r>
          </w:p>
        </w:tc>
        <w:tc>
          <w:tcPr>
            <w:tcW w:w="340" w:type="pct"/>
            <w:shd w:val="clear" w:color="auto" w:fill="auto"/>
            <w:noWrap/>
            <w:vAlign w:val="center"/>
          </w:tcPr>
          <w:p w14:paraId="0325E718" w14:textId="4243BA96" w:rsidR="00F971FB" w:rsidRPr="00F971FB" w:rsidRDefault="00F971FB" w:rsidP="00BD4E9A">
            <w:pPr>
              <w:widowControl/>
              <w:jc w:val="center"/>
              <w:rPr>
                <w:rFonts w:cs="Times New Roman"/>
                <w:sz w:val="21"/>
                <w:szCs w:val="21"/>
                <w:lang w:eastAsia="zh-CN"/>
              </w:rPr>
            </w:pPr>
            <w:r w:rsidRPr="00F971FB">
              <w:rPr>
                <w:sz w:val="21"/>
                <w:szCs w:val="21"/>
              </w:rPr>
              <w:t>-.20</w:t>
            </w:r>
          </w:p>
        </w:tc>
        <w:tc>
          <w:tcPr>
            <w:tcW w:w="422" w:type="pct"/>
            <w:shd w:val="clear" w:color="auto" w:fill="auto"/>
            <w:noWrap/>
            <w:vAlign w:val="center"/>
          </w:tcPr>
          <w:p w14:paraId="601F22BD" w14:textId="7AC86F83" w:rsidR="00F971FB" w:rsidRPr="00F971FB" w:rsidRDefault="00F971FB" w:rsidP="00BD4E9A">
            <w:pPr>
              <w:widowControl/>
              <w:jc w:val="center"/>
              <w:rPr>
                <w:rFonts w:cs="Times New Roman"/>
                <w:sz w:val="21"/>
                <w:szCs w:val="21"/>
                <w:lang w:eastAsia="zh-CN"/>
              </w:rPr>
            </w:pPr>
            <w:r w:rsidRPr="00F971FB">
              <w:rPr>
                <w:sz w:val="21"/>
                <w:szCs w:val="21"/>
              </w:rPr>
              <w:t>-1.01</w:t>
            </w:r>
          </w:p>
        </w:tc>
        <w:tc>
          <w:tcPr>
            <w:tcW w:w="437" w:type="pct"/>
            <w:shd w:val="clear" w:color="auto" w:fill="auto"/>
            <w:noWrap/>
            <w:vAlign w:val="center"/>
          </w:tcPr>
          <w:p w14:paraId="25848E25" w14:textId="766ADB77" w:rsidR="00F971FB" w:rsidRPr="00F971FB" w:rsidRDefault="00F971FB" w:rsidP="00BD4E9A">
            <w:pPr>
              <w:widowControl/>
              <w:jc w:val="center"/>
              <w:rPr>
                <w:rFonts w:cs="Times New Roman"/>
                <w:sz w:val="21"/>
                <w:szCs w:val="21"/>
                <w:lang w:eastAsia="zh-CN"/>
              </w:rPr>
            </w:pPr>
            <w:r w:rsidRPr="00F971FB">
              <w:rPr>
                <w:sz w:val="21"/>
                <w:szCs w:val="21"/>
              </w:rPr>
              <w:t>-.21</w:t>
            </w:r>
          </w:p>
        </w:tc>
        <w:tc>
          <w:tcPr>
            <w:tcW w:w="361" w:type="pct"/>
            <w:shd w:val="clear" w:color="auto" w:fill="auto"/>
            <w:noWrap/>
            <w:vAlign w:val="center"/>
          </w:tcPr>
          <w:p w14:paraId="694DF7FB" w14:textId="08AF9761" w:rsidR="00F971FB" w:rsidRPr="00F971FB" w:rsidRDefault="00F971FB" w:rsidP="00BD4E9A">
            <w:pPr>
              <w:widowControl/>
              <w:jc w:val="center"/>
              <w:rPr>
                <w:rFonts w:cs="Times New Roman"/>
                <w:sz w:val="21"/>
                <w:szCs w:val="21"/>
                <w:lang w:eastAsia="zh-CN"/>
              </w:rPr>
            </w:pPr>
            <w:r w:rsidRPr="00F971FB">
              <w:rPr>
                <w:sz w:val="21"/>
                <w:szCs w:val="21"/>
              </w:rPr>
              <w:t>.002</w:t>
            </w:r>
          </w:p>
        </w:tc>
        <w:tc>
          <w:tcPr>
            <w:tcW w:w="491" w:type="pct"/>
            <w:shd w:val="clear" w:color="auto" w:fill="auto"/>
            <w:noWrap/>
            <w:vAlign w:val="center"/>
          </w:tcPr>
          <w:p w14:paraId="6F2F5084" w14:textId="77777777" w:rsidR="00F971FB" w:rsidRPr="00F971FB" w:rsidRDefault="00F971FB" w:rsidP="00BD4E9A">
            <w:pPr>
              <w:widowControl/>
              <w:jc w:val="center"/>
              <w:rPr>
                <w:rFonts w:cs="Times New Roman"/>
                <w:sz w:val="21"/>
                <w:szCs w:val="21"/>
                <w:lang w:eastAsia="zh-CN"/>
              </w:rPr>
            </w:pPr>
          </w:p>
        </w:tc>
      </w:tr>
      <w:tr w:rsidR="00F971FB" w:rsidRPr="00F971FB" w14:paraId="246212DD" w14:textId="77777777" w:rsidTr="00F971FB">
        <w:trPr>
          <w:trHeight w:val="375"/>
        </w:trPr>
        <w:tc>
          <w:tcPr>
            <w:tcW w:w="393" w:type="pct"/>
          </w:tcPr>
          <w:p w14:paraId="73C6A7AC"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D3C97E9" w14:textId="68CBF6C4"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89C8929" w14:textId="138A7C1A"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向上比较频率</w:t>
            </w:r>
          </w:p>
        </w:tc>
        <w:tc>
          <w:tcPr>
            <w:tcW w:w="470" w:type="pct"/>
            <w:shd w:val="clear" w:color="auto" w:fill="auto"/>
            <w:noWrap/>
            <w:vAlign w:val="center"/>
          </w:tcPr>
          <w:p w14:paraId="78469041" w14:textId="26B11F2F" w:rsidR="00F971FB" w:rsidRPr="00F971FB" w:rsidRDefault="00F971FB" w:rsidP="00BD4E9A">
            <w:pPr>
              <w:widowControl/>
              <w:jc w:val="center"/>
              <w:rPr>
                <w:rFonts w:cs="Times New Roman"/>
                <w:sz w:val="21"/>
                <w:szCs w:val="21"/>
                <w:lang w:eastAsia="zh-CN"/>
              </w:rPr>
            </w:pPr>
            <w:r w:rsidRPr="00F971FB">
              <w:rPr>
                <w:sz w:val="21"/>
                <w:szCs w:val="21"/>
              </w:rPr>
              <w:t>.12</w:t>
            </w:r>
            <w:r w:rsidRPr="00F971FB">
              <w:rPr>
                <w:sz w:val="21"/>
                <w:szCs w:val="21"/>
                <w:vertAlign w:val="superscript"/>
              </w:rPr>
              <w:t>*</w:t>
            </w:r>
          </w:p>
        </w:tc>
        <w:tc>
          <w:tcPr>
            <w:tcW w:w="340" w:type="pct"/>
            <w:shd w:val="clear" w:color="auto" w:fill="auto"/>
            <w:noWrap/>
            <w:vAlign w:val="center"/>
          </w:tcPr>
          <w:p w14:paraId="46190DD1" w14:textId="012160E3" w:rsidR="00F971FB" w:rsidRPr="00F971FB" w:rsidRDefault="00F971FB" w:rsidP="00BD4E9A">
            <w:pPr>
              <w:widowControl/>
              <w:jc w:val="center"/>
              <w:rPr>
                <w:rFonts w:cs="Times New Roman"/>
                <w:sz w:val="21"/>
                <w:szCs w:val="21"/>
                <w:lang w:eastAsia="zh-CN"/>
              </w:rPr>
            </w:pPr>
            <w:r w:rsidRPr="00F971FB">
              <w:rPr>
                <w:sz w:val="21"/>
                <w:szCs w:val="21"/>
              </w:rPr>
              <w:t>.14</w:t>
            </w:r>
          </w:p>
        </w:tc>
        <w:tc>
          <w:tcPr>
            <w:tcW w:w="422" w:type="pct"/>
            <w:shd w:val="clear" w:color="auto" w:fill="auto"/>
            <w:noWrap/>
            <w:vAlign w:val="center"/>
          </w:tcPr>
          <w:p w14:paraId="4A33DCAC" w14:textId="4808B029" w:rsidR="00F971FB" w:rsidRPr="00F971FB" w:rsidRDefault="00F971FB" w:rsidP="00BD4E9A">
            <w:pPr>
              <w:widowControl/>
              <w:jc w:val="center"/>
              <w:rPr>
                <w:rFonts w:cs="Times New Roman"/>
                <w:sz w:val="21"/>
                <w:szCs w:val="21"/>
                <w:lang w:eastAsia="zh-CN"/>
              </w:rPr>
            </w:pPr>
            <w:r w:rsidRPr="00F971FB">
              <w:rPr>
                <w:sz w:val="21"/>
                <w:szCs w:val="21"/>
              </w:rPr>
              <w:t>.00</w:t>
            </w:r>
          </w:p>
        </w:tc>
        <w:tc>
          <w:tcPr>
            <w:tcW w:w="437" w:type="pct"/>
            <w:shd w:val="clear" w:color="auto" w:fill="auto"/>
            <w:noWrap/>
            <w:vAlign w:val="center"/>
          </w:tcPr>
          <w:p w14:paraId="42A592D8" w14:textId="0E3D14AD" w:rsidR="00F971FB" w:rsidRPr="00F971FB" w:rsidRDefault="00F971FB" w:rsidP="00BD4E9A">
            <w:pPr>
              <w:widowControl/>
              <w:jc w:val="center"/>
              <w:rPr>
                <w:rFonts w:cs="Times New Roman"/>
                <w:sz w:val="21"/>
                <w:szCs w:val="21"/>
                <w:lang w:eastAsia="zh-CN"/>
              </w:rPr>
            </w:pPr>
            <w:r w:rsidRPr="00F971FB">
              <w:rPr>
                <w:sz w:val="21"/>
                <w:szCs w:val="21"/>
              </w:rPr>
              <w:t>.24</w:t>
            </w:r>
          </w:p>
        </w:tc>
        <w:tc>
          <w:tcPr>
            <w:tcW w:w="361" w:type="pct"/>
            <w:shd w:val="clear" w:color="auto" w:fill="auto"/>
            <w:noWrap/>
            <w:vAlign w:val="center"/>
          </w:tcPr>
          <w:p w14:paraId="64FF3292" w14:textId="1A0053AB" w:rsidR="00F971FB" w:rsidRPr="00F971FB" w:rsidRDefault="00F971FB" w:rsidP="00BD4E9A">
            <w:pPr>
              <w:widowControl/>
              <w:jc w:val="center"/>
              <w:rPr>
                <w:rFonts w:cs="Times New Roman"/>
                <w:sz w:val="21"/>
                <w:szCs w:val="21"/>
                <w:lang w:eastAsia="zh-CN"/>
              </w:rPr>
            </w:pPr>
            <w:r w:rsidRPr="00F971FB">
              <w:rPr>
                <w:sz w:val="21"/>
                <w:szCs w:val="21"/>
              </w:rPr>
              <w:t>.022</w:t>
            </w:r>
          </w:p>
        </w:tc>
        <w:tc>
          <w:tcPr>
            <w:tcW w:w="491" w:type="pct"/>
            <w:shd w:val="clear" w:color="auto" w:fill="auto"/>
            <w:noWrap/>
            <w:vAlign w:val="center"/>
          </w:tcPr>
          <w:p w14:paraId="2D43FD88" w14:textId="77777777" w:rsidR="00F971FB" w:rsidRPr="00F971FB" w:rsidRDefault="00F971FB" w:rsidP="00BD4E9A">
            <w:pPr>
              <w:widowControl/>
              <w:jc w:val="center"/>
              <w:rPr>
                <w:rFonts w:cs="Times New Roman"/>
                <w:sz w:val="21"/>
                <w:szCs w:val="21"/>
                <w:lang w:eastAsia="zh-CN"/>
              </w:rPr>
            </w:pPr>
          </w:p>
        </w:tc>
      </w:tr>
      <w:tr w:rsidR="00F971FB" w:rsidRPr="00F971FB" w14:paraId="55573701" w14:textId="77777777" w:rsidTr="00F971FB">
        <w:trPr>
          <w:trHeight w:val="375"/>
        </w:trPr>
        <w:tc>
          <w:tcPr>
            <w:tcW w:w="393" w:type="pct"/>
          </w:tcPr>
          <w:p w14:paraId="6389173C"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E68D36A" w14:textId="271B75F6"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68347C5" w14:textId="6638F4E4"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55654E98" w14:textId="27EBD393" w:rsidR="00F971FB" w:rsidRPr="00F971FB" w:rsidRDefault="00F971FB" w:rsidP="00BD4E9A">
            <w:pPr>
              <w:widowControl/>
              <w:jc w:val="center"/>
              <w:rPr>
                <w:rFonts w:cs="Times New Roman"/>
                <w:sz w:val="21"/>
                <w:szCs w:val="21"/>
                <w:lang w:eastAsia="zh-CN"/>
              </w:rPr>
            </w:pPr>
            <w:r w:rsidRPr="00F971FB">
              <w:rPr>
                <w:sz w:val="21"/>
                <w:szCs w:val="21"/>
              </w:rPr>
              <w:t>.20</w:t>
            </w:r>
            <w:r w:rsidRPr="00F971FB">
              <w:rPr>
                <w:sz w:val="21"/>
                <w:szCs w:val="21"/>
                <w:vertAlign w:val="superscript"/>
              </w:rPr>
              <w:t>**</w:t>
            </w:r>
          </w:p>
        </w:tc>
        <w:tc>
          <w:tcPr>
            <w:tcW w:w="340" w:type="pct"/>
            <w:shd w:val="clear" w:color="auto" w:fill="auto"/>
            <w:noWrap/>
            <w:vAlign w:val="center"/>
          </w:tcPr>
          <w:p w14:paraId="2A850AFE" w14:textId="10599662" w:rsidR="00F971FB" w:rsidRPr="00F971FB" w:rsidRDefault="00F971FB" w:rsidP="00BD4E9A">
            <w:pPr>
              <w:widowControl/>
              <w:jc w:val="center"/>
              <w:rPr>
                <w:rFonts w:cs="Times New Roman"/>
                <w:sz w:val="21"/>
                <w:szCs w:val="21"/>
                <w:lang w:eastAsia="zh-CN"/>
              </w:rPr>
            </w:pPr>
            <w:r w:rsidRPr="00F971FB">
              <w:rPr>
                <w:sz w:val="21"/>
                <w:szCs w:val="21"/>
              </w:rPr>
              <w:t>.18</w:t>
            </w:r>
          </w:p>
        </w:tc>
        <w:tc>
          <w:tcPr>
            <w:tcW w:w="422" w:type="pct"/>
            <w:shd w:val="clear" w:color="auto" w:fill="auto"/>
            <w:noWrap/>
            <w:vAlign w:val="center"/>
          </w:tcPr>
          <w:p w14:paraId="4D0369B8" w14:textId="658E9657" w:rsidR="00F971FB" w:rsidRPr="00F971FB" w:rsidRDefault="00F971FB" w:rsidP="00BD4E9A">
            <w:pPr>
              <w:widowControl/>
              <w:jc w:val="center"/>
              <w:rPr>
                <w:rFonts w:cs="Times New Roman"/>
                <w:sz w:val="21"/>
                <w:szCs w:val="21"/>
                <w:lang w:eastAsia="zh-CN"/>
              </w:rPr>
            </w:pPr>
            <w:r w:rsidRPr="00F971FB">
              <w:rPr>
                <w:sz w:val="21"/>
                <w:szCs w:val="21"/>
              </w:rPr>
              <w:t>.04</w:t>
            </w:r>
          </w:p>
        </w:tc>
        <w:tc>
          <w:tcPr>
            <w:tcW w:w="437" w:type="pct"/>
            <w:shd w:val="clear" w:color="auto" w:fill="auto"/>
            <w:noWrap/>
            <w:vAlign w:val="center"/>
          </w:tcPr>
          <w:p w14:paraId="16FBA192" w14:textId="39504869" w:rsidR="00F971FB" w:rsidRPr="00F971FB" w:rsidRDefault="00F971FB" w:rsidP="00BD4E9A">
            <w:pPr>
              <w:widowControl/>
              <w:jc w:val="center"/>
              <w:rPr>
                <w:rFonts w:cs="Times New Roman"/>
                <w:sz w:val="21"/>
                <w:szCs w:val="21"/>
                <w:lang w:eastAsia="zh-CN"/>
              </w:rPr>
            </w:pPr>
            <w:r w:rsidRPr="00F971FB">
              <w:rPr>
                <w:sz w:val="21"/>
                <w:szCs w:val="21"/>
              </w:rPr>
              <w:t>.38</w:t>
            </w:r>
          </w:p>
        </w:tc>
        <w:tc>
          <w:tcPr>
            <w:tcW w:w="361" w:type="pct"/>
            <w:shd w:val="clear" w:color="auto" w:fill="auto"/>
            <w:noWrap/>
            <w:vAlign w:val="center"/>
          </w:tcPr>
          <w:p w14:paraId="4E721CD4" w14:textId="3CF8709C" w:rsidR="00F971FB" w:rsidRPr="00F971FB" w:rsidRDefault="00F971FB" w:rsidP="00BD4E9A">
            <w:pPr>
              <w:widowControl/>
              <w:jc w:val="center"/>
              <w:rPr>
                <w:rFonts w:cs="Times New Roman"/>
                <w:sz w:val="21"/>
                <w:szCs w:val="21"/>
                <w:lang w:eastAsia="zh-CN"/>
              </w:rPr>
            </w:pPr>
            <w:r w:rsidRPr="00F971FB">
              <w:rPr>
                <w:sz w:val="21"/>
                <w:szCs w:val="21"/>
              </w:rPr>
              <w:t>.007</w:t>
            </w:r>
          </w:p>
        </w:tc>
        <w:tc>
          <w:tcPr>
            <w:tcW w:w="491" w:type="pct"/>
            <w:shd w:val="clear" w:color="auto" w:fill="auto"/>
            <w:noWrap/>
            <w:vAlign w:val="center"/>
          </w:tcPr>
          <w:p w14:paraId="0AC8D31A" w14:textId="77777777" w:rsidR="00F971FB" w:rsidRPr="00F971FB" w:rsidRDefault="00F971FB" w:rsidP="00BD4E9A">
            <w:pPr>
              <w:widowControl/>
              <w:jc w:val="center"/>
              <w:rPr>
                <w:rFonts w:cs="Times New Roman"/>
                <w:sz w:val="21"/>
                <w:szCs w:val="21"/>
                <w:lang w:eastAsia="zh-CN"/>
              </w:rPr>
            </w:pPr>
          </w:p>
        </w:tc>
      </w:tr>
      <w:tr w:rsidR="00F971FB" w:rsidRPr="00F971FB" w14:paraId="54E61113" w14:textId="77777777" w:rsidTr="00F971FB">
        <w:trPr>
          <w:trHeight w:val="375"/>
        </w:trPr>
        <w:tc>
          <w:tcPr>
            <w:tcW w:w="393" w:type="pct"/>
          </w:tcPr>
          <w:p w14:paraId="3A95CF99" w14:textId="543071E3" w:rsidR="00F971FB" w:rsidRPr="00F971FB" w:rsidRDefault="00F971FB" w:rsidP="00BD4E9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2</w:t>
            </w:r>
          </w:p>
        </w:tc>
        <w:tc>
          <w:tcPr>
            <w:tcW w:w="1043" w:type="pct"/>
            <w:shd w:val="clear" w:color="auto" w:fill="auto"/>
            <w:noWrap/>
            <w:vAlign w:val="center"/>
          </w:tcPr>
          <w:p w14:paraId="746DFD2D" w14:textId="1D4D53D5"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相对剥夺感</w:t>
            </w:r>
          </w:p>
        </w:tc>
        <w:tc>
          <w:tcPr>
            <w:tcW w:w="1043" w:type="pct"/>
            <w:vAlign w:val="center"/>
          </w:tcPr>
          <w:p w14:paraId="6FC6DFAF" w14:textId="5B33C17C"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3A9694AB" w14:textId="216AF512" w:rsidR="00F971FB" w:rsidRPr="00F971FB" w:rsidRDefault="00F971FB" w:rsidP="00BD4E9A">
            <w:pPr>
              <w:widowControl/>
              <w:jc w:val="center"/>
              <w:rPr>
                <w:rFonts w:cs="Times New Roman"/>
                <w:color w:val="000000"/>
                <w:kern w:val="0"/>
                <w:sz w:val="21"/>
                <w:szCs w:val="21"/>
                <w:lang w:eastAsia="zh-CN"/>
              </w:rPr>
            </w:pPr>
            <w:r w:rsidRPr="00F971FB">
              <w:rPr>
                <w:sz w:val="21"/>
                <w:szCs w:val="21"/>
              </w:rPr>
              <w:t>-.02</w:t>
            </w:r>
          </w:p>
        </w:tc>
        <w:tc>
          <w:tcPr>
            <w:tcW w:w="340" w:type="pct"/>
            <w:shd w:val="clear" w:color="auto" w:fill="auto"/>
            <w:noWrap/>
            <w:vAlign w:val="center"/>
          </w:tcPr>
          <w:p w14:paraId="3DD23E8F" w14:textId="1CF28268" w:rsidR="00F971FB" w:rsidRPr="00F971FB" w:rsidRDefault="00F971FB" w:rsidP="00BD4E9A">
            <w:pPr>
              <w:widowControl/>
              <w:jc w:val="center"/>
              <w:rPr>
                <w:rFonts w:cs="Times New Roman"/>
                <w:color w:val="000000"/>
                <w:kern w:val="0"/>
                <w:sz w:val="21"/>
                <w:szCs w:val="21"/>
                <w:lang w:eastAsia="zh-CN"/>
              </w:rPr>
            </w:pPr>
            <w:r w:rsidRPr="00F971FB">
              <w:rPr>
                <w:sz w:val="21"/>
                <w:szCs w:val="21"/>
              </w:rPr>
              <w:t>-.01</w:t>
            </w:r>
          </w:p>
        </w:tc>
        <w:tc>
          <w:tcPr>
            <w:tcW w:w="422" w:type="pct"/>
            <w:shd w:val="clear" w:color="auto" w:fill="auto"/>
            <w:noWrap/>
            <w:vAlign w:val="center"/>
          </w:tcPr>
          <w:p w14:paraId="45B6D701" w14:textId="683AEB76" w:rsidR="00F971FB" w:rsidRPr="00F971FB" w:rsidRDefault="00F971FB" w:rsidP="00BD4E9A">
            <w:pPr>
              <w:widowControl/>
              <w:jc w:val="center"/>
              <w:rPr>
                <w:rFonts w:cs="Times New Roman"/>
                <w:color w:val="000000"/>
                <w:kern w:val="0"/>
                <w:sz w:val="21"/>
                <w:szCs w:val="21"/>
                <w:lang w:eastAsia="zh-CN"/>
              </w:rPr>
            </w:pPr>
            <w:r w:rsidRPr="00F971FB">
              <w:rPr>
                <w:sz w:val="21"/>
                <w:szCs w:val="21"/>
              </w:rPr>
              <w:t>-.29</w:t>
            </w:r>
          </w:p>
        </w:tc>
        <w:tc>
          <w:tcPr>
            <w:tcW w:w="437" w:type="pct"/>
            <w:shd w:val="clear" w:color="auto" w:fill="auto"/>
            <w:noWrap/>
            <w:vAlign w:val="center"/>
          </w:tcPr>
          <w:p w14:paraId="12632027" w14:textId="3767EB3B" w:rsidR="00F971FB" w:rsidRPr="00F971FB" w:rsidRDefault="00F971FB" w:rsidP="00BD4E9A">
            <w:pPr>
              <w:widowControl/>
              <w:jc w:val="center"/>
              <w:rPr>
                <w:rFonts w:cs="Times New Roman"/>
                <w:color w:val="000000"/>
                <w:kern w:val="0"/>
                <w:sz w:val="21"/>
                <w:szCs w:val="21"/>
                <w:lang w:eastAsia="zh-CN"/>
              </w:rPr>
            </w:pPr>
            <w:r w:rsidRPr="00F971FB">
              <w:rPr>
                <w:sz w:val="21"/>
                <w:szCs w:val="21"/>
              </w:rPr>
              <w:t>.26</w:t>
            </w:r>
          </w:p>
        </w:tc>
        <w:tc>
          <w:tcPr>
            <w:tcW w:w="361" w:type="pct"/>
            <w:shd w:val="clear" w:color="auto" w:fill="auto"/>
            <w:noWrap/>
            <w:vAlign w:val="center"/>
          </w:tcPr>
          <w:p w14:paraId="7FD52306" w14:textId="63D1D214" w:rsidR="00F971FB" w:rsidRPr="00F971FB" w:rsidRDefault="00F971FB" w:rsidP="00BD4E9A">
            <w:pPr>
              <w:widowControl/>
              <w:jc w:val="center"/>
              <w:rPr>
                <w:rFonts w:cs="Times New Roman"/>
                <w:color w:val="000000"/>
                <w:kern w:val="0"/>
                <w:sz w:val="21"/>
                <w:szCs w:val="21"/>
                <w:lang w:eastAsia="zh-CN"/>
              </w:rPr>
            </w:pPr>
            <w:r w:rsidRPr="00F971FB">
              <w:rPr>
                <w:sz w:val="21"/>
                <w:szCs w:val="21"/>
              </w:rPr>
              <w:t>.449</w:t>
            </w:r>
          </w:p>
        </w:tc>
        <w:tc>
          <w:tcPr>
            <w:tcW w:w="491" w:type="pct"/>
            <w:shd w:val="clear" w:color="auto" w:fill="auto"/>
            <w:noWrap/>
            <w:vAlign w:val="center"/>
            <w:hideMark/>
          </w:tcPr>
          <w:p w14:paraId="2EAD997D" w14:textId="17772246" w:rsidR="00F971FB" w:rsidRPr="00F971FB" w:rsidRDefault="00F971FB" w:rsidP="00BD4E9A">
            <w:pPr>
              <w:widowControl/>
              <w:jc w:val="center"/>
              <w:rPr>
                <w:rFonts w:cs="Times New Roman"/>
                <w:color w:val="000000"/>
                <w:kern w:val="0"/>
                <w:sz w:val="21"/>
                <w:szCs w:val="21"/>
                <w:lang w:eastAsia="zh-CN"/>
              </w:rPr>
            </w:pPr>
            <w:r w:rsidRPr="00F971FB">
              <w:rPr>
                <w:rFonts w:cs="Times New Roman"/>
                <w:sz w:val="21"/>
                <w:szCs w:val="21"/>
                <w:lang w:eastAsia="zh-CN"/>
              </w:rPr>
              <w:t>.116</w:t>
            </w:r>
            <w:r w:rsidRPr="00F971FB">
              <w:rPr>
                <w:rFonts w:cs="Times New Roman"/>
                <w:sz w:val="21"/>
                <w:szCs w:val="21"/>
                <w:vertAlign w:val="superscript"/>
                <w:lang w:eastAsia="zh-CN"/>
              </w:rPr>
              <w:t>***</w:t>
            </w:r>
          </w:p>
        </w:tc>
      </w:tr>
      <w:tr w:rsidR="00F971FB" w:rsidRPr="00F971FB" w14:paraId="7E5A69F4" w14:textId="77777777" w:rsidTr="00F971FB">
        <w:trPr>
          <w:trHeight w:val="375"/>
        </w:trPr>
        <w:tc>
          <w:tcPr>
            <w:tcW w:w="393" w:type="pct"/>
          </w:tcPr>
          <w:p w14:paraId="4DA65A9C"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5C3E4F9" w14:textId="2049E36C"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2734117B" w14:textId="7001D5A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138F5A2D" w14:textId="1F487B06" w:rsidR="00F971FB" w:rsidRPr="00F971FB" w:rsidRDefault="00F971FB" w:rsidP="00BD4E9A">
            <w:pPr>
              <w:widowControl/>
              <w:jc w:val="center"/>
              <w:rPr>
                <w:rFonts w:cs="Times New Roman"/>
                <w:color w:val="000000"/>
                <w:kern w:val="0"/>
                <w:sz w:val="21"/>
                <w:szCs w:val="21"/>
                <w:lang w:eastAsia="zh-CN"/>
              </w:rPr>
            </w:pPr>
            <w:r w:rsidRPr="00F971FB">
              <w:rPr>
                <w:sz w:val="21"/>
                <w:szCs w:val="21"/>
              </w:rPr>
              <w:t>.00</w:t>
            </w:r>
          </w:p>
        </w:tc>
        <w:tc>
          <w:tcPr>
            <w:tcW w:w="340" w:type="pct"/>
            <w:shd w:val="clear" w:color="auto" w:fill="auto"/>
            <w:noWrap/>
            <w:vAlign w:val="center"/>
          </w:tcPr>
          <w:p w14:paraId="7D83368D" w14:textId="1E81838F" w:rsidR="00F971FB" w:rsidRPr="00F971FB" w:rsidRDefault="00F971FB" w:rsidP="00BD4E9A">
            <w:pPr>
              <w:widowControl/>
              <w:jc w:val="center"/>
              <w:rPr>
                <w:rFonts w:cs="Times New Roman"/>
                <w:sz w:val="21"/>
                <w:szCs w:val="21"/>
                <w:lang w:eastAsia="zh-CN"/>
              </w:rPr>
            </w:pPr>
            <w:r w:rsidRPr="00F971FB">
              <w:rPr>
                <w:sz w:val="21"/>
                <w:szCs w:val="21"/>
              </w:rPr>
              <w:t>-.01</w:t>
            </w:r>
          </w:p>
        </w:tc>
        <w:tc>
          <w:tcPr>
            <w:tcW w:w="422" w:type="pct"/>
            <w:shd w:val="clear" w:color="auto" w:fill="auto"/>
            <w:noWrap/>
            <w:vAlign w:val="center"/>
          </w:tcPr>
          <w:p w14:paraId="2DD0C6FF" w14:textId="28B7F659" w:rsidR="00F971FB" w:rsidRPr="00F971FB" w:rsidRDefault="00F971FB" w:rsidP="00BD4E9A">
            <w:pPr>
              <w:widowControl/>
              <w:jc w:val="center"/>
              <w:rPr>
                <w:rFonts w:cs="Times New Roman"/>
                <w:color w:val="000000"/>
                <w:kern w:val="0"/>
                <w:sz w:val="21"/>
                <w:szCs w:val="21"/>
                <w:lang w:eastAsia="zh-CN"/>
              </w:rPr>
            </w:pPr>
            <w:r w:rsidRPr="00F971FB">
              <w:rPr>
                <w:sz w:val="21"/>
                <w:szCs w:val="21"/>
              </w:rPr>
              <w:t>-.02</w:t>
            </w:r>
          </w:p>
        </w:tc>
        <w:tc>
          <w:tcPr>
            <w:tcW w:w="437" w:type="pct"/>
            <w:shd w:val="clear" w:color="auto" w:fill="auto"/>
            <w:noWrap/>
            <w:vAlign w:val="center"/>
          </w:tcPr>
          <w:p w14:paraId="3D6EDD35" w14:textId="34728BD9" w:rsidR="00F971FB" w:rsidRPr="00F971FB" w:rsidRDefault="00F971FB" w:rsidP="00BD4E9A">
            <w:pPr>
              <w:widowControl/>
              <w:jc w:val="center"/>
              <w:rPr>
                <w:rFonts w:cs="Times New Roman"/>
                <w:sz w:val="21"/>
                <w:szCs w:val="21"/>
                <w:lang w:eastAsia="zh-CN"/>
              </w:rPr>
            </w:pPr>
            <w:r w:rsidRPr="00F971FB">
              <w:rPr>
                <w:sz w:val="21"/>
                <w:szCs w:val="21"/>
              </w:rPr>
              <w:t>.02</w:t>
            </w:r>
          </w:p>
        </w:tc>
        <w:tc>
          <w:tcPr>
            <w:tcW w:w="361" w:type="pct"/>
            <w:shd w:val="clear" w:color="auto" w:fill="auto"/>
            <w:noWrap/>
            <w:vAlign w:val="center"/>
          </w:tcPr>
          <w:p w14:paraId="61291969" w14:textId="037533E5" w:rsidR="00F971FB" w:rsidRPr="00F971FB" w:rsidRDefault="00F971FB" w:rsidP="00BD4E9A">
            <w:pPr>
              <w:widowControl/>
              <w:jc w:val="center"/>
              <w:rPr>
                <w:rFonts w:cs="Times New Roman"/>
                <w:sz w:val="21"/>
                <w:szCs w:val="21"/>
                <w:lang w:eastAsia="zh-CN"/>
              </w:rPr>
            </w:pPr>
            <w:r w:rsidRPr="00F971FB">
              <w:rPr>
                <w:sz w:val="21"/>
                <w:szCs w:val="21"/>
              </w:rPr>
              <w:t>.427</w:t>
            </w:r>
          </w:p>
        </w:tc>
        <w:tc>
          <w:tcPr>
            <w:tcW w:w="491" w:type="pct"/>
            <w:shd w:val="clear" w:color="auto" w:fill="auto"/>
            <w:noWrap/>
            <w:vAlign w:val="center"/>
          </w:tcPr>
          <w:p w14:paraId="00C0C536" w14:textId="77777777" w:rsidR="00F971FB" w:rsidRPr="00F971FB" w:rsidRDefault="00F971FB" w:rsidP="00BD4E9A">
            <w:pPr>
              <w:widowControl/>
              <w:jc w:val="center"/>
              <w:rPr>
                <w:rFonts w:cs="Times New Roman"/>
                <w:sz w:val="21"/>
                <w:szCs w:val="21"/>
                <w:lang w:eastAsia="zh-CN"/>
              </w:rPr>
            </w:pPr>
          </w:p>
        </w:tc>
      </w:tr>
      <w:tr w:rsidR="00F971FB" w:rsidRPr="00F971FB" w14:paraId="5A30A726" w14:textId="77777777" w:rsidTr="00F971FB">
        <w:trPr>
          <w:trHeight w:val="375"/>
        </w:trPr>
        <w:tc>
          <w:tcPr>
            <w:tcW w:w="393" w:type="pct"/>
          </w:tcPr>
          <w:p w14:paraId="45C35176"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65E84B2" w14:textId="01EEEB3E"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231590C2" w14:textId="5040CE0A"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0D5F3221" w14:textId="195CE6B9" w:rsidR="00F971FB" w:rsidRPr="00F971FB" w:rsidRDefault="00F971FB" w:rsidP="00BD4E9A">
            <w:pPr>
              <w:widowControl/>
              <w:jc w:val="center"/>
              <w:rPr>
                <w:rFonts w:cs="Times New Roman"/>
                <w:color w:val="000000"/>
                <w:kern w:val="0"/>
                <w:sz w:val="21"/>
                <w:szCs w:val="21"/>
                <w:lang w:eastAsia="zh-CN"/>
              </w:rPr>
            </w:pPr>
            <w:r w:rsidRPr="00F971FB">
              <w:rPr>
                <w:sz w:val="21"/>
                <w:szCs w:val="21"/>
              </w:rPr>
              <w:t>-.23</w:t>
            </w:r>
            <w:r w:rsidRPr="00F971FB">
              <w:rPr>
                <w:sz w:val="21"/>
                <w:szCs w:val="21"/>
                <w:vertAlign w:val="superscript"/>
              </w:rPr>
              <w:t>**</w:t>
            </w:r>
          </w:p>
        </w:tc>
        <w:tc>
          <w:tcPr>
            <w:tcW w:w="340" w:type="pct"/>
            <w:shd w:val="clear" w:color="auto" w:fill="auto"/>
            <w:noWrap/>
            <w:vAlign w:val="center"/>
          </w:tcPr>
          <w:p w14:paraId="1812D2B0" w14:textId="69A0CC21" w:rsidR="00F971FB" w:rsidRPr="00F971FB" w:rsidRDefault="00F971FB" w:rsidP="00BD4E9A">
            <w:pPr>
              <w:widowControl/>
              <w:jc w:val="center"/>
              <w:rPr>
                <w:rFonts w:cs="Times New Roman"/>
                <w:sz w:val="21"/>
                <w:szCs w:val="21"/>
                <w:lang w:eastAsia="zh-CN"/>
              </w:rPr>
            </w:pPr>
            <w:r w:rsidRPr="00F971FB">
              <w:rPr>
                <w:sz w:val="21"/>
                <w:szCs w:val="21"/>
              </w:rPr>
              <w:t>-.12</w:t>
            </w:r>
          </w:p>
        </w:tc>
        <w:tc>
          <w:tcPr>
            <w:tcW w:w="422" w:type="pct"/>
            <w:shd w:val="clear" w:color="auto" w:fill="auto"/>
            <w:noWrap/>
            <w:vAlign w:val="center"/>
          </w:tcPr>
          <w:p w14:paraId="25297458" w14:textId="296BE3AB" w:rsidR="00F971FB" w:rsidRPr="00F971FB" w:rsidRDefault="00F971FB" w:rsidP="00BD4E9A">
            <w:pPr>
              <w:widowControl/>
              <w:jc w:val="center"/>
              <w:rPr>
                <w:rFonts w:cs="Times New Roman"/>
                <w:color w:val="000000"/>
                <w:kern w:val="0"/>
                <w:sz w:val="21"/>
                <w:szCs w:val="21"/>
                <w:lang w:eastAsia="zh-CN"/>
              </w:rPr>
            </w:pPr>
            <w:r w:rsidRPr="00F971FB">
              <w:rPr>
                <w:sz w:val="21"/>
                <w:szCs w:val="21"/>
              </w:rPr>
              <w:t>-.44</w:t>
            </w:r>
          </w:p>
        </w:tc>
        <w:tc>
          <w:tcPr>
            <w:tcW w:w="437" w:type="pct"/>
            <w:shd w:val="clear" w:color="auto" w:fill="auto"/>
            <w:noWrap/>
            <w:vAlign w:val="center"/>
          </w:tcPr>
          <w:p w14:paraId="4261159B" w14:textId="2B09D6D0" w:rsidR="00F971FB" w:rsidRPr="00F971FB" w:rsidRDefault="00F971FB" w:rsidP="00BD4E9A">
            <w:pPr>
              <w:widowControl/>
              <w:jc w:val="center"/>
              <w:rPr>
                <w:rFonts w:cs="Times New Roman"/>
                <w:sz w:val="21"/>
                <w:szCs w:val="21"/>
                <w:lang w:eastAsia="zh-CN"/>
              </w:rPr>
            </w:pPr>
            <w:r w:rsidRPr="00F971FB">
              <w:rPr>
                <w:sz w:val="21"/>
                <w:szCs w:val="21"/>
              </w:rPr>
              <w:t>-.03</w:t>
            </w:r>
          </w:p>
        </w:tc>
        <w:tc>
          <w:tcPr>
            <w:tcW w:w="361" w:type="pct"/>
            <w:shd w:val="clear" w:color="auto" w:fill="auto"/>
            <w:noWrap/>
            <w:vAlign w:val="center"/>
          </w:tcPr>
          <w:p w14:paraId="2186B9A5" w14:textId="42547783" w:rsidR="00F971FB" w:rsidRPr="00F971FB" w:rsidRDefault="00F971FB" w:rsidP="00BD4E9A">
            <w:pPr>
              <w:widowControl/>
              <w:jc w:val="center"/>
              <w:rPr>
                <w:rFonts w:cs="Times New Roman"/>
                <w:sz w:val="21"/>
                <w:szCs w:val="21"/>
                <w:lang w:eastAsia="zh-CN"/>
              </w:rPr>
            </w:pPr>
            <w:r w:rsidRPr="00F971FB">
              <w:rPr>
                <w:sz w:val="21"/>
                <w:szCs w:val="21"/>
              </w:rPr>
              <w:t>.014</w:t>
            </w:r>
          </w:p>
        </w:tc>
        <w:tc>
          <w:tcPr>
            <w:tcW w:w="491" w:type="pct"/>
            <w:shd w:val="clear" w:color="auto" w:fill="auto"/>
            <w:noWrap/>
            <w:vAlign w:val="center"/>
          </w:tcPr>
          <w:p w14:paraId="488CBCB7" w14:textId="77777777" w:rsidR="00F971FB" w:rsidRPr="00F971FB" w:rsidRDefault="00F971FB" w:rsidP="00BD4E9A">
            <w:pPr>
              <w:widowControl/>
              <w:jc w:val="center"/>
              <w:rPr>
                <w:rFonts w:cs="Times New Roman"/>
                <w:sz w:val="21"/>
                <w:szCs w:val="21"/>
                <w:lang w:eastAsia="zh-CN"/>
              </w:rPr>
            </w:pPr>
          </w:p>
        </w:tc>
      </w:tr>
      <w:tr w:rsidR="00F971FB" w:rsidRPr="00F971FB" w14:paraId="7F0B52FF" w14:textId="77777777" w:rsidTr="00F971FB">
        <w:trPr>
          <w:trHeight w:val="375"/>
        </w:trPr>
        <w:tc>
          <w:tcPr>
            <w:tcW w:w="393" w:type="pct"/>
          </w:tcPr>
          <w:p w14:paraId="6485F5B6"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3F5B0E58" w14:textId="7118EE96"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23421193" w14:textId="1D5228D4"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38A8F272" w14:textId="180961CD" w:rsidR="00F971FB" w:rsidRPr="00F971FB" w:rsidRDefault="00F971FB" w:rsidP="00BD4E9A">
            <w:pPr>
              <w:widowControl/>
              <w:jc w:val="center"/>
              <w:rPr>
                <w:rFonts w:cs="Times New Roman"/>
                <w:color w:val="000000"/>
                <w:kern w:val="0"/>
                <w:sz w:val="21"/>
                <w:szCs w:val="21"/>
                <w:lang w:eastAsia="zh-CN"/>
              </w:rPr>
            </w:pPr>
            <w:r w:rsidRPr="00F971FB">
              <w:rPr>
                <w:sz w:val="21"/>
                <w:szCs w:val="21"/>
              </w:rPr>
              <w:t>-.60</w:t>
            </w:r>
            <w:r w:rsidRPr="00F971FB">
              <w:rPr>
                <w:sz w:val="21"/>
                <w:szCs w:val="21"/>
                <w:vertAlign w:val="superscript"/>
              </w:rPr>
              <w:t>***</w:t>
            </w:r>
          </w:p>
        </w:tc>
        <w:tc>
          <w:tcPr>
            <w:tcW w:w="340" w:type="pct"/>
            <w:shd w:val="clear" w:color="auto" w:fill="auto"/>
            <w:noWrap/>
            <w:vAlign w:val="center"/>
          </w:tcPr>
          <w:p w14:paraId="4469C22D" w14:textId="58C3FD41" w:rsidR="00F971FB" w:rsidRPr="00F971FB" w:rsidRDefault="00F971FB" w:rsidP="00BD4E9A">
            <w:pPr>
              <w:widowControl/>
              <w:jc w:val="center"/>
              <w:rPr>
                <w:rFonts w:cs="Times New Roman"/>
                <w:sz w:val="21"/>
                <w:szCs w:val="21"/>
                <w:lang w:eastAsia="zh-CN"/>
              </w:rPr>
            </w:pPr>
            <w:r w:rsidRPr="00F971FB">
              <w:rPr>
                <w:sz w:val="21"/>
                <w:szCs w:val="21"/>
              </w:rPr>
              <w:t>-.20</w:t>
            </w:r>
          </w:p>
        </w:tc>
        <w:tc>
          <w:tcPr>
            <w:tcW w:w="422" w:type="pct"/>
            <w:shd w:val="clear" w:color="auto" w:fill="auto"/>
            <w:noWrap/>
            <w:vAlign w:val="center"/>
          </w:tcPr>
          <w:p w14:paraId="284B0C1F" w14:textId="3382AC2D" w:rsidR="00F971FB" w:rsidRPr="00F971FB" w:rsidRDefault="00F971FB" w:rsidP="00BD4E9A">
            <w:pPr>
              <w:widowControl/>
              <w:jc w:val="center"/>
              <w:rPr>
                <w:rFonts w:cs="Times New Roman"/>
                <w:color w:val="000000"/>
                <w:kern w:val="0"/>
                <w:sz w:val="21"/>
                <w:szCs w:val="21"/>
                <w:lang w:eastAsia="zh-CN"/>
              </w:rPr>
            </w:pPr>
            <w:r w:rsidRPr="00F971FB">
              <w:rPr>
                <w:sz w:val="21"/>
                <w:szCs w:val="21"/>
              </w:rPr>
              <w:t>-1.00</w:t>
            </w:r>
          </w:p>
        </w:tc>
        <w:tc>
          <w:tcPr>
            <w:tcW w:w="437" w:type="pct"/>
            <w:shd w:val="clear" w:color="auto" w:fill="auto"/>
            <w:noWrap/>
            <w:vAlign w:val="center"/>
          </w:tcPr>
          <w:p w14:paraId="621CB795" w14:textId="3714002F" w:rsidR="00F971FB" w:rsidRPr="00F971FB" w:rsidRDefault="00F971FB" w:rsidP="00BD4E9A">
            <w:pPr>
              <w:widowControl/>
              <w:jc w:val="center"/>
              <w:rPr>
                <w:rFonts w:cs="Times New Roman"/>
                <w:sz w:val="21"/>
                <w:szCs w:val="21"/>
                <w:lang w:eastAsia="zh-CN"/>
              </w:rPr>
            </w:pPr>
            <w:r w:rsidRPr="00F971FB">
              <w:rPr>
                <w:sz w:val="21"/>
                <w:szCs w:val="21"/>
              </w:rPr>
              <w:t>-.22</w:t>
            </w:r>
          </w:p>
        </w:tc>
        <w:tc>
          <w:tcPr>
            <w:tcW w:w="361" w:type="pct"/>
            <w:shd w:val="clear" w:color="auto" w:fill="auto"/>
            <w:noWrap/>
            <w:vAlign w:val="center"/>
          </w:tcPr>
          <w:p w14:paraId="02BBC36C" w14:textId="3D79B395" w:rsidR="00F971FB" w:rsidRPr="00F971FB" w:rsidRDefault="00F971FB" w:rsidP="00BD4E9A">
            <w:pPr>
              <w:widowControl/>
              <w:jc w:val="center"/>
              <w:rPr>
                <w:rFonts w:cs="Times New Roman"/>
                <w:sz w:val="21"/>
                <w:szCs w:val="21"/>
                <w:lang w:eastAsia="zh-CN"/>
              </w:rPr>
            </w:pPr>
            <w:r w:rsidRPr="00F971FB">
              <w:rPr>
                <w:sz w:val="21"/>
                <w:szCs w:val="21"/>
              </w:rPr>
              <w:t>.001</w:t>
            </w:r>
          </w:p>
        </w:tc>
        <w:tc>
          <w:tcPr>
            <w:tcW w:w="491" w:type="pct"/>
            <w:shd w:val="clear" w:color="auto" w:fill="auto"/>
            <w:noWrap/>
            <w:vAlign w:val="center"/>
          </w:tcPr>
          <w:p w14:paraId="7844B61C" w14:textId="77777777" w:rsidR="00F971FB" w:rsidRPr="00F971FB" w:rsidRDefault="00F971FB" w:rsidP="00BD4E9A">
            <w:pPr>
              <w:widowControl/>
              <w:jc w:val="center"/>
              <w:rPr>
                <w:rFonts w:cs="Times New Roman"/>
                <w:sz w:val="21"/>
                <w:szCs w:val="21"/>
                <w:lang w:eastAsia="zh-CN"/>
              </w:rPr>
            </w:pPr>
          </w:p>
        </w:tc>
      </w:tr>
      <w:tr w:rsidR="00F971FB" w:rsidRPr="00F971FB" w14:paraId="29C18473" w14:textId="77777777" w:rsidTr="00F971FB">
        <w:trPr>
          <w:trHeight w:val="375"/>
        </w:trPr>
        <w:tc>
          <w:tcPr>
            <w:tcW w:w="393" w:type="pct"/>
          </w:tcPr>
          <w:p w14:paraId="10F3690D"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143274E" w14:textId="023045D3"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8479675" w14:textId="1DCF5D85"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向上比较频率</w:t>
            </w:r>
          </w:p>
        </w:tc>
        <w:tc>
          <w:tcPr>
            <w:tcW w:w="470" w:type="pct"/>
            <w:shd w:val="clear" w:color="auto" w:fill="auto"/>
            <w:noWrap/>
            <w:vAlign w:val="center"/>
          </w:tcPr>
          <w:p w14:paraId="3D63C60B" w14:textId="792A1B3C" w:rsidR="00F971FB" w:rsidRPr="00F971FB" w:rsidRDefault="00F971FB" w:rsidP="00BD4E9A">
            <w:pPr>
              <w:widowControl/>
              <w:jc w:val="center"/>
              <w:rPr>
                <w:rFonts w:cs="Times New Roman"/>
                <w:color w:val="000000"/>
                <w:kern w:val="0"/>
                <w:sz w:val="21"/>
                <w:szCs w:val="21"/>
                <w:lang w:eastAsia="zh-CN"/>
              </w:rPr>
            </w:pPr>
            <w:r w:rsidRPr="00F971FB">
              <w:rPr>
                <w:sz w:val="21"/>
                <w:szCs w:val="21"/>
              </w:rPr>
              <w:t>.12</w:t>
            </w:r>
            <w:r w:rsidRPr="00F971FB">
              <w:rPr>
                <w:sz w:val="21"/>
                <w:szCs w:val="21"/>
                <w:vertAlign w:val="superscript"/>
              </w:rPr>
              <w:t>*</w:t>
            </w:r>
          </w:p>
        </w:tc>
        <w:tc>
          <w:tcPr>
            <w:tcW w:w="340" w:type="pct"/>
            <w:shd w:val="clear" w:color="auto" w:fill="auto"/>
            <w:noWrap/>
            <w:vAlign w:val="center"/>
          </w:tcPr>
          <w:p w14:paraId="37B17A89" w14:textId="77A3630E" w:rsidR="00F971FB" w:rsidRPr="00F971FB" w:rsidRDefault="00F971FB" w:rsidP="00BD4E9A">
            <w:pPr>
              <w:widowControl/>
              <w:jc w:val="center"/>
              <w:rPr>
                <w:rFonts w:cs="Times New Roman"/>
                <w:sz w:val="21"/>
                <w:szCs w:val="21"/>
                <w:lang w:eastAsia="zh-CN"/>
              </w:rPr>
            </w:pPr>
            <w:r w:rsidRPr="00F971FB">
              <w:rPr>
                <w:sz w:val="21"/>
                <w:szCs w:val="21"/>
              </w:rPr>
              <w:t>.14</w:t>
            </w:r>
          </w:p>
        </w:tc>
        <w:tc>
          <w:tcPr>
            <w:tcW w:w="422" w:type="pct"/>
            <w:shd w:val="clear" w:color="auto" w:fill="auto"/>
            <w:noWrap/>
            <w:vAlign w:val="center"/>
          </w:tcPr>
          <w:p w14:paraId="2EB6B688" w14:textId="63DF65C1" w:rsidR="00F971FB" w:rsidRPr="00F971FB" w:rsidRDefault="00F971FB" w:rsidP="00BD4E9A">
            <w:pPr>
              <w:widowControl/>
              <w:jc w:val="center"/>
              <w:rPr>
                <w:rFonts w:cs="Times New Roman"/>
                <w:color w:val="000000"/>
                <w:kern w:val="0"/>
                <w:sz w:val="21"/>
                <w:szCs w:val="21"/>
                <w:lang w:eastAsia="zh-CN"/>
              </w:rPr>
            </w:pPr>
            <w:r w:rsidRPr="00F971FB">
              <w:rPr>
                <w:sz w:val="21"/>
                <w:szCs w:val="21"/>
              </w:rPr>
              <w:t>.00</w:t>
            </w:r>
          </w:p>
        </w:tc>
        <w:tc>
          <w:tcPr>
            <w:tcW w:w="437" w:type="pct"/>
            <w:shd w:val="clear" w:color="auto" w:fill="auto"/>
            <w:noWrap/>
            <w:vAlign w:val="center"/>
          </w:tcPr>
          <w:p w14:paraId="3285544D" w14:textId="60177A5D" w:rsidR="00F971FB" w:rsidRPr="00F971FB" w:rsidRDefault="00F971FB" w:rsidP="00BD4E9A">
            <w:pPr>
              <w:widowControl/>
              <w:jc w:val="center"/>
              <w:rPr>
                <w:rFonts w:cs="Times New Roman"/>
                <w:sz w:val="21"/>
                <w:szCs w:val="21"/>
                <w:lang w:eastAsia="zh-CN"/>
              </w:rPr>
            </w:pPr>
            <w:r w:rsidRPr="00F971FB">
              <w:rPr>
                <w:sz w:val="21"/>
                <w:szCs w:val="21"/>
              </w:rPr>
              <w:t>.24</w:t>
            </w:r>
          </w:p>
        </w:tc>
        <w:tc>
          <w:tcPr>
            <w:tcW w:w="361" w:type="pct"/>
            <w:shd w:val="clear" w:color="auto" w:fill="auto"/>
            <w:noWrap/>
            <w:vAlign w:val="center"/>
          </w:tcPr>
          <w:p w14:paraId="3FFFE018" w14:textId="59B24765" w:rsidR="00F971FB" w:rsidRPr="00F971FB" w:rsidRDefault="00F971FB" w:rsidP="00BD4E9A">
            <w:pPr>
              <w:widowControl/>
              <w:jc w:val="center"/>
              <w:rPr>
                <w:rFonts w:cs="Times New Roman"/>
                <w:sz w:val="21"/>
                <w:szCs w:val="21"/>
                <w:lang w:eastAsia="zh-CN"/>
              </w:rPr>
            </w:pPr>
            <w:r w:rsidRPr="00F971FB">
              <w:rPr>
                <w:sz w:val="21"/>
                <w:szCs w:val="21"/>
              </w:rPr>
              <w:t>.023</w:t>
            </w:r>
          </w:p>
        </w:tc>
        <w:tc>
          <w:tcPr>
            <w:tcW w:w="491" w:type="pct"/>
            <w:shd w:val="clear" w:color="auto" w:fill="auto"/>
            <w:noWrap/>
            <w:vAlign w:val="center"/>
          </w:tcPr>
          <w:p w14:paraId="5644D58E" w14:textId="77777777" w:rsidR="00F971FB" w:rsidRPr="00F971FB" w:rsidRDefault="00F971FB" w:rsidP="00BD4E9A">
            <w:pPr>
              <w:widowControl/>
              <w:jc w:val="center"/>
              <w:rPr>
                <w:rFonts w:cs="Times New Roman"/>
                <w:sz w:val="21"/>
                <w:szCs w:val="21"/>
                <w:lang w:eastAsia="zh-CN"/>
              </w:rPr>
            </w:pPr>
          </w:p>
        </w:tc>
      </w:tr>
      <w:tr w:rsidR="00F971FB" w:rsidRPr="00F971FB" w14:paraId="5CE2AAC2" w14:textId="77777777" w:rsidTr="00F971FB">
        <w:trPr>
          <w:trHeight w:val="375"/>
        </w:trPr>
        <w:tc>
          <w:tcPr>
            <w:tcW w:w="393" w:type="pct"/>
          </w:tcPr>
          <w:p w14:paraId="77768325"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74407CF" w14:textId="6511D072"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1E5F5AA" w14:textId="3184327D"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37EC8CCE" w14:textId="2150C0F4" w:rsidR="00F971FB" w:rsidRPr="00F971FB" w:rsidRDefault="00F971FB" w:rsidP="00BD4E9A">
            <w:pPr>
              <w:widowControl/>
              <w:jc w:val="center"/>
              <w:rPr>
                <w:rFonts w:cs="Times New Roman"/>
                <w:sz w:val="21"/>
                <w:szCs w:val="21"/>
                <w:lang w:eastAsia="zh-CN"/>
              </w:rPr>
            </w:pPr>
            <w:r w:rsidRPr="00F971FB">
              <w:rPr>
                <w:sz w:val="21"/>
                <w:szCs w:val="21"/>
              </w:rPr>
              <w:t>.27</w:t>
            </w:r>
          </w:p>
        </w:tc>
        <w:tc>
          <w:tcPr>
            <w:tcW w:w="340" w:type="pct"/>
            <w:shd w:val="clear" w:color="auto" w:fill="auto"/>
            <w:noWrap/>
            <w:vAlign w:val="center"/>
          </w:tcPr>
          <w:p w14:paraId="08E2974D" w14:textId="16BE5A42" w:rsidR="00F971FB" w:rsidRPr="00F971FB" w:rsidRDefault="00F971FB" w:rsidP="00BD4E9A">
            <w:pPr>
              <w:widowControl/>
              <w:jc w:val="center"/>
              <w:rPr>
                <w:rFonts w:cs="Times New Roman"/>
                <w:sz w:val="21"/>
                <w:szCs w:val="21"/>
                <w:lang w:eastAsia="zh-CN"/>
              </w:rPr>
            </w:pPr>
            <w:r w:rsidRPr="00F971FB">
              <w:rPr>
                <w:sz w:val="21"/>
                <w:szCs w:val="21"/>
              </w:rPr>
              <w:t>.23</w:t>
            </w:r>
          </w:p>
        </w:tc>
        <w:tc>
          <w:tcPr>
            <w:tcW w:w="422" w:type="pct"/>
            <w:shd w:val="clear" w:color="auto" w:fill="auto"/>
            <w:noWrap/>
            <w:vAlign w:val="center"/>
          </w:tcPr>
          <w:p w14:paraId="77D31DFD" w14:textId="3B7B97B2" w:rsidR="00F971FB" w:rsidRPr="00F971FB" w:rsidRDefault="00F971FB" w:rsidP="00BD4E9A">
            <w:pPr>
              <w:widowControl/>
              <w:jc w:val="center"/>
              <w:rPr>
                <w:rFonts w:cs="Times New Roman"/>
                <w:sz w:val="21"/>
                <w:szCs w:val="21"/>
                <w:lang w:eastAsia="zh-CN"/>
              </w:rPr>
            </w:pPr>
            <w:r w:rsidRPr="00F971FB">
              <w:rPr>
                <w:sz w:val="21"/>
                <w:szCs w:val="21"/>
              </w:rPr>
              <w:t>-.19</w:t>
            </w:r>
          </w:p>
        </w:tc>
        <w:tc>
          <w:tcPr>
            <w:tcW w:w="437" w:type="pct"/>
            <w:shd w:val="clear" w:color="auto" w:fill="auto"/>
            <w:noWrap/>
            <w:vAlign w:val="center"/>
          </w:tcPr>
          <w:p w14:paraId="79327BE0" w14:textId="6E860A55" w:rsidR="00F971FB" w:rsidRPr="00F971FB" w:rsidRDefault="00F971FB" w:rsidP="00BD4E9A">
            <w:pPr>
              <w:widowControl/>
              <w:jc w:val="center"/>
              <w:rPr>
                <w:rFonts w:cs="Times New Roman"/>
                <w:sz w:val="21"/>
                <w:szCs w:val="21"/>
                <w:lang w:eastAsia="zh-CN"/>
              </w:rPr>
            </w:pPr>
            <w:r w:rsidRPr="00F971FB">
              <w:rPr>
                <w:sz w:val="21"/>
                <w:szCs w:val="21"/>
              </w:rPr>
              <w:t>.74</w:t>
            </w:r>
          </w:p>
        </w:tc>
        <w:tc>
          <w:tcPr>
            <w:tcW w:w="361" w:type="pct"/>
            <w:shd w:val="clear" w:color="auto" w:fill="auto"/>
            <w:noWrap/>
            <w:vAlign w:val="center"/>
          </w:tcPr>
          <w:p w14:paraId="20C74214" w14:textId="21F893F2" w:rsidR="00F971FB" w:rsidRPr="00F971FB" w:rsidRDefault="00F971FB" w:rsidP="00BD4E9A">
            <w:pPr>
              <w:widowControl/>
              <w:jc w:val="center"/>
              <w:rPr>
                <w:rFonts w:cs="Times New Roman"/>
                <w:sz w:val="21"/>
                <w:szCs w:val="21"/>
                <w:lang w:eastAsia="zh-CN"/>
              </w:rPr>
            </w:pPr>
            <w:r w:rsidRPr="00F971FB">
              <w:rPr>
                <w:sz w:val="21"/>
                <w:szCs w:val="21"/>
              </w:rPr>
              <w:t>.123</w:t>
            </w:r>
          </w:p>
        </w:tc>
        <w:tc>
          <w:tcPr>
            <w:tcW w:w="491" w:type="pct"/>
            <w:shd w:val="clear" w:color="auto" w:fill="auto"/>
            <w:noWrap/>
            <w:vAlign w:val="center"/>
          </w:tcPr>
          <w:p w14:paraId="173EBCEE" w14:textId="77777777" w:rsidR="00F971FB" w:rsidRPr="00F971FB" w:rsidRDefault="00F971FB" w:rsidP="00BD4E9A">
            <w:pPr>
              <w:widowControl/>
              <w:jc w:val="center"/>
              <w:rPr>
                <w:rFonts w:cs="Times New Roman"/>
                <w:sz w:val="21"/>
                <w:szCs w:val="21"/>
                <w:lang w:eastAsia="zh-CN"/>
              </w:rPr>
            </w:pPr>
          </w:p>
        </w:tc>
      </w:tr>
      <w:tr w:rsidR="00F971FB" w:rsidRPr="00F971FB" w14:paraId="46925149" w14:textId="77777777" w:rsidTr="00F971FB">
        <w:trPr>
          <w:trHeight w:val="375"/>
        </w:trPr>
        <w:tc>
          <w:tcPr>
            <w:tcW w:w="393" w:type="pct"/>
          </w:tcPr>
          <w:p w14:paraId="3A9DF660"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196B4773" w14:textId="18922B90"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8200973"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向上比较频率</w:t>
            </w:r>
          </w:p>
          <w:p w14:paraId="529049F9"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w:t>
            </w:r>
          </w:p>
          <w:p w14:paraId="43A0D215" w14:textId="687E5BAF"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0BA8382A" w14:textId="550D03DA" w:rsidR="00F971FB" w:rsidRPr="00F971FB" w:rsidRDefault="00F971FB" w:rsidP="00BD4E9A">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4F7F5024" w14:textId="57365237" w:rsidR="00F971FB" w:rsidRPr="00F971FB" w:rsidRDefault="00F971FB" w:rsidP="00BD4E9A">
            <w:pPr>
              <w:widowControl/>
              <w:jc w:val="center"/>
              <w:rPr>
                <w:rFonts w:cs="Times New Roman"/>
                <w:sz w:val="21"/>
                <w:szCs w:val="21"/>
                <w:lang w:eastAsia="zh-CN"/>
              </w:rPr>
            </w:pPr>
            <w:r w:rsidRPr="00F971FB">
              <w:rPr>
                <w:sz w:val="21"/>
                <w:szCs w:val="21"/>
              </w:rPr>
              <w:t>-.01</w:t>
            </w:r>
          </w:p>
        </w:tc>
        <w:tc>
          <w:tcPr>
            <w:tcW w:w="422" w:type="pct"/>
            <w:shd w:val="clear" w:color="auto" w:fill="auto"/>
            <w:noWrap/>
            <w:vAlign w:val="center"/>
          </w:tcPr>
          <w:p w14:paraId="62324759" w14:textId="7393EE5D" w:rsidR="00F971FB" w:rsidRPr="00F971FB" w:rsidRDefault="00F971FB" w:rsidP="00BD4E9A">
            <w:pPr>
              <w:widowControl/>
              <w:jc w:val="center"/>
              <w:rPr>
                <w:rFonts w:cs="Times New Roman"/>
                <w:sz w:val="21"/>
                <w:szCs w:val="21"/>
                <w:lang w:eastAsia="zh-CN"/>
              </w:rPr>
            </w:pPr>
            <w:r w:rsidRPr="00F971FB">
              <w:rPr>
                <w:sz w:val="21"/>
                <w:szCs w:val="21"/>
              </w:rPr>
              <w:t>-.11</w:t>
            </w:r>
          </w:p>
        </w:tc>
        <w:tc>
          <w:tcPr>
            <w:tcW w:w="437" w:type="pct"/>
            <w:shd w:val="clear" w:color="auto" w:fill="auto"/>
            <w:noWrap/>
            <w:vAlign w:val="center"/>
          </w:tcPr>
          <w:p w14:paraId="3DE80C1B" w14:textId="7799F763" w:rsidR="00F971FB" w:rsidRPr="00F971FB" w:rsidRDefault="00F971FB" w:rsidP="00BD4E9A">
            <w:pPr>
              <w:widowControl/>
              <w:jc w:val="center"/>
              <w:rPr>
                <w:rFonts w:cs="Times New Roman"/>
                <w:sz w:val="21"/>
                <w:szCs w:val="21"/>
                <w:lang w:eastAsia="zh-CN"/>
              </w:rPr>
            </w:pPr>
            <w:r w:rsidRPr="00F971FB">
              <w:rPr>
                <w:sz w:val="21"/>
                <w:szCs w:val="21"/>
              </w:rPr>
              <w:t>.09</w:t>
            </w:r>
          </w:p>
        </w:tc>
        <w:tc>
          <w:tcPr>
            <w:tcW w:w="361" w:type="pct"/>
            <w:shd w:val="clear" w:color="auto" w:fill="auto"/>
            <w:noWrap/>
            <w:vAlign w:val="center"/>
          </w:tcPr>
          <w:p w14:paraId="0A253B6F" w14:textId="2315FC64" w:rsidR="00F971FB" w:rsidRPr="00F971FB" w:rsidRDefault="00F971FB" w:rsidP="00BD4E9A">
            <w:pPr>
              <w:widowControl/>
              <w:jc w:val="center"/>
              <w:rPr>
                <w:rFonts w:cs="Times New Roman"/>
                <w:sz w:val="21"/>
                <w:szCs w:val="21"/>
                <w:lang w:eastAsia="zh-CN"/>
              </w:rPr>
            </w:pPr>
            <w:r w:rsidRPr="00F971FB">
              <w:rPr>
                <w:sz w:val="21"/>
                <w:szCs w:val="21"/>
              </w:rPr>
              <w:t>.402</w:t>
            </w:r>
          </w:p>
        </w:tc>
        <w:tc>
          <w:tcPr>
            <w:tcW w:w="491" w:type="pct"/>
            <w:shd w:val="clear" w:color="auto" w:fill="auto"/>
            <w:noWrap/>
            <w:vAlign w:val="center"/>
          </w:tcPr>
          <w:p w14:paraId="5165B9B6" w14:textId="77777777" w:rsidR="00F971FB" w:rsidRPr="00F971FB" w:rsidRDefault="00F971FB" w:rsidP="00BD4E9A">
            <w:pPr>
              <w:widowControl/>
              <w:jc w:val="center"/>
              <w:rPr>
                <w:rFonts w:cs="Times New Roman"/>
                <w:sz w:val="21"/>
                <w:szCs w:val="21"/>
                <w:lang w:eastAsia="zh-CN"/>
              </w:rPr>
            </w:pPr>
          </w:p>
        </w:tc>
      </w:tr>
      <w:tr w:rsidR="00F971FB" w:rsidRPr="00F971FB" w14:paraId="0F0CDD4E" w14:textId="77777777" w:rsidTr="00F971FB">
        <w:trPr>
          <w:trHeight w:val="315"/>
        </w:trPr>
        <w:tc>
          <w:tcPr>
            <w:tcW w:w="393" w:type="pct"/>
          </w:tcPr>
          <w:p w14:paraId="2B1DECBC" w14:textId="618DF425" w:rsidR="00F971FB" w:rsidRPr="00F971FB" w:rsidRDefault="00F971FB" w:rsidP="000204DD">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3</w:t>
            </w:r>
          </w:p>
        </w:tc>
        <w:tc>
          <w:tcPr>
            <w:tcW w:w="1043" w:type="pct"/>
            <w:shd w:val="clear" w:color="auto" w:fill="auto"/>
            <w:noWrap/>
            <w:vAlign w:val="center"/>
          </w:tcPr>
          <w:p w14:paraId="4E44CAB8" w14:textId="59018A27" w:rsidR="00F971FB" w:rsidRPr="00F971FB" w:rsidRDefault="00F971FB" w:rsidP="000204DD">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感知到的优越感</w:t>
            </w:r>
          </w:p>
        </w:tc>
        <w:tc>
          <w:tcPr>
            <w:tcW w:w="1043" w:type="pct"/>
            <w:vAlign w:val="center"/>
          </w:tcPr>
          <w:p w14:paraId="034EAB33" w14:textId="3F1C4CB9" w:rsidR="00F971FB" w:rsidRPr="00F971FB" w:rsidRDefault="00F971FB" w:rsidP="000204DD">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4021E0F7" w14:textId="057F3ABB" w:rsidR="00F971FB" w:rsidRPr="00F971FB" w:rsidRDefault="00F971FB" w:rsidP="000204DD">
            <w:pPr>
              <w:widowControl/>
              <w:jc w:val="center"/>
              <w:rPr>
                <w:rFonts w:cs="Times New Roman"/>
                <w:color w:val="000000"/>
                <w:kern w:val="0"/>
                <w:sz w:val="21"/>
                <w:szCs w:val="21"/>
                <w:lang w:eastAsia="zh-CN"/>
              </w:rPr>
            </w:pPr>
            <w:r w:rsidRPr="00F971FB">
              <w:rPr>
                <w:sz w:val="21"/>
                <w:szCs w:val="21"/>
              </w:rPr>
              <w:t>-.03</w:t>
            </w:r>
          </w:p>
        </w:tc>
        <w:tc>
          <w:tcPr>
            <w:tcW w:w="340" w:type="pct"/>
            <w:shd w:val="clear" w:color="auto" w:fill="auto"/>
            <w:noWrap/>
            <w:vAlign w:val="center"/>
          </w:tcPr>
          <w:p w14:paraId="6EC041B0" w14:textId="54D84C12" w:rsidR="00F971FB" w:rsidRPr="00F971FB" w:rsidRDefault="00F971FB" w:rsidP="000204DD">
            <w:pPr>
              <w:widowControl/>
              <w:jc w:val="center"/>
              <w:rPr>
                <w:rFonts w:cs="Times New Roman"/>
                <w:color w:val="000000"/>
                <w:kern w:val="0"/>
                <w:sz w:val="21"/>
                <w:szCs w:val="21"/>
                <w:lang w:eastAsia="zh-CN"/>
              </w:rPr>
            </w:pPr>
            <w:r w:rsidRPr="00F971FB">
              <w:rPr>
                <w:sz w:val="21"/>
                <w:szCs w:val="21"/>
              </w:rPr>
              <w:t>-.01</w:t>
            </w:r>
          </w:p>
        </w:tc>
        <w:tc>
          <w:tcPr>
            <w:tcW w:w="422" w:type="pct"/>
            <w:shd w:val="clear" w:color="auto" w:fill="auto"/>
            <w:noWrap/>
            <w:vAlign w:val="center"/>
          </w:tcPr>
          <w:p w14:paraId="60A4F499" w14:textId="50707F46" w:rsidR="00F971FB" w:rsidRPr="00F971FB" w:rsidRDefault="00F971FB" w:rsidP="000204DD">
            <w:pPr>
              <w:widowControl/>
              <w:jc w:val="center"/>
              <w:rPr>
                <w:rFonts w:cs="Times New Roman"/>
                <w:color w:val="000000"/>
                <w:kern w:val="0"/>
                <w:sz w:val="21"/>
                <w:szCs w:val="21"/>
                <w:lang w:eastAsia="zh-CN"/>
              </w:rPr>
            </w:pPr>
            <w:r w:rsidRPr="00F971FB">
              <w:rPr>
                <w:sz w:val="21"/>
                <w:szCs w:val="21"/>
              </w:rPr>
              <w:t>-.29</w:t>
            </w:r>
          </w:p>
        </w:tc>
        <w:tc>
          <w:tcPr>
            <w:tcW w:w="437" w:type="pct"/>
            <w:shd w:val="clear" w:color="auto" w:fill="auto"/>
            <w:noWrap/>
            <w:vAlign w:val="center"/>
          </w:tcPr>
          <w:p w14:paraId="33486E92" w14:textId="06CF78D9" w:rsidR="00F971FB" w:rsidRPr="00F971FB" w:rsidRDefault="00F971FB" w:rsidP="000204DD">
            <w:pPr>
              <w:widowControl/>
              <w:jc w:val="center"/>
              <w:rPr>
                <w:rFonts w:cs="Times New Roman"/>
                <w:color w:val="000000"/>
                <w:kern w:val="0"/>
                <w:sz w:val="21"/>
                <w:szCs w:val="21"/>
                <w:lang w:eastAsia="zh-CN"/>
              </w:rPr>
            </w:pPr>
            <w:r w:rsidRPr="00F971FB">
              <w:rPr>
                <w:sz w:val="21"/>
                <w:szCs w:val="21"/>
              </w:rPr>
              <w:t>.23</w:t>
            </w:r>
          </w:p>
        </w:tc>
        <w:tc>
          <w:tcPr>
            <w:tcW w:w="361" w:type="pct"/>
            <w:shd w:val="clear" w:color="auto" w:fill="auto"/>
            <w:noWrap/>
            <w:vAlign w:val="center"/>
          </w:tcPr>
          <w:p w14:paraId="7CC69A79" w14:textId="6F92D23F" w:rsidR="00F971FB" w:rsidRPr="00F971FB" w:rsidRDefault="00F971FB" w:rsidP="000204DD">
            <w:pPr>
              <w:widowControl/>
              <w:jc w:val="center"/>
              <w:rPr>
                <w:rFonts w:cs="Times New Roman"/>
                <w:color w:val="000000"/>
                <w:kern w:val="0"/>
                <w:sz w:val="21"/>
                <w:szCs w:val="21"/>
                <w:lang w:eastAsia="zh-CN"/>
              </w:rPr>
            </w:pPr>
            <w:r w:rsidRPr="00F971FB">
              <w:rPr>
                <w:sz w:val="21"/>
                <w:szCs w:val="21"/>
              </w:rPr>
              <w:t>.405</w:t>
            </w:r>
          </w:p>
        </w:tc>
        <w:tc>
          <w:tcPr>
            <w:tcW w:w="491" w:type="pct"/>
            <w:shd w:val="clear" w:color="auto" w:fill="auto"/>
            <w:noWrap/>
            <w:vAlign w:val="center"/>
            <w:hideMark/>
          </w:tcPr>
          <w:p w14:paraId="6A210014" w14:textId="392481C0" w:rsidR="00F971FB" w:rsidRPr="00F971FB" w:rsidRDefault="00F971FB" w:rsidP="000204DD">
            <w:pPr>
              <w:widowControl/>
              <w:jc w:val="center"/>
              <w:rPr>
                <w:rFonts w:cs="Times New Roman"/>
                <w:color w:val="000000"/>
                <w:kern w:val="0"/>
                <w:sz w:val="21"/>
                <w:szCs w:val="21"/>
                <w:lang w:eastAsia="zh-CN"/>
              </w:rPr>
            </w:pPr>
            <w:r w:rsidRPr="00F971FB">
              <w:rPr>
                <w:rFonts w:cs="Times New Roman"/>
                <w:sz w:val="21"/>
                <w:szCs w:val="21"/>
                <w:lang w:eastAsia="zh-CN"/>
              </w:rPr>
              <w:t>.155</w:t>
            </w:r>
            <w:r w:rsidRPr="00F971FB">
              <w:rPr>
                <w:rFonts w:cs="Times New Roman"/>
                <w:sz w:val="21"/>
                <w:szCs w:val="21"/>
                <w:vertAlign w:val="superscript"/>
                <w:lang w:eastAsia="zh-CN"/>
              </w:rPr>
              <w:t>***</w:t>
            </w:r>
          </w:p>
        </w:tc>
      </w:tr>
      <w:tr w:rsidR="00F971FB" w:rsidRPr="00F971FB" w14:paraId="3007AE39" w14:textId="77777777" w:rsidTr="00F971FB">
        <w:trPr>
          <w:trHeight w:val="315"/>
        </w:trPr>
        <w:tc>
          <w:tcPr>
            <w:tcW w:w="393" w:type="pct"/>
          </w:tcPr>
          <w:p w14:paraId="1407FC5E" w14:textId="77777777" w:rsidR="00F971FB" w:rsidRPr="00F971FB" w:rsidRDefault="00F971FB" w:rsidP="000204DD">
            <w:pPr>
              <w:widowControl/>
              <w:jc w:val="center"/>
              <w:rPr>
                <w:rFonts w:cs="Times New Roman"/>
                <w:color w:val="000000"/>
                <w:kern w:val="0"/>
                <w:sz w:val="21"/>
                <w:szCs w:val="21"/>
                <w:lang w:eastAsia="zh-CN"/>
              </w:rPr>
            </w:pPr>
          </w:p>
        </w:tc>
        <w:tc>
          <w:tcPr>
            <w:tcW w:w="1043" w:type="pct"/>
            <w:shd w:val="clear" w:color="auto" w:fill="auto"/>
            <w:noWrap/>
            <w:vAlign w:val="center"/>
          </w:tcPr>
          <w:p w14:paraId="45389870" w14:textId="360FB7B9" w:rsidR="00F971FB" w:rsidRPr="00F971FB" w:rsidRDefault="00F971FB" w:rsidP="000204DD">
            <w:pPr>
              <w:widowControl/>
              <w:jc w:val="center"/>
              <w:rPr>
                <w:rFonts w:cs="Times New Roman"/>
                <w:color w:val="000000"/>
                <w:kern w:val="0"/>
                <w:sz w:val="21"/>
                <w:szCs w:val="21"/>
                <w:lang w:eastAsia="zh-CN"/>
              </w:rPr>
            </w:pPr>
          </w:p>
        </w:tc>
        <w:tc>
          <w:tcPr>
            <w:tcW w:w="1043" w:type="pct"/>
            <w:vAlign w:val="center"/>
          </w:tcPr>
          <w:p w14:paraId="35F1F0A7" w14:textId="23AF9402" w:rsidR="00F971FB" w:rsidRPr="00F971FB" w:rsidRDefault="00F971FB" w:rsidP="000204DD">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273CCA6B" w14:textId="7CFCDD17" w:rsidR="00F971FB" w:rsidRPr="00F971FB" w:rsidRDefault="00F971FB" w:rsidP="000204DD">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622E3A85" w14:textId="08EB2742" w:rsidR="00F971FB" w:rsidRPr="00F971FB" w:rsidRDefault="00F971FB" w:rsidP="000204DD">
            <w:pPr>
              <w:widowControl/>
              <w:jc w:val="center"/>
              <w:rPr>
                <w:rFonts w:cs="Times New Roman"/>
                <w:sz w:val="21"/>
                <w:szCs w:val="21"/>
                <w:lang w:eastAsia="zh-CN"/>
              </w:rPr>
            </w:pPr>
            <w:r w:rsidRPr="00F971FB">
              <w:rPr>
                <w:sz w:val="21"/>
                <w:szCs w:val="21"/>
              </w:rPr>
              <w:t>.07</w:t>
            </w:r>
          </w:p>
        </w:tc>
        <w:tc>
          <w:tcPr>
            <w:tcW w:w="422" w:type="pct"/>
            <w:shd w:val="clear" w:color="auto" w:fill="auto"/>
            <w:noWrap/>
            <w:vAlign w:val="center"/>
          </w:tcPr>
          <w:p w14:paraId="2287DD61" w14:textId="605BDD32" w:rsidR="00F971FB" w:rsidRPr="00F971FB" w:rsidRDefault="00F971FB" w:rsidP="000204DD">
            <w:pPr>
              <w:widowControl/>
              <w:jc w:val="center"/>
              <w:rPr>
                <w:rFonts w:cs="Times New Roman"/>
                <w:sz w:val="21"/>
                <w:szCs w:val="21"/>
                <w:lang w:eastAsia="zh-CN"/>
              </w:rPr>
            </w:pPr>
            <w:r w:rsidRPr="00F971FB">
              <w:rPr>
                <w:sz w:val="21"/>
                <w:szCs w:val="21"/>
              </w:rPr>
              <w:t>-.01</w:t>
            </w:r>
          </w:p>
        </w:tc>
        <w:tc>
          <w:tcPr>
            <w:tcW w:w="437" w:type="pct"/>
            <w:shd w:val="clear" w:color="auto" w:fill="auto"/>
            <w:noWrap/>
            <w:vAlign w:val="center"/>
          </w:tcPr>
          <w:p w14:paraId="51449CA4" w14:textId="3F41A221" w:rsidR="00F971FB" w:rsidRPr="00F971FB" w:rsidRDefault="00F971FB" w:rsidP="000204DD">
            <w:pPr>
              <w:widowControl/>
              <w:jc w:val="center"/>
              <w:rPr>
                <w:rFonts w:cs="Times New Roman"/>
                <w:sz w:val="21"/>
                <w:szCs w:val="21"/>
                <w:lang w:eastAsia="zh-CN"/>
              </w:rPr>
            </w:pPr>
            <w:r w:rsidRPr="00F971FB">
              <w:rPr>
                <w:sz w:val="21"/>
                <w:szCs w:val="21"/>
              </w:rPr>
              <w:t>.03</w:t>
            </w:r>
          </w:p>
        </w:tc>
        <w:tc>
          <w:tcPr>
            <w:tcW w:w="361" w:type="pct"/>
            <w:shd w:val="clear" w:color="auto" w:fill="auto"/>
            <w:noWrap/>
            <w:vAlign w:val="center"/>
          </w:tcPr>
          <w:p w14:paraId="503A2794" w14:textId="6E989ED7" w:rsidR="00F971FB" w:rsidRPr="00F971FB" w:rsidRDefault="00F971FB" w:rsidP="000204DD">
            <w:pPr>
              <w:widowControl/>
              <w:jc w:val="center"/>
              <w:rPr>
                <w:rFonts w:cs="Times New Roman"/>
                <w:sz w:val="21"/>
                <w:szCs w:val="21"/>
                <w:lang w:eastAsia="zh-CN"/>
              </w:rPr>
            </w:pPr>
            <w:r w:rsidRPr="00F971FB">
              <w:rPr>
                <w:sz w:val="21"/>
                <w:szCs w:val="21"/>
              </w:rPr>
              <w:t>.151</w:t>
            </w:r>
          </w:p>
        </w:tc>
        <w:tc>
          <w:tcPr>
            <w:tcW w:w="491" w:type="pct"/>
            <w:shd w:val="clear" w:color="auto" w:fill="auto"/>
            <w:noWrap/>
            <w:vAlign w:val="center"/>
          </w:tcPr>
          <w:p w14:paraId="620D3719" w14:textId="77777777" w:rsidR="00F971FB" w:rsidRPr="00F971FB" w:rsidRDefault="00F971FB" w:rsidP="000204DD">
            <w:pPr>
              <w:widowControl/>
              <w:jc w:val="center"/>
              <w:rPr>
                <w:rFonts w:cs="Times New Roman"/>
                <w:sz w:val="21"/>
                <w:szCs w:val="21"/>
                <w:lang w:eastAsia="zh-CN"/>
              </w:rPr>
            </w:pPr>
          </w:p>
        </w:tc>
      </w:tr>
      <w:tr w:rsidR="00F971FB" w:rsidRPr="00F971FB" w14:paraId="0559FA91" w14:textId="77777777" w:rsidTr="00F971FB">
        <w:trPr>
          <w:trHeight w:val="315"/>
        </w:trPr>
        <w:tc>
          <w:tcPr>
            <w:tcW w:w="393" w:type="pct"/>
          </w:tcPr>
          <w:p w14:paraId="1090D21A" w14:textId="77777777" w:rsidR="00F971FB" w:rsidRPr="00F971FB" w:rsidRDefault="00F971FB" w:rsidP="000204DD">
            <w:pPr>
              <w:widowControl/>
              <w:jc w:val="center"/>
              <w:rPr>
                <w:rFonts w:cs="Times New Roman"/>
                <w:color w:val="000000"/>
                <w:kern w:val="0"/>
                <w:sz w:val="21"/>
                <w:szCs w:val="21"/>
                <w:lang w:eastAsia="zh-CN"/>
              </w:rPr>
            </w:pPr>
          </w:p>
        </w:tc>
        <w:tc>
          <w:tcPr>
            <w:tcW w:w="1043" w:type="pct"/>
            <w:shd w:val="clear" w:color="auto" w:fill="auto"/>
            <w:noWrap/>
            <w:vAlign w:val="center"/>
          </w:tcPr>
          <w:p w14:paraId="54791526" w14:textId="1169528E" w:rsidR="00F971FB" w:rsidRPr="00F971FB" w:rsidRDefault="00F971FB" w:rsidP="000204DD">
            <w:pPr>
              <w:widowControl/>
              <w:jc w:val="center"/>
              <w:rPr>
                <w:rFonts w:cs="Times New Roman"/>
                <w:color w:val="000000"/>
                <w:kern w:val="0"/>
                <w:sz w:val="21"/>
                <w:szCs w:val="21"/>
                <w:lang w:eastAsia="zh-CN"/>
              </w:rPr>
            </w:pPr>
          </w:p>
        </w:tc>
        <w:tc>
          <w:tcPr>
            <w:tcW w:w="1043" w:type="pct"/>
            <w:vAlign w:val="center"/>
          </w:tcPr>
          <w:p w14:paraId="442D3F87" w14:textId="7090522B" w:rsidR="00F971FB" w:rsidRPr="00F971FB" w:rsidRDefault="00F971FB" w:rsidP="000204DD">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16EAE707" w14:textId="53C8D3A9" w:rsidR="00F971FB" w:rsidRPr="00F971FB" w:rsidRDefault="00F971FB" w:rsidP="000204DD">
            <w:pPr>
              <w:widowControl/>
              <w:jc w:val="center"/>
              <w:rPr>
                <w:rFonts w:cs="Times New Roman"/>
                <w:sz w:val="21"/>
                <w:szCs w:val="21"/>
                <w:lang w:eastAsia="zh-CN"/>
              </w:rPr>
            </w:pPr>
            <w:r w:rsidRPr="00F971FB">
              <w:rPr>
                <w:sz w:val="21"/>
                <w:szCs w:val="21"/>
              </w:rPr>
              <w:t>.30</w:t>
            </w:r>
            <w:r w:rsidRPr="00F971FB">
              <w:rPr>
                <w:sz w:val="21"/>
                <w:szCs w:val="21"/>
                <w:vertAlign w:val="superscript"/>
              </w:rPr>
              <w:t>**</w:t>
            </w:r>
          </w:p>
        </w:tc>
        <w:tc>
          <w:tcPr>
            <w:tcW w:w="340" w:type="pct"/>
            <w:shd w:val="clear" w:color="auto" w:fill="auto"/>
            <w:noWrap/>
            <w:vAlign w:val="center"/>
          </w:tcPr>
          <w:p w14:paraId="4CADA7DF" w14:textId="404DC4DA" w:rsidR="00F971FB" w:rsidRPr="00F971FB" w:rsidRDefault="00F971FB" w:rsidP="000204DD">
            <w:pPr>
              <w:widowControl/>
              <w:jc w:val="center"/>
              <w:rPr>
                <w:rFonts w:cs="Times New Roman"/>
                <w:sz w:val="21"/>
                <w:szCs w:val="21"/>
                <w:lang w:eastAsia="zh-CN"/>
              </w:rPr>
            </w:pPr>
            <w:r w:rsidRPr="00F971FB">
              <w:rPr>
                <w:sz w:val="21"/>
                <w:szCs w:val="21"/>
              </w:rPr>
              <w:t>.17</w:t>
            </w:r>
          </w:p>
        </w:tc>
        <w:tc>
          <w:tcPr>
            <w:tcW w:w="422" w:type="pct"/>
            <w:shd w:val="clear" w:color="auto" w:fill="auto"/>
            <w:noWrap/>
            <w:vAlign w:val="center"/>
          </w:tcPr>
          <w:p w14:paraId="3D0DF5EC" w14:textId="53F59318" w:rsidR="00F971FB" w:rsidRPr="00F971FB" w:rsidRDefault="00F971FB" w:rsidP="000204DD">
            <w:pPr>
              <w:widowControl/>
              <w:jc w:val="center"/>
              <w:rPr>
                <w:rFonts w:cs="Times New Roman"/>
                <w:sz w:val="21"/>
                <w:szCs w:val="21"/>
                <w:lang w:eastAsia="zh-CN"/>
              </w:rPr>
            </w:pPr>
            <w:r w:rsidRPr="00F971FB">
              <w:rPr>
                <w:sz w:val="21"/>
                <w:szCs w:val="21"/>
              </w:rPr>
              <w:t>.09</w:t>
            </w:r>
          </w:p>
        </w:tc>
        <w:tc>
          <w:tcPr>
            <w:tcW w:w="437" w:type="pct"/>
            <w:shd w:val="clear" w:color="auto" w:fill="auto"/>
            <w:noWrap/>
            <w:vAlign w:val="center"/>
          </w:tcPr>
          <w:p w14:paraId="5BA02564" w14:textId="0F18E806" w:rsidR="00F971FB" w:rsidRPr="00F971FB" w:rsidRDefault="00F971FB" w:rsidP="000204DD">
            <w:pPr>
              <w:widowControl/>
              <w:jc w:val="center"/>
              <w:rPr>
                <w:rFonts w:cs="Times New Roman"/>
                <w:sz w:val="21"/>
                <w:szCs w:val="21"/>
                <w:lang w:eastAsia="zh-CN"/>
              </w:rPr>
            </w:pPr>
            <w:r w:rsidRPr="00F971FB">
              <w:rPr>
                <w:sz w:val="21"/>
                <w:szCs w:val="21"/>
              </w:rPr>
              <w:t>.52</w:t>
            </w:r>
          </w:p>
        </w:tc>
        <w:tc>
          <w:tcPr>
            <w:tcW w:w="361" w:type="pct"/>
            <w:shd w:val="clear" w:color="auto" w:fill="auto"/>
            <w:noWrap/>
            <w:vAlign w:val="center"/>
          </w:tcPr>
          <w:p w14:paraId="29C7522F" w14:textId="701283EE" w:rsidR="00F971FB" w:rsidRPr="00F971FB" w:rsidRDefault="00F971FB" w:rsidP="000204DD">
            <w:pPr>
              <w:widowControl/>
              <w:jc w:val="center"/>
              <w:rPr>
                <w:rFonts w:cs="Times New Roman"/>
                <w:sz w:val="21"/>
                <w:szCs w:val="21"/>
                <w:lang w:eastAsia="zh-CN"/>
              </w:rPr>
            </w:pPr>
            <w:r w:rsidRPr="00F971FB">
              <w:rPr>
                <w:sz w:val="21"/>
                <w:szCs w:val="21"/>
              </w:rPr>
              <w:t>.002</w:t>
            </w:r>
          </w:p>
        </w:tc>
        <w:tc>
          <w:tcPr>
            <w:tcW w:w="491" w:type="pct"/>
            <w:shd w:val="clear" w:color="auto" w:fill="auto"/>
            <w:noWrap/>
            <w:vAlign w:val="center"/>
          </w:tcPr>
          <w:p w14:paraId="5EA89B48" w14:textId="77777777" w:rsidR="00F971FB" w:rsidRPr="00F971FB" w:rsidRDefault="00F971FB" w:rsidP="000204DD">
            <w:pPr>
              <w:widowControl/>
              <w:jc w:val="center"/>
              <w:rPr>
                <w:rFonts w:cs="Times New Roman"/>
                <w:sz w:val="21"/>
                <w:szCs w:val="21"/>
                <w:lang w:eastAsia="zh-CN"/>
              </w:rPr>
            </w:pPr>
          </w:p>
        </w:tc>
      </w:tr>
      <w:tr w:rsidR="00F971FB" w:rsidRPr="00F971FB" w14:paraId="0D2BD8CC" w14:textId="77777777" w:rsidTr="00F971FB">
        <w:trPr>
          <w:trHeight w:val="315"/>
        </w:trPr>
        <w:tc>
          <w:tcPr>
            <w:tcW w:w="393" w:type="pct"/>
          </w:tcPr>
          <w:p w14:paraId="03C80F6A" w14:textId="77777777" w:rsidR="00F971FB" w:rsidRPr="00F971FB" w:rsidRDefault="00F971FB" w:rsidP="000204DD">
            <w:pPr>
              <w:widowControl/>
              <w:jc w:val="center"/>
              <w:rPr>
                <w:rFonts w:cs="Times New Roman"/>
                <w:color w:val="000000"/>
                <w:kern w:val="0"/>
                <w:sz w:val="21"/>
                <w:szCs w:val="21"/>
                <w:lang w:eastAsia="zh-CN"/>
              </w:rPr>
            </w:pPr>
          </w:p>
        </w:tc>
        <w:tc>
          <w:tcPr>
            <w:tcW w:w="1043" w:type="pct"/>
            <w:shd w:val="clear" w:color="auto" w:fill="auto"/>
            <w:noWrap/>
            <w:vAlign w:val="center"/>
          </w:tcPr>
          <w:p w14:paraId="197674BF" w14:textId="1ED8F1FC" w:rsidR="00F971FB" w:rsidRPr="00F971FB" w:rsidRDefault="00F971FB" w:rsidP="000204DD">
            <w:pPr>
              <w:widowControl/>
              <w:jc w:val="center"/>
              <w:rPr>
                <w:rFonts w:cs="Times New Roman"/>
                <w:color w:val="000000"/>
                <w:kern w:val="0"/>
                <w:sz w:val="21"/>
                <w:szCs w:val="21"/>
                <w:lang w:eastAsia="zh-CN"/>
              </w:rPr>
            </w:pPr>
          </w:p>
        </w:tc>
        <w:tc>
          <w:tcPr>
            <w:tcW w:w="1043" w:type="pct"/>
            <w:vAlign w:val="center"/>
          </w:tcPr>
          <w:p w14:paraId="70697463" w14:textId="6E645043" w:rsidR="00F971FB" w:rsidRPr="00F971FB" w:rsidRDefault="00F971FB" w:rsidP="000204DD">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18A2F23A" w14:textId="1BF45506" w:rsidR="00F971FB" w:rsidRPr="00F971FB" w:rsidRDefault="00F971FB" w:rsidP="000204DD">
            <w:pPr>
              <w:widowControl/>
              <w:jc w:val="center"/>
              <w:rPr>
                <w:rFonts w:cs="Times New Roman"/>
                <w:sz w:val="21"/>
                <w:szCs w:val="21"/>
                <w:lang w:eastAsia="zh-CN"/>
              </w:rPr>
            </w:pPr>
            <w:r w:rsidRPr="00F971FB">
              <w:rPr>
                <w:sz w:val="21"/>
                <w:szCs w:val="21"/>
              </w:rPr>
              <w:t>.44</w:t>
            </w:r>
            <w:r w:rsidRPr="00F971FB">
              <w:rPr>
                <w:sz w:val="21"/>
                <w:szCs w:val="21"/>
                <w:vertAlign w:val="superscript"/>
              </w:rPr>
              <w:t>**</w:t>
            </w:r>
          </w:p>
        </w:tc>
        <w:tc>
          <w:tcPr>
            <w:tcW w:w="340" w:type="pct"/>
            <w:shd w:val="clear" w:color="auto" w:fill="auto"/>
            <w:noWrap/>
            <w:vAlign w:val="center"/>
          </w:tcPr>
          <w:p w14:paraId="3E336314" w14:textId="0285A9AE" w:rsidR="00F971FB" w:rsidRPr="00F971FB" w:rsidRDefault="00F971FB" w:rsidP="000204DD">
            <w:pPr>
              <w:widowControl/>
              <w:jc w:val="center"/>
              <w:rPr>
                <w:rFonts w:cs="Times New Roman"/>
                <w:sz w:val="21"/>
                <w:szCs w:val="21"/>
                <w:lang w:eastAsia="zh-CN"/>
              </w:rPr>
            </w:pPr>
            <w:r w:rsidRPr="00F971FB">
              <w:rPr>
                <w:sz w:val="21"/>
                <w:szCs w:val="21"/>
              </w:rPr>
              <w:t>.16</w:t>
            </w:r>
          </w:p>
        </w:tc>
        <w:tc>
          <w:tcPr>
            <w:tcW w:w="422" w:type="pct"/>
            <w:shd w:val="clear" w:color="auto" w:fill="auto"/>
            <w:noWrap/>
            <w:vAlign w:val="center"/>
          </w:tcPr>
          <w:p w14:paraId="546CBF18" w14:textId="4989DBA9" w:rsidR="00F971FB" w:rsidRPr="00F971FB" w:rsidRDefault="00F971FB" w:rsidP="000204DD">
            <w:pPr>
              <w:widowControl/>
              <w:jc w:val="center"/>
              <w:rPr>
                <w:rFonts w:cs="Times New Roman"/>
                <w:sz w:val="21"/>
                <w:szCs w:val="21"/>
                <w:lang w:eastAsia="zh-CN"/>
              </w:rPr>
            </w:pPr>
            <w:r w:rsidRPr="00F971FB">
              <w:rPr>
                <w:sz w:val="21"/>
                <w:szCs w:val="21"/>
              </w:rPr>
              <w:t>.08</w:t>
            </w:r>
          </w:p>
        </w:tc>
        <w:tc>
          <w:tcPr>
            <w:tcW w:w="437" w:type="pct"/>
            <w:shd w:val="clear" w:color="auto" w:fill="auto"/>
            <w:noWrap/>
            <w:vAlign w:val="center"/>
          </w:tcPr>
          <w:p w14:paraId="6AEBEAD6" w14:textId="48BCC60D" w:rsidR="00F971FB" w:rsidRPr="00F971FB" w:rsidRDefault="00F971FB" w:rsidP="000204DD">
            <w:pPr>
              <w:widowControl/>
              <w:jc w:val="center"/>
              <w:rPr>
                <w:rFonts w:cs="Times New Roman"/>
                <w:sz w:val="21"/>
                <w:szCs w:val="21"/>
                <w:lang w:eastAsia="zh-CN"/>
              </w:rPr>
            </w:pPr>
            <w:r w:rsidRPr="00F971FB">
              <w:rPr>
                <w:sz w:val="21"/>
                <w:szCs w:val="21"/>
              </w:rPr>
              <w:t>.81</w:t>
            </w:r>
          </w:p>
        </w:tc>
        <w:tc>
          <w:tcPr>
            <w:tcW w:w="361" w:type="pct"/>
            <w:shd w:val="clear" w:color="auto" w:fill="auto"/>
            <w:noWrap/>
            <w:vAlign w:val="center"/>
          </w:tcPr>
          <w:p w14:paraId="779CFBE4" w14:textId="115C3BF9" w:rsidR="00F971FB" w:rsidRPr="00F971FB" w:rsidRDefault="00F971FB" w:rsidP="000204DD">
            <w:pPr>
              <w:widowControl/>
              <w:jc w:val="center"/>
              <w:rPr>
                <w:rFonts w:cs="Times New Roman"/>
                <w:sz w:val="21"/>
                <w:szCs w:val="21"/>
                <w:lang w:eastAsia="zh-CN"/>
              </w:rPr>
            </w:pPr>
            <w:r w:rsidRPr="00F971FB">
              <w:rPr>
                <w:sz w:val="21"/>
                <w:szCs w:val="21"/>
              </w:rPr>
              <w:t>.008</w:t>
            </w:r>
          </w:p>
        </w:tc>
        <w:tc>
          <w:tcPr>
            <w:tcW w:w="491" w:type="pct"/>
            <w:shd w:val="clear" w:color="auto" w:fill="auto"/>
            <w:noWrap/>
            <w:vAlign w:val="center"/>
          </w:tcPr>
          <w:p w14:paraId="5C78463F" w14:textId="77777777" w:rsidR="00F971FB" w:rsidRPr="00F971FB" w:rsidRDefault="00F971FB" w:rsidP="000204DD">
            <w:pPr>
              <w:widowControl/>
              <w:jc w:val="center"/>
              <w:rPr>
                <w:rFonts w:cs="Times New Roman"/>
                <w:sz w:val="21"/>
                <w:szCs w:val="21"/>
                <w:lang w:eastAsia="zh-CN"/>
              </w:rPr>
            </w:pPr>
          </w:p>
        </w:tc>
      </w:tr>
      <w:tr w:rsidR="00F971FB" w:rsidRPr="00F971FB" w14:paraId="404BA540" w14:textId="77777777" w:rsidTr="00F971FB">
        <w:trPr>
          <w:trHeight w:val="315"/>
        </w:trPr>
        <w:tc>
          <w:tcPr>
            <w:tcW w:w="393" w:type="pct"/>
          </w:tcPr>
          <w:p w14:paraId="112102F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35C1206B" w14:textId="2D041832"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D05687C" w14:textId="3BDF5A5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向下比较频率</w:t>
            </w:r>
          </w:p>
        </w:tc>
        <w:tc>
          <w:tcPr>
            <w:tcW w:w="470" w:type="pct"/>
            <w:shd w:val="clear" w:color="auto" w:fill="auto"/>
            <w:noWrap/>
            <w:vAlign w:val="center"/>
          </w:tcPr>
          <w:p w14:paraId="63863F0D" w14:textId="5300FD49" w:rsidR="00F971FB" w:rsidRPr="00F971FB" w:rsidRDefault="00F971FB" w:rsidP="00BD4E9A">
            <w:pPr>
              <w:widowControl/>
              <w:jc w:val="center"/>
              <w:rPr>
                <w:rFonts w:cs="Times New Roman"/>
                <w:sz w:val="21"/>
                <w:szCs w:val="21"/>
                <w:lang w:eastAsia="zh-CN"/>
              </w:rPr>
            </w:pPr>
            <w:r w:rsidRPr="00F971FB">
              <w:rPr>
                <w:sz w:val="21"/>
                <w:szCs w:val="21"/>
              </w:rPr>
              <w:t>.07</w:t>
            </w:r>
          </w:p>
        </w:tc>
        <w:tc>
          <w:tcPr>
            <w:tcW w:w="340" w:type="pct"/>
            <w:shd w:val="clear" w:color="auto" w:fill="auto"/>
            <w:noWrap/>
            <w:vAlign w:val="center"/>
          </w:tcPr>
          <w:p w14:paraId="302DC60B" w14:textId="76C2AE5B" w:rsidR="00F971FB" w:rsidRPr="00F971FB" w:rsidRDefault="00F971FB" w:rsidP="00BD4E9A">
            <w:pPr>
              <w:widowControl/>
              <w:jc w:val="center"/>
              <w:rPr>
                <w:rFonts w:cs="Times New Roman"/>
                <w:sz w:val="21"/>
                <w:szCs w:val="21"/>
                <w:lang w:eastAsia="zh-CN"/>
              </w:rPr>
            </w:pPr>
            <w:r w:rsidRPr="00F971FB">
              <w:rPr>
                <w:sz w:val="21"/>
                <w:szCs w:val="21"/>
              </w:rPr>
              <w:t>.08</w:t>
            </w:r>
          </w:p>
        </w:tc>
        <w:tc>
          <w:tcPr>
            <w:tcW w:w="422" w:type="pct"/>
            <w:shd w:val="clear" w:color="auto" w:fill="auto"/>
            <w:noWrap/>
            <w:vAlign w:val="center"/>
          </w:tcPr>
          <w:p w14:paraId="6713522F" w14:textId="25377D6A"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-.06</w:t>
            </w:r>
          </w:p>
        </w:tc>
        <w:tc>
          <w:tcPr>
            <w:tcW w:w="437" w:type="pct"/>
            <w:shd w:val="clear" w:color="auto" w:fill="auto"/>
            <w:noWrap/>
            <w:vAlign w:val="center"/>
          </w:tcPr>
          <w:p w14:paraId="6B44CC22" w14:textId="5CD323C6"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.15</w:t>
            </w:r>
          </w:p>
        </w:tc>
        <w:tc>
          <w:tcPr>
            <w:tcW w:w="361" w:type="pct"/>
            <w:shd w:val="clear" w:color="auto" w:fill="auto"/>
            <w:noWrap/>
            <w:vAlign w:val="center"/>
          </w:tcPr>
          <w:p w14:paraId="4958263E" w14:textId="26B00D88" w:rsidR="00F971FB" w:rsidRPr="00F971FB" w:rsidRDefault="00F971FB" w:rsidP="00BD4E9A">
            <w:pPr>
              <w:widowControl/>
              <w:jc w:val="center"/>
              <w:rPr>
                <w:rFonts w:cs="Times New Roman"/>
                <w:sz w:val="21"/>
                <w:szCs w:val="21"/>
                <w:lang w:eastAsia="zh-CN"/>
              </w:rPr>
            </w:pPr>
            <w:r w:rsidRPr="00F971FB">
              <w:rPr>
                <w:sz w:val="21"/>
                <w:szCs w:val="21"/>
              </w:rPr>
              <w:t>.085</w:t>
            </w:r>
          </w:p>
        </w:tc>
        <w:tc>
          <w:tcPr>
            <w:tcW w:w="491" w:type="pct"/>
            <w:shd w:val="clear" w:color="auto" w:fill="auto"/>
            <w:noWrap/>
            <w:vAlign w:val="center"/>
          </w:tcPr>
          <w:p w14:paraId="55BFF5F5" w14:textId="77777777" w:rsidR="00F971FB" w:rsidRPr="00F971FB" w:rsidRDefault="00F971FB" w:rsidP="00BD4E9A">
            <w:pPr>
              <w:widowControl/>
              <w:jc w:val="center"/>
              <w:rPr>
                <w:rFonts w:cs="Times New Roman"/>
                <w:sz w:val="21"/>
                <w:szCs w:val="21"/>
                <w:lang w:eastAsia="zh-CN"/>
              </w:rPr>
            </w:pPr>
          </w:p>
        </w:tc>
      </w:tr>
      <w:tr w:rsidR="00F971FB" w:rsidRPr="00F971FB" w14:paraId="2FDB624E" w14:textId="77777777" w:rsidTr="00F971FB">
        <w:trPr>
          <w:trHeight w:val="315"/>
        </w:trPr>
        <w:tc>
          <w:tcPr>
            <w:tcW w:w="393" w:type="pct"/>
          </w:tcPr>
          <w:p w14:paraId="337DE1AF"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D3ECF84" w14:textId="3A7B9E8A"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DABFCA8" w14:textId="67BFB12D"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6A087CB0" w14:textId="32879F41" w:rsidR="00F971FB" w:rsidRPr="00F971FB" w:rsidRDefault="00F971FB" w:rsidP="00BD4E9A">
            <w:pPr>
              <w:widowControl/>
              <w:jc w:val="center"/>
              <w:rPr>
                <w:rFonts w:cs="Times New Roman"/>
                <w:sz w:val="21"/>
                <w:szCs w:val="21"/>
                <w:lang w:eastAsia="zh-CN"/>
              </w:rPr>
            </w:pPr>
            <w:r w:rsidRPr="00F971FB">
              <w:rPr>
                <w:sz w:val="21"/>
                <w:szCs w:val="21"/>
              </w:rPr>
              <w:t>.30</w:t>
            </w:r>
            <w:r w:rsidRPr="00F971FB">
              <w:rPr>
                <w:sz w:val="21"/>
                <w:szCs w:val="21"/>
                <w:vertAlign w:val="superscript"/>
              </w:rPr>
              <w:t>***</w:t>
            </w:r>
          </w:p>
        </w:tc>
        <w:tc>
          <w:tcPr>
            <w:tcW w:w="340" w:type="pct"/>
            <w:shd w:val="clear" w:color="auto" w:fill="auto"/>
            <w:noWrap/>
            <w:vAlign w:val="center"/>
          </w:tcPr>
          <w:p w14:paraId="62A46CF6" w14:textId="2F38FFD9" w:rsidR="00F971FB" w:rsidRPr="00F971FB" w:rsidRDefault="00F971FB" w:rsidP="00BD4E9A">
            <w:pPr>
              <w:widowControl/>
              <w:jc w:val="center"/>
              <w:rPr>
                <w:rFonts w:cs="Times New Roman"/>
                <w:sz w:val="21"/>
                <w:szCs w:val="21"/>
                <w:lang w:eastAsia="zh-CN"/>
              </w:rPr>
            </w:pPr>
            <w:r w:rsidRPr="00F971FB">
              <w:rPr>
                <w:sz w:val="21"/>
                <w:szCs w:val="21"/>
              </w:rPr>
              <w:t>.28</w:t>
            </w:r>
          </w:p>
        </w:tc>
        <w:tc>
          <w:tcPr>
            <w:tcW w:w="422" w:type="pct"/>
            <w:shd w:val="clear" w:color="auto" w:fill="auto"/>
            <w:noWrap/>
            <w:vAlign w:val="center"/>
          </w:tcPr>
          <w:p w14:paraId="58F51154" w14:textId="675D675D"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.16</w:t>
            </w:r>
          </w:p>
        </w:tc>
        <w:tc>
          <w:tcPr>
            <w:tcW w:w="437" w:type="pct"/>
            <w:shd w:val="clear" w:color="auto" w:fill="auto"/>
            <w:noWrap/>
            <w:vAlign w:val="center"/>
          </w:tcPr>
          <w:p w14:paraId="4CA695F0" w14:textId="05533AB3"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.47</w:t>
            </w:r>
          </w:p>
        </w:tc>
        <w:tc>
          <w:tcPr>
            <w:tcW w:w="361" w:type="pct"/>
            <w:shd w:val="clear" w:color="auto" w:fill="auto"/>
            <w:noWrap/>
            <w:vAlign w:val="center"/>
          </w:tcPr>
          <w:p w14:paraId="2DD2EA89" w14:textId="70DDB0A5" w:rsidR="00F971FB" w:rsidRPr="00F971FB" w:rsidRDefault="00F971FB" w:rsidP="00BD4E9A">
            <w:pPr>
              <w:widowControl/>
              <w:jc w:val="center"/>
              <w:rPr>
                <w:rFonts w:cs="Times New Roman"/>
                <w:sz w:val="21"/>
                <w:szCs w:val="21"/>
                <w:lang w:eastAsia="zh-CN"/>
              </w:rPr>
            </w:pPr>
            <w:r w:rsidRPr="00F971FB">
              <w:rPr>
                <w:sz w:val="21"/>
                <w:szCs w:val="21"/>
              </w:rPr>
              <w:t>.000</w:t>
            </w:r>
          </w:p>
        </w:tc>
        <w:tc>
          <w:tcPr>
            <w:tcW w:w="491" w:type="pct"/>
            <w:shd w:val="clear" w:color="auto" w:fill="auto"/>
            <w:noWrap/>
            <w:vAlign w:val="center"/>
          </w:tcPr>
          <w:p w14:paraId="0F7C5527" w14:textId="77777777" w:rsidR="00F971FB" w:rsidRPr="00F971FB" w:rsidRDefault="00F971FB" w:rsidP="00BD4E9A">
            <w:pPr>
              <w:widowControl/>
              <w:jc w:val="center"/>
              <w:rPr>
                <w:rFonts w:cs="Times New Roman"/>
                <w:sz w:val="21"/>
                <w:szCs w:val="21"/>
                <w:lang w:eastAsia="zh-CN"/>
              </w:rPr>
            </w:pPr>
          </w:p>
        </w:tc>
      </w:tr>
      <w:tr w:rsidR="00F971FB" w:rsidRPr="00F971FB" w14:paraId="419322AD" w14:textId="77777777" w:rsidTr="00F971FB">
        <w:trPr>
          <w:trHeight w:val="315"/>
        </w:trPr>
        <w:tc>
          <w:tcPr>
            <w:tcW w:w="393" w:type="pct"/>
          </w:tcPr>
          <w:p w14:paraId="01106450" w14:textId="1DDC11C0" w:rsidR="00F971FB" w:rsidRPr="00F971FB" w:rsidRDefault="00F971FB" w:rsidP="00D60874">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4</w:t>
            </w:r>
          </w:p>
        </w:tc>
        <w:tc>
          <w:tcPr>
            <w:tcW w:w="1043" w:type="pct"/>
            <w:shd w:val="clear" w:color="auto" w:fill="auto"/>
            <w:noWrap/>
            <w:vAlign w:val="center"/>
          </w:tcPr>
          <w:p w14:paraId="0C14D84E" w14:textId="7F47D056" w:rsidR="00F971FB" w:rsidRPr="00F971FB" w:rsidRDefault="00F971FB" w:rsidP="00D60874">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感知到的优越感</w:t>
            </w:r>
          </w:p>
        </w:tc>
        <w:tc>
          <w:tcPr>
            <w:tcW w:w="1043" w:type="pct"/>
            <w:vAlign w:val="center"/>
          </w:tcPr>
          <w:p w14:paraId="3729319B" w14:textId="1D7681DF"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16BACDCE" w14:textId="18C7281C" w:rsidR="00F971FB" w:rsidRPr="00F971FB" w:rsidRDefault="00F971FB" w:rsidP="00BD4E9A">
            <w:pPr>
              <w:widowControl/>
              <w:jc w:val="center"/>
              <w:rPr>
                <w:rFonts w:cs="Times New Roman"/>
                <w:sz w:val="21"/>
                <w:szCs w:val="21"/>
                <w:lang w:eastAsia="zh-CN"/>
              </w:rPr>
            </w:pPr>
            <w:r w:rsidRPr="00F971FB">
              <w:rPr>
                <w:sz w:val="21"/>
                <w:szCs w:val="21"/>
              </w:rPr>
              <w:t>-.09</w:t>
            </w:r>
          </w:p>
        </w:tc>
        <w:tc>
          <w:tcPr>
            <w:tcW w:w="340" w:type="pct"/>
            <w:shd w:val="clear" w:color="auto" w:fill="auto"/>
            <w:noWrap/>
            <w:vAlign w:val="center"/>
          </w:tcPr>
          <w:p w14:paraId="1776046C" w14:textId="2EB2F89A" w:rsidR="00F971FB" w:rsidRPr="00F971FB" w:rsidRDefault="00F971FB" w:rsidP="00BD4E9A">
            <w:pPr>
              <w:widowControl/>
              <w:jc w:val="center"/>
              <w:rPr>
                <w:rFonts w:cs="Times New Roman"/>
                <w:sz w:val="21"/>
                <w:szCs w:val="21"/>
                <w:lang w:eastAsia="zh-CN"/>
              </w:rPr>
            </w:pPr>
            <w:r w:rsidRPr="00F971FB">
              <w:rPr>
                <w:sz w:val="21"/>
                <w:szCs w:val="21"/>
              </w:rPr>
              <w:t>-.04</w:t>
            </w:r>
          </w:p>
        </w:tc>
        <w:tc>
          <w:tcPr>
            <w:tcW w:w="422" w:type="pct"/>
            <w:shd w:val="clear" w:color="auto" w:fill="auto"/>
            <w:noWrap/>
            <w:vAlign w:val="center"/>
          </w:tcPr>
          <w:p w14:paraId="259459A2" w14:textId="60F5890A" w:rsidR="00F971FB" w:rsidRPr="00F971FB" w:rsidRDefault="00F971FB" w:rsidP="00BD4E9A">
            <w:pPr>
              <w:widowControl/>
              <w:jc w:val="center"/>
              <w:rPr>
                <w:rFonts w:cs="Times New Roman"/>
                <w:sz w:val="21"/>
                <w:szCs w:val="21"/>
                <w:lang w:eastAsia="zh-CN"/>
              </w:rPr>
            </w:pPr>
            <w:r w:rsidRPr="00F971FB">
              <w:rPr>
                <w:sz w:val="21"/>
                <w:szCs w:val="21"/>
              </w:rPr>
              <w:t>-.34</w:t>
            </w:r>
          </w:p>
        </w:tc>
        <w:tc>
          <w:tcPr>
            <w:tcW w:w="437" w:type="pct"/>
            <w:shd w:val="clear" w:color="auto" w:fill="auto"/>
            <w:noWrap/>
            <w:vAlign w:val="center"/>
          </w:tcPr>
          <w:p w14:paraId="473F70BF" w14:textId="46972045" w:rsidR="00F971FB" w:rsidRPr="00F971FB" w:rsidRDefault="00F971FB" w:rsidP="00BD4E9A">
            <w:pPr>
              <w:widowControl/>
              <w:jc w:val="center"/>
              <w:rPr>
                <w:rFonts w:cs="Times New Roman"/>
                <w:sz w:val="21"/>
                <w:szCs w:val="21"/>
                <w:lang w:eastAsia="zh-CN"/>
              </w:rPr>
            </w:pPr>
            <w:r w:rsidRPr="00F971FB">
              <w:rPr>
                <w:sz w:val="21"/>
                <w:szCs w:val="21"/>
              </w:rPr>
              <w:t>.16</w:t>
            </w:r>
          </w:p>
        </w:tc>
        <w:tc>
          <w:tcPr>
            <w:tcW w:w="361" w:type="pct"/>
            <w:shd w:val="clear" w:color="auto" w:fill="auto"/>
            <w:noWrap/>
            <w:vAlign w:val="center"/>
          </w:tcPr>
          <w:p w14:paraId="67D52182" w14:textId="167DD973" w:rsidR="00F971FB" w:rsidRPr="00F971FB" w:rsidRDefault="00F971FB" w:rsidP="00BD4E9A">
            <w:pPr>
              <w:widowControl/>
              <w:jc w:val="center"/>
              <w:rPr>
                <w:rFonts w:cs="Times New Roman"/>
                <w:sz w:val="21"/>
                <w:szCs w:val="21"/>
                <w:lang w:eastAsia="zh-CN"/>
              </w:rPr>
            </w:pPr>
            <w:r w:rsidRPr="00F971FB">
              <w:rPr>
                <w:sz w:val="21"/>
                <w:szCs w:val="21"/>
              </w:rPr>
              <w:t>.249</w:t>
            </w:r>
          </w:p>
        </w:tc>
        <w:tc>
          <w:tcPr>
            <w:tcW w:w="491" w:type="pct"/>
            <w:shd w:val="clear" w:color="auto" w:fill="auto"/>
            <w:noWrap/>
            <w:vAlign w:val="center"/>
          </w:tcPr>
          <w:p w14:paraId="7673550F" w14:textId="50531B9F"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.170</w:t>
            </w:r>
            <w:r w:rsidRPr="00F971FB">
              <w:rPr>
                <w:rFonts w:cs="Times New Roman"/>
                <w:sz w:val="21"/>
                <w:szCs w:val="21"/>
                <w:vertAlign w:val="superscript"/>
                <w:lang w:eastAsia="zh-CN"/>
              </w:rPr>
              <w:t>***</w:t>
            </w:r>
          </w:p>
        </w:tc>
      </w:tr>
      <w:tr w:rsidR="00F971FB" w:rsidRPr="00F971FB" w14:paraId="22DE198F" w14:textId="77777777" w:rsidTr="00F971FB">
        <w:trPr>
          <w:trHeight w:val="315"/>
        </w:trPr>
        <w:tc>
          <w:tcPr>
            <w:tcW w:w="393" w:type="pct"/>
          </w:tcPr>
          <w:p w14:paraId="297BAD57"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954E347" w14:textId="6CE50848"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8A1CC61" w14:textId="314C3FB4"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389FDC22" w14:textId="2B5A7538" w:rsidR="00F971FB" w:rsidRPr="00F971FB" w:rsidRDefault="00F971FB" w:rsidP="00BD4E9A">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67CCC6D0" w14:textId="22F7F933"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35F3F7D3" w14:textId="2EBDD687" w:rsidR="00F971FB" w:rsidRPr="00F971FB" w:rsidRDefault="00F971FB" w:rsidP="00BD4E9A">
            <w:pPr>
              <w:widowControl/>
              <w:jc w:val="center"/>
              <w:rPr>
                <w:rFonts w:cs="Times New Roman"/>
                <w:sz w:val="21"/>
                <w:szCs w:val="21"/>
                <w:lang w:eastAsia="zh-CN"/>
              </w:rPr>
            </w:pPr>
            <w:r w:rsidRPr="00F971FB">
              <w:rPr>
                <w:sz w:val="21"/>
                <w:szCs w:val="21"/>
              </w:rPr>
              <w:t>-.01</w:t>
            </w:r>
          </w:p>
        </w:tc>
        <w:tc>
          <w:tcPr>
            <w:tcW w:w="437" w:type="pct"/>
            <w:shd w:val="clear" w:color="auto" w:fill="auto"/>
            <w:noWrap/>
            <w:vAlign w:val="center"/>
          </w:tcPr>
          <w:p w14:paraId="6B772075" w14:textId="43DBBC41" w:rsidR="00F971FB" w:rsidRPr="00F971FB" w:rsidRDefault="00F971FB" w:rsidP="00BD4E9A">
            <w:pPr>
              <w:widowControl/>
              <w:jc w:val="center"/>
              <w:rPr>
                <w:rFonts w:cs="Times New Roman"/>
                <w:sz w:val="21"/>
                <w:szCs w:val="21"/>
                <w:lang w:eastAsia="zh-CN"/>
              </w:rPr>
            </w:pPr>
            <w:r w:rsidRPr="00F971FB">
              <w:rPr>
                <w:sz w:val="21"/>
                <w:szCs w:val="21"/>
              </w:rPr>
              <w:t>.03</w:t>
            </w:r>
          </w:p>
        </w:tc>
        <w:tc>
          <w:tcPr>
            <w:tcW w:w="361" w:type="pct"/>
            <w:shd w:val="clear" w:color="auto" w:fill="auto"/>
            <w:noWrap/>
            <w:vAlign w:val="center"/>
          </w:tcPr>
          <w:p w14:paraId="54251B4B" w14:textId="750BDBC7" w:rsidR="00F971FB" w:rsidRPr="00F971FB" w:rsidRDefault="00F971FB" w:rsidP="00BD4E9A">
            <w:pPr>
              <w:widowControl/>
              <w:jc w:val="center"/>
              <w:rPr>
                <w:rFonts w:cs="Times New Roman"/>
                <w:sz w:val="21"/>
                <w:szCs w:val="21"/>
                <w:lang w:eastAsia="zh-CN"/>
              </w:rPr>
            </w:pPr>
            <w:r w:rsidRPr="00F971FB">
              <w:rPr>
                <w:sz w:val="21"/>
                <w:szCs w:val="21"/>
              </w:rPr>
              <w:t>.205</w:t>
            </w:r>
          </w:p>
        </w:tc>
        <w:tc>
          <w:tcPr>
            <w:tcW w:w="491" w:type="pct"/>
            <w:shd w:val="clear" w:color="auto" w:fill="auto"/>
            <w:noWrap/>
            <w:vAlign w:val="center"/>
          </w:tcPr>
          <w:p w14:paraId="2E94F094" w14:textId="77777777" w:rsidR="00F971FB" w:rsidRPr="00F971FB" w:rsidRDefault="00F971FB" w:rsidP="00BD4E9A">
            <w:pPr>
              <w:widowControl/>
              <w:jc w:val="center"/>
              <w:rPr>
                <w:rFonts w:cs="Times New Roman"/>
                <w:sz w:val="21"/>
                <w:szCs w:val="21"/>
                <w:lang w:eastAsia="zh-CN"/>
              </w:rPr>
            </w:pPr>
          </w:p>
        </w:tc>
      </w:tr>
      <w:tr w:rsidR="00F971FB" w:rsidRPr="00F971FB" w14:paraId="374E79FF" w14:textId="77777777" w:rsidTr="00F971FB">
        <w:trPr>
          <w:trHeight w:val="315"/>
        </w:trPr>
        <w:tc>
          <w:tcPr>
            <w:tcW w:w="393" w:type="pct"/>
          </w:tcPr>
          <w:p w14:paraId="3E927885"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573AC7B6" w14:textId="08B5B94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50C814A" w14:textId="623A075D"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4BC8A423" w14:textId="7DC13C10" w:rsidR="00F971FB" w:rsidRPr="00F971FB" w:rsidRDefault="00F971FB" w:rsidP="00BD4E9A">
            <w:pPr>
              <w:widowControl/>
              <w:jc w:val="center"/>
              <w:rPr>
                <w:rFonts w:cs="Times New Roman"/>
                <w:sz w:val="21"/>
                <w:szCs w:val="21"/>
                <w:lang w:eastAsia="zh-CN"/>
              </w:rPr>
            </w:pPr>
            <w:r w:rsidRPr="00F971FB">
              <w:rPr>
                <w:sz w:val="21"/>
                <w:szCs w:val="21"/>
              </w:rPr>
              <w:t>.23</w:t>
            </w:r>
            <w:r w:rsidRPr="00F971FB">
              <w:rPr>
                <w:sz w:val="21"/>
                <w:szCs w:val="21"/>
                <w:vertAlign w:val="superscript"/>
              </w:rPr>
              <w:t>*</w:t>
            </w:r>
          </w:p>
        </w:tc>
        <w:tc>
          <w:tcPr>
            <w:tcW w:w="340" w:type="pct"/>
            <w:shd w:val="clear" w:color="auto" w:fill="auto"/>
            <w:noWrap/>
            <w:vAlign w:val="center"/>
          </w:tcPr>
          <w:p w14:paraId="6B4DABA7" w14:textId="1E1FD76C" w:rsidR="00F971FB" w:rsidRPr="00F971FB" w:rsidRDefault="00F971FB" w:rsidP="00BD4E9A">
            <w:pPr>
              <w:widowControl/>
              <w:jc w:val="center"/>
              <w:rPr>
                <w:rFonts w:cs="Times New Roman"/>
                <w:sz w:val="21"/>
                <w:szCs w:val="21"/>
                <w:lang w:eastAsia="zh-CN"/>
              </w:rPr>
            </w:pPr>
            <w:r w:rsidRPr="00F971FB">
              <w:rPr>
                <w:sz w:val="21"/>
                <w:szCs w:val="21"/>
              </w:rPr>
              <w:t>.13</w:t>
            </w:r>
          </w:p>
        </w:tc>
        <w:tc>
          <w:tcPr>
            <w:tcW w:w="422" w:type="pct"/>
            <w:shd w:val="clear" w:color="auto" w:fill="auto"/>
            <w:noWrap/>
            <w:vAlign w:val="center"/>
          </w:tcPr>
          <w:p w14:paraId="1DBF16D0" w14:textId="5FD1E0D4" w:rsidR="00F971FB" w:rsidRPr="00F971FB" w:rsidRDefault="00F971FB" w:rsidP="00BD4E9A">
            <w:pPr>
              <w:widowControl/>
              <w:jc w:val="center"/>
              <w:rPr>
                <w:rFonts w:cs="Times New Roman"/>
                <w:sz w:val="21"/>
                <w:szCs w:val="21"/>
                <w:lang w:eastAsia="zh-CN"/>
              </w:rPr>
            </w:pPr>
            <w:r w:rsidRPr="00F971FB">
              <w:rPr>
                <w:sz w:val="21"/>
                <w:szCs w:val="21"/>
              </w:rPr>
              <w:t>.03</w:t>
            </w:r>
          </w:p>
        </w:tc>
        <w:tc>
          <w:tcPr>
            <w:tcW w:w="437" w:type="pct"/>
            <w:shd w:val="clear" w:color="auto" w:fill="auto"/>
            <w:noWrap/>
            <w:vAlign w:val="center"/>
          </w:tcPr>
          <w:p w14:paraId="46DAE7D4" w14:textId="11AB0F58" w:rsidR="00F971FB" w:rsidRPr="00F971FB" w:rsidRDefault="00F971FB" w:rsidP="00BD4E9A">
            <w:pPr>
              <w:widowControl/>
              <w:jc w:val="center"/>
              <w:rPr>
                <w:rFonts w:cs="Times New Roman"/>
                <w:sz w:val="21"/>
                <w:szCs w:val="21"/>
                <w:lang w:eastAsia="zh-CN"/>
              </w:rPr>
            </w:pPr>
            <w:r w:rsidRPr="00F971FB">
              <w:rPr>
                <w:sz w:val="21"/>
                <w:szCs w:val="21"/>
              </w:rPr>
              <w:t>.43</w:t>
            </w:r>
          </w:p>
        </w:tc>
        <w:tc>
          <w:tcPr>
            <w:tcW w:w="361" w:type="pct"/>
            <w:shd w:val="clear" w:color="auto" w:fill="auto"/>
            <w:noWrap/>
            <w:vAlign w:val="center"/>
          </w:tcPr>
          <w:p w14:paraId="56FC87AE" w14:textId="62FB5AAD" w:rsidR="00F971FB" w:rsidRPr="00F971FB" w:rsidRDefault="00F971FB" w:rsidP="00BD4E9A">
            <w:pPr>
              <w:widowControl/>
              <w:jc w:val="center"/>
              <w:rPr>
                <w:rFonts w:cs="Times New Roman"/>
                <w:sz w:val="21"/>
                <w:szCs w:val="21"/>
                <w:lang w:eastAsia="zh-CN"/>
              </w:rPr>
            </w:pPr>
            <w:r w:rsidRPr="00F971FB">
              <w:rPr>
                <w:sz w:val="21"/>
                <w:szCs w:val="21"/>
              </w:rPr>
              <w:t>.011</w:t>
            </w:r>
          </w:p>
        </w:tc>
        <w:tc>
          <w:tcPr>
            <w:tcW w:w="491" w:type="pct"/>
            <w:shd w:val="clear" w:color="auto" w:fill="auto"/>
            <w:noWrap/>
            <w:vAlign w:val="center"/>
          </w:tcPr>
          <w:p w14:paraId="30EE0BFB" w14:textId="77777777" w:rsidR="00F971FB" w:rsidRPr="00F971FB" w:rsidRDefault="00F971FB" w:rsidP="00BD4E9A">
            <w:pPr>
              <w:widowControl/>
              <w:jc w:val="center"/>
              <w:rPr>
                <w:rFonts w:cs="Times New Roman"/>
                <w:sz w:val="21"/>
                <w:szCs w:val="21"/>
                <w:lang w:eastAsia="zh-CN"/>
              </w:rPr>
            </w:pPr>
          </w:p>
        </w:tc>
      </w:tr>
      <w:tr w:rsidR="00F971FB" w:rsidRPr="00F971FB" w14:paraId="542FD72F" w14:textId="77777777" w:rsidTr="00F971FB">
        <w:trPr>
          <w:trHeight w:val="315"/>
        </w:trPr>
        <w:tc>
          <w:tcPr>
            <w:tcW w:w="393" w:type="pct"/>
          </w:tcPr>
          <w:p w14:paraId="1C63D150"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321BB56" w14:textId="14264CFA"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01C7E60" w14:textId="1E9B4259"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20290232" w14:textId="09758D7A" w:rsidR="00F971FB" w:rsidRPr="00F971FB" w:rsidRDefault="00F971FB" w:rsidP="00BD4E9A">
            <w:pPr>
              <w:widowControl/>
              <w:jc w:val="center"/>
              <w:rPr>
                <w:rFonts w:cs="Times New Roman"/>
                <w:sz w:val="21"/>
                <w:szCs w:val="21"/>
                <w:lang w:eastAsia="zh-CN"/>
              </w:rPr>
            </w:pPr>
            <w:r w:rsidRPr="00F971FB">
              <w:rPr>
                <w:sz w:val="21"/>
                <w:szCs w:val="21"/>
              </w:rPr>
              <w:t>.40</w:t>
            </w:r>
            <w:r w:rsidRPr="00F971FB">
              <w:rPr>
                <w:sz w:val="21"/>
                <w:szCs w:val="21"/>
                <w:vertAlign w:val="superscript"/>
              </w:rPr>
              <w:t>*</w:t>
            </w:r>
          </w:p>
        </w:tc>
        <w:tc>
          <w:tcPr>
            <w:tcW w:w="340" w:type="pct"/>
            <w:shd w:val="clear" w:color="auto" w:fill="auto"/>
            <w:noWrap/>
            <w:vAlign w:val="center"/>
          </w:tcPr>
          <w:p w14:paraId="6045F00F" w14:textId="4697FF0F" w:rsidR="00F971FB" w:rsidRPr="00F971FB" w:rsidRDefault="00F971FB" w:rsidP="00BD4E9A">
            <w:pPr>
              <w:widowControl/>
              <w:jc w:val="center"/>
              <w:rPr>
                <w:rFonts w:cs="Times New Roman"/>
                <w:sz w:val="21"/>
                <w:szCs w:val="21"/>
                <w:lang w:eastAsia="zh-CN"/>
              </w:rPr>
            </w:pPr>
            <w:r w:rsidRPr="00F971FB">
              <w:rPr>
                <w:sz w:val="21"/>
                <w:szCs w:val="21"/>
              </w:rPr>
              <w:t>.14</w:t>
            </w:r>
          </w:p>
        </w:tc>
        <w:tc>
          <w:tcPr>
            <w:tcW w:w="422" w:type="pct"/>
            <w:shd w:val="clear" w:color="auto" w:fill="auto"/>
            <w:noWrap/>
            <w:vAlign w:val="center"/>
          </w:tcPr>
          <w:p w14:paraId="76175C9E" w14:textId="6A784CC7" w:rsidR="00F971FB" w:rsidRPr="00F971FB" w:rsidRDefault="00F971FB" w:rsidP="00BD4E9A">
            <w:pPr>
              <w:widowControl/>
              <w:jc w:val="center"/>
              <w:rPr>
                <w:rFonts w:cs="Times New Roman"/>
                <w:sz w:val="21"/>
                <w:szCs w:val="21"/>
                <w:lang w:eastAsia="zh-CN"/>
              </w:rPr>
            </w:pPr>
            <w:r w:rsidRPr="00F971FB">
              <w:rPr>
                <w:sz w:val="21"/>
                <w:szCs w:val="21"/>
              </w:rPr>
              <w:t>.05</w:t>
            </w:r>
          </w:p>
        </w:tc>
        <w:tc>
          <w:tcPr>
            <w:tcW w:w="437" w:type="pct"/>
            <w:shd w:val="clear" w:color="auto" w:fill="auto"/>
            <w:noWrap/>
            <w:vAlign w:val="center"/>
          </w:tcPr>
          <w:p w14:paraId="79490C2F" w14:textId="242655C5" w:rsidR="00F971FB" w:rsidRPr="00F971FB" w:rsidRDefault="00F971FB" w:rsidP="00BD4E9A">
            <w:pPr>
              <w:widowControl/>
              <w:jc w:val="center"/>
              <w:rPr>
                <w:rFonts w:cs="Times New Roman"/>
                <w:sz w:val="21"/>
                <w:szCs w:val="21"/>
                <w:lang w:eastAsia="zh-CN"/>
              </w:rPr>
            </w:pPr>
            <w:r w:rsidRPr="00F971FB">
              <w:rPr>
                <w:sz w:val="21"/>
                <w:szCs w:val="21"/>
              </w:rPr>
              <w:t>.75</w:t>
            </w:r>
          </w:p>
        </w:tc>
        <w:tc>
          <w:tcPr>
            <w:tcW w:w="361" w:type="pct"/>
            <w:shd w:val="clear" w:color="auto" w:fill="auto"/>
            <w:noWrap/>
            <w:vAlign w:val="center"/>
          </w:tcPr>
          <w:p w14:paraId="026571C5" w14:textId="5FD28293" w:rsidR="00F971FB" w:rsidRPr="00F971FB" w:rsidRDefault="00F971FB" w:rsidP="00BD4E9A">
            <w:pPr>
              <w:widowControl/>
              <w:jc w:val="center"/>
              <w:rPr>
                <w:rFonts w:cs="Times New Roman"/>
                <w:sz w:val="21"/>
                <w:szCs w:val="21"/>
                <w:lang w:eastAsia="zh-CN"/>
              </w:rPr>
            </w:pPr>
            <w:r w:rsidRPr="00F971FB">
              <w:rPr>
                <w:sz w:val="21"/>
                <w:szCs w:val="21"/>
              </w:rPr>
              <w:t>.013</w:t>
            </w:r>
          </w:p>
        </w:tc>
        <w:tc>
          <w:tcPr>
            <w:tcW w:w="491" w:type="pct"/>
            <w:shd w:val="clear" w:color="auto" w:fill="auto"/>
            <w:noWrap/>
            <w:vAlign w:val="center"/>
          </w:tcPr>
          <w:p w14:paraId="08CA4E70" w14:textId="77777777" w:rsidR="00F971FB" w:rsidRPr="00F971FB" w:rsidRDefault="00F971FB" w:rsidP="00BD4E9A">
            <w:pPr>
              <w:widowControl/>
              <w:jc w:val="center"/>
              <w:rPr>
                <w:rFonts w:cs="Times New Roman"/>
                <w:sz w:val="21"/>
                <w:szCs w:val="21"/>
                <w:lang w:eastAsia="zh-CN"/>
              </w:rPr>
            </w:pPr>
          </w:p>
        </w:tc>
      </w:tr>
      <w:tr w:rsidR="00F971FB" w:rsidRPr="00F971FB" w14:paraId="5429E605" w14:textId="77777777" w:rsidTr="00F971FB">
        <w:trPr>
          <w:trHeight w:val="315"/>
        </w:trPr>
        <w:tc>
          <w:tcPr>
            <w:tcW w:w="393" w:type="pct"/>
          </w:tcPr>
          <w:p w14:paraId="0AB4287A"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EE9AB7B" w14:textId="3C61B045"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564777B" w14:textId="2562CF12"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向下比较频率</w:t>
            </w:r>
          </w:p>
        </w:tc>
        <w:tc>
          <w:tcPr>
            <w:tcW w:w="470" w:type="pct"/>
            <w:shd w:val="clear" w:color="auto" w:fill="auto"/>
            <w:noWrap/>
            <w:vAlign w:val="center"/>
          </w:tcPr>
          <w:p w14:paraId="5A4895CE" w14:textId="1C7A957E" w:rsidR="00F971FB" w:rsidRPr="00F971FB" w:rsidRDefault="00F971FB" w:rsidP="00BD4E9A">
            <w:pPr>
              <w:widowControl/>
              <w:jc w:val="center"/>
              <w:rPr>
                <w:rFonts w:cs="Times New Roman"/>
                <w:sz w:val="21"/>
                <w:szCs w:val="21"/>
                <w:lang w:eastAsia="zh-CN"/>
              </w:rPr>
            </w:pPr>
            <w:r w:rsidRPr="00F971FB">
              <w:rPr>
                <w:sz w:val="21"/>
                <w:szCs w:val="21"/>
              </w:rPr>
              <w:t>.04</w:t>
            </w:r>
          </w:p>
        </w:tc>
        <w:tc>
          <w:tcPr>
            <w:tcW w:w="340" w:type="pct"/>
            <w:shd w:val="clear" w:color="auto" w:fill="auto"/>
            <w:noWrap/>
            <w:vAlign w:val="center"/>
          </w:tcPr>
          <w:p w14:paraId="2DA7DDCC" w14:textId="133790CF"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1BF4AC69" w14:textId="5C9191AB" w:rsidR="00F971FB" w:rsidRPr="00F971FB" w:rsidRDefault="00F971FB" w:rsidP="00BD4E9A">
            <w:pPr>
              <w:widowControl/>
              <w:jc w:val="center"/>
              <w:rPr>
                <w:rFonts w:cs="Times New Roman"/>
                <w:sz w:val="21"/>
                <w:szCs w:val="21"/>
                <w:lang w:eastAsia="zh-CN"/>
              </w:rPr>
            </w:pPr>
            <w:r w:rsidRPr="00F971FB">
              <w:rPr>
                <w:sz w:val="21"/>
                <w:szCs w:val="21"/>
              </w:rPr>
              <w:t>-.06</w:t>
            </w:r>
          </w:p>
        </w:tc>
        <w:tc>
          <w:tcPr>
            <w:tcW w:w="437" w:type="pct"/>
            <w:shd w:val="clear" w:color="auto" w:fill="auto"/>
            <w:noWrap/>
            <w:vAlign w:val="center"/>
          </w:tcPr>
          <w:p w14:paraId="1486EEB2" w14:textId="0636DD7D" w:rsidR="00F971FB" w:rsidRPr="00F971FB" w:rsidRDefault="00F971FB" w:rsidP="00BD4E9A">
            <w:pPr>
              <w:widowControl/>
              <w:jc w:val="center"/>
              <w:rPr>
                <w:rFonts w:cs="Times New Roman"/>
                <w:sz w:val="21"/>
                <w:szCs w:val="21"/>
                <w:lang w:eastAsia="zh-CN"/>
              </w:rPr>
            </w:pPr>
            <w:r w:rsidRPr="00F971FB">
              <w:rPr>
                <w:sz w:val="21"/>
                <w:szCs w:val="21"/>
              </w:rPr>
              <w:t>.14</w:t>
            </w:r>
          </w:p>
        </w:tc>
        <w:tc>
          <w:tcPr>
            <w:tcW w:w="361" w:type="pct"/>
            <w:shd w:val="clear" w:color="auto" w:fill="auto"/>
            <w:noWrap/>
            <w:vAlign w:val="center"/>
          </w:tcPr>
          <w:p w14:paraId="177FDF22" w14:textId="4CCDD8A1" w:rsidR="00F971FB" w:rsidRPr="00F971FB" w:rsidRDefault="00F971FB" w:rsidP="00BD4E9A">
            <w:pPr>
              <w:widowControl/>
              <w:jc w:val="center"/>
              <w:rPr>
                <w:rFonts w:cs="Times New Roman"/>
                <w:sz w:val="21"/>
                <w:szCs w:val="21"/>
                <w:lang w:eastAsia="zh-CN"/>
              </w:rPr>
            </w:pPr>
            <w:r w:rsidRPr="00F971FB">
              <w:rPr>
                <w:sz w:val="21"/>
                <w:szCs w:val="21"/>
              </w:rPr>
              <w:t>.224</w:t>
            </w:r>
          </w:p>
        </w:tc>
        <w:tc>
          <w:tcPr>
            <w:tcW w:w="491" w:type="pct"/>
            <w:shd w:val="clear" w:color="auto" w:fill="auto"/>
            <w:noWrap/>
            <w:vAlign w:val="center"/>
          </w:tcPr>
          <w:p w14:paraId="1F9FE53C" w14:textId="77777777" w:rsidR="00F971FB" w:rsidRPr="00F971FB" w:rsidRDefault="00F971FB" w:rsidP="00BD4E9A">
            <w:pPr>
              <w:widowControl/>
              <w:jc w:val="center"/>
              <w:rPr>
                <w:rFonts w:cs="Times New Roman"/>
                <w:sz w:val="21"/>
                <w:szCs w:val="21"/>
                <w:lang w:eastAsia="zh-CN"/>
              </w:rPr>
            </w:pPr>
          </w:p>
        </w:tc>
      </w:tr>
      <w:tr w:rsidR="00F971FB" w:rsidRPr="00F971FB" w14:paraId="17EEEB6D" w14:textId="77777777" w:rsidTr="00F971FB">
        <w:trPr>
          <w:trHeight w:val="315"/>
        </w:trPr>
        <w:tc>
          <w:tcPr>
            <w:tcW w:w="393" w:type="pct"/>
          </w:tcPr>
          <w:p w14:paraId="506D71FD"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396C1AD" w14:textId="3C8188E4"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990D346" w14:textId="15DFFB6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740624EE" w14:textId="2F2C6D0F" w:rsidR="00F971FB" w:rsidRPr="00F971FB" w:rsidRDefault="00F971FB" w:rsidP="00BD4E9A">
            <w:pPr>
              <w:widowControl/>
              <w:jc w:val="center"/>
              <w:rPr>
                <w:rFonts w:cs="Times New Roman"/>
                <w:sz w:val="21"/>
                <w:szCs w:val="21"/>
                <w:lang w:eastAsia="zh-CN"/>
              </w:rPr>
            </w:pPr>
            <w:r w:rsidRPr="00F971FB">
              <w:rPr>
                <w:sz w:val="21"/>
                <w:szCs w:val="21"/>
              </w:rPr>
              <w:t>.05</w:t>
            </w:r>
          </w:p>
        </w:tc>
        <w:tc>
          <w:tcPr>
            <w:tcW w:w="340" w:type="pct"/>
            <w:shd w:val="clear" w:color="auto" w:fill="auto"/>
            <w:noWrap/>
            <w:vAlign w:val="center"/>
          </w:tcPr>
          <w:p w14:paraId="2AC3AC02" w14:textId="028DCEEE"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2FAA91C8" w14:textId="63E29FE1" w:rsidR="00F971FB" w:rsidRPr="00F971FB" w:rsidRDefault="00F971FB" w:rsidP="00BD4E9A">
            <w:pPr>
              <w:widowControl/>
              <w:jc w:val="center"/>
              <w:rPr>
                <w:rFonts w:cs="Times New Roman"/>
                <w:sz w:val="21"/>
                <w:szCs w:val="21"/>
                <w:lang w:eastAsia="zh-CN"/>
              </w:rPr>
            </w:pPr>
            <w:r w:rsidRPr="00F971FB">
              <w:rPr>
                <w:sz w:val="21"/>
                <w:szCs w:val="21"/>
              </w:rPr>
              <w:t>-.22</w:t>
            </w:r>
          </w:p>
        </w:tc>
        <w:tc>
          <w:tcPr>
            <w:tcW w:w="437" w:type="pct"/>
            <w:shd w:val="clear" w:color="auto" w:fill="auto"/>
            <w:noWrap/>
            <w:vAlign w:val="center"/>
          </w:tcPr>
          <w:p w14:paraId="3DA78351" w14:textId="433E8AEC" w:rsidR="00F971FB" w:rsidRPr="00F971FB" w:rsidRDefault="00F971FB" w:rsidP="00BD4E9A">
            <w:pPr>
              <w:widowControl/>
              <w:jc w:val="center"/>
              <w:rPr>
                <w:rFonts w:cs="Times New Roman"/>
                <w:sz w:val="21"/>
                <w:szCs w:val="21"/>
                <w:lang w:eastAsia="zh-CN"/>
              </w:rPr>
            </w:pPr>
            <w:r w:rsidRPr="00F971FB">
              <w:rPr>
                <w:sz w:val="21"/>
                <w:szCs w:val="21"/>
              </w:rPr>
              <w:t>.32</w:t>
            </w:r>
          </w:p>
        </w:tc>
        <w:tc>
          <w:tcPr>
            <w:tcW w:w="361" w:type="pct"/>
            <w:shd w:val="clear" w:color="auto" w:fill="auto"/>
            <w:noWrap/>
            <w:vAlign w:val="center"/>
          </w:tcPr>
          <w:p w14:paraId="5E659636" w14:textId="62A6B317" w:rsidR="00F971FB" w:rsidRPr="00F971FB" w:rsidRDefault="00F971FB" w:rsidP="00BD4E9A">
            <w:pPr>
              <w:widowControl/>
              <w:jc w:val="center"/>
              <w:rPr>
                <w:rFonts w:cs="Times New Roman"/>
                <w:sz w:val="21"/>
                <w:szCs w:val="21"/>
                <w:lang w:eastAsia="zh-CN"/>
              </w:rPr>
            </w:pPr>
            <w:r w:rsidRPr="00F971FB">
              <w:rPr>
                <w:sz w:val="21"/>
                <w:szCs w:val="21"/>
              </w:rPr>
              <w:t>.347</w:t>
            </w:r>
          </w:p>
        </w:tc>
        <w:tc>
          <w:tcPr>
            <w:tcW w:w="491" w:type="pct"/>
            <w:shd w:val="clear" w:color="auto" w:fill="auto"/>
            <w:noWrap/>
            <w:vAlign w:val="center"/>
          </w:tcPr>
          <w:p w14:paraId="7A408302" w14:textId="77777777" w:rsidR="00F971FB" w:rsidRPr="00F971FB" w:rsidRDefault="00F971FB" w:rsidP="00BD4E9A">
            <w:pPr>
              <w:widowControl/>
              <w:jc w:val="center"/>
              <w:rPr>
                <w:rFonts w:cs="Times New Roman"/>
                <w:sz w:val="21"/>
                <w:szCs w:val="21"/>
                <w:lang w:eastAsia="zh-CN"/>
              </w:rPr>
            </w:pPr>
          </w:p>
        </w:tc>
      </w:tr>
      <w:tr w:rsidR="00F971FB" w:rsidRPr="00F971FB" w14:paraId="099C169F" w14:textId="77777777" w:rsidTr="00F971FB">
        <w:trPr>
          <w:trHeight w:val="315"/>
        </w:trPr>
        <w:tc>
          <w:tcPr>
            <w:tcW w:w="393" w:type="pct"/>
          </w:tcPr>
          <w:p w14:paraId="45157C5F"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AC358C5" w14:textId="11BAC49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711FBE88" w14:textId="0F8ABF0A"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向下比较频率</w:t>
            </w:r>
          </w:p>
          <w:p w14:paraId="69DD5805"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w:t>
            </w:r>
          </w:p>
          <w:p w14:paraId="23314367" w14:textId="6B86B851"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33F384FC" w14:textId="4068A458" w:rsidR="00F971FB" w:rsidRPr="00F971FB" w:rsidRDefault="00F971FB" w:rsidP="00BD4E9A">
            <w:pPr>
              <w:widowControl/>
              <w:jc w:val="center"/>
              <w:rPr>
                <w:rFonts w:cs="Times New Roman"/>
                <w:sz w:val="21"/>
                <w:szCs w:val="21"/>
                <w:lang w:eastAsia="zh-CN"/>
              </w:rPr>
            </w:pPr>
            <w:r w:rsidRPr="00F971FB">
              <w:rPr>
                <w:sz w:val="21"/>
                <w:szCs w:val="21"/>
              </w:rPr>
              <w:t>.10</w:t>
            </w:r>
            <w:r w:rsidRPr="00F971FB">
              <w:rPr>
                <w:sz w:val="21"/>
                <w:szCs w:val="21"/>
                <w:vertAlign w:val="superscript"/>
              </w:rPr>
              <w:t>*</w:t>
            </w:r>
          </w:p>
        </w:tc>
        <w:tc>
          <w:tcPr>
            <w:tcW w:w="340" w:type="pct"/>
            <w:shd w:val="clear" w:color="auto" w:fill="auto"/>
            <w:noWrap/>
            <w:vAlign w:val="center"/>
          </w:tcPr>
          <w:p w14:paraId="204184BA" w14:textId="0DD231CE" w:rsidR="00F971FB" w:rsidRPr="00F971FB" w:rsidRDefault="00F971FB" w:rsidP="00BD4E9A">
            <w:pPr>
              <w:widowControl/>
              <w:jc w:val="center"/>
              <w:rPr>
                <w:rFonts w:cs="Times New Roman"/>
                <w:sz w:val="21"/>
                <w:szCs w:val="21"/>
                <w:lang w:eastAsia="zh-CN"/>
              </w:rPr>
            </w:pPr>
            <w:r w:rsidRPr="00F971FB">
              <w:rPr>
                <w:sz w:val="21"/>
                <w:szCs w:val="21"/>
              </w:rPr>
              <w:t>.12</w:t>
            </w:r>
          </w:p>
        </w:tc>
        <w:tc>
          <w:tcPr>
            <w:tcW w:w="422" w:type="pct"/>
            <w:shd w:val="clear" w:color="auto" w:fill="auto"/>
            <w:noWrap/>
            <w:vAlign w:val="center"/>
          </w:tcPr>
          <w:p w14:paraId="0C8D8A7F" w14:textId="11011742" w:rsidR="00F971FB" w:rsidRPr="00F971FB" w:rsidRDefault="00F971FB" w:rsidP="00BD4E9A">
            <w:pPr>
              <w:widowControl/>
              <w:jc w:val="center"/>
              <w:rPr>
                <w:rFonts w:cs="Times New Roman"/>
                <w:sz w:val="21"/>
                <w:szCs w:val="21"/>
                <w:lang w:eastAsia="zh-CN"/>
              </w:rPr>
            </w:pPr>
            <w:r w:rsidRPr="00F971FB">
              <w:rPr>
                <w:sz w:val="21"/>
                <w:szCs w:val="21"/>
              </w:rPr>
              <w:t>.01</w:t>
            </w:r>
          </w:p>
        </w:tc>
        <w:tc>
          <w:tcPr>
            <w:tcW w:w="437" w:type="pct"/>
            <w:shd w:val="clear" w:color="auto" w:fill="auto"/>
            <w:noWrap/>
            <w:vAlign w:val="center"/>
          </w:tcPr>
          <w:p w14:paraId="2D06E315" w14:textId="211C9514" w:rsidR="00F971FB" w:rsidRPr="00F971FB" w:rsidRDefault="00F971FB" w:rsidP="00BD4E9A">
            <w:pPr>
              <w:widowControl/>
              <w:jc w:val="center"/>
              <w:rPr>
                <w:rFonts w:cs="Times New Roman"/>
                <w:sz w:val="21"/>
                <w:szCs w:val="21"/>
                <w:lang w:eastAsia="zh-CN"/>
              </w:rPr>
            </w:pPr>
            <w:r w:rsidRPr="00F971FB">
              <w:rPr>
                <w:sz w:val="21"/>
                <w:szCs w:val="21"/>
              </w:rPr>
              <w:t>.20</w:t>
            </w:r>
          </w:p>
        </w:tc>
        <w:tc>
          <w:tcPr>
            <w:tcW w:w="361" w:type="pct"/>
            <w:shd w:val="clear" w:color="auto" w:fill="auto"/>
            <w:noWrap/>
            <w:vAlign w:val="center"/>
          </w:tcPr>
          <w:p w14:paraId="7C427843" w14:textId="7392E5D2" w:rsidR="00F971FB" w:rsidRPr="00F971FB" w:rsidRDefault="00F971FB" w:rsidP="00BD4E9A">
            <w:pPr>
              <w:widowControl/>
              <w:jc w:val="center"/>
              <w:rPr>
                <w:rFonts w:cs="Times New Roman"/>
                <w:sz w:val="21"/>
                <w:szCs w:val="21"/>
                <w:lang w:eastAsia="zh-CN"/>
              </w:rPr>
            </w:pPr>
            <w:r w:rsidRPr="00F971FB">
              <w:rPr>
                <w:sz w:val="21"/>
                <w:szCs w:val="21"/>
              </w:rPr>
              <w:t>.015</w:t>
            </w:r>
          </w:p>
        </w:tc>
        <w:tc>
          <w:tcPr>
            <w:tcW w:w="491" w:type="pct"/>
            <w:shd w:val="clear" w:color="auto" w:fill="auto"/>
            <w:noWrap/>
            <w:vAlign w:val="center"/>
          </w:tcPr>
          <w:p w14:paraId="1D0CA82A" w14:textId="77777777" w:rsidR="00F971FB" w:rsidRPr="00F971FB" w:rsidRDefault="00F971FB" w:rsidP="00BD4E9A">
            <w:pPr>
              <w:widowControl/>
              <w:jc w:val="center"/>
              <w:rPr>
                <w:rFonts w:cs="Times New Roman"/>
                <w:sz w:val="21"/>
                <w:szCs w:val="21"/>
                <w:lang w:eastAsia="zh-CN"/>
              </w:rPr>
            </w:pPr>
          </w:p>
        </w:tc>
      </w:tr>
      <w:tr w:rsidR="00F971FB" w:rsidRPr="00F971FB" w14:paraId="1751F122" w14:textId="77777777" w:rsidTr="00F971FB">
        <w:trPr>
          <w:trHeight w:val="315"/>
        </w:trPr>
        <w:tc>
          <w:tcPr>
            <w:tcW w:w="393" w:type="pct"/>
          </w:tcPr>
          <w:p w14:paraId="19DE8E81" w14:textId="1EA1B237" w:rsidR="00F971FB" w:rsidRPr="00F971FB" w:rsidRDefault="00F971FB" w:rsidP="00BD4E9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5</w:t>
            </w:r>
          </w:p>
        </w:tc>
        <w:tc>
          <w:tcPr>
            <w:tcW w:w="1043" w:type="pct"/>
            <w:shd w:val="clear" w:color="auto" w:fill="auto"/>
            <w:noWrap/>
            <w:vAlign w:val="center"/>
          </w:tcPr>
          <w:p w14:paraId="1257633D" w14:textId="64513156"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生活满意度</w:t>
            </w:r>
          </w:p>
        </w:tc>
        <w:tc>
          <w:tcPr>
            <w:tcW w:w="1043" w:type="pct"/>
            <w:vAlign w:val="center"/>
          </w:tcPr>
          <w:p w14:paraId="3FE02FDD" w14:textId="27F88CA7"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3D86D3F5" w14:textId="7FBA05A4" w:rsidR="00F971FB" w:rsidRPr="00F971FB" w:rsidRDefault="00F971FB" w:rsidP="00BD4E9A">
            <w:pPr>
              <w:widowControl/>
              <w:jc w:val="center"/>
              <w:rPr>
                <w:rFonts w:cs="Times New Roman"/>
                <w:sz w:val="21"/>
                <w:szCs w:val="21"/>
                <w:lang w:eastAsia="zh-CN"/>
              </w:rPr>
            </w:pPr>
            <w:r w:rsidRPr="00F971FB">
              <w:rPr>
                <w:sz w:val="21"/>
                <w:szCs w:val="21"/>
              </w:rPr>
              <w:t>.14</w:t>
            </w:r>
          </w:p>
        </w:tc>
        <w:tc>
          <w:tcPr>
            <w:tcW w:w="340" w:type="pct"/>
            <w:shd w:val="clear" w:color="auto" w:fill="auto"/>
            <w:noWrap/>
            <w:vAlign w:val="center"/>
          </w:tcPr>
          <w:p w14:paraId="787E2BB4" w14:textId="61EF0FAD"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1B5F8018" w14:textId="1CD3FDA7" w:rsidR="00F971FB" w:rsidRPr="00F971FB" w:rsidRDefault="00F971FB" w:rsidP="00BD4E9A">
            <w:pPr>
              <w:widowControl/>
              <w:jc w:val="center"/>
              <w:rPr>
                <w:rFonts w:cs="Times New Roman"/>
                <w:sz w:val="21"/>
                <w:szCs w:val="21"/>
                <w:lang w:eastAsia="zh-CN"/>
              </w:rPr>
            </w:pPr>
            <w:r w:rsidRPr="00F971FB">
              <w:rPr>
                <w:sz w:val="21"/>
                <w:szCs w:val="21"/>
              </w:rPr>
              <w:t>-.08</w:t>
            </w:r>
          </w:p>
        </w:tc>
        <w:tc>
          <w:tcPr>
            <w:tcW w:w="437" w:type="pct"/>
            <w:shd w:val="clear" w:color="auto" w:fill="auto"/>
            <w:noWrap/>
            <w:vAlign w:val="center"/>
          </w:tcPr>
          <w:p w14:paraId="39C1DB2E" w14:textId="0BB6B5BB" w:rsidR="00F971FB" w:rsidRPr="00F971FB" w:rsidRDefault="00F971FB" w:rsidP="00BD4E9A">
            <w:pPr>
              <w:widowControl/>
              <w:jc w:val="center"/>
              <w:rPr>
                <w:rFonts w:cs="Times New Roman"/>
                <w:sz w:val="21"/>
                <w:szCs w:val="21"/>
                <w:lang w:eastAsia="zh-CN"/>
              </w:rPr>
            </w:pPr>
            <w:r w:rsidRPr="00F971FB">
              <w:rPr>
                <w:sz w:val="21"/>
                <w:szCs w:val="21"/>
              </w:rPr>
              <w:t>.35</w:t>
            </w:r>
          </w:p>
        </w:tc>
        <w:tc>
          <w:tcPr>
            <w:tcW w:w="361" w:type="pct"/>
            <w:shd w:val="clear" w:color="auto" w:fill="auto"/>
            <w:noWrap/>
            <w:vAlign w:val="center"/>
          </w:tcPr>
          <w:p w14:paraId="5D0251F8" w14:textId="18395EBA" w:rsidR="00F971FB" w:rsidRPr="00F971FB" w:rsidRDefault="00F971FB" w:rsidP="00BD4E9A">
            <w:pPr>
              <w:widowControl/>
              <w:jc w:val="center"/>
              <w:rPr>
                <w:rFonts w:cs="Times New Roman"/>
                <w:sz w:val="21"/>
                <w:szCs w:val="21"/>
                <w:lang w:eastAsia="zh-CN"/>
              </w:rPr>
            </w:pPr>
            <w:r w:rsidRPr="00F971FB">
              <w:rPr>
                <w:sz w:val="21"/>
                <w:szCs w:val="21"/>
              </w:rPr>
              <w:t>.099</w:t>
            </w:r>
          </w:p>
        </w:tc>
        <w:tc>
          <w:tcPr>
            <w:tcW w:w="491" w:type="pct"/>
            <w:shd w:val="clear" w:color="auto" w:fill="auto"/>
            <w:noWrap/>
            <w:vAlign w:val="center"/>
          </w:tcPr>
          <w:p w14:paraId="3D0F8444" w14:textId="2646AFA5"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.690</w:t>
            </w:r>
            <w:r w:rsidRPr="00F971FB">
              <w:rPr>
                <w:rFonts w:cs="Times New Roman"/>
                <w:sz w:val="21"/>
                <w:szCs w:val="21"/>
                <w:vertAlign w:val="superscript"/>
                <w:lang w:eastAsia="zh-CN"/>
              </w:rPr>
              <w:t>***</w:t>
            </w:r>
          </w:p>
        </w:tc>
      </w:tr>
      <w:tr w:rsidR="00F971FB" w:rsidRPr="00F971FB" w14:paraId="3D19777F" w14:textId="77777777" w:rsidTr="00F971FB">
        <w:trPr>
          <w:trHeight w:val="315"/>
        </w:trPr>
        <w:tc>
          <w:tcPr>
            <w:tcW w:w="393" w:type="pct"/>
          </w:tcPr>
          <w:p w14:paraId="4A65DFE9"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18F102A1" w14:textId="0A0DB1A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70FE9AD9" w14:textId="6ABBEEE2"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72877828" w14:textId="1E77617C" w:rsidR="00F971FB" w:rsidRPr="00F971FB" w:rsidRDefault="00F971FB" w:rsidP="00BD4E9A">
            <w:pPr>
              <w:widowControl/>
              <w:jc w:val="center"/>
              <w:rPr>
                <w:rFonts w:cs="Times New Roman"/>
                <w:sz w:val="21"/>
                <w:szCs w:val="21"/>
                <w:lang w:eastAsia="zh-CN"/>
              </w:rPr>
            </w:pPr>
            <w:r w:rsidRPr="00F971FB">
              <w:rPr>
                <w:sz w:val="21"/>
                <w:szCs w:val="21"/>
              </w:rPr>
              <w:t>.00</w:t>
            </w:r>
          </w:p>
        </w:tc>
        <w:tc>
          <w:tcPr>
            <w:tcW w:w="340" w:type="pct"/>
            <w:shd w:val="clear" w:color="auto" w:fill="auto"/>
            <w:noWrap/>
            <w:vAlign w:val="center"/>
          </w:tcPr>
          <w:p w14:paraId="52198427" w14:textId="2B3953C3" w:rsidR="00F971FB" w:rsidRPr="00F971FB" w:rsidRDefault="00F971FB" w:rsidP="00BD4E9A">
            <w:pPr>
              <w:widowControl/>
              <w:jc w:val="center"/>
              <w:rPr>
                <w:rFonts w:cs="Times New Roman"/>
                <w:sz w:val="21"/>
                <w:szCs w:val="21"/>
                <w:lang w:eastAsia="zh-CN"/>
              </w:rPr>
            </w:pPr>
            <w:r w:rsidRPr="00F971FB">
              <w:rPr>
                <w:sz w:val="21"/>
                <w:szCs w:val="21"/>
              </w:rPr>
              <w:t>.00</w:t>
            </w:r>
          </w:p>
        </w:tc>
        <w:tc>
          <w:tcPr>
            <w:tcW w:w="422" w:type="pct"/>
            <w:shd w:val="clear" w:color="auto" w:fill="auto"/>
            <w:noWrap/>
            <w:vAlign w:val="center"/>
          </w:tcPr>
          <w:p w14:paraId="37EF9C1E" w14:textId="7B66740A" w:rsidR="00F971FB" w:rsidRPr="00F971FB" w:rsidRDefault="00F971FB" w:rsidP="00BD4E9A">
            <w:pPr>
              <w:widowControl/>
              <w:jc w:val="center"/>
              <w:rPr>
                <w:rFonts w:cs="Times New Roman"/>
                <w:sz w:val="21"/>
                <w:szCs w:val="21"/>
                <w:lang w:eastAsia="zh-CN"/>
              </w:rPr>
            </w:pPr>
            <w:r w:rsidRPr="00F971FB">
              <w:rPr>
                <w:sz w:val="21"/>
                <w:szCs w:val="21"/>
              </w:rPr>
              <w:t>-.02</w:t>
            </w:r>
          </w:p>
        </w:tc>
        <w:tc>
          <w:tcPr>
            <w:tcW w:w="437" w:type="pct"/>
            <w:shd w:val="clear" w:color="auto" w:fill="auto"/>
            <w:noWrap/>
            <w:vAlign w:val="center"/>
          </w:tcPr>
          <w:p w14:paraId="7E44FD77" w14:textId="247E8AD0" w:rsidR="00F971FB" w:rsidRPr="00F971FB" w:rsidRDefault="00F971FB" w:rsidP="00BD4E9A">
            <w:pPr>
              <w:widowControl/>
              <w:jc w:val="center"/>
              <w:rPr>
                <w:rFonts w:cs="Times New Roman"/>
                <w:sz w:val="21"/>
                <w:szCs w:val="21"/>
                <w:lang w:eastAsia="zh-CN"/>
              </w:rPr>
            </w:pPr>
            <w:r w:rsidRPr="00F971FB">
              <w:rPr>
                <w:sz w:val="21"/>
                <w:szCs w:val="21"/>
              </w:rPr>
              <w:t>.02</w:t>
            </w:r>
          </w:p>
        </w:tc>
        <w:tc>
          <w:tcPr>
            <w:tcW w:w="361" w:type="pct"/>
            <w:shd w:val="clear" w:color="auto" w:fill="auto"/>
            <w:noWrap/>
            <w:vAlign w:val="center"/>
          </w:tcPr>
          <w:p w14:paraId="37BCC4E1" w14:textId="6BF3C9FA" w:rsidR="00F971FB" w:rsidRPr="00F971FB" w:rsidRDefault="00F971FB" w:rsidP="00BD4E9A">
            <w:pPr>
              <w:widowControl/>
              <w:jc w:val="center"/>
              <w:rPr>
                <w:rFonts w:cs="Times New Roman"/>
                <w:sz w:val="21"/>
                <w:szCs w:val="21"/>
                <w:lang w:eastAsia="zh-CN"/>
              </w:rPr>
            </w:pPr>
            <w:r w:rsidRPr="00F971FB">
              <w:rPr>
                <w:sz w:val="21"/>
                <w:szCs w:val="21"/>
              </w:rPr>
              <w:t>.472</w:t>
            </w:r>
          </w:p>
        </w:tc>
        <w:tc>
          <w:tcPr>
            <w:tcW w:w="491" w:type="pct"/>
            <w:shd w:val="clear" w:color="auto" w:fill="auto"/>
            <w:noWrap/>
            <w:vAlign w:val="center"/>
          </w:tcPr>
          <w:p w14:paraId="5FD9AEF3" w14:textId="77777777" w:rsidR="00F971FB" w:rsidRPr="00F971FB" w:rsidRDefault="00F971FB" w:rsidP="00BD4E9A">
            <w:pPr>
              <w:widowControl/>
              <w:jc w:val="center"/>
              <w:rPr>
                <w:rFonts w:cs="Times New Roman"/>
                <w:sz w:val="21"/>
                <w:szCs w:val="21"/>
                <w:lang w:eastAsia="zh-CN"/>
              </w:rPr>
            </w:pPr>
          </w:p>
        </w:tc>
      </w:tr>
      <w:tr w:rsidR="00F971FB" w:rsidRPr="00F971FB" w14:paraId="12AF7409" w14:textId="77777777" w:rsidTr="00F971FB">
        <w:trPr>
          <w:trHeight w:val="315"/>
        </w:trPr>
        <w:tc>
          <w:tcPr>
            <w:tcW w:w="393" w:type="pct"/>
          </w:tcPr>
          <w:p w14:paraId="14C31F9E"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42379316" w14:textId="414BD1F9"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9128F9A" w14:textId="0A0737AC"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081BF445" w14:textId="64E3A417" w:rsidR="00F971FB" w:rsidRPr="00F971FB" w:rsidRDefault="00F971FB" w:rsidP="00BD4E9A">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3376AF11" w14:textId="514F399A" w:rsidR="00F971FB" w:rsidRPr="00F971FB" w:rsidRDefault="00F971FB" w:rsidP="00BD4E9A">
            <w:pPr>
              <w:widowControl/>
              <w:jc w:val="center"/>
              <w:rPr>
                <w:rFonts w:cs="Times New Roman"/>
                <w:sz w:val="21"/>
                <w:szCs w:val="21"/>
                <w:lang w:eastAsia="zh-CN"/>
              </w:rPr>
            </w:pPr>
            <w:r w:rsidRPr="00F971FB">
              <w:rPr>
                <w:sz w:val="21"/>
                <w:szCs w:val="21"/>
              </w:rPr>
              <w:t>.00</w:t>
            </w:r>
          </w:p>
        </w:tc>
        <w:tc>
          <w:tcPr>
            <w:tcW w:w="422" w:type="pct"/>
            <w:shd w:val="clear" w:color="auto" w:fill="auto"/>
            <w:noWrap/>
            <w:vAlign w:val="center"/>
          </w:tcPr>
          <w:p w14:paraId="6B26FB43" w14:textId="25A005B0" w:rsidR="00F971FB" w:rsidRPr="00F971FB" w:rsidRDefault="00F971FB" w:rsidP="00BD4E9A">
            <w:pPr>
              <w:widowControl/>
              <w:jc w:val="center"/>
              <w:rPr>
                <w:rFonts w:cs="Times New Roman"/>
                <w:sz w:val="21"/>
                <w:szCs w:val="21"/>
                <w:lang w:eastAsia="zh-CN"/>
              </w:rPr>
            </w:pPr>
            <w:r w:rsidRPr="00F971FB">
              <w:rPr>
                <w:sz w:val="21"/>
                <w:szCs w:val="21"/>
              </w:rPr>
              <w:t>-.18</w:t>
            </w:r>
          </w:p>
        </w:tc>
        <w:tc>
          <w:tcPr>
            <w:tcW w:w="437" w:type="pct"/>
            <w:shd w:val="clear" w:color="auto" w:fill="auto"/>
            <w:noWrap/>
            <w:vAlign w:val="center"/>
          </w:tcPr>
          <w:p w14:paraId="51821C3F" w14:textId="0706E64A" w:rsidR="00F971FB" w:rsidRPr="00F971FB" w:rsidRDefault="00F971FB" w:rsidP="00BD4E9A">
            <w:pPr>
              <w:widowControl/>
              <w:jc w:val="center"/>
              <w:rPr>
                <w:rFonts w:cs="Times New Roman"/>
                <w:sz w:val="21"/>
                <w:szCs w:val="21"/>
                <w:lang w:eastAsia="zh-CN"/>
              </w:rPr>
            </w:pPr>
            <w:r w:rsidRPr="00F971FB">
              <w:rPr>
                <w:sz w:val="21"/>
                <w:szCs w:val="21"/>
              </w:rPr>
              <w:t>.17</w:t>
            </w:r>
          </w:p>
        </w:tc>
        <w:tc>
          <w:tcPr>
            <w:tcW w:w="361" w:type="pct"/>
            <w:shd w:val="clear" w:color="auto" w:fill="auto"/>
            <w:noWrap/>
            <w:vAlign w:val="center"/>
          </w:tcPr>
          <w:p w14:paraId="07826DBD" w14:textId="029875CF" w:rsidR="00F971FB" w:rsidRPr="00F971FB" w:rsidRDefault="00F971FB" w:rsidP="00BD4E9A">
            <w:pPr>
              <w:widowControl/>
              <w:jc w:val="center"/>
              <w:rPr>
                <w:rFonts w:cs="Times New Roman"/>
                <w:sz w:val="21"/>
                <w:szCs w:val="21"/>
                <w:lang w:eastAsia="zh-CN"/>
              </w:rPr>
            </w:pPr>
            <w:r w:rsidRPr="00F971FB">
              <w:rPr>
                <w:sz w:val="21"/>
                <w:szCs w:val="21"/>
              </w:rPr>
              <w:t>.472</w:t>
            </w:r>
          </w:p>
        </w:tc>
        <w:tc>
          <w:tcPr>
            <w:tcW w:w="491" w:type="pct"/>
            <w:shd w:val="clear" w:color="auto" w:fill="auto"/>
            <w:noWrap/>
            <w:vAlign w:val="center"/>
          </w:tcPr>
          <w:p w14:paraId="31B89EC3" w14:textId="77777777" w:rsidR="00F971FB" w:rsidRPr="00F971FB" w:rsidRDefault="00F971FB" w:rsidP="00BD4E9A">
            <w:pPr>
              <w:widowControl/>
              <w:jc w:val="center"/>
              <w:rPr>
                <w:rFonts w:cs="Times New Roman"/>
                <w:sz w:val="21"/>
                <w:szCs w:val="21"/>
                <w:lang w:eastAsia="zh-CN"/>
              </w:rPr>
            </w:pPr>
          </w:p>
        </w:tc>
      </w:tr>
      <w:tr w:rsidR="00F971FB" w:rsidRPr="00F971FB" w14:paraId="7DAD69D6" w14:textId="77777777" w:rsidTr="00F971FB">
        <w:trPr>
          <w:trHeight w:val="315"/>
        </w:trPr>
        <w:tc>
          <w:tcPr>
            <w:tcW w:w="393" w:type="pct"/>
          </w:tcPr>
          <w:p w14:paraId="5970DD6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64F4726" w14:textId="1CA0A1EE"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A69603D" w14:textId="6BC58342"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079DB910" w14:textId="0C1B0297" w:rsidR="00F971FB" w:rsidRPr="00F971FB" w:rsidRDefault="00F971FB" w:rsidP="00BD4E9A">
            <w:pPr>
              <w:widowControl/>
              <w:jc w:val="center"/>
              <w:rPr>
                <w:rFonts w:cs="Times New Roman"/>
                <w:sz w:val="21"/>
                <w:szCs w:val="21"/>
                <w:lang w:eastAsia="zh-CN"/>
              </w:rPr>
            </w:pPr>
            <w:r w:rsidRPr="00F971FB">
              <w:rPr>
                <w:sz w:val="21"/>
                <w:szCs w:val="21"/>
              </w:rPr>
              <w:t>.06</w:t>
            </w:r>
          </w:p>
        </w:tc>
        <w:tc>
          <w:tcPr>
            <w:tcW w:w="340" w:type="pct"/>
            <w:shd w:val="clear" w:color="auto" w:fill="auto"/>
            <w:noWrap/>
            <w:vAlign w:val="center"/>
          </w:tcPr>
          <w:p w14:paraId="48D1576E" w14:textId="6761BA03" w:rsidR="00F971FB" w:rsidRPr="00F971FB" w:rsidRDefault="00F971FB" w:rsidP="00BD4E9A">
            <w:pPr>
              <w:widowControl/>
              <w:jc w:val="center"/>
              <w:rPr>
                <w:rFonts w:cs="Times New Roman"/>
                <w:sz w:val="21"/>
                <w:szCs w:val="21"/>
                <w:lang w:eastAsia="zh-CN"/>
              </w:rPr>
            </w:pPr>
            <w:r w:rsidRPr="00F971FB">
              <w:rPr>
                <w:sz w:val="21"/>
                <w:szCs w:val="21"/>
              </w:rPr>
              <w:t>.02</w:t>
            </w:r>
          </w:p>
        </w:tc>
        <w:tc>
          <w:tcPr>
            <w:tcW w:w="422" w:type="pct"/>
            <w:shd w:val="clear" w:color="auto" w:fill="auto"/>
            <w:noWrap/>
            <w:vAlign w:val="center"/>
          </w:tcPr>
          <w:p w14:paraId="2213EEC7" w14:textId="2EBD64F3" w:rsidR="00F971FB" w:rsidRPr="00F971FB" w:rsidRDefault="00F971FB" w:rsidP="00BD4E9A">
            <w:pPr>
              <w:widowControl/>
              <w:jc w:val="center"/>
              <w:rPr>
                <w:rFonts w:cs="Times New Roman"/>
                <w:sz w:val="21"/>
                <w:szCs w:val="21"/>
                <w:lang w:eastAsia="zh-CN"/>
              </w:rPr>
            </w:pPr>
            <w:r w:rsidRPr="00F971FB">
              <w:rPr>
                <w:sz w:val="21"/>
                <w:szCs w:val="21"/>
              </w:rPr>
              <w:t>-.24</w:t>
            </w:r>
          </w:p>
        </w:tc>
        <w:tc>
          <w:tcPr>
            <w:tcW w:w="437" w:type="pct"/>
            <w:shd w:val="clear" w:color="auto" w:fill="auto"/>
            <w:noWrap/>
            <w:vAlign w:val="center"/>
          </w:tcPr>
          <w:p w14:paraId="71BC1DA2" w14:textId="32D67D5E" w:rsidR="00F971FB" w:rsidRPr="00F971FB" w:rsidRDefault="00F971FB" w:rsidP="00BD4E9A">
            <w:pPr>
              <w:widowControl/>
              <w:jc w:val="center"/>
              <w:rPr>
                <w:rFonts w:cs="Times New Roman"/>
                <w:sz w:val="21"/>
                <w:szCs w:val="21"/>
                <w:lang w:eastAsia="zh-CN"/>
              </w:rPr>
            </w:pPr>
            <w:r w:rsidRPr="00F971FB">
              <w:rPr>
                <w:sz w:val="21"/>
                <w:szCs w:val="21"/>
              </w:rPr>
              <w:t>.37</w:t>
            </w:r>
          </w:p>
        </w:tc>
        <w:tc>
          <w:tcPr>
            <w:tcW w:w="361" w:type="pct"/>
            <w:shd w:val="clear" w:color="auto" w:fill="auto"/>
            <w:noWrap/>
            <w:vAlign w:val="center"/>
          </w:tcPr>
          <w:p w14:paraId="58C9CBC8" w14:textId="2DEC2E96" w:rsidR="00F971FB" w:rsidRPr="00F971FB" w:rsidRDefault="00F971FB" w:rsidP="00BD4E9A">
            <w:pPr>
              <w:widowControl/>
              <w:jc w:val="center"/>
              <w:rPr>
                <w:rFonts w:cs="Times New Roman"/>
                <w:sz w:val="21"/>
                <w:szCs w:val="21"/>
                <w:lang w:eastAsia="zh-CN"/>
              </w:rPr>
            </w:pPr>
            <w:r w:rsidRPr="00F971FB">
              <w:rPr>
                <w:sz w:val="21"/>
                <w:szCs w:val="21"/>
              </w:rPr>
              <w:t>.342</w:t>
            </w:r>
          </w:p>
        </w:tc>
        <w:tc>
          <w:tcPr>
            <w:tcW w:w="491" w:type="pct"/>
            <w:shd w:val="clear" w:color="auto" w:fill="auto"/>
            <w:noWrap/>
            <w:vAlign w:val="center"/>
          </w:tcPr>
          <w:p w14:paraId="509BA247" w14:textId="77777777" w:rsidR="00F971FB" w:rsidRPr="00F971FB" w:rsidRDefault="00F971FB" w:rsidP="00BD4E9A">
            <w:pPr>
              <w:widowControl/>
              <w:jc w:val="center"/>
              <w:rPr>
                <w:rFonts w:cs="Times New Roman"/>
                <w:sz w:val="21"/>
                <w:szCs w:val="21"/>
                <w:lang w:eastAsia="zh-CN"/>
              </w:rPr>
            </w:pPr>
          </w:p>
        </w:tc>
      </w:tr>
      <w:tr w:rsidR="00F971FB" w:rsidRPr="00F971FB" w14:paraId="106E38D2" w14:textId="77777777" w:rsidTr="00F971FB">
        <w:trPr>
          <w:trHeight w:val="315"/>
        </w:trPr>
        <w:tc>
          <w:tcPr>
            <w:tcW w:w="393" w:type="pct"/>
          </w:tcPr>
          <w:p w14:paraId="213749B5"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91C830C" w14:textId="59EAD697"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5DC3721" w14:textId="022C3264"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向上比较频率</w:t>
            </w:r>
          </w:p>
        </w:tc>
        <w:tc>
          <w:tcPr>
            <w:tcW w:w="470" w:type="pct"/>
            <w:shd w:val="clear" w:color="auto" w:fill="auto"/>
            <w:noWrap/>
            <w:vAlign w:val="center"/>
          </w:tcPr>
          <w:p w14:paraId="2C3BC9AD" w14:textId="260159F3" w:rsidR="00F971FB" w:rsidRPr="00F971FB" w:rsidRDefault="00F971FB" w:rsidP="00BD4E9A">
            <w:pPr>
              <w:widowControl/>
              <w:jc w:val="center"/>
              <w:rPr>
                <w:rFonts w:cs="Times New Roman"/>
                <w:sz w:val="21"/>
                <w:szCs w:val="21"/>
                <w:lang w:eastAsia="zh-CN"/>
              </w:rPr>
            </w:pPr>
            <w:r w:rsidRPr="00F971FB">
              <w:rPr>
                <w:sz w:val="21"/>
                <w:szCs w:val="21"/>
              </w:rPr>
              <w:t>-.02</w:t>
            </w:r>
          </w:p>
        </w:tc>
        <w:tc>
          <w:tcPr>
            <w:tcW w:w="340" w:type="pct"/>
            <w:shd w:val="clear" w:color="auto" w:fill="auto"/>
            <w:noWrap/>
            <w:vAlign w:val="center"/>
          </w:tcPr>
          <w:p w14:paraId="0CB4BFC7" w14:textId="00E6FBCD" w:rsidR="00F971FB" w:rsidRPr="00F971FB" w:rsidRDefault="00F971FB" w:rsidP="00BD4E9A">
            <w:pPr>
              <w:widowControl/>
              <w:jc w:val="center"/>
              <w:rPr>
                <w:rFonts w:cs="Times New Roman"/>
                <w:sz w:val="21"/>
                <w:szCs w:val="21"/>
                <w:lang w:eastAsia="zh-CN"/>
              </w:rPr>
            </w:pPr>
            <w:r w:rsidRPr="00F971FB">
              <w:rPr>
                <w:sz w:val="21"/>
                <w:szCs w:val="21"/>
              </w:rPr>
              <w:t>-.02</w:t>
            </w:r>
          </w:p>
        </w:tc>
        <w:tc>
          <w:tcPr>
            <w:tcW w:w="422" w:type="pct"/>
            <w:shd w:val="clear" w:color="auto" w:fill="auto"/>
            <w:noWrap/>
            <w:vAlign w:val="center"/>
          </w:tcPr>
          <w:p w14:paraId="0D2DE52D" w14:textId="7AD07775" w:rsidR="00F971FB" w:rsidRPr="00F971FB" w:rsidRDefault="00F971FB" w:rsidP="00BD4E9A">
            <w:pPr>
              <w:widowControl/>
              <w:jc w:val="center"/>
              <w:rPr>
                <w:rFonts w:cs="Times New Roman"/>
                <w:sz w:val="21"/>
                <w:szCs w:val="21"/>
                <w:lang w:eastAsia="zh-CN"/>
              </w:rPr>
            </w:pPr>
            <w:r w:rsidRPr="00F971FB">
              <w:rPr>
                <w:sz w:val="21"/>
                <w:szCs w:val="21"/>
              </w:rPr>
              <w:t>-.11</w:t>
            </w:r>
          </w:p>
        </w:tc>
        <w:tc>
          <w:tcPr>
            <w:tcW w:w="437" w:type="pct"/>
            <w:shd w:val="clear" w:color="auto" w:fill="auto"/>
            <w:noWrap/>
            <w:vAlign w:val="center"/>
          </w:tcPr>
          <w:p w14:paraId="34BDA572" w14:textId="1D2E3A89" w:rsidR="00F971FB" w:rsidRPr="00F971FB" w:rsidRDefault="00F971FB" w:rsidP="00BD4E9A">
            <w:pPr>
              <w:widowControl/>
              <w:jc w:val="center"/>
              <w:rPr>
                <w:rFonts w:cs="Times New Roman"/>
                <w:sz w:val="21"/>
                <w:szCs w:val="21"/>
                <w:lang w:eastAsia="zh-CN"/>
              </w:rPr>
            </w:pPr>
            <w:r w:rsidRPr="00F971FB">
              <w:rPr>
                <w:sz w:val="21"/>
                <w:szCs w:val="21"/>
              </w:rPr>
              <w:t>.07</w:t>
            </w:r>
          </w:p>
        </w:tc>
        <w:tc>
          <w:tcPr>
            <w:tcW w:w="361" w:type="pct"/>
            <w:shd w:val="clear" w:color="auto" w:fill="auto"/>
            <w:noWrap/>
            <w:vAlign w:val="center"/>
          </w:tcPr>
          <w:p w14:paraId="6A80E5CC" w14:textId="73406DE3" w:rsidR="00F971FB" w:rsidRPr="00F971FB" w:rsidRDefault="00F971FB" w:rsidP="00BD4E9A">
            <w:pPr>
              <w:widowControl/>
              <w:jc w:val="center"/>
              <w:rPr>
                <w:rFonts w:cs="Times New Roman"/>
                <w:sz w:val="21"/>
                <w:szCs w:val="21"/>
                <w:lang w:eastAsia="zh-CN"/>
              </w:rPr>
            </w:pPr>
            <w:r w:rsidRPr="00F971FB">
              <w:rPr>
                <w:sz w:val="21"/>
                <w:szCs w:val="21"/>
              </w:rPr>
              <w:t>.325</w:t>
            </w:r>
          </w:p>
        </w:tc>
        <w:tc>
          <w:tcPr>
            <w:tcW w:w="491" w:type="pct"/>
            <w:shd w:val="clear" w:color="auto" w:fill="auto"/>
            <w:noWrap/>
            <w:vAlign w:val="center"/>
          </w:tcPr>
          <w:p w14:paraId="6DFCA5B6" w14:textId="77777777" w:rsidR="00F971FB" w:rsidRPr="00F971FB" w:rsidRDefault="00F971FB" w:rsidP="00BD4E9A">
            <w:pPr>
              <w:widowControl/>
              <w:jc w:val="center"/>
              <w:rPr>
                <w:rFonts w:cs="Times New Roman"/>
                <w:sz w:val="21"/>
                <w:szCs w:val="21"/>
                <w:lang w:eastAsia="zh-CN"/>
              </w:rPr>
            </w:pPr>
          </w:p>
        </w:tc>
      </w:tr>
      <w:tr w:rsidR="00F971FB" w:rsidRPr="00F971FB" w14:paraId="02684621" w14:textId="77777777" w:rsidTr="00F971FB">
        <w:trPr>
          <w:trHeight w:val="315"/>
        </w:trPr>
        <w:tc>
          <w:tcPr>
            <w:tcW w:w="393" w:type="pct"/>
          </w:tcPr>
          <w:p w14:paraId="3E495FD0"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B3608AE" w14:textId="611358FA"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2F7FD49" w14:textId="364CC8EE"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向下比较频率</w:t>
            </w:r>
          </w:p>
        </w:tc>
        <w:tc>
          <w:tcPr>
            <w:tcW w:w="470" w:type="pct"/>
            <w:shd w:val="clear" w:color="auto" w:fill="auto"/>
            <w:noWrap/>
            <w:vAlign w:val="center"/>
          </w:tcPr>
          <w:p w14:paraId="5EBCBFF2" w14:textId="041BB2E5" w:rsidR="00F971FB" w:rsidRPr="00F971FB" w:rsidRDefault="00F971FB" w:rsidP="00BD4E9A">
            <w:pPr>
              <w:widowControl/>
              <w:jc w:val="center"/>
              <w:rPr>
                <w:rFonts w:cs="Times New Roman"/>
                <w:sz w:val="21"/>
                <w:szCs w:val="21"/>
                <w:lang w:eastAsia="zh-CN"/>
              </w:rPr>
            </w:pPr>
            <w:r w:rsidRPr="00F971FB">
              <w:rPr>
                <w:sz w:val="21"/>
                <w:szCs w:val="21"/>
              </w:rPr>
              <w:t>.06</w:t>
            </w:r>
          </w:p>
        </w:tc>
        <w:tc>
          <w:tcPr>
            <w:tcW w:w="340" w:type="pct"/>
            <w:shd w:val="clear" w:color="auto" w:fill="auto"/>
            <w:noWrap/>
            <w:vAlign w:val="center"/>
          </w:tcPr>
          <w:p w14:paraId="0A1C8C5F" w14:textId="6BEDE02F" w:rsidR="00F971FB" w:rsidRPr="00F971FB" w:rsidRDefault="00F971FB" w:rsidP="00BD4E9A">
            <w:pPr>
              <w:widowControl/>
              <w:jc w:val="center"/>
              <w:rPr>
                <w:rFonts w:cs="Times New Roman"/>
                <w:sz w:val="21"/>
                <w:szCs w:val="21"/>
                <w:lang w:eastAsia="zh-CN"/>
              </w:rPr>
            </w:pPr>
            <w:r w:rsidRPr="00F971FB">
              <w:rPr>
                <w:sz w:val="21"/>
                <w:szCs w:val="21"/>
              </w:rPr>
              <w:t>.06</w:t>
            </w:r>
          </w:p>
        </w:tc>
        <w:tc>
          <w:tcPr>
            <w:tcW w:w="422" w:type="pct"/>
            <w:shd w:val="clear" w:color="auto" w:fill="auto"/>
            <w:noWrap/>
            <w:vAlign w:val="center"/>
          </w:tcPr>
          <w:p w14:paraId="0441C9BE" w14:textId="384CB5ED" w:rsidR="00F971FB" w:rsidRPr="00F971FB" w:rsidRDefault="00F971FB" w:rsidP="00BD4E9A">
            <w:pPr>
              <w:widowControl/>
              <w:jc w:val="center"/>
              <w:rPr>
                <w:rFonts w:cs="Times New Roman"/>
                <w:sz w:val="21"/>
                <w:szCs w:val="21"/>
                <w:lang w:eastAsia="zh-CN"/>
              </w:rPr>
            </w:pPr>
            <w:r w:rsidRPr="00F971FB">
              <w:rPr>
                <w:sz w:val="21"/>
                <w:szCs w:val="21"/>
              </w:rPr>
              <w:t>-.03</w:t>
            </w:r>
          </w:p>
        </w:tc>
        <w:tc>
          <w:tcPr>
            <w:tcW w:w="437" w:type="pct"/>
            <w:shd w:val="clear" w:color="auto" w:fill="auto"/>
            <w:noWrap/>
            <w:vAlign w:val="center"/>
          </w:tcPr>
          <w:p w14:paraId="6AE53E76" w14:textId="08DC20D7" w:rsidR="00F971FB" w:rsidRPr="00F971FB" w:rsidRDefault="00F971FB" w:rsidP="00BD4E9A">
            <w:pPr>
              <w:widowControl/>
              <w:jc w:val="center"/>
              <w:rPr>
                <w:rFonts w:cs="Times New Roman"/>
                <w:sz w:val="21"/>
                <w:szCs w:val="21"/>
                <w:lang w:eastAsia="zh-CN"/>
              </w:rPr>
            </w:pPr>
            <w:r w:rsidRPr="00F971FB">
              <w:rPr>
                <w:sz w:val="21"/>
                <w:szCs w:val="21"/>
              </w:rPr>
              <w:t>.14</w:t>
            </w:r>
          </w:p>
        </w:tc>
        <w:tc>
          <w:tcPr>
            <w:tcW w:w="361" w:type="pct"/>
            <w:shd w:val="clear" w:color="auto" w:fill="auto"/>
            <w:noWrap/>
            <w:vAlign w:val="center"/>
          </w:tcPr>
          <w:p w14:paraId="779A16CC" w14:textId="56F879D5" w:rsidR="00F971FB" w:rsidRPr="00F971FB" w:rsidRDefault="00F971FB" w:rsidP="00BD4E9A">
            <w:pPr>
              <w:widowControl/>
              <w:jc w:val="center"/>
              <w:rPr>
                <w:rFonts w:cs="Times New Roman"/>
                <w:sz w:val="21"/>
                <w:szCs w:val="21"/>
                <w:lang w:eastAsia="zh-CN"/>
              </w:rPr>
            </w:pPr>
            <w:r w:rsidRPr="00F971FB">
              <w:rPr>
                <w:sz w:val="21"/>
                <w:szCs w:val="21"/>
              </w:rPr>
              <w:t>.088</w:t>
            </w:r>
          </w:p>
        </w:tc>
        <w:tc>
          <w:tcPr>
            <w:tcW w:w="491" w:type="pct"/>
            <w:shd w:val="clear" w:color="auto" w:fill="auto"/>
            <w:noWrap/>
            <w:vAlign w:val="center"/>
          </w:tcPr>
          <w:p w14:paraId="6D697988" w14:textId="77777777" w:rsidR="00F971FB" w:rsidRPr="00F971FB" w:rsidRDefault="00F971FB" w:rsidP="00BD4E9A">
            <w:pPr>
              <w:widowControl/>
              <w:jc w:val="center"/>
              <w:rPr>
                <w:rFonts w:cs="Times New Roman"/>
                <w:sz w:val="21"/>
                <w:szCs w:val="21"/>
                <w:lang w:eastAsia="zh-CN"/>
              </w:rPr>
            </w:pPr>
          </w:p>
        </w:tc>
      </w:tr>
      <w:tr w:rsidR="00F971FB" w:rsidRPr="00F971FB" w14:paraId="09852011" w14:textId="77777777" w:rsidTr="00F971FB">
        <w:trPr>
          <w:trHeight w:val="315"/>
        </w:trPr>
        <w:tc>
          <w:tcPr>
            <w:tcW w:w="393" w:type="pct"/>
          </w:tcPr>
          <w:p w14:paraId="76182EC7"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45CB1607" w14:textId="1FED851B"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B18EF79" w14:textId="4B942165"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26A7C223" w14:textId="6F3B1075" w:rsidR="00F971FB" w:rsidRPr="00F971FB" w:rsidRDefault="00F971FB" w:rsidP="00BD4E9A">
            <w:pPr>
              <w:widowControl/>
              <w:jc w:val="center"/>
              <w:rPr>
                <w:rFonts w:cs="Times New Roman"/>
                <w:sz w:val="21"/>
                <w:szCs w:val="21"/>
                <w:lang w:eastAsia="zh-CN"/>
              </w:rPr>
            </w:pPr>
            <w:r w:rsidRPr="00F971FB">
              <w:rPr>
                <w:sz w:val="21"/>
                <w:szCs w:val="21"/>
              </w:rPr>
              <w:t>.11</w:t>
            </w:r>
          </w:p>
        </w:tc>
        <w:tc>
          <w:tcPr>
            <w:tcW w:w="340" w:type="pct"/>
            <w:shd w:val="clear" w:color="auto" w:fill="auto"/>
            <w:noWrap/>
            <w:vAlign w:val="center"/>
          </w:tcPr>
          <w:p w14:paraId="0CCF6FA4" w14:textId="63E4BA0B" w:rsidR="00F971FB" w:rsidRPr="00F971FB" w:rsidRDefault="00F971FB" w:rsidP="00BD4E9A">
            <w:pPr>
              <w:widowControl/>
              <w:jc w:val="center"/>
              <w:rPr>
                <w:rFonts w:cs="Times New Roman"/>
                <w:sz w:val="21"/>
                <w:szCs w:val="21"/>
                <w:lang w:eastAsia="zh-CN"/>
              </w:rPr>
            </w:pPr>
            <w:r w:rsidRPr="00F971FB">
              <w:rPr>
                <w:sz w:val="21"/>
                <w:szCs w:val="21"/>
              </w:rPr>
              <w:t>.08</w:t>
            </w:r>
          </w:p>
        </w:tc>
        <w:tc>
          <w:tcPr>
            <w:tcW w:w="422" w:type="pct"/>
            <w:shd w:val="clear" w:color="auto" w:fill="auto"/>
            <w:noWrap/>
            <w:vAlign w:val="center"/>
          </w:tcPr>
          <w:p w14:paraId="0CFA9F87" w14:textId="7D58A9F8" w:rsidR="00F971FB" w:rsidRPr="00F971FB" w:rsidRDefault="00F971FB" w:rsidP="00BD4E9A">
            <w:pPr>
              <w:widowControl/>
              <w:jc w:val="center"/>
              <w:rPr>
                <w:rFonts w:cs="Times New Roman"/>
                <w:sz w:val="21"/>
                <w:szCs w:val="21"/>
                <w:lang w:eastAsia="zh-CN"/>
              </w:rPr>
            </w:pPr>
            <w:r w:rsidRPr="00F971FB">
              <w:rPr>
                <w:sz w:val="21"/>
                <w:szCs w:val="21"/>
              </w:rPr>
              <w:t>-.03</w:t>
            </w:r>
          </w:p>
        </w:tc>
        <w:tc>
          <w:tcPr>
            <w:tcW w:w="437" w:type="pct"/>
            <w:shd w:val="clear" w:color="auto" w:fill="auto"/>
            <w:noWrap/>
            <w:vAlign w:val="center"/>
          </w:tcPr>
          <w:p w14:paraId="05C6B352" w14:textId="66989537" w:rsidR="00F971FB" w:rsidRPr="00F971FB" w:rsidRDefault="00F971FB" w:rsidP="00BD4E9A">
            <w:pPr>
              <w:widowControl/>
              <w:jc w:val="center"/>
              <w:rPr>
                <w:rFonts w:cs="Times New Roman"/>
                <w:sz w:val="21"/>
                <w:szCs w:val="21"/>
                <w:lang w:eastAsia="zh-CN"/>
              </w:rPr>
            </w:pPr>
            <w:r w:rsidRPr="00F971FB">
              <w:rPr>
                <w:sz w:val="21"/>
                <w:szCs w:val="21"/>
              </w:rPr>
              <w:t>.24</w:t>
            </w:r>
          </w:p>
        </w:tc>
        <w:tc>
          <w:tcPr>
            <w:tcW w:w="361" w:type="pct"/>
            <w:shd w:val="clear" w:color="auto" w:fill="auto"/>
            <w:noWrap/>
            <w:vAlign w:val="center"/>
          </w:tcPr>
          <w:p w14:paraId="32DA09E3" w14:textId="22CBD374" w:rsidR="00F971FB" w:rsidRPr="00F971FB" w:rsidRDefault="00F971FB" w:rsidP="00BD4E9A">
            <w:pPr>
              <w:widowControl/>
              <w:jc w:val="center"/>
              <w:rPr>
                <w:rFonts w:cs="Times New Roman"/>
                <w:sz w:val="21"/>
                <w:szCs w:val="21"/>
                <w:lang w:eastAsia="zh-CN"/>
              </w:rPr>
            </w:pPr>
            <w:r w:rsidRPr="00F971FB">
              <w:rPr>
                <w:sz w:val="21"/>
                <w:szCs w:val="21"/>
              </w:rPr>
              <w:t>.063</w:t>
            </w:r>
          </w:p>
        </w:tc>
        <w:tc>
          <w:tcPr>
            <w:tcW w:w="491" w:type="pct"/>
            <w:shd w:val="clear" w:color="auto" w:fill="auto"/>
            <w:noWrap/>
            <w:vAlign w:val="center"/>
          </w:tcPr>
          <w:p w14:paraId="71BA0CAC" w14:textId="77777777" w:rsidR="00F971FB" w:rsidRPr="00F971FB" w:rsidRDefault="00F971FB" w:rsidP="00BD4E9A">
            <w:pPr>
              <w:widowControl/>
              <w:jc w:val="center"/>
              <w:rPr>
                <w:rFonts w:cs="Times New Roman"/>
                <w:sz w:val="21"/>
                <w:szCs w:val="21"/>
                <w:lang w:eastAsia="zh-CN"/>
              </w:rPr>
            </w:pPr>
          </w:p>
        </w:tc>
      </w:tr>
      <w:tr w:rsidR="00F971FB" w:rsidRPr="00F971FB" w14:paraId="405112A3" w14:textId="77777777" w:rsidTr="00F971FB">
        <w:trPr>
          <w:trHeight w:val="315"/>
        </w:trPr>
        <w:tc>
          <w:tcPr>
            <w:tcW w:w="393" w:type="pct"/>
          </w:tcPr>
          <w:p w14:paraId="382894C4"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E52893B" w14:textId="18C77D8F"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5FF56D0" w14:textId="0F6EA145"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相对剥夺感</w:t>
            </w:r>
          </w:p>
        </w:tc>
        <w:tc>
          <w:tcPr>
            <w:tcW w:w="470" w:type="pct"/>
            <w:shd w:val="clear" w:color="auto" w:fill="auto"/>
            <w:noWrap/>
            <w:vAlign w:val="center"/>
          </w:tcPr>
          <w:p w14:paraId="0F676591" w14:textId="3C5BE2D9" w:rsidR="00F971FB" w:rsidRPr="00F971FB" w:rsidRDefault="00F971FB" w:rsidP="00BD4E9A">
            <w:pPr>
              <w:widowControl/>
              <w:jc w:val="center"/>
              <w:rPr>
                <w:rFonts w:cs="Times New Roman"/>
                <w:sz w:val="21"/>
                <w:szCs w:val="21"/>
                <w:lang w:eastAsia="zh-CN"/>
              </w:rPr>
            </w:pPr>
            <w:r w:rsidRPr="00F971FB">
              <w:rPr>
                <w:sz w:val="21"/>
                <w:szCs w:val="21"/>
              </w:rPr>
              <w:t>-.56</w:t>
            </w:r>
            <w:r w:rsidRPr="00F971FB">
              <w:rPr>
                <w:sz w:val="21"/>
                <w:szCs w:val="21"/>
                <w:vertAlign w:val="superscript"/>
              </w:rPr>
              <w:t>***</w:t>
            </w:r>
          </w:p>
        </w:tc>
        <w:tc>
          <w:tcPr>
            <w:tcW w:w="340" w:type="pct"/>
            <w:shd w:val="clear" w:color="auto" w:fill="auto"/>
            <w:noWrap/>
            <w:vAlign w:val="center"/>
          </w:tcPr>
          <w:p w14:paraId="0CB029F2" w14:textId="2A0D5B14" w:rsidR="00F971FB" w:rsidRPr="00F971FB" w:rsidRDefault="00F971FB" w:rsidP="00BD4E9A">
            <w:pPr>
              <w:widowControl/>
              <w:jc w:val="center"/>
              <w:rPr>
                <w:rFonts w:cs="Times New Roman"/>
                <w:sz w:val="21"/>
                <w:szCs w:val="21"/>
                <w:lang w:eastAsia="zh-CN"/>
              </w:rPr>
            </w:pPr>
            <w:r w:rsidRPr="00F971FB">
              <w:rPr>
                <w:sz w:val="21"/>
                <w:szCs w:val="21"/>
              </w:rPr>
              <w:t>-.52</w:t>
            </w:r>
          </w:p>
        </w:tc>
        <w:tc>
          <w:tcPr>
            <w:tcW w:w="422" w:type="pct"/>
            <w:shd w:val="clear" w:color="auto" w:fill="auto"/>
            <w:noWrap/>
            <w:vAlign w:val="center"/>
          </w:tcPr>
          <w:p w14:paraId="5D45DA37" w14:textId="739D2FFB" w:rsidR="00F971FB" w:rsidRPr="00F971FB" w:rsidRDefault="00F971FB" w:rsidP="00BD4E9A">
            <w:pPr>
              <w:widowControl/>
              <w:jc w:val="center"/>
              <w:rPr>
                <w:rFonts w:cs="Times New Roman"/>
                <w:sz w:val="21"/>
                <w:szCs w:val="21"/>
                <w:lang w:eastAsia="zh-CN"/>
              </w:rPr>
            </w:pPr>
            <w:r w:rsidRPr="00F971FB">
              <w:rPr>
                <w:sz w:val="21"/>
                <w:szCs w:val="21"/>
              </w:rPr>
              <w:t>-.70</w:t>
            </w:r>
          </w:p>
        </w:tc>
        <w:tc>
          <w:tcPr>
            <w:tcW w:w="437" w:type="pct"/>
            <w:shd w:val="clear" w:color="auto" w:fill="auto"/>
            <w:noWrap/>
            <w:vAlign w:val="center"/>
          </w:tcPr>
          <w:p w14:paraId="5BD15DC0" w14:textId="633CF3E2" w:rsidR="00F971FB" w:rsidRPr="00F971FB" w:rsidRDefault="00F971FB" w:rsidP="00BD4E9A">
            <w:pPr>
              <w:widowControl/>
              <w:jc w:val="center"/>
              <w:rPr>
                <w:rFonts w:cs="Times New Roman"/>
                <w:sz w:val="21"/>
                <w:szCs w:val="21"/>
                <w:lang w:eastAsia="zh-CN"/>
              </w:rPr>
            </w:pPr>
            <w:r w:rsidRPr="00F971FB">
              <w:rPr>
                <w:sz w:val="21"/>
                <w:szCs w:val="21"/>
              </w:rPr>
              <w:t>-.43</w:t>
            </w:r>
          </w:p>
        </w:tc>
        <w:tc>
          <w:tcPr>
            <w:tcW w:w="361" w:type="pct"/>
            <w:shd w:val="clear" w:color="auto" w:fill="auto"/>
            <w:noWrap/>
            <w:vAlign w:val="center"/>
          </w:tcPr>
          <w:p w14:paraId="0A066C90" w14:textId="2B386EEF" w:rsidR="00F971FB" w:rsidRPr="00F971FB" w:rsidRDefault="00F971FB" w:rsidP="00BD4E9A">
            <w:pPr>
              <w:widowControl/>
              <w:jc w:val="center"/>
              <w:rPr>
                <w:rFonts w:cs="Times New Roman"/>
                <w:sz w:val="21"/>
                <w:szCs w:val="21"/>
                <w:lang w:eastAsia="zh-CN"/>
              </w:rPr>
            </w:pPr>
            <w:r w:rsidRPr="00F971FB">
              <w:rPr>
                <w:sz w:val="21"/>
                <w:szCs w:val="21"/>
              </w:rPr>
              <w:t>.000</w:t>
            </w:r>
          </w:p>
        </w:tc>
        <w:tc>
          <w:tcPr>
            <w:tcW w:w="491" w:type="pct"/>
            <w:shd w:val="clear" w:color="auto" w:fill="auto"/>
            <w:noWrap/>
            <w:vAlign w:val="center"/>
          </w:tcPr>
          <w:p w14:paraId="337F93AD" w14:textId="77777777" w:rsidR="00F971FB" w:rsidRPr="00F971FB" w:rsidRDefault="00F971FB" w:rsidP="00BD4E9A">
            <w:pPr>
              <w:widowControl/>
              <w:jc w:val="center"/>
              <w:rPr>
                <w:rFonts w:cs="Times New Roman"/>
                <w:sz w:val="21"/>
                <w:szCs w:val="21"/>
                <w:lang w:eastAsia="zh-CN"/>
              </w:rPr>
            </w:pPr>
          </w:p>
        </w:tc>
      </w:tr>
      <w:tr w:rsidR="00F971FB" w:rsidRPr="00F971FB" w14:paraId="54E8BD95" w14:textId="77777777" w:rsidTr="00F971FB">
        <w:trPr>
          <w:trHeight w:val="375"/>
        </w:trPr>
        <w:tc>
          <w:tcPr>
            <w:tcW w:w="393" w:type="pct"/>
          </w:tcPr>
          <w:p w14:paraId="3623CA5E"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18FD1C8F" w14:textId="07DFF76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5F1F39A8" w14:textId="61FDBA51"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lang w:eastAsia="zh-CN"/>
              </w:rPr>
              <w:t>感知到的优越感</w:t>
            </w:r>
          </w:p>
        </w:tc>
        <w:tc>
          <w:tcPr>
            <w:tcW w:w="470" w:type="pct"/>
            <w:shd w:val="clear" w:color="auto" w:fill="auto"/>
            <w:noWrap/>
            <w:vAlign w:val="center"/>
            <w:hideMark/>
          </w:tcPr>
          <w:p w14:paraId="413D6747" w14:textId="542F94B4" w:rsidR="00F971FB" w:rsidRPr="00F971FB" w:rsidRDefault="00F971FB" w:rsidP="00BD4E9A">
            <w:pPr>
              <w:widowControl/>
              <w:jc w:val="center"/>
              <w:rPr>
                <w:rFonts w:cs="Times New Roman"/>
                <w:color w:val="000000"/>
                <w:kern w:val="0"/>
                <w:sz w:val="21"/>
                <w:szCs w:val="21"/>
                <w:lang w:eastAsia="zh-CN"/>
              </w:rPr>
            </w:pPr>
            <w:r w:rsidRPr="00F971FB">
              <w:rPr>
                <w:sz w:val="21"/>
                <w:szCs w:val="21"/>
              </w:rPr>
              <w:t>.72</w:t>
            </w:r>
            <w:r w:rsidRPr="00F971FB">
              <w:rPr>
                <w:sz w:val="21"/>
                <w:szCs w:val="21"/>
                <w:vertAlign w:val="superscript"/>
              </w:rPr>
              <w:t>***</w:t>
            </w:r>
          </w:p>
        </w:tc>
        <w:tc>
          <w:tcPr>
            <w:tcW w:w="340" w:type="pct"/>
            <w:shd w:val="clear" w:color="auto" w:fill="auto"/>
            <w:noWrap/>
            <w:vAlign w:val="center"/>
            <w:hideMark/>
          </w:tcPr>
          <w:p w14:paraId="6BAFD3A6" w14:textId="0B78763D" w:rsidR="00F971FB" w:rsidRPr="00F971FB" w:rsidRDefault="00F971FB" w:rsidP="00BD4E9A">
            <w:pPr>
              <w:widowControl/>
              <w:jc w:val="center"/>
              <w:rPr>
                <w:rFonts w:cs="Times New Roman"/>
                <w:color w:val="000000"/>
                <w:kern w:val="0"/>
                <w:sz w:val="21"/>
                <w:szCs w:val="21"/>
                <w:lang w:eastAsia="zh-CN"/>
              </w:rPr>
            </w:pPr>
            <w:r w:rsidRPr="00F971FB">
              <w:rPr>
                <w:sz w:val="21"/>
                <w:szCs w:val="21"/>
              </w:rPr>
              <w:t>.62</w:t>
            </w:r>
          </w:p>
        </w:tc>
        <w:tc>
          <w:tcPr>
            <w:tcW w:w="422" w:type="pct"/>
            <w:shd w:val="clear" w:color="auto" w:fill="auto"/>
            <w:noWrap/>
            <w:vAlign w:val="center"/>
            <w:hideMark/>
          </w:tcPr>
          <w:p w14:paraId="535784BC" w14:textId="269CFB49" w:rsidR="00F971FB" w:rsidRPr="00F971FB" w:rsidRDefault="00F971FB" w:rsidP="00BD4E9A">
            <w:pPr>
              <w:widowControl/>
              <w:jc w:val="center"/>
              <w:rPr>
                <w:rFonts w:cs="Times New Roman"/>
                <w:color w:val="000000"/>
                <w:kern w:val="0"/>
                <w:sz w:val="21"/>
                <w:szCs w:val="21"/>
                <w:lang w:eastAsia="zh-CN"/>
              </w:rPr>
            </w:pPr>
            <w:r w:rsidRPr="00F971FB">
              <w:rPr>
                <w:sz w:val="21"/>
                <w:szCs w:val="21"/>
              </w:rPr>
              <w:t>.57</w:t>
            </w:r>
          </w:p>
        </w:tc>
        <w:tc>
          <w:tcPr>
            <w:tcW w:w="437" w:type="pct"/>
            <w:shd w:val="clear" w:color="auto" w:fill="auto"/>
            <w:noWrap/>
            <w:vAlign w:val="center"/>
            <w:hideMark/>
          </w:tcPr>
          <w:p w14:paraId="5F8BFCD5" w14:textId="7581D925" w:rsidR="00F971FB" w:rsidRPr="00F971FB" w:rsidRDefault="00F971FB" w:rsidP="00BD4E9A">
            <w:pPr>
              <w:widowControl/>
              <w:jc w:val="center"/>
              <w:rPr>
                <w:rFonts w:cs="Times New Roman"/>
                <w:color w:val="000000"/>
                <w:kern w:val="0"/>
                <w:sz w:val="21"/>
                <w:szCs w:val="21"/>
                <w:lang w:eastAsia="zh-CN"/>
              </w:rPr>
            </w:pPr>
            <w:r w:rsidRPr="00F971FB">
              <w:rPr>
                <w:sz w:val="21"/>
                <w:szCs w:val="21"/>
              </w:rPr>
              <w:t>.89</w:t>
            </w:r>
          </w:p>
        </w:tc>
        <w:tc>
          <w:tcPr>
            <w:tcW w:w="361" w:type="pct"/>
            <w:shd w:val="clear" w:color="auto" w:fill="auto"/>
            <w:noWrap/>
            <w:vAlign w:val="center"/>
            <w:hideMark/>
          </w:tcPr>
          <w:p w14:paraId="186F5DBC" w14:textId="5FCB1479" w:rsidR="00F971FB" w:rsidRPr="00F971FB" w:rsidRDefault="00F971FB" w:rsidP="00BD4E9A">
            <w:pPr>
              <w:widowControl/>
              <w:jc w:val="center"/>
              <w:rPr>
                <w:rFonts w:cs="Times New Roman"/>
                <w:color w:val="000000"/>
                <w:kern w:val="0"/>
                <w:sz w:val="21"/>
                <w:szCs w:val="21"/>
                <w:lang w:eastAsia="zh-CN"/>
              </w:rPr>
            </w:pPr>
            <w:r w:rsidRPr="00F971FB">
              <w:rPr>
                <w:sz w:val="21"/>
                <w:szCs w:val="21"/>
              </w:rPr>
              <w:t>.000</w:t>
            </w:r>
          </w:p>
        </w:tc>
        <w:tc>
          <w:tcPr>
            <w:tcW w:w="491" w:type="pct"/>
            <w:shd w:val="clear" w:color="auto" w:fill="auto"/>
            <w:noWrap/>
            <w:vAlign w:val="center"/>
            <w:hideMark/>
          </w:tcPr>
          <w:p w14:paraId="036BAD6C" w14:textId="77777777" w:rsidR="00F971FB" w:rsidRPr="00F971FB" w:rsidRDefault="00F971FB" w:rsidP="00BD4E9A">
            <w:pPr>
              <w:widowControl/>
              <w:jc w:val="center"/>
              <w:rPr>
                <w:rFonts w:cs="Times New Roman"/>
                <w:color w:val="000000"/>
                <w:kern w:val="0"/>
                <w:sz w:val="21"/>
                <w:szCs w:val="21"/>
                <w:lang w:eastAsia="zh-CN"/>
              </w:rPr>
            </w:pPr>
          </w:p>
        </w:tc>
      </w:tr>
    </w:tbl>
    <w:p w14:paraId="2EE8E7AD" w14:textId="77777777" w:rsidR="00BD4E9A" w:rsidRPr="00341D38" w:rsidRDefault="00BD4E9A" w:rsidP="00D60874">
      <w:pPr>
        <w:ind w:firstLine="480"/>
        <w:rPr>
          <w:rFonts w:cs="Times New Roman"/>
          <w:iCs/>
        </w:rPr>
      </w:pPr>
      <w:r w:rsidRPr="00341D38">
        <w:rPr>
          <w:rFonts w:cs="Times New Roman" w:hint="eastAsia"/>
          <w:iCs/>
        </w:rPr>
        <w:t>注：</w:t>
      </w:r>
      <w:r w:rsidRPr="00341D38">
        <w:rPr>
          <w:rFonts w:cs="Times New Roman" w:hint="eastAsia"/>
          <w:iCs/>
          <w:lang w:eastAsia="zh-CN"/>
        </w:rPr>
        <w:t xml:space="preserve">N = </w:t>
      </w:r>
      <w:r>
        <w:rPr>
          <w:rFonts w:cs="Times New Roman" w:hint="eastAsia"/>
          <w:iCs/>
          <w:lang w:eastAsia="zh-CN"/>
        </w:rPr>
        <w:t>303</w:t>
      </w:r>
      <w:r w:rsidRPr="00341D38">
        <w:rPr>
          <w:rFonts w:cs="Times New Roman" w:hint="eastAsia"/>
          <w:iCs/>
          <w:lang w:eastAsia="zh-CN"/>
        </w:rPr>
        <w:t>，</w:t>
      </w:r>
      <w:r w:rsidRPr="00341D38">
        <w:rPr>
          <w:rFonts w:cs="Times New Roman"/>
          <w:iCs/>
          <w:vertAlign w:val="superscript"/>
        </w:rPr>
        <w:t>*</w:t>
      </w:r>
      <w:r w:rsidRPr="00341D38">
        <w:rPr>
          <w:rFonts w:cs="Times New Roman" w:hint="eastAsia"/>
          <w:iCs/>
        </w:rPr>
        <w:t>代表</w:t>
      </w:r>
      <w:r w:rsidRPr="00341D38">
        <w:rPr>
          <w:rFonts w:cs="Times New Roman"/>
          <w:iCs/>
        </w:rPr>
        <w:t>p&lt;.05</w:t>
      </w:r>
      <w:r w:rsidRPr="00341D38">
        <w:rPr>
          <w:rFonts w:cs="Times New Roman" w:hint="eastAsia"/>
          <w:iCs/>
        </w:rPr>
        <w:t>，</w:t>
      </w:r>
      <w:r w:rsidRPr="00341D38">
        <w:rPr>
          <w:rFonts w:cs="Times New Roman"/>
          <w:iCs/>
          <w:vertAlign w:val="superscript"/>
        </w:rPr>
        <w:t>**</w:t>
      </w:r>
      <w:r>
        <w:rPr>
          <w:rFonts w:cs="Times New Roman" w:hint="eastAsia"/>
          <w:iCs/>
        </w:rPr>
        <w:t>代表</w:t>
      </w:r>
      <w:r w:rsidRPr="00341D38">
        <w:rPr>
          <w:rFonts w:cs="Times New Roman"/>
          <w:iCs/>
        </w:rPr>
        <w:t>p&lt;.01</w:t>
      </w:r>
      <w:r>
        <w:rPr>
          <w:rFonts w:cs="Times New Roman" w:hint="eastAsia"/>
          <w:iCs/>
        </w:rPr>
        <w:t>，</w:t>
      </w:r>
      <w:r w:rsidRPr="00341D38">
        <w:rPr>
          <w:rFonts w:cs="Times New Roman"/>
          <w:iCs/>
          <w:vertAlign w:val="superscript"/>
        </w:rPr>
        <w:t>***</w:t>
      </w:r>
      <w:r>
        <w:rPr>
          <w:rFonts w:cs="Times New Roman" w:hint="eastAsia"/>
          <w:iCs/>
        </w:rPr>
        <w:t>代表</w:t>
      </w:r>
      <w:r w:rsidRPr="00341D38">
        <w:rPr>
          <w:rFonts w:cs="Times New Roman"/>
          <w:iCs/>
        </w:rPr>
        <w:t>p&lt;.001</w:t>
      </w:r>
    </w:p>
    <w:p w14:paraId="1482468A" w14:textId="77777777" w:rsidR="00260B6E" w:rsidRPr="00BD4E9A" w:rsidRDefault="00260B6E" w:rsidP="00260B6E">
      <w:pPr>
        <w:rPr>
          <w:lang w:eastAsia="zh-CN"/>
        </w:rPr>
      </w:pPr>
    </w:p>
    <w:p w14:paraId="798D3DA8" w14:textId="4167C68E" w:rsidR="00B753F4" w:rsidRDefault="00191AC1" w:rsidP="00B81396">
      <w:pPr>
        <w:rPr>
          <w:rFonts w:cs="Times New Roman"/>
          <w:lang w:eastAsia="zh-CN"/>
        </w:rPr>
      </w:pPr>
      <w:r w:rsidRPr="004E614C">
        <w:rPr>
          <w:rFonts w:cs="Times New Roman"/>
          <w:lang w:eastAsia="zh-CN"/>
        </w:rPr>
        <w:tab/>
      </w:r>
      <w:r w:rsidRPr="004E614C">
        <w:rPr>
          <w:rFonts w:cs="Times New Roman" w:hint="eastAsia"/>
          <w:lang w:eastAsia="zh-CN"/>
        </w:rPr>
        <w:t>正如表</w:t>
      </w:r>
      <w:r w:rsidR="000826BC">
        <w:rPr>
          <w:rFonts w:cs="Times New Roman"/>
          <w:lang w:eastAsia="zh-CN"/>
        </w:rPr>
        <w:t>8.5</w:t>
      </w:r>
      <w:r w:rsidRPr="004E614C">
        <w:rPr>
          <w:rFonts w:cs="Times New Roman" w:hint="eastAsia"/>
          <w:lang w:eastAsia="zh-CN"/>
        </w:rPr>
        <w:t>所示，</w:t>
      </w:r>
      <w:r w:rsidR="00B05AC6" w:rsidRPr="004E614C">
        <w:rPr>
          <w:rFonts w:cs="Times New Roman" w:hint="eastAsia"/>
          <w:lang w:eastAsia="zh-CN"/>
        </w:rPr>
        <w:t>首先，</w:t>
      </w:r>
      <w:r w:rsidRPr="004E614C">
        <w:rPr>
          <w:rFonts w:cs="Times New Roman" w:hint="eastAsia"/>
          <w:lang w:eastAsia="zh-CN"/>
        </w:rPr>
        <w:t>在模型</w:t>
      </w:r>
      <w:r w:rsidRPr="004E614C">
        <w:rPr>
          <w:rFonts w:cs="Times New Roman" w:hint="eastAsia"/>
          <w:lang w:eastAsia="zh-CN"/>
        </w:rPr>
        <w:t>1</w:t>
      </w:r>
      <w:r w:rsidRPr="004E614C">
        <w:rPr>
          <w:rFonts w:cs="Times New Roman" w:hint="eastAsia"/>
          <w:lang w:eastAsia="zh-CN"/>
        </w:rPr>
        <w:t>中，</w:t>
      </w:r>
      <w:r w:rsidR="000710F4" w:rsidRPr="004E614C">
        <w:rPr>
          <w:rFonts w:cs="Times New Roman" w:hint="eastAsia"/>
          <w:lang w:eastAsia="zh-CN"/>
        </w:rPr>
        <w:t>相对剥夺感与</w:t>
      </w:r>
      <w:r w:rsidRPr="004E614C">
        <w:rPr>
          <w:rFonts w:cs="Times New Roman" w:hint="eastAsia"/>
          <w:lang w:eastAsia="zh-CN"/>
        </w:rPr>
        <w:t>向上比较的频率</w:t>
      </w:r>
      <w:r w:rsidR="000710F4" w:rsidRPr="004E614C">
        <w:rPr>
          <w:rFonts w:cs="Times New Roman" w:hint="eastAsia"/>
          <w:lang w:eastAsia="zh-CN"/>
        </w:rPr>
        <w:t>的回归系数</w:t>
      </w:r>
      <w:r w:rsidR="00C64AF3">
        <w:rPr>
          <w:rFonts w:cs="Times New Roman" w:hint="eastAsia"/>
          <w:lang w:eastAsia="zh-CN"/>
        </w:rPr>
        <w:t>显著</w:t>
      </w:r>
      <w:r w:rsidR="00C64AF3">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12</w:t>
      </w:r>
      <w:r w:rsidRPr="004E614C">
        <w:rPr>
          <w:lang w:eastAsia="zh-CN"/>
        </w:rPr>
        <w:t>, β = .</w:t>
      </w:r>
      <w:r w:rsidR="002855E9">
        <w:rPr>
          <w:lang w:eastAsia="zh-CN"/>
        </w:rPr>
        <w:t>1</w:t>
      </w:r>
      <w:r w:rsidR="004E1C55">
        <w:rPr>
          <w:lang w:eastAsia="zh-CN"/>
        </w:rPr>
        <w:t>4</w:t>
      </w:r>
      <w:r w:rsidRPr="004E614C">
        <w:rPr>
          <w:lang w:eastAsia="zh-CN"/>
        </w:rPr>
        <w:t>, p = .</w:t>
      </w:r>
      <w:r w:rsidR="004E1C55">
        <w:rPr>
          <w:lang w:eastAsia="zh-CN"/>
        </w:rPr>
        <w:t>022</w:t>
      </w:r>
      <w:r w:rsidRPr="004E614C">
        <w:rPr>
          <w:lang w:eastAsia="zh-CN"/>
        </w:rPr>
        <w:t>)</w:t>
      </w:r>
      <w:r w:rsidRPr="004E614C">
        <w:rPr>
          <w:rFonts w:cs="Times New Roman" w:hint="eastAsia"/>
          <w:lang w:eastAsia="zh-CN"/>
        </w:rPr>
        <w:t>，</w:t>
      </w:r>
      <w:r w:rsidR="000710F4" w:rsidRPr="004E614C">
        <w:rPr>
          <w:rFonts w:cs="Times New Roman" w:hint="eastAsia"/>
          <w:lang w:eastAsia="zh-CN"/>
        </w:rPr>
        <w:t>与</w:t>
      </w:r>
      <w:r w:rsidRPr="004E614C">
        <w:rPr>
          <w:rFonts w:cs="Times New Roman" w:hint="eastAsia"/>
          <w:lang w:eastAsia="zh-CN"/>
        </w:rPr>
        <w:t>社会比较倾向的回归系数</w:t>
      </w:r>
      <w:r w:rsidR="00C64AF3">
        <w:rPr>
          <w:rFonts w:cs="Times New Roman" w:hint="eastAsia"/>
          <w:lang w:eastAsia="zh-CN"/>
        </w:rPr>
        <w:t>也</w:t>
      </w:r>
      <w:r w:rsidRPr="004E614C">
        <w:rPr>
          <w:rFonts w:cs="Times New Roman" w:hint="eastAsia"/>
          <w:lang w:eastAsia="zh-CN"/>
        </w:rPr>
        <w:t>显著</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20</w:t>
      </w:r>
      <w:r w:rsidRPr="004E614C">
        <w:rPr>
          <w:lang w:eastAsia="zh-CN"/>
        </w:rPr>
        <w:t>, β = .</w:t>
      </w:r>
      <w:r w:rsidR="002855E9">
        <w:rPr>
          <w:lang w:eastAsia="zh-CN"/>
        </w:rPr>
        <w:t>1</w:t>
      </w:r>
      <w:r w:rsidR="004E1C55">
        <w:rPr>
          <w:lang w:eastAsia="zh-CN"/>
        </w:rPr>
        <w:t>8</w:t>
      </w:r>
      <w:r w:rsidRPr="004E614C">
        <w:rPr>
          <w:lang w:eastAsia="zh-CN"/>
        </w:rPr>
        <w:t>, p = .</w:t>
      </w:r>
      <w:r w:rsidR="004E1C55">
        <w:rPr>
          <w:lang w:eastAsia="zh-CN"/>
        </w:rPr>
        <w:t>007</w:t>
      </w:r>
      <w:r w:rsidRPr="004E614C">
        <w:rPr>
          <w:lang w:eastAsia="zh-CN"/>
        </w:rPr>
        <w:t>)</w:t>
      </w:r>
      <w:r w:rsidRPr="004E614C">
        <w:rPr>
          <w:rFonts w:hint="eastAsia"/>
          <w:lang w:eastAsia="zh-CN"/>
        </w:rPr>
        <w:t>。</w:t>
      </w:r>
      <w:r w:rsidR="000710F4" w:rsidRPr="004E614C">
        <w:rPr>
          <w:rFonts w:hint="eastAsia"/>
          <w:lang w:eastAsia="zh-CN"/>
        </w:rPr>
        <w:t>在模型</w:t>
      </w:r>
      <w:r w:rsidR="000710F4" w:rsidRPr="004E614C">
        <w:rPr>
          <w:rFonts w:hint="eastAsia"/>
          <w:lang w:eastAsia="zh-CN"/>
        </w:rPr>
        <w:t>2</w:t>
      </w:r>
      <w:r w:rsidR="000710F4" w:rsidRPr="004E614C">
        <w:rPr>
          <w:rFonts w:hint="eastAsia"/>
          <w:lang w:eastAsia="zh-CN"/>
        </w:rPr>
        <w:t>中，</w:t>
      </w:r>
      <w:r w:rsidR="000710F4" w:rsidRPr="004E614C">
        <w:rPr>
          <w:rFonts w:cs="Times New Roman" w:hint="eastAsia"/>
          <w:lang w:eastAsia="zh-CN"/>
        </w:rPr>
        <w:t>当加入社会比较频率与社会比较倾向的</w:t>
      </w:r>
      <w:r w:rsidR="00883E99" w:rsidRPr="004E614C">
        <w:rPr>
          <w:rFonts w:cs="Times New Roman" w:hint="eastAsia"/>
          <w:lang w:eastAsia="zh-CN"/>
        </w:rPr>
        <w:t>交互项</w:t>
      </w:r>
      <w:r w:rsidR="000710F4" w:rsidRPr="004E614C">
        <w:rPr>
          <w:rFonts w:cs="Times New Roman" w:hint="eastAsia"/>
          <w:lang w:eastAsia="zh-CN"/>
        </w:rPr>
        <w:t>后，向上比较频率与社会比较倾向的交互作用不显著</w:t>
      </w:r>
      <w:r w:rsidR="00C64AF3">
        <w:rPr>
          <w:rFonts w:cs="Times New Roman" w:hint="eastAsia"/>
          <w:lang w:eastAsia="zh-CN"/>
        </w:rPr>
        <w:t xml:space="preserve"> </w:t>
      </w:r>
      <w:r w:rsidR="00C64AF3" w:rsidRPr="004E614C">
        <w:rPr>
          <w:rFonts w:hint="eastAsia"/>
          <w:lang w:eastAsia="zh-CN"/>
        </w:rPr>
        <w:t>(</w:t>
      </w:r>
      <w:r w:rsidR="00C64AF3" w:rsidRPr="004E614C">
        <w:rPr>
          <w:lang w:eastAsia="zh-CN"/>
        </w:rPr>
        <w:t xml:space="preserve">b = </w:t>
      </w:r>
      <w:r w:rsidR="002855E9">
        <w:rPr>
          <w:lang w:eastAsia="zh-CN"/>
        </w:rPr>
        <w:t>-.0</w:t>
      </w:r>
      <w:r w:rsidR="004E1C55">
        <w:rPr>
          <w:lang w:eastAsia="zh-CN"/>
        </w:rPr>
        <w:t>1</w:t>
      </w:r>
      <w:r w:rsidR="00C64AF3" w:rsidRPr="004E614C">
        <w:rPr>
          <w:lang w:eastAsia="zh-CN"/>
        </w:rPr>
        <w:t xml:space="preserve">, β = </w:t>
      </w:r>
      <w:r w:rsidR="002855E9">
        <w:rPr>
          <w:lang w:eastAsia="zh-CN"/>
        </w:rPr>
        <w:t>-.0</w:t>
      </w:r>
      <w:r w:rsidR="004E1C55">
        <w:rPr>
          <w:lang w:eastAsia="zh-CN"/>
        </w:rPr>
        <w:t>1</w:t>
      </w:r>
      <w:r w:rsidR="00C64AF3" w:rsidRPr="004E614C">
        <w:rPr>
          <w:lang w:eastAsia="zh-CN"/>
        </w:rPr>
        <w:t>, p = .</w:t>
      </w:r>
      <w:r w:rsidR="004E1C55">
        <w:rPr>
          <w:lang w:eastAsia="zh-CN"/>
        </w:rPr>
        <w:t>402)</w:t>
      </w:r>
      <w:r w:rsidRPr="004E614C">
        <w:rPr>
          <w:rFonts w:hint="eastAsia"/>
          <w:lang w:eastAsia="zh-CN"/>
        </w:rPr>
        <w:t>。</w:t>
      </w:r>
      <w:r w:rsidR="000710F4" w:rsidRPr="004E614C">
        <w:rPr>
          <w:rFonts w:hint="eastAsia"/>
          <w:lang w:eastAsia="zh-CN"/>
        </w:rPr>
        <w:t>在模型</w:t>
      </w:r>
      <w:r w:rsidR="000710F4" w:rsidRPr="004E614C">
        <w:rPr>
          <w:rFonts w:hint="eastAsia"/>
          <w:lang w:eastAsia="zh-CN"/>
        </w:rPr>
        <w:t>3</w:t>
      </w:r>
      <w:r w:rsidR="000710F4" w:rsidRPr="004E614C">
        <w:rPr>
          <w:rFonts w:hint="eastAsia"/>
          <w:lang w:eastAsia="zh-CN"/>
        </w:rPr>
        <w:t>中，社会比较倾向与感知到的优越感之间的回归系数显著</w:t>
      </w:r>
      <w:r w:rsidR="0088176A" w:rsidRPr="004E614C">
        <w:rPr>
          <w:rFonts w:hint="eastAsia"/>
          <w:lang w:eastAsia="zh-CN"/>
        </w:rPr>
        <w:t>为正</w:t>
      </w:r>
      <w:r w:rsidR="0088176A" w:rsidRPr="004E614C">
        <w:rPr>
          <w:rFonts w:hint="eastAsia"/>
          <w:lang w:eastAsia="zh-CN"/>
        </w:rPr>
        <w:t xml:space="preserve"> </w:t>
      </w:r>
      <w:r w:rsidR="000710F4" w:rsidRPr="004E614C">
        <w:rPr>
          <w:rFonts w:hint="eastAsia"/>
          <w:lang w:eastAsia="zh-CN"/>
        </w:rPr>
        <w:t>(</w:t>
      </w:r>
      <w:r w:rsidR="000710F4" w:rsidRPr="004E614C">
        <w:rPr>
          <w:lang w:eastAsia="zh-CN"/>
        </w:rPr>
        <w:t>b = .</w:t>
      </w:r>
      <w:r w:rsidR="004E1C55">
        <w:rPr>
          <w:lang w:eastAsia="zh-CN"/>
        </w:rPr>
        <w:t>30</w:t>
      </w:r>
      <w:r w:rsidR="000710F4" w:rsidRPr="004E614C">
        <w:rPr>
          <w:lang w:eastAsia="zh-CN"/>
        </w:rPr>
        <w:t>, β = .</w:t>
      </w:r>
      <w:r w:rsidR="004E1C55">
        <w:rPr>
          <w:lang w:eastAsia="zh-CN"/>
        </w:rPr>
        <w:t>28</w:t>
      </w:r>
      <w:r w:rsidR="000710F4" w:rsidRPr="004E614C">
        <w:rPr>
          <w:lang w:eastAsia="zh-CN"/>
        </w:rPr>
        <w:t xml:space="preserve">, p </w:t>
      </w:r>
      <w:r w:rsidR="00C10295">
        <w:rPr>
          <w:rFonts w:hint="eastAsia"/>
          <w:lang w:eastAsia="zh-CN"/>
        </w:rPr>
        <w:t>&lt;</w:t>
      </w:r>
      <w:r w:rsidR="000710F4" w:rsidRPr="004E614C">
        <w:rPr>
          <w:lang w:eastAsia="zh-CN"/>
        </w:rPr>
        <w:t xml:space="preserve"> .001)</w:t>
      </w:r>
      <w:r w:rsidR="006C51CF" w:rsidRPr="004E614C">
        <w:rPr>
          <w:rFonts w:hint="eastAsia"/>
          <w:lang w:eastAsia="zh-CN"/>
        </w:rPr>
        <w:t>，而向下比较的频率与感知到的优越感之间的回归系数不显著</w:t>
      </w:r>
      <w:r w:rsidR="0088176A" w:rsidRPr="004E614C">
        <w:rPr>
          <w:rFonts w:hint="eastAsia"/>
          <w:lang w:eastAsia="zh-CN"/>
        </w:rPr>
        <w:t xml:space="preserve"> </w:t>
      </w:r>
      <w:r w:rsidR="006C51CF" w:rsidRPr="004E614C">
        <w:rPr>
          <w:rFonts w:hint="eastAsia"/>
          <w:lang w:eastAsia="zh-CN"/>
        </w:rPr>
        <w:t>(</w:t>
      </w:r>
      <w:r w:rsidR="006C51CF" w:rsidRPr="004E614C">
        <w:rPr>
          <w:lang w:eastAsia="zh-CN"/>
        </w:rPr>
        <w:t>b = .0</w:t>
      </w:r>
      <w:r w:rsidR="004E1C55">
        <w:rPr>
          <w:lang w:eastAsia="zh-CN"/>
        </w:rPr>
        <w:t>7</w:t>
      </w:r>
      <w:r w:rsidR="006C51CF" w:rsidRPr="004E614C">
        <w:rPr>
          <w:lang w:eastAsia="zh-CN"/>
        </w:rPr>
        <w:t>, β = .0</w:t>
      </w:r>
      <w:r w:rsidR="004E1C55">
        <w:rPr>
          <w:lang w:eastAsia="zh-CN"/>
        </w:rPr>
        <w:t>8</w:t>
      </w:r>
      <w:r w:rsidR="006C51CF" w:rsidRPr="004E614C">
        <w:rPr>
          <w:lang w:eastAsia="zh-CN"/>
        </w:rPr>
        <w:t>, p = .</w:t>
      </w:r>
      <w:r w:rsidR="004E1C55">
        <w:rPr>
          <w:lang w:eastAsia="zh-CN"/>
        </w:rPr>
        <w:t>085</w:t>
      </w:r>
      <w:r w:rsidR="006C51CF" w:rsidRPr="004E614C">
        <w:rPr>
          <w:lang w:eastAsia="zh-CN"/>
        </w:rPr>
        <w:t>)</w:t>
      </w:r>
      <w:r w:rsidR="000710F4" w:rsidRPr="004E614C">
        <w:rPr>
          <w:rFonts w:hint="eastAsia"/>
          <w:lang w:eastAsia="zh-CN"/>
        </w:rPr>
        <w:t>。在模型</w:t>
      </w:r>
      <w:r w:rsidR="000710F4" w:rsidRPr="004E614C">
        <w:rPr>
          <w:rFonts w:hint="eastAsia"/>
          <w:lang w:eastAsia="zh-CN"/>
        </w:rPr>
        <w:t>4</w:t>
      </w:r>
      <w:r w:rsidR="000710F4" w:rsidRPr="004E614C">
        <w:rPr>
          <w:rFonts w:hint="eastAsia"/>
          <w:lang w:eastAsia="zh-CN"/>
        </w:rPr>
        <w:t>中</w:t>
      </w:r>
      <w:r w:rsidRPr="004E614C">
        <w:rPr>
          <w:rFonts w:hint="eastAsia"/>
          <w:lang w:eastAsia="zh-CN"/>
        </w:rPr>
        <w:t>，向下比较的频率</w:t>
      </w:r>
      <w:r w:rsidR="000710F4" w:rsidRPr="004E614C">
        <w:rPr>
          <w:rFonts w:hint="eastAsia"/>
          <w:lang w:eastAsia="zh-CN"/>
        </w:rPr>
        <w:t>与社会比较倾向的</w:t>
      </w:r>
      <w:r w:rsidRPr="004E614C">
        <w:rPr>
          <w:rFonts w:hint="eastAsia"/>
          <w:lang w:eastAsia="zh-CN"/>
        </w:rPr>
        <w:t>交互作用显著</w:t>
      </w:r>
      <w:r w:rsidR="0088176A" w:rsidRPr="004E614C">
        <w:rPr>
          <w:rFonts w:hint="eastAsia"/>
          <w:lang w:eastAsia="zh-CN"/>
        </w:rPr>
        <w:t xml:space="preserve"> </w:t>
      </w:r>
      <w:r w:rsidRPr="004E614C">
        <w:rPr>
          <w:rFonts w:hint="eastAsia"/>
          <w:lang w:eastAsia="zh-CN"/>
        </w:rPr>
        <w:t>(</w:t>
      </w:r>
      <w:r w:rsidRPr="004E614C">
        <w:rPr>
          <w:lang w:eastAsia="zh-CN"/>
        </w:rPr>
        <w:t>b = .</w:t>
      </w:r>
      <w:r w:rsidR="000710F4" w:rsidRPr="004E614C">
        <w:rPr>
          <w:lang w:eastAsia="zh-CN"/>
        </w:rPr>
        <w:t>1</w:t>
      </w:r>
      <w:r w:rsidR="004E1C55">
        <w:rPr>
          <w:lang w:eastAsia="zh-CN"/>
        </w:rPr>
        <w:t>0</w:t>
      </w:r>
      <w:r w:rsidRPr="004E614C">
        <w:rPr>
          <w:lang w:eastAsia="zh-CN"/>
        </w:rPr>
        <w:t>, β = .</w:t>
      </w:r>
      <w:r w:rsidR="000710F4" w:rsidRPr="004E614C">
        <w:rPr>
          <w:lang w:eastAsia="zh-CN"/>
        </w:rPr>
        <w:t>1</w:t>
      </w:r>
      <w:r w:rsidR="004E1C55">
        <w:rPr>
          <w:lang w:eastAsia="zh-CN"/>
        </w:rPr>
        <w:t>2</w:t>
      </w:r>
      <w:r w:rsidRPr="004E614C">
        <w:rPr>
          <w:lang w:eastAsia="zh-CN"/>
        </w:rPr>
        <w:t>, p = .01</w:t>
      </w:r>
      <w:r w:rsidR="004E1C55">
        <w:rPr>
          <w:lang w:eastAsia="zh-CN"/>
        </w:rPr>
        <w:t>5</w:t>
      </w:r>
      <w:r w:rsidRPr="004E614C">
        <w:rPr>
          <w:lang w:eastAsia="zh-CN"/>
        </w:rPr>
        <w:t>)</w:t>
      </w:r>
      <w:r w:rsidRPr="004E614C">
        <w:rPr>
          <w:rFonts w:hint="eastAsia"/>
          <w:lang w:eastAsia="zh-CN"/>
        </w:rPr>
        <w:t>。</w:t>
      </w:r>
      <w:r w:rsidR="0088176A" w:rsidRPr="004E614C">
        <w:rPr>
          <w:rFonts w:hint="eastAsia"/>
          <w:lang w:eastAsia="zh-CN"/>
        </w:rPr>
        <w:t>这意味着，只有当社会比较倾向较高时，向下比较的频率才会影响感知到的优越感</w:t>
      </w:r>
      <w:r w:rsidR="000710F4" w:rsidRPr="004E614C">
        <w:rPr>
          <w:rFonts w:hint="eastAsia"/>
          <w:lang w:eastAsia="zh-CN"/>
        </w:rPr>
        <w:t>。</w:t>
      </w:r>
      <w:r w:rsidR="00B05AC6" w:rsidRPr="004E614C">
        <w:rPr>
          <w:rFonts w:cs="Times New Roman" w:hint="eastAsia"/>
          <w:lang w:eastAsia="zh-CN"/>
        </w:rPr>
        <w:t>最后，与</w:t>
      </w:r>
      <w:r w:rsidR="002A789E">
        <w:rPr>
          <w:rFonts w:cs="Times New Roman" w:hint="eastAsia"/>
          <w:lang w:eastAsia="zh-CN"/>
        </w:rPr>
        <w:t>研究</w:t>
      </w:r>
      <w:r w:rsidR="00B05AC6" w:rsidRPr="004E614C">
        <w:rPr>
          <w:rFonts w:cs="Times New Roman" w:hint="eastAsia"/>
          <w:lang w:eastAsia="zh-CN"/>
        </w:rPr>
        <w:t>1</w:t>
      </w:r>
      <w:r w:rsidR="00B05AC6" w:rsidRPr="004E614C">
        <w:rPr>
          <w:rFonts w:cs="Times New Roman" w:hint="eastAsia"/>
          <w:lang w:eastAsia="zh-CN"/>
        </w:rPr>
        <w:t>中的结果类似，</w:t>
      </w:r>
      <w:r w:rsidR="0088176A" w:rsidRPr="004E614C">
        <w:rPr>
          <w:rFonts w:cs="Times New Roman" w:hint="eastAsia"/>
          <w:lang w:eastAsia="zh-CN"/>
        </w:rPr>
        <w:t>在模型</w:t>
      </w:r>
      <w:r w:rsidR="0088176A" w:rsidRPr="004E614C">
        <w:rPr>
          <w:rFonts w:cs="Times New Roman" w:hint="eastAsia"/>
          <w:lang w:eastAsia="zh-CN"/>
        </w:rPr>
        <w:t>5</w:t>
      </w:r>
      <w:r w:rsidR="0088176A" w:rsidRPr="004E614C">
        <w:rPr>
          <w:rFonts w:cs="Times New Roman" w:hint="eastAsia"/>
          <w:lang w:eastAsia="zh-CN"/>
        </w:rPr>
        <w:t>中，</w:t>
      </w:r>
      <w:r w:rsidR="00B05AC6" w:rsidRPr="004E614C">
        <w:rPr>
          <w:rFonts w:cs="Times New Roman" w:hint="eastAsia"/>
          <w:lang w:eastAsia="zh-CN"/>
        </w:rPr>
        <w:t>相对剥夺感越高意味着越低的生活满意度</w:t>
      </w:r>
      <w:r w:rsidR="00B05AC6" w:rsidRPr="004E614C">
        <w:rPr>
          <w:rFonts w:hint="eastAsia"/>
          <w:lang w:eastAsia="zh-CN"/>
        </w:rPr>
        <w:t>(</w:t>
      </w:r>
      <w:r w:rsidR="00B05AC6" w:rsidRPr="004E614C">
        <w:rPr>
          <w:lang w:eastAsia="zh-CN"/>
        </w:rPr>
        <w:t>b = -.5</w:t>
      </w:r>
      <w:r w:rsidR="004E1C55">
        <w:rPr>
          <w:lang w:eastAsia="zh-CN"/>
        </w:rPr>
        <w:t>6</w:t>
      </w:r>
      <w:r w:rsidR="00B05AC6" w:rsidRPr="004E614C">
        <w:rPr>
          <w:lang w:eastAsia="zh-CN"/>
        </w:rPr>
        <w:t>, β = -.5</w:t>
      </w:r>
      <w:r w:rsidR="00C10295">
        <w:rPr>
          <w:lang w:eastAsia="zh-CN"/>
        </w:rPr>
        <w:t>2</w:t>
      </w:r>
      <w:r w:rsidR="00B05AC6" w:rsidRPr="004E614C">
        <w:rPr>
          <w:lang w:eastAsia="zh-CN"/>
        </w:rPr>
        <w:t>, p &lt; .001)</w:t>
      </w:r>
      <w:r w:rsidR="00B05AC6" w:rsidRPr="004E614C">
        <w:rPr>
          <w:rFonts w:cs="Times New Roman" w:hint="eastAsia"/>
          <w:lang w:eastAsia="zh-CN"/>
        </w:rPr>
        <w:t>，感知到的优越感越高意味着越高的生活满意度</w:t>
      </w:r>
      <w:r w:rsidR="00B05AC6" w:rsidRPr="004E614C">
        <w:rPr>
          <w:rFonts w:hint="eastAsia"/>
          <w:lang w:eastAsia="zh-CN"/>
        </w:rPr>
        <w:t>(</w:t>
      </w:r>
      <w:r w:rsidR="00B05AC6" w:rsidRPr="004E614C">
        <w:rPr>
          <w:lang w:eastAsia="zh-CN"/>
        </w:rPr>
        <w:t>b = .7</w:t>
      </w:r>
      <w:r w:rsidR="004E1C55">
        <w:rPr>
          <w:lang w:eastAsia="zh-CN"/>
        </w:rPr>
        <w:t>2</w:t>
      </w:r>
      <w:r w:rsidR="00B05AC6" w:rsidRPr="004E614C">
        <w:rPr>
          <w:lang w:eastAsia="zh-CN"/>
        </w:rPr>
        <w:t>, β =.6</w:t>
      </w:r>
      <w:r w:rsidR="004E1C55">
        <w:rPr>
          <w:lang w:eastAsia="zh-CN"/>
        </w:rPr>
        <w:t>2</w:t>
      </w:r>
      <w:r w:rsidR="00B05AC6" w:rsidRPr="004E614C">
        <w:rPr>
          <w:lang w:eastAsia="zh-CN"/>
        </w:rPr>
        <w:t>, p &lt; .001)</w:t>
      </w:r>
      <w:r w:rsidR="00B05AC6" w:rsidRPr="004E614C">
        <w:rPr>
          <w:rFonts w:cs="Times New Roman" w:hint="eastAsia"/>
          <w:lang w:eastAsia="zh-CN"/>
        </w:rPr>
        <w:t>。</w:t>
      </w:r>
    </w:p>
    <w:p w14:paraId="7FAE4449" w14:textId="2CF910D1" w:rsidR="00854D06" w:rsidRDefault="006D5E37" w:rsidP="00F356A2">
      <w:pPr>
        <w:spacing w:beforeLines="100" w:before="360"/>
        <w:jc w:val="center"/>
        <w:rPr>
          <w:rFonts w:cs="Times New Roman"/>
          <w:lang w:eastAsia="zh-CN"/>
        </w:rPr>
      </w:pPr>
      <w:r>
        <w:rPr>
          <w:rFonts w:cs="Times New Roman"/>
          <w:noProof/>
          <w:lang w:eastAsia="zh-CN"/>
        </w:rPr>
        <w:drawing>
          <wp:inline distT="0" distB="0" distL="0" distR="0" wp14:anchorId="33D1945B" wp14:editId="7EE732C9">
            <wp:extent cx="4460867" cy="2695492"/>
            <wp:effectExtent l="0" t="0" r="0" b="0"/>
            <wp:docPr id="18584310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a:extLst>
                        <a:ext uri="{28A0092B-C50C-407E-A947-70E740481C1C}">
                          <a14:useLocalDpi xmlns:a14="http://schemas.microsoft.com/office/drawing/2010/main" val="0"/>
                        </a:ext>
                      </a:extLst>
                    </a:blip>
                    <a:srcRect t="7140" b="6399"/>
                    <a:stretch/>
                  </pic:blipFill>
                  <pic:spPr bwMode="auto">
                    <a:xfrm>
                      <a:off x="0" y="0"/>
                      <a:ext cx="4476253" cy="2704789"/>
                    </a:xfrm>
                    <a:prstGeom prst="rect">
                      <a:avLst/>
                    </a:prstGeom>
                    <a:noFill/>
                    <a:ln>
                      <a:noFill/>
                    </a:ln>
                    <a:extLst>
                      <a:ext uri="{53640926-AAD7-44D8-BBD7-CCE9431645EC}">
                        <a14:shadowObscured xmlns:a14="http://schemas.microsoft.com/office/drawing/2010/main"/>
                      </a:ext>
                    </a:extLst>
                  </pic:spPr>
                </pic:pic>
              </a:graphicData>
            </a:graphic>
          </wp:inline>
        </w:drawing>
      </w:r>
    </w:p>
    <w:p w14:paraId="4C1685AE" w14:textId="1834B80E" w:rsidR="00AA7CA0" w:rsidRPr="004E614C" w:rsidRDefault="00AA7CA0" w:rsidP="00AA7CA0">
      <w:pPr>
        <w:pStyle w:val="af5"/>
      </w:pPr>
      <w:r>
        <w:rPr>
          <w:rFonts w:hint="eastAsia"/>
        </w:rPr>
        <w:t>图</w:t>
      </w:r>
      <w:r w:rsidR="00ED7C80">
        <w:rPr>
          <w:rFonts w:hint="eastAsia"/>
        </w:rPr>
        <w:t>6</w:t>
      </w:r>
      <w:r w:rsidR="007D2E9A">
        <w:t>.2</w:t>
      </w:r>
      <w:r>
        <w:rPr>
          <w:rFonts w:hint="eastAsia"/>
        </w:rPr>
        <w:t xml:space="preserve"> 向上比较中社会比较倾向的调节作用</w:t>
      </w:r>
    </w:p>
    <w:p w14:paraId="0C38A6EA" w14:textId="0994F98E" w:rsidR="0055543D" w:rsidRDefault="0055543D" w:rsidP="00B81396">
      <w:pPr>
        <w:rPr>
          <w:lang w:eastAsia="zh-CN"/>
        </w:rPr>
      </w:pPr>
      <w:r w:rsidRPr="004E614C">
        <w:rPr>
          <w:lang w:eastAsia="zh-CN"/>
        </w:rPr>
        <w:tab/>
      </w:r>
      <w:r w:rsidR="00B753F4" w:rsidRPr="004E614C">
        <w:rPr>
          <w:rFonts w:hint="eastAsia"/>
          <w:lang w:eastAsia="zh-CN"/>
        </w:rPr>
        <w:t>由于向</w:t>
      </w:r>
      <w:r w:rsidR="0088176A" w:rsidRPr="004E614C">
        <w:rPr>
          <w:rFonts w:hint="eastAsia"/>
          <w:lang w:eastAsia="zh-CN"/>
        </w:rPr>
        <w:t>上</w:t>
      </w:r>
      <w:r w:rsidR="00B753F4" w:rsidRPr="004E614C">
        <w:rPr>
          <w:rFonts w:hint="eastAsia"/>
          <w:lang w:eastAsia="zh-CN"/>
        </w:rPr>
        <w:t>比较的频率与社会比较倾向之间的交互作用不显著</w:t>
      </w:r>
      <w:r w:rsidR="00A852F1" w:rsidRPr="004E614C">
        <w:rPr>
          <w:rFonts w:hint="eastAsia"/>
          <w:lang w:eastAsia="zh-CN"/>
        </w:rPr>
        <w:t>，</w:t>
      </w:r>
      <w:r w:rsidR="005F7072">
        <w:rPr>
          <w:rFonts w:hint="eastAsia"/>
          <w:lang w:eastAsia="zh-CN"/>
        </w:rPr>
        <w:t>这意味着向上比较的频率与相对剥夺感之间的关系不会随着社会比较倾向的变化而变化，</w:t>
      </w:r>
      <w:r w:rsidR="00B753F4" w:rsidRPr="004E614C">
        <w:rPr>
          <w:rFonts w:hint="eastAsia"/>
          <w:lang w:eastAsia="zh-CN"/>
        </w:rPr>
        <w:t>假设</w:t>
      </w:r>
      <w:r w:rsidR="00B753F4" w:rsidRPr="004E614C">
        <w:rPr>
          <w:rFonts w:hint="eastAsia"/>
          <w:lang w:eastAsia="zh-CN"/>
        </w:rPr>
        <w:t>5a</w:t>
      </w:r>
      <w:r w:rsidR="005F7072">
        <w:rPr>
          <w:rFonts w:hint="eastAsia"/>
          <w:lang w:eastAsia="zh-CN"/>
        </w:rPr>
        <w:t>未被证实</w:t>
      </w:r>
      <w:r w:rsidR="00B753F4" w:rsidRPr="004E614C">
        <w:rPr>
          <w:rFonts w:hint="eastAsia"/>
          <w:lang w:eastAsia="zh-CN"/>
        </w:rPr>
        <w:t>。而由于</w:t>
      </w:r>
      <w:r w:rsidRPr="004E614C">
        <w:rPr>
          <w:rFonts w:hint="eastAsia"/>
          <w:lang w:eastAsia="zh-CN"/>
        </w:rPr>
        <w:t>向下比较的频率</w:t>
      </w:r>
      <w:r w:rsidR="00B753F4" w:rsidRPr="004E614C">
        <w:rPr>
          <w:rFonts w:hint="eastAsia"/>
          <w:lang w:eastAsia="zh-CN"/>
        </w:rPr>
        <w:t>与社会比较倾向</w:t>
      </w:r>
      <w:r w:rsidRPr="004E614C">
        <w:rPr>
          <w:rFonts w:hint="eastAsia"/>
          <w:lang w:eastAsia="zh-CN"/>
        </w:rPr>
        <w:t>之间</w:t>
      </w:r>
      <w:r w:rsidR="00B753F4" w:rsidRPr="004E614C">
        <w:rPr>
          <w:rFonts w:hint="eastAsia"/>
          <w:lang w:eastAsia="zh-CN"/>
        </w:rPr>
        <w:t>交互作用显著</w:t>
      </w:r>
      <w:r w:rsidRPr="004E614C">
        <w:rPr>
          <w:rFonts w:hint="eastAsia"/>
          <w:lang w:eastAsia="zh-CN"/>
        </w:rPr>
        <w:t>，</w:t>
      </w:r>
      <w:r w:rsidR="003A192D">
        <w:rPr>
          <w:rFonts w:hint="eastAsia"/>
          <w:lang w:eastAsia="zh-CN"/>
        </w:rPr>
        <w:t>本研究</w:t>
      </w:r>
      <w:r w:rsidRPr="004E614C">
        <w:rPr>
          <w:rFonts w:hint="eastAsia"/>
          <w:lang w:eastAsia="zh-CN"/>
        </w:rPr>
        <w:t>进一步</w:t>
      </w:r>
      <w:r w:rsidR="002D7D69" w:rsidRPr="004E614C">
        <w:rPr>
          <w:rFonts w:hint="eastAsia"/>
          <w:lang w:eastAsia="zh-CN"/>
        </w:rPr>
        <w:t>计算了不同社会比较倾向水平下的中介效应值</w:t>
      </w:r>
      <w:r w:rsidRPr="004E614C">
        <w:rPr>
          <w:rFonts w:hint="eastAsia"/>
          <w:lang w:eastAsia="zh-CN"/>
        </w:rPr>
        <w:t>。具体而言，</w:t>
      </w:r>
      <w:r w:rsidR="002D7D69" w:rsidRPr="004E614C">
        <w:rPr>
          <w:rFonts w:hint="eastAsia"/>
          <w:lang w:eastAsia="zh-CN"/>
        </w:rPr>
        <w:t>仅当社会比较倾向</w:t>
      </w:r>
      <w:r w:rsidR="00F971FB">
        <w:rPr>
          <w:rFonts w:hint="eastAsia"/>
          <w:lang w:eastAsia="zh-CN"/>
        </w:rPr>
        <w:t>高于均值一个标准差时</w:t>
      </w:r>
      <w:r w:rsidR="002D7D69" w:rsidRPr="004E614C">
        <w:rPr>
          <w:rFonts w:hint="eastAsia"/>
          <w:lang w:eastAsia="zh-CN"/>
        </w:rPr>
        <w:t>，向下比较的频率才可以经由感知到的优越感中介，影响生活满意度，其中介效应值为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 xml:space="preserve">2 = </w:t>
      </w:r>
      <w:r w:rsidR="002D7D69" w:rsidRPr="004E614C">
        <w:rPr>
          <w:rFonts w:hint="eastAsia"/>
          <w:lang w:eastAsia="zh-CN"/>
        </w:rPr>
        <w:t>.</w:t>
      </w:r>
      <w:r w:rsidR="004E1C55">
        <w:rPr>
          <w:lang w:eastAsia="zh-CN"/>
        </w:rPr>
        <w:t>102</w:t>
      </w:r>
      <w:r w:rsidR="002D7D69" w:rsidRPr="004E614C">
        <w:rPr>
          <w:rFonts w:hint="eastAsia"/>
          <w:lang w:eastAsia="zh-CN"/>
        </w:rPr>
        <w:t>，</w:t>
      </w:r>
      <w:r w:rsidR="002D7D69" w:rsidRPr="004E614C">
        <w:rPr>
          <w:lang w:eastAsia="zh-CN"/>
        </w:rPr>
        <w:t>95CI [.0</w:t>
      </w:r>
      <w:r w:rsidR="004E1C55">
        <w:rPr>
          <w:lang w:eastAsia="zh-CN"/>
        </w:rPr>
        <w:t>14</w:t>
      </w:r>
      <w:r w:rsidR="002D7D69" w:rsidRPr="004E614C">
        <w:rPr>
          <w:lang w:eastAsia="zh-CN"/>
        </w:rPr>
        <w:t>, .</w:t>
      </w:r>
      <w:r w:rsidR="004E1C55">
        <w:rPr>
          <w:lang w:eastAsia="zh-CN"/>
        </w:rPr>
        <w:t>200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而当社会比较倾向处于均值时中介效应值为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2</w:t>
      </w:r>
      <w:r w:rsidR="00DF6FB6">
        <w:rPr>
          <w:lang w:eastAsia="zh-CN"/>
        </w:rPr>
        <w:t>8</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-.0</w:t>
      </w:r>
      <w:r w:rsidR="004E1C55">
        <w:rPr>
          <w:lang w:eastAsia="zh-CN"/>
        </w:rPr>
        <w:t>42</w:t>
      </w:r>
      <w:r w:rsidR="002D7D69" w:rsidRPr="004E614C">
        <w:rPr>
          <w:lang w:eastAsia="zh-CN"/>
        </w:rPr>
        <w:t>, .</w:t>
      </w:r>
      <w:r w:rsidR="004E1C55">
        <w:rPr>
          <w:lang w:eastAsia="zh-CN"/>
        </w:rPr>
        <w:t>100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类似的当社会比较倾向</w:t>
      </w:r>
      <w:r w:rsidR="00F971FB">
        <w:rPr>
          <w:rFonts w:hint="eastAsia"/>
          <w:lang w:eastAsia="zh-CN"/>
        </w:rPr>
        <w:t>低于均值一个标准差时</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47</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-.1</w:t>
      </w:r>
      <w:r w:rsidR="004E1C55">
        <w:rPr>
          <w:lang w:eastAsia="zh-CN"/>
        </w:rPr>
        <w:t>56</w:t>
      </w:r>
      <w:r w:rsidR="002D7D69" w:rsidRPr="004E614C">
        <w:rPr>
          <w:lang w:eastAsia="zh-CN"/>
        </w:rPr>
        <w:t>, .0</w:t>
      </w:r>
      <w:r w:rsidR="004E1C55">
        <w:rPr>
          <w:lang w:eastAsia="zh-CN"/>
        </w:rPr>
        <w:t>58</w:t>
      </w:r>
      <w:r w:rsidR="002D7D69" w:rsidRPr="004E614C">
        <w:rPr>
          <w:lang w:eastAsia="zh-CN"/>
        </w:rPr>
        <w:t>]</w:t>
      </w:r>
      <w:r w:rsidR="0088176A" w:rsidRPr="004E614C">
        <w:rPr>
          <w:lang w:eastAsia="zh-CN"/>
        </w:rPr>
        <w:t xml:space="preserve"> </w:t>
      </w:r>
      <w:r w:rsidR="002D7D69" w:rsidRPr="004E614C">
        <w:rPr>
          <w:rFonts w:hint="eastAsia"/>
          <w:lang w:eastAsia="zh-CN"/>
        </w:rPr>
        <w:t>。</w:t>
      </w:r>
      <w:r w:rsidR="0088176A" w:rsidRPr="004E614C">
        <w:rPr>
          <w:rFonts w:hint="eastAsia"/>
          <w:lang w:eastAsia="zh-CN"/>
        </w:rPr>
        <w:t>该结果</w:t>
      </w:r>
      <w:r w:rsidR="002D7D69" w:rsidRPr="004E614C">
        <w:rPr>
          <w:rFonts w:hint="eastAsia"/>
          <w:lang w:eastAsia="zh-CN"/>
        </w:rPr>
        <w:t>证实了假设</w:t>
      </w:r>
      <w:r w:rsidR="002D7D69" w:rsidRPr="004E614C">
        <w:rPr>
          <w:rFonts w:hint="eastAsia"/>
          <w:lang w:eastAsia="zh-CN"/>
        </w:rPr>
        <w:t>5b</w:t>
      </w:r>
      <w:r w:rsidR="003E68BE">
        <w:rPr>
          <w:rFonts w:hint="eastAsia"/>
          <w:lang w:eastAsia="zh-CN"/>
        </w:rPr>
        <w:t>，</w:t>
      </w:r>
      <w:r w:rsidR="003E68BE" w:rsidRPr="003E68BE">
        <w:rPr>
          <w:rFonts w:hint="eastAsia"/>
          <w:lang w:eastAsia="zh-CN"/>
        </w:rPr>
        <w:t>只有当个体的社会比较倾向较高时，才会出现向下比较的频率越高，从而感知到的优越感越强，进而导致生活满意度的评价更高</w:t>
      </w:r>
      <w:r w:rsidR="002D7D69" w:rsidRPr="004E614C">
        <w:rPr>
          <w:rFonts w:hint="eastAsia"/>
          <w:lang w:eastAsia="zh-CN"/>
        </w:rPr>
        <w:t>。</w:t>
      </w:r>
    </w:p>
    <w:p w14:paraId="63AF5410" w14:textId="46A9D1C8" w:rsidR="00854D06" w:rsidRDefault="00C44F78" w:rsidP="00F356A2">
      <w:pPr>
        <w:spacing w:beforeLines="100" w:before="360"/>
        <w:jc w:val="center"/>
        <w:rPr>
          <w:lang w:eastAsia="zh-CN"/>
        </w:rPr>
      </w:pPr>
      <w:r>
        <w:rPr>
          <w:noProof/>
          <w:lang w:eastAsia="zh-CN"/>
        </w:rPr>
        <w:drawing>
          <wp:inline distT="0" distB="0" distL="0" distR="0" wp14:anchorId="7D96F2A8" wp14:editId="2D75A262">
            <wp:extent cx="4909434" cy="2953402"/>
            <wp:effectExtent l="0" t="0" r="0" b="0"/>
            <wp:docPr id="13752987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7">
                      <a:extLst>
                        <a:ext uri="{28A0092B-C50C-407E-A947-70E740481C1C}">
                          <a14:useLocalDpi xmlns:a14="http://schemas.microsoft.com/office/drawing/2010/main" val="0"/>
                        </a:ext>
                      </a:extLst>
                    </a:blip>
                    <a:srcRect t="8087" b="5647"/>
                    <a:stretch/>
                  </pic:blipFill>
                  <pic:spPr bwMode="auto">
                    <a:xfrm>
                      <a:off x="0" y="0"/>
                      <a:ext cx="4918502" cy="2958857"/>
                    </a:xfrm>
                    <a:prstGeom prst="rect">
                      <a:avLst/>
                    </a:prstGeom>
                    <a:noFill/>
                    <a:ln>
                      <a:noFill/>
                    </a:ln>
                    <a:extLst>
                      <a:ext uri="{53640926-AAD7-44D8-BBD7-CCE9431645EC}">
                        <a14:shadowObscured xmlns:a14="http://schemas.microsoft.com/office/drawing/2010/main"/>
                      </a:ext>
                    </a:extLst>
                  </pic:spPr>
                </pic:pic>
              </a:graphicData>
            </a:graphic>
          </wp:inline>
        </w:drawing>
      </w:r>
    </w:p>
    <w:p w14:paraId="3303F80E" w14:textId="570CB9B9" w:rsidR="00AA7CA0" w:rsidRPr="004E614C" w:rsidRDefault="00AA7CA0" w:rsidP="00AA7CA0">
      <w:pPr>
        <w:pStyle w:val="af5"/>
      </w:pPr>
      <w:r>
        <w:rPr>
          <w:rFonts w:hint="eastAsia"/>
        </w:rPr>
        <w:t>图</w:t>
      </w:r>
      <w:r w:rsidR="00ED7C80">
        <w:rPr>
          <w:rFonts w:hint="eastAsia"/>
        </w:rPr>
        <w:t>6</w:t>
      </w:r>
      <w:r w:rsidR="007D2E9A">
        <w:t>.3</w:t>
      </w:r>
      <w:r>
        <w:rPr>
          <w:rFonts w:hint="eastAsia"/>
        </w:rPr>
        <w:t xml:space="preserve"> 向下比较中社会比较倾向的调节作用</w:t>
      </w:r>
    </w:p>
    <w:p w14:paraId="743895F6" w14:textId="2E67B969" w:rsidR="00804A69" w:rsidRPr="00F33CEC" w:rsidRDefault="008C4A7B" w:rsidP="00F33CEC">
      <w:pPr>
        <w:pStyle w:val="2"/>
        <w:spacing w:before="180" w:after="180"/>
        <w:rPr>
          <w:lang w:eastAsia="zh-CN"/>
        </w:rPr>
      </w:pPr>
      <w:bookmarkStart w:id="89" w:name="_Toc162021956"/>
      <w:r>
        <w:rPr>
          <w:rFonts w:hint="eastAsia"/>
          <w:lang w:eastAsia="zh-CN"/>
        </w:rPr>
        <w:t>6</w:t>
      </w:r>
      <w:r w:rsidR="00634FC0" w:rsidRPr="00F33CEC">
        <w:rPr>
          <w:lang w:eastAsia="zh-CN"/>
        </w:rPr>
        <w:t>.</w:t>
      </w:r>
      <w:r w:rsidR="002525D4">
        <w:rPr>
          <w:rFonts w:hint="eastAsia"/>
          <w:lang w:eastAsia="zh-CN"/>
        </w:rPr>
        <w:t>4</w:t>
      </w:r>
      <w:r w:rsidR="00634FC0" w:rsidRPr="00F33CEC">
        <w:rPr>
          <w:lang w:eastAsia="zh-CN"/>
        </w:rPr>
        <w:t xml:space="preserve"> </w:t>
      </w:r>
      <w:r w:rsidR="00804A69" w:rsidRPr="00F33CEC">
        <w:rPr>
          <w:rFonts w:hint="eastAsia"/>
          <w:lang w:eastAsia="zh-CN"/>
        </w:rPr>
        <w:t>讨论</w:t>
      </w:r>
      <w:bookmarkEnd w:id="89"/>
    </w:p>
    <w:p w14:paraId="432E3A6E" w14:textId="7C224E03" w:rsidR="0099217A" w:rsidRDefault="004366DA" w:rsidP="00F971FB">
      <w:pPr>
        <w:rPr>
          <w:lang w:eastAsia="zh-CN"/>
        </w:rPr>
      </w:pPr>
      <w:r w:rsidRPr="004E614C">
        <w:rPr>
          <w:lang w:eastAsia="zh-CN"/>
        </w:rPr>
        <w:tab/>
      </w:r>
      <w:r w:rsidR="00F971FB">
        <w:rPr>
          <w:rFonts w:hint="eastAsia"/>
          <w:lang w:eastAsia="zh-CN"/>
        </w:rPr>
        <w:t>研究三</w:t>
      </w:r>
      <w:r w:rsidR="0099217A" w:rsidRPr="0099217A">
        <w:rPr>
          <w:rFonts w:hint="eastAsia"/>
          <w:lang w:eastAsia="zh-CN"/>
        </w:rPr>
        <w:t>发现了一个有趣的现象：人们在经历向上比较后会感受到相对剥夺感，导致对生活满意度的评价下降；而在经历向下比较后，人们会体验到更多的优越感，从而对生活满意度的评价上升。然而，这些结果仅限于操纵了社会比较方向的</w:t>
      </w:r>
      <w:r w:rsidR="00F971FB">
        <w:rPr>
          <w:rFonts w:hint="eastAsia"/>
          <w:lang w:eastAsia="zh-CN"/>
        </w:rPr>
        <w:t>研究三</w:t>
      </w:r>
      <w:r w:rsidR="003E68BE" w:rsidRPr="003E68BE">
        <w:rPr>
          <w:rFonts w:hint="eastAsia"/>
          <w:lang w:eastAsia="zh-CN"/>
        </w:rPr>
        <w:t>。</w:t>
      </w:r>
      <w:r w:rsidR="00F971FB">
        <w:rPr>
          <w:rFonts w:hint="eastAsia"/>
          <w:lang w:eastAsia="zh-CN"/>
        </w:rPr>
        <w:t>研究四</w:t>
      </w:r>
      <w:r w:rsidR="0099217A" w:rsidRPr="0099217A">
        <w:rPr>
          <w:rFonts w:hint="eastAsia"/>
          <w:lang w:eastAsia="zh-CN"/>
        </w:rPr>
        <w:t>采用了一种不同的方法来探究社会比较对生活满意度的影响。</w:t>
      </w:r>
      <w:r w:rsidR="00F971FB">
        <w:rPr>
          <w:rFonts w:hint="eastAsia"/>
          <w:lang w:eastAsia="zh-CN"/>
        </w:rPr>
        <w:t>研究四</w:t>
      </w:r>
      <w:r w:rsidR="0099217A" w:rsidRPr="0099217A">
        <w:rPr>
          <w:rFonts w:hint="eastAsia"/>
          <w:lang w:eastAsia="zh-CN"/>
        </w:rPr>
        <w:t>不再操纵社会比较的方向，而是测量了人们在社交网络上进行向上或向下比较的频率，并同时测量了他们的社会比较倾向。</w:t>
      </w:r>
      <w:r w:rsidR="00F971FB">
        <w:rPr>
          <w:rFonts w:hint="eastAsia"/>
          <w:lang w:eastAsia="zh-CN"/>
        </w:rPr>
        <w:t>本文</w:t>
      </w:r>
      <w:r w:rsidR="0099217A" w:rsidRPr="0099217A">
        <w:rPr>
          <w:rFonts w:hint="eastAsia"/>
          <w:lang w:eastAsia="zh-CN"/>
        </w:rPr>
        <w:t>认为，社会比较是一个</w:t>
      </w:r>
      <w:r w:rsidR="008E3DDC">
        <w:rPr>
          <w:rFonts w:hint="eastAsia"/>
          <w:lang w:eastAsia="zh-CN"/>
        </w:rPr>
        <w:t>主动和被动共同作用</w:t>
      </w:r>
      <w:r w:rsidR="0099217A" w:rsidRPr="0099217A">
        <w:rPr>
          <w:rFonts w:hint="eastAsia"/>
          <w:lang w:eastAsia="zh-CN"/>
        </w:rPr>
        <w:t>的过程。</w:t>
      </w:r>
      <w:r w:rsidR="008E3DDC">
        <w:rPr>
          <w:rFonts w:hint="eastAsia"/>
          <w:lang w:eastAsia="zh-CN"/>
        </w:rPr>
        <w:t>比如当一个人</w:t>
      </w:r>
      <w:r w:rsidR="0099217A" w:rsidRPr="0099217A">
        <w:rPr>
          <w:rFonts w:hint="eastAsia"/>
          <w:lang w:eastAsia="zh-CN"/>
        </w:rPr>
        <w:t>在社交网络上看到了比自己过得更好或更差的朋友，如果</w:t>
      </w:r>
      <w:r w:rsidR="008E3DDC">
        <w:rPr>
          <w:rFonts w:hint="eastAsia"/>
          <w:lang w:eastAsia="zh-CN"/>
        </w:rPr>
        <w:t>该个体</w:t>
      </w:r>
      <w:r w:rsidR="0099217A" w:rsidRPr="0099217A">
        <w:rPr>
          <w:rFonts w:hint="eastAsia"/>
          <w:lang w:eastAsia="zh-CN"/>
        </w:rPr>
        <w:t>的社会比较倾向较低，</w:t>
      </w:r>
      <w:r w:rsidR="00F971FB">
        <w:rPr>
          <w:rFonts w:hint="eastAsia"/>
          <w:lang w:eastAsia="zh-CN"/>
        </w:rPr>
        <w:t>尽管</w:t>
      </w:r>
      <w:r w:rsidR="008E3DDC">
        <w:rPr>
          <w:rFonts w:hint="eastAsia"/>
          <w:lang w:eastAsia="zh-CN"/>
        </w:rPr>
        <w:t>该个体</w:t>
      </w:r>
      <w:r w:rsidR="00F971FB">
        <w:rPr>
          <w:rFonts w:hint="eastAsia"/>
          <w:lang w:eastAsia="zh-CN"/>
        </w:rPr>
        <w:t>客观上发生了社会比较，但</w:t>
      </w:r>
      <w:r w:rsidR="008E3DDC">
        <w:rPr>
          <w:rFonts w:hint="eastAsia"/>
          <w:lang w:eastAsia="zh-CN"/>
        </w:rPr>
        <w:t>该个体</w:t>
      </w:r>
      <w:r w:rsidR="0099217A" w:rsidRPr="0099217A">
        <w:rPr>
          <w:rFonts w:hint="eastAsia"/>
          <w:lang w:eastAsia="zh-CN"/>
        </w:rPr>
        <w:t>可能主观上</w:t>
      </w:r>
      <w:r w:rsidR="00F971FB">
        <w:rPr>
          <w:rFonts w:hint="eastAsia"/>
          <w:lang w:eastAsia="zh-CN"/>
        </w:rPr>
        <w:t>并没有进行比较</w:t>
      </w:r>
      <w:r w:rsidR="003E68BE" w:rsidRPr="003E68BE">
        <w:rPr>
          <w:rFonts w:hint="eastAsia"/>
          <w:lang w:eastAsia="zh-CN"/>
        </w:rPr>
        <w:t>。</w:t>
      </w:r>
    </w:p>
    <w:p w14:paraId="27961EE9" w14:textId="4BCC6DDC" w:rsidR="001B1CDD" w:rsidRDefault="008E3DDC" w:rsidP="0099217A">
      <w:pPr>
        <w:ind w:firstLine="480"/>
        <w:rPr>
          <w:lang w:eastAsia="zh-CN"/>
        </w:rPr>
      </w:pPr>
      <w:r>
        <w:rPr>
          <w:rFonts w:hint="eastAsia"/>
          <w:lang w:eastAsia="zh-CN"/>
        </w:rPr>
        <w:t>研究四</w:t>
      </w:r>
      <w:r w:rsidR="0099217A" w:rsidRPr="0099217A">
        <w:rPr>
          <w:rFonts w:hint="eastAsia"/>
          <w:lang w:eastAsia="zh-CN"/>
        </w:rPr>
        <w:t>的结果在一定程度上支持了</w:t>
      </w:r>
      <w:r>
        <w:rPr>
          <w:rFonts w:hint="eastAsia"/>
          <w:lang w:eastAsia="zh-CN"/>
        </w:rPr>
        <w:t>本文</w:t>
      </w:r>
      <w:r w:rsidR="0099217A" w:rsidRPr="0099217A">
        <w:rPr>
          <w:rFonts w:hint="eastAsia"/>
          <w:lang w:eastAsia="zh-CN"/>
        </w:rPr>
        <w:t>的假设。在向下比较的情境中，</w:t>
      </w:r>
      <w:r w:rsidR="003A192D">
        <w:rPr>
          <w:rFonts w:hint="eastAsia"/>
          <w:lang w:eastAsia="zh-CN"/>
        </w:rPr>
        <w:t>本研究</w:t>
      </w:r>
      <w:r w:rsidR="0099217A" w:rsidRPr="0099217A">
        <w:rPr>
          <w:rFonts w:hint="eastAsia"/>
          <w:lang w:eastAsia="zh-CN"/>
        </w:rPr>
        <w:t>发现了一个有趣的交互作用：只有当个体的社会比较倾向较高时，他们才会更频繁地进行向下比较，并由此产生更强烈的优越感，从而对生活满意度的评价更高。这表明向下比较可能是一个主动的过程，需要个体具有较高的社会比较倾向才能发生。然而，在向上比较的情况下，</w:t>
      </w:r>
      <w:r w:rsidR="003A192D">
        <w:rPr>
          <w:rFonts w:hint="eastAsia"/>
          <w:lang w:eastAsia="zh-CN"/>
        </w:rPr>
        <w:t>本研究</w:t>
      </w:r>
      <w:r w:rsidR="0099217A" w:rsidRPr="0099217A">
        <w:rPr>
          <w:rFonts w:hint="eastAsia"/>
          <w:lang w:eastAsia="zh-CN"/>
        </w:rPr>
        <w:t>并没有复现以往研究的结果</w:t>
      </w:r>
      <w:r w:rsidR="0099217A">
        <w:rPr>
          <w:rFonts w:hint="eastAsia"/>
          <w:lang w:eastAsia="zh-CN"/>
        </w:rPr>
        <w:t xml:space="preserve"> </w:t>
      </w:r>
      <w:r w:rsidR="003E68BE" w:rsidRPr="004E614C">
        <w:rPr>
          <w:lang w:eastAsia="zh-CN"/>
        </w:rPr>
        <w:fldChar w:fldCharType="begin"/>
      </w:r>
      <w:r w:rsidR="0019217D">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3E68BE" w:rsidRPr="004E614C">
        <w:rPr>
          <w:lang w:eastAsia="zh-CN"/>
        </w:rPr>
        <w:fldChar w:fldCharType="separate"/>
      </w:r>
      <w:r w:rsidR="0019217D">
        <w:rPr>
          <w:noProof/>
          <w:lang w:eastAsia="zh-CN"/>
        </w:rPr>
        <w:t>(Buunk et al., 2003)</w:t>
      </w:r>
      <w:r w:rsidR="003E68BE" w:rsidRPr="004E614C">
        <w:rPr>
          <w:lang w:eastAsia="zh-CN"/>
        </w:rPr>
        <w:fldChar w:fldCharType="end"/>
      </w:r>
      <w:r w:rsidR="003E68BE">
        <w:rPr>
          <w:rFonts w:hint="eastAsia"/>
          <w:lang w:eastAsia="zh-CN"/>
        </w:rPr>
        <w:t>，</w:t>
      </w:r>
      <w:r w:rsidR="0099217A" w:rsidRPr="0099217A">
        <w:rPr>
          <w:rFonts w:hint="eastAsia"/>
          <w:lang w:eastAsia="zh-CN"/>
        </w:rPr>
        <w:t>即只有当个体的社会比较倾向较高时，才会更频繁地进行向上比较，并由此产生更强烈的相对剥夺感，进而对生活满意度的评价更低。这提示着社会比较</w:t>
      </w:r>
      <w:r>
        <w:rPr>
          <w:rFonts w:hint="eastAsia"/>
          <w:lang w:eastAsia="zh-CN"/>
        </w:rPr>
        <w:t>的过程可能比我们想象的要复杂</w:t>
      </w:r>
      <w:r w:rsidR="0099217A" w:rsidRPr="0099217A">
        <w:rPr>
          <w:rFonts w:hint="eastAsia"/>
          <w:lang w:eastAsia="zh-CN"/>
        </w:rPr>
        <w:t>，需要进一步的研究来加以确认</w:t>
      </w:r>
      <w:r w:rsidR="00047421">
        <w:rPr>
          <w:rFonts w:hint="eastAsia"/>
          <w:lang w:eastAsia="zh-CN"/>
        </w:rPr>
        <w:t>。</w:t>
      </w:r>
    </w:p>
    <w:p w14:paraId="17E2DAAF" w14:textId="793A6C09" w:rsidR="0099217A" w:rsidRDefault="008E3DDC" w:rsidP="0099217A">
      <w:pPr>
        <w:ind w:firstLine="480"/>
        <w:rPr>
          <w:lang w:eastAsia="zh-CN"/>
        </w:rPr>
      </w:pPr>
      <w:r>
        <w:rPr>
          <w:rFonts w:hint="eastAsia"/>
          <w:lang w:eastAsia="zh-CN"/>
        </w:rPr>
        <w:t>本文对</w:t>
      </w:r>
      <w:r w:rsidR="0099217A" w:rsidRPr="0099217A">
        <w:rPr>
          <w:rFonts w:hint="eastAsia"/>
          <w:lang w:eastAsia="zh-CN"/>
        </w:rPr>
        <w:t>没有能够复现之前研究中观察到的结果</w:t>
      </w:r>
      <w:r>
        <w:rPr>
          <w:rFonts w:hint="eastAsia"/>
          <w:lang w:eastAsia="zh-CN"/>
        </w:rPr>
        <w:t>进行了一些猜测</w:t>
      </w:r>
      <w:r w:rsidR="0099217A" w:rsidRPr="0099217A">
        <w:rPr>
          <w:rFonts w:hint="eastAsia"/>
          <w:lang w:eastAsia="zh-CN"/>
        </w:rPr>
        <w:t>。</w:t>
      </w:r>
      <w:r>
        <w:rPr>
          <w:rFonts w:hint="eastAsia"/>
          <w:lang w:eastAsia="zh-CN"/>
        </w:rPr>
        <w:t>首先，</w:t>
      </w:r>
      <w:r w:rsidR="0099217A">
        <w:rPr>
          <w:rFonts w:hint="eastAsia"/>
          <w:lang w:eastAsia="zh-CN"/>
        </w:rPr>
        <w:t>这可能是因为</w:t>
      </w:r>
      <w:r w:rsidR="003A192D">
        <w:rPr>
          <w:rFonts w:hint="eastAsia"/>
          <w:lang w:eastAsia="zh-CN"/>
        </w:rPr>
        <w:t>本研究</w:t>
      </w:r>
      <w:r w:rsidR="0099217A" w:rsidRPr="0099217A">
        <w:rPr>
          <w:rFonts w:hint="eastAsia"/>
          <w:lang w:eastAsia="zh-CN"/>
        </w:rPr>
        <w:t>将社会比较频率的测量放置在了社交网络的情境下。在这个新的测量环境下，人们在进行社会比较时可能受到了不同的影响因素。例如，社交媒体的使用可能会引发更频繁的向上或向下比较，与传统社交环境中的社会比较行为相比可能存在着差异。同时，社交网络上的信息呈现方式和社交互动方式也可能对个体的比较行为产生影响。因此，</w:t>
      </w:r>
      <w:r>
        <w:rPr>
          <w:rFonts w:hint="eastAsia"/>
          <w:lang w:eastAsia="zh-CN"/>
        </w:rPr>
        <w:t>未来研究</w:t>
      </w:r>
      <w:r w:rsidR="0099217A" w:rsidRPr="0099217A">
        <w:rPr>
          <w:rFonts w:hint="eastAsia"/>
          <w:lang w:eastAsia="zh-CN"/>
        </w:rPr>
        <w:t>需要</w:t>
      </w:r>
      <w:r>
        <w:rPr>
          <w:rFonts w:hint="eastAsia"/>
          <w:lang w:eastAsia="zh-CN"/>
        </w:rPr>
        <w:t>更</w:t>
      </w:r>
      <w:r w:rsidR="0099217A" w:rsidRPr="0099217A">
        <w:rPr>
          <w:rFonts w:hint="eastAsia"/>
          <w:lang w:eastAsia="zh-CN"/>
        </w:rPr>
        <w:t>深入</w:t>
      </w:r>
      <w:r>
        <w:rPr>
          <w:rFonts w:hint="eastAsia"/>
          <w:lang w:eastAsia="zh-CN"/>
        </w:rPr>
        <w:t>地</w:t>
      </w:r>
      <w:r w:rsidR="0099217A" w:rsidRPr="0099217A">
        <w:rPr>
          <w:rFonts w:hint="eastAsia"/>
          <w:lang w:eastAsia="zh-CN"/>
        </w:rPr>
        <w:t>探究社交网络环境下社会比较的特点，以更好地理解其对生活满意度的影响。这可能涉及到对社交媒体使用行为的定性和定量研究，以及对社交网络中的信息传播机制和社交关系网络的分析。</w:t>
      </w:r>
    </w:p>
    <w:p w14:paraId="18DA27A8" w14:textId="6331CE3E" w:rsidR="00634FC0" w:rsidRDefault="003E68BE" w:rsidP="001B1CDD">
      <w:pPr>
        <w:ind w:firstLine="480"/>
        <w:rPr>
          <w:lang w:eastAsia="zh-CN"/>
        </w:rPr>
        <w:sectPr w:rsidR="00634FC0" w:rsidSect="004C21E6">
          <w:headerReference w:type="default" r:id="rId38"/>
          <w:pgSz w:w="11906" w:h="16838"/>
          <w:pgMar w:top="1440" w:right="1800" w:bottom="1440" w:left="1800" w:header="851" w:footer="992" w:gutter="0"/>
          <w:cols w:space="425"/>
          <w:docGrid w:type="lines" w:linePitch="360"/>
        </w:sectPr>
      </w:pPr>
      <w:r w:rsidRPr="003E68BE">
        <w:rPr>
          <w:rFonts w:hint="eastAsia"/>
          <w:lang w:eastAsia="zh-CN"/>
        </w:rPr>
        <w:t>此外，</w:t>
      </w:r>
      <w:r w:rsidR="003A192D">
        <w:rPr>
          <w:rFonts w:hint="eastAsia"/>
          <w:lang w:eastAsia="zh-CN"/>
        </w:rPr>
        <w:t>本研究</w:t>
      </w:r>
      <w:r w:rsidRPr="003E68BE">
        <w:rPr>
          <w:rFonts w:hint="eastAsia"/>
          <w:lang w:eastAsia="zh-CN"/>
        </w:rPr>
        <w:t>的研究也存在一些问题</w:t>
      </w:r>
      <w:r w:rsidR="007005FA" w:rsidRPr="004E614C">
        <w:rPr>
          <w:rFonts w:hint="eastAsia"/>
          <w:lang w:eastAsia="zh-CN"/>
        </w:rPr>
        <w:t>。</w:t>
      </w:r>
      <w:r w:rsidR="008E3DDC">
        <w:rPr>
          <w:rFonts w:hint="eastAsia"/>
          <w:lang w:eastAsia="zh-CN"/>
        </w:rPr>
        <w:t>尽管本研究通过了</w:t>
      </w:r>
      <w:r w:rsidR="008E3DDC">
        <w:rPr>
          <w:rFonts w:hint="eastAsia"/>
          <w:lang w:eastAsia="zh-CN"/>
        </w:rPr>
        <w:t>Harmon</w:t>
      </w:r>
      <w:r w:rsidR="008E3DDC">
        <w:rPr>
          <w:rFonts w:hint="eastAsia"/>
          <w:lang w:eastAsia="zh-CN"/>
        </w:rPr>
        <w:t>单因子法对共同方法偏差的检验。但在面对更严格的</w:t>
      </w:r>
      <w:r w:rsidR="008E3DDC">
        <w:rPr>
          <w:rFonts w:hint="eastAsia"/>
          <w:lang w:eastAsia="zh-CN"/>
        </w:rPr>
        <w:t>ULMC</w:t>
      </w:r>
      <w:r w:rsidR="008E3DDC">
        <w:rPr>
          <w:rFonts w:hint="eastAsia"/>
          <w:lang w:eastAsia="zh-CN"/>
        </w:rPr>
        <w:t>法时，本研究得到的</w:t>
      </w:r>
      <w:r w:rsidR="00ED58D8" w:rsidRPr="004E614C">
        <w:rPr>
          <w:lang w:eastAsia="zh-CN"/>
        </w:rPr>
        <w:t>因子载荷的平方和</w:t>
      </w:r>
      <w:r w:rsidR="00ED58D8" w:rsidRPr="004E614C">
        <w:rPr>
          <w:rFonts w:hint="eastAsia"/>
          <w:lang w:eastAsia="zh-CN"/>
        </w:rPr>
        <w:t>与</w:t>
      </w:r>
      <w:r w:rsidR="00ED58D8" w:rsidRPr="004E614C">
        <w:rPr>
          <w:lang w:eastAsia="zh-CN"/>
        </w:rPr>
        <w:t>方法潜变量的载荷的平方和</w:t>
      </w:r>
      <w:r w:rsidR="00ED58D8" w:rsidRPr="004E614C">
        <w:rPr>
          <w:rFonts w:hint="eastAsia"/>
          <w:lang w:eastAsia="zh-CN"/>
        </w:rPr>
        <w:t>的比值仅为</w:t>
      </w:r>
      <w:r w:rsidR="00ED58D8" w:rsidRPr="004E614C">
        <w:rPr>
          <w:rFonts w:hint="eastAsia"/>
          <w:lang w:eastAsia="zh-CN"/>
        </w:rPr>
        <w:t>1</w:t>
      </w:r>
      <w:r w:rsidR="00ED58D8" w:rsidRPr="004E614C">
        <w:rPr>
          <w:lang w:eastAsia="zh-CN"/>
        </w:rPr>
        <w:t>.78</w:t>
      </w:r>
      <w:r w:rsidR="00ED58D8" w:rsidRPr="004E614C">
        <w:rPr>
          <w:rFonts w:hint="eastAsia"/>
          <w:lang w:eastAsia="zh-CN"/>
        </w:rPr>
        <w:t>：</w:t>
      </w:r>
      <w:r w:rsidR="00ED58D8" w:rsidRPr="004E614C">
        <w:rPr>
          <w:rFonts w:hint="eastAsia"/>
          <w:lang w:eastAsia="zh-CN"/>
        </w:rPr>
        <w:t>1</w:t>
      </w:r>
      <w:r w:rsidR="008E3DDC">
        <w:rPr>
          <w:rFonts w:hint="eastAsia"/>
          <w:lang w:eastAsia="zh-CN"/>
        </w:rPr>
        <w:t>。</w:t>
      </w:r>
      <w:r w:rsidR="00ED58D8" w:rsidRPr="004E614C">
        <w:rPr>
          <w:rFonts w:hint="eastAsia"/>
          <w:lang w:eastAsia="zh-CN"/>
        </w:rPr>
        <w:t>以往学者在采用此方法时，得到了</w:t>
      </w:r>
      <w:r w:rsidR="00ED58D8" w:rsidRPr="004E614C">
        <w:rPr>
          <w:rFonts w:hint="eastAsia"/>
          <w:lang w:eastAsia="zh-CN"/>
        </w:rPr>
        <w:t>4</w:t>
      </w:r>
      <w:r w:rsidR="00ED58D8" w:rsidRPr="004E614C">
        <w:rPr>
          <w:lang w:eastAsia="zh-CN"/>
        </w:rPr>
        <w:t>2</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的结果</w:t>
      </w:r>
      <w:r w:rsidR="00167013" w:rsidRPr="004E614C">
        <w:rPr>
          <w:rFonts w:hint="eastAsia"/>
          <w:lang w:eastAsia="zh-CN"/>
        </w:rPr>
        <w:t xml:space="preserve"> </w:t>
      </w:r>
      <w:r w:rsidR="00ED58D8" w:rsidRPr="004E614C">
        <w:rPr>
          <w:lang w:eastAsia="zh-CN"/>
        </w:rPr>
        <w:fldChar w:fldCharType="begin"/>
      </w:r>
      <w:r w:rsidR="00ED58D8" w:rsidRPr="004E614C">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ED58D8" w:rsidRPr="004E614C">
        <w:rPr>
          <w:lang w:eastAsia="zh-CN"/>
        </w:rPr>
        <w:fldChar w:fldCharType="separate"/>
      </w:r>
      <w:r w:rsidR="00ED58D8" w:rsidRPr="004E614C">
        <w:rPr>
          <w:noProof/>
          <w:lang w:eastAsia="zh-CN"/>
        </w:rPr>
        <w:t>(Liang et al., 2007)</w:t>
      </w:r>
      <w:r w:rsidR="00ED58D8" w:rsidRPr="004E614C">
        <w:rPr>
          <w:lang w:eastAsia="zh-CN"/>
        </w:rPr>
        <w:fldChar w:fldCharType="end"/>
      </w:r>
      <w:r w:rsidR="00ED58D8" w:rsidRPr="004E614C">
        <w:rPr>
          <w:rFonts w:hint="eastAsia"/>
          <w:lang w:eastAsia="zh-CN"/>
        </w:rPr>
        <w:t>。</w:t>
      </w:r>
      <w:r>
        <w:rPr>
          <w:rFonts w:hint="eastAsia"/>
          <w:lang w:eastAsia="zh-CN"/>
        </w:rPr>
        <w:t>这意味着</w:t>
      </w:r>
      <w:r w:rsidR="003A192D">
        <w:rPr>
          <w:rFonts w:hint="eastAsia"/>
          <w:lang w:eastAsia="zh-CN"/>
        </w:rPr>
        <w:t>本研究</w:t>
      </w:r>
      <w:r w:rsidR="005B1A36">
        <w:rPr>
          <w:rFonts w:hint="eastAsia"/>
          <w:lang w:eastAsia="zh-CN"/>
        </w:rPr>
        <w:t>的研究可能存在共同方法偏差的问题。</w:t>
      </w:r>
      <w:r w:rsidR="00ED58D8" w:rsidRPr="004E614C">
        <w:rPr>
          <w:rFonts w:hint="eastAsia"/>
          <w:lang w:eastAsia="zh-CN"/>
        </w:rPr>
        <w:t>因此，在接下来的</w:t>
      </w:r>
      <w:r w:rsidR="002A789E">
        <w:rPr>
          <w:rFonts w:hint="eastAsia"/>
          <w:lang w:eastAsia="zh-CN"/>
        </w:rPr>
        <w:t>研究</w:t>
      </w:r>
      <w:r w:rsidR="00ED58D8" w:rsidRPr="004E614C">
        <w:rPr>
          <w:rFonts w:hint="eastAsia"/>
          <w:lang w:eastAsia="zh-CN"/>
        </w:rPr>
        <w:t>3</w:t>
      </w:r>
      <w:r w:rsidR="00ED58D8" w:rsidRPr="004E614C">
        <w:rPr>
          <w:rFonts w:hint="eastAsia"/>
          <w:lang w:eastAsia="zh-CN"/>
        </w:rPr>
        <w:t>中，</w:t>
      </w:r>
      <w:r w:rsidR="003A192D">
        <w:rPr>
          <w:rFonts w:hint="eastAsia"/>
          <w:lang w:eastAsia="zh-CN"/>
        </w:rPr>
        <w:t>本研究</w:t>
      </w:r>
      <w:r w:rsidR="00ED58D8" w:rsidRPr="004E614C">
        <w:rPr>
          <w:rFonts w:hint="eastAsia"/>
          <w:lang w:eastAsia="zh-CN"/>
        </w:rPr>
        <w:t>将采用“标记题”作为控制变量，</w:t>
      </w:r>
      <w:r w:rsidR="005B1A36">
        <w:rPr>
          <w:rFonts w:hint="eastAsia"/>
          <w:lang w:eastAsia="zh-CN"/>
        </w:rPr>
        <w:t>以</w:t>
      </w:r>
      <w:r w:rsidR="00ED58D8" w:rsidRPr="004E614C">
        <w:rPr>
          <w:rFonts w:hint="eastAsia"/>
          <w:lang w:eastAsia="zh-CN"/>
        </w:rPr>
        <w:t>避免共同方法偏差对</w:t>
      </w:r>
      <w:r w:rsidR="005B1A36">
        <w:rPr>
          <w:rFonts w:hint="eastAsia"/>
          <w:lang w:eastAsia="zh-CN"/>
        </w:rPr>
        <w:t>参数估计</w:t>
      </w:r>
      <w:r w:rsidR="00ED58D8" w:rsidRPr="004E614C">
        <w:rPr>
          <w:rFonts w:hint="eastAsia"/>
          <w:lang w:eastAsia="zh-CN"/>
        </w:rPr>
        <w:t>造成的影响</w:t>
      </w:r>
      <w:r>
        <w:rPr>
          <w:rFonts w:hint="eastAsia"/>
          <w:lang w:eastAsia="zh-CN"/>
        </w:rPr>
        <w:t xml:space="preserve"> </w:t>
      </w:r>
      <w:r w:rsidR="00ED58D8" w:rsidRPr="004E614C">
        <w:rPr>
          <w:lang w:eastAsia="zh-CN"/>
        </w:rPr>
        <w:fldChar w:fldCharType="begin"/>
      </w:r>
      <w:r w:rsidR="0019217D">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ED58D8" w:rsidRPr="004E614C">
        <w:rPr>
          <w:lang w:eastAsia="zh-CN"/>
        </w:rPr>
        <w:fldChar w:fldCharType="separate"/>
      </w:r>
      <w:r w:rsidR="0019217D">
        <w:rPr>
          <w:noProof/>
          <w:lang w:eastAsia="zh-CN"/>
        </w:rPr>
        <w:t>(Williams et al., 2010)</w:t>
      </w:r>
      <w:r w:rsidR="00ED58D8" w:rsidRPr="004E614C">
        <w:rPr>
          <w:lang w:eastAsia="zh-CN"/>
        </w:rPr>
        <w:fldChar w:fldCharType="end"/>
      </w:r>
      <w:r w:rsidR="00ED58D8" w:rsidRPr="004E614C">
        <w:rPr>
          <w:rFonts w:hint="eastAsia"/>
          <w:lang w:eastAsia="zh-CN"/>
        </w:rPr>
        <w:t>。</w:t>
      </w:r>
    </w:p>
    <w:p w14:paraId="00389790" w14:textId="18768BE7" w:rsidR="0092747F" w:rsidRPr="00634FC0" w:rsidRDefault="00634FC0" w:rsidP="00634FC0">
      <w:pPr>
        <w:pStyle w:val="1"/>
        <w:spacing w:before="360" w:after="360"/>
        <w:rPr>
          <w:lang w:eastAsia="zh-CN"/>
        </w:rPr>
      </w:pPr>
      <w:bookmarkStart w:id="90" w:name="_Toc162021957"/>
      <w:r>
        <w:rPr>
          <w:rFonts w:hint="eastAsia"/>
          <w:lang w:eastAsia="zh-CN"/>
        </w:rPr>
        <w:t>第</w:t>
      </w:r>
      <w:r w:rsidR="00D939C0">
        <w:rPr>
          <w:rFonts w:hint="eastAsia"/>
          <w:lang w:eastAsia="zh-CN"/>
        </w:rPr>
        <w:t>七</w:t>
      </w:r>
      <w:r>
        <w:rPr>
          <w:rFonts w:hint="eastAsia"/>
          <w:lang w:eastAsia="zh-CN"/>
        </w:rPr>
        <w:t xml:space="preserve">章 </w:t>
      </w:r>
      <w:r w:rsidR="008C4E57">
        <w:rPr>
          <w:rFonts w:hint="eastAsia"/>
          <w:lang w:eastAsia="zh-CN"/>
        </w:rPr>
        <w:t>研究五：社会比较策略</w:t>
      </w:r>
      <w:r w:rsidR="008E3DDC">
        <w:rPr>
          <w:rFonts w:hint="eastAsia"/>
          <w:lang w:eastAsia="zh-CN"/>
        </w:rPr>
        <w:t>的引入</w:t>
      </w:r>
      <w:bookmarkEnd w:id="90"/>
    </w:p>
    <w:p w14:paraId="38A4862A" w14:textId="119322CA" w:rsidR="002525D4" w:rsidRDefault="002525D4" w:rsidP="00F33CEC">
      <w:pPr>
        <w:pStyle w:val="2"/>
        <w:spacing w:before="180" w:after="180"/>
        <w:rPr>
          <w:lang w:eastAsia="zh-CN"/>
        </w:rPr>
      </w:pPr>
      <w:bookmarkStart w:id="91" w:name="_Toc162021958"/>
      <w:r>
        <w:rPr>
          <w:rFonts w:hint="eastAsia"/>
          <w:lang w:eastAsia="zh-CN"/>
        </w:rPr>
        <w:t>7.1 研究目的</w:t>
      </w:r>
      <w:bookmarkEnd w:id="91"/>
    </w:p>
    <w:p w14:paraId="27F1344C" w14:textId="56B31901" w:rsidR="002525D4" w:rsidRPr="002525D4" w:rsidRDefault="002525D4" w:rsidP="002525D4">
      <w:pPr>
        <w:rPr>
          <w:lang w:eastAsia="zh-CN"/>
        </w:rPr>
      </w:pPr>
      <w:r>
        <w:rPr>
          <w:lang w:eastAsia="zh-CN"/>
        </w:rPr>
        <w:tab/>
      </w:r>
      <w:r>
        <w:rPr>
          <w:rFonts w:hint="eastAsia"/>
          <w:lang w:eastAsia="zh-CN"/>
        </w:rPr>
        <w:t>本研究旨在在社会比较的模型中引入社会比较策略的概念。基于本文的前言部分，本文讨论了一个以往社会比较模型所不能解释的现象，即向上比较产生了积极的效果，而向下比较反而产生了消极的效果。本研究将使用社会比较策略替代研究三与研究四中所使用的社会比较方向。将社会比较细分为“</w:t>
      </w:r>
      <w:r w:rsidRPr="00D73EFC">
        <w:rPr>
          <w:rFonts w:hint="eastAsia"/>
          <w:lang w:eastAsia="zh-CN"/>
        </w:rPr>
        <w:t>向上对比</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向上认同</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向下对比</w:t>
      </w:r>
      <w:r>
        <w:rPr>
          <w:rFonts w:hint="eastAsia"/>
          <w:lang w:eastAsia="zh-CN"/>
        </w:rPr>
        <w:t>”和“</w:t>
      </w:r>
      <w:r w:rsidRPr="00D73EFC">
        <w:rPr>
          <w:rFonts w:hint="eastAsia"/>
          <w:lang w:eastAsia="zh-CN"/>
        </w:rPr>
        <w:t>向下认同</w:t>
      </w:r>
      <w:r>
        <w:rPr>
          <w:rFonts w:hint="eastAsia"/>
          <w:lang w:eastAsia="zh-CN"/>
        </w:rPr>
        <w:t>”。此外，由于本研究中加入了对共同方法偏差的测量，因此本研究将首先重新检验</w:t>
      </w:r>
      <w:r w:rsidR="0078772F">
        <w:rPr>
          <w:rFonts w:hint="eastAsia"/>
          <w:lang w:eastAsia="zh-CN"/>
        </w:rPr>
        <w:t>研究三</w:t>
      </w:r>
      <w:r>
        <w:rPr>
          <w:rFonts w:hint="eastAsia"/>
          <w:lang w:eastAsia="zh-CN"/>
        </w:rPr>
        <w:t>的并列中介模型是否仍然成立</w:t>
      </w:r>
      <w:r w:rsidR="0078772F">
        <w:rPr>
          <w:rFonts w:hint="eastAsia"/>
          <w:lang w:eastAsia="zh-CN"/>
        </w:rPr>
        <w:t>，即重新检验假设</w:t>
      </w:r>
      <w:r w:rsidR="0078772F">
        <w:rPr>
          <w:rFonts w:hint="eastAsia"/>
          <w:lang w:eastAsia="zh-CN"/>
        </w:rPr>
        <w:t>1-4</w:t>
      </w:r>
      <w:r>
        <w:rPr>
          <w:rFonts w:hint="eastAsia"/>
          <w:lang w:eastAsia="zh-CN"/>
        </w:rPr>
        <w:t>。类似的，本研究还将重新检验</w:t>
      </w:r>
      <w:r w:rsidR="0078772F">
        <w:rPr>
          <w:rFonts w:hint="eastAsia"/>
          <w:lang w:eastAsia="zh-CN"/>
        </w:rPr>
        <w:t>研究四的有调节的中介模型是否仍然成立，即重新检验假设</w:t>
      </w:r>
      <w:r w:rsidR="0078772F">
        <w:rPr>
          <w:rFonts w:hint="eastAsia"/>
          <w:lang w:eastAsia="zh-CN"/>
        </w:rPr>
        <w:t>5</w:t>
      </w:r>
      <w:r w:rsidR="0078772F">
        <w:rPr>
          <w:rFonts w:hint="eastAsia"/>
          <w:lang w:eastAsia="zh-CN"/>
        </w:rPr>
        <w:t>。最后，本研究将模型中的自变量——社会比较方向替换为社会比较策略，以检验假设</w:t>
      </w:r>
      <w:r w:rsidR="0078772F">
        <w:rPr>
          <w:rFonts w:hint="eastAsia"/>
          <w:lang w:eastAsia="zh-CN"/>
        </w:rPr>
        <w:t>6</w:t>
      </w:r>
      <w:r w:rsidR="0078772F">
        <w:rPr>
          <w:rFonts w:hint="eastAsia"/>
          <w:lang w:eastAsia="zh-CN"/>
        </w:rPr>
        <w:t>是否成立。</w:t>
      </w:r>
    </w:p>
    <w:p w14:paraId="003A8480" w14:textId="4EB36B24" w:rsidR="004D5983" w:rsidRPr="00F33CEC" w:rsidRDefault="008C4A7B" w:rsidP="00F33CEC">
      <w:pPr>
        <w:pStyle w:val="2"/>
        <w:spacing w:before="180" w:after="180"/>
        <w:rPr>
          <w:lang w:eastAsia="zh-CN"/>
        </w:rPr>
      </w:pPr>
      <w:bookmarkStart w:id="92" w:name="_Toc162021959"/>
      <w:r>
        <w:rPr>
          <w:rFonts w:hint="eastAsia"/>
          <w:lang w:eastAsia="zh-CN"/>
        </w:rPr>
        <w:t>7</w:t>
      </w:r>
      <w:r w:rsidR="00634FC0" w:rsidRPr="00F33CEC">
        <w:rPr>
          <w:lang w:eastAsia="zh-CN"/>
        </w:rPr>
        <w:t>.</w:t>
      </w:r>
      <w:r w:rsidR="0078772F">
        <w:rPr>
          <w:rFonts w:hint="eastAsia"/>
          <w:lang w:eastAsia="zh-CN"/>
        </w:rPr>
        <w:t>2</w:t>
      </w:r>
      <w:r w:rsidR="00634FC0" w:rsidRPr="00F33CEC">
        <w:rPr>
          <w:lang w:eastAsia="zh-CN"/>
        </w:rPr>
        <w:t xml:space="preserve"> </w:t>
      </w:r>
      <w:r w:rsidR="004D5983" w:rsidRPr="00F33CEC">
        <w:rPr>
          <w:lang w:eastAsia="zh-CN"/>
        </w:rPr>
        <w:t>方法</w:t>
      </w:r>
      <w:bookmarkEnd w:id="92"/>
    </w:p>
    <w:p w14:paraId="1EBADDE5" w14:textId="3D6C6053" w:rsidR="00167013" w:rsidRPr="004E614C" w:rsidRDefault="008C4A7B" w:rsidP="00167013">
      <w:pPr>
        <w:pStyle w:val="3"/>
        <w:spacing w:before="180" w:after="180"/>
        <w:rPr>
          <w:lang w:eastAsia="zh-CN"/>
        </w:rPr>
      </w:pPr>
      <w:bookmarkStart w:id="93" w:name="_Toc162021960"/>
      <w:r>
        <w:rPr>
          <w:rFonts w:hint="eastAsia"/>
          <w:lang w:eastAsia="zh-CN"/>
        </w:rPr>
        <w:t>7</w:t>
      </w:r>
      <w:r w:rsidR="00634FC0">
        <w:rPr>
          <w:lang w:eastAsia="zh-CN"/>
        </w:rPr>
        <w:t>.</w:t>
      </w:r>
      <w:r w:rsidR="0078772F">
        <w:rPr>
          <w:rFonts w:hint="eastAsia"/>
          <w:lang w:eastAsia="zh-CN"/>
        </w:rPr>
        <w:t>2</w:t>
      </w:r>
      <w:r w:rsidR="00634FC0">
        <w:rPr>
          <w:lang w:eastAsia="zh-CN"/>
        </w:rPr>
        <w:t xml:space="preserve">.2 </w:t>
      </w:r>
      <w:r w:rsidR="00167013" w:rsidRPr="004E614C">
        <w:rPr>
          <w:lang w:eastAsia="zh-CN"/>
        </w:rPr>
        <w:t>被试</w:t>
      </w:r>
      <w:bookmarkEnd w:id="93"/>
    </w:p>
    <w:p w14:paraId="44BD3B9F" w14:textId="03795AE7" w:rsidR="00AF6CE5" w:rsidRDefault="00167013" w:rsidP="00AA7CA0">
      <w:pPr>
        <w:rPr>
          <w:lang w:eastAsia="zh-CN"/>
        </w:rPr>
      </w:pPr>
      <w:r w:rsidRPr="004E614C">
        <w:rPr>
          <w:lang w:eastAsia="zh-CN"/>
        </w:rPr>
        <w:tab/>
      </w:r>
      <w:r w:rsidR="00AA7CA0" w:rsidRPr="004E614C">
        <w:rPr>
          <w:rFonts w:hint="eastAsia"/>
          <w:lang w:eastAsia="zh-CN"/>
        </w:rPr>
        <w:t>我</w:t>
      </w:r>
      <w:r w:rsidR="003A192D">
        <w:rPr>
          <w:rFonts w:hint="eastAsia"/>
          <w:lang w:eastAsia="zh-CN"/>
        </w:rPr>
        <w:t>本研究</w:t>
      </w:r>
      <w:r w:rsidR="00AF6CE5" w:rsidRPr="004E614C">
        <w:rPr>
          <w:rFonts w:hint="eastAsia"/>
          <w:lang w:eastAsia="zh-CN"/>
        </w:rPr>
        <w:t>使用问卷星的样本服务收集了</w:t>
      </w:r>
      <w:r w:rsidR="00AF6CE5" w:rsidRPr="004E614C">
        <w:rPr>
          <w:lang w:eastAsia="zh-CN"/>
        </w:rPr>
        <w:t>957</w:t>
      </w:r>
      <w:r w:rsidR="00AF6CE5" w:rsidRPr="004E614C">
        <w:rPr>
          <w:rFonts w:hint="eastAsia"/>
          <w:lang w:eastAsia="zh-CN"/>
        </w:rPr>
        <w:t>份问卷，</w:t>
      </w:r>
      <w:r w:rsidR="00AF6CE5">
        <w:rPr>
          <w:rFonts w:hint="eastAsia"/>
          <w:lang w:eastAsia="zh-CN"/>
        </w:rPr>
        <w:t>剔除未能通过检测题的无效问卷</w:t>
      </w:r>
      <w:r w:rsidR="00AF6CE5" w:rsidRPr="004E614C">
        <w:rPr>
          <w:lang w:eastAsia="zh-CN"/>
        </w:rPr>
        <w:t>451</w:t>
      </w:r>
      <w:r w:rsidR="00AF6CE5">
        <w:rPr>
          <w:rFonts w:hint="eastAsia"/>
          <w:lang w:eastAsia="zh-CN"/>
        </w:rPr>
        <w:t>份，</w:t>
      </w:r>
      <w:r w:rsidR="00AF6CE5" w:rsidRPr="004E614C">
        <w:rPr>
          <w:rFonts w:hint="eastAsia"/>
          <w:lang w:eastAsia="zh-CN"/>
        </w:rPr>
        <w:t>最终</w:t>
      </w:r>
      <w:r w:rsidR="003A192D">
        <w:rPr>
          <w:rFonts w:hint="eastAsia"/>
          <w:lang w:eastAsia="zh-CN"/>
        </w:rPr>
        <w:t>本研究</w:t>
      </w:r>
      <w:r w:rsidR="00AF6CE5" w:rsidRPr="004E614C">
        <w:rPr>
          <w:rFonts w:hint="eastAsia"/>
          <w:lang w:eastAsia="zh-CN"/>
        </w:rPr>
        <w:t>收集到了</w:t>
      </w:r>
      <w:r w:rsidR="00AF6CE5" w:rsidRPr="004E614C">
        <w:rPr>
          <w:lang w:eastAsia="zh-CN"/>
        </w:rPr>
        <w:t>506</w:t>
      </w:r>
      <w:r w:rsidR="00AF6CE5" w:rsidRPr="004E614C">
        <w:rPr>
          <w:rFonts w:hint="eastAsia"/>
          <w:lang w:eastAsia="zh-CN"/>
        </w:rPr>
        <w:t>份有效问卷</w:t>
      </w:r>
      <w:r w:rsidR="00AF6CE5">
        <w:rPr>
          <w:rFonts w:hint="eastAsia"/>
          <w:lang w:eastAsia="zh-CN"/>
        </w:rPr>
        <w:t>。</w:t>
      </w:r>
      <w:r w:rsidR="00AF6CE5" w:rsidRPr="004E614C">
        <w:rPr>
          <w:rFonts w:hint="eastAsia"/>
          <w:lang w:eastAsia="zh-CN"/>
        </w:rPr>
        <w:t>其中有</w:t>
      </w:r>
      <w:r w:rsidR="00AF6CE5" w:rsidRPr="004E614C">
        <w:rPr>
          <w:lang w:eastAsia="zh-CN"/>
        </w:rPr>
        <w:t>260</w:t>
      </w:r>
      <w:r w:rsidR="00AF6CE5" w:rsidRPr="004E614C">
        <w:rPr>
          <w:rFonts w:hint="eastAsia"/>
          <w:lang w:eastAsia="zh-CN"/>
        </w:rPr>
        <w:t>名被试是女性</w:t>
      </w:r>
      <w:r w:rsidR="00AF6CE5">
        <w:rPr>
          <w:rFonts w:hint="eastAsia"/>
          <w:lang w:eastAsia="zh-CN"/>
        </w:rPr>
        <w:t>，</w:t>
      </w:r>
      <w:r w:rsidR="00AF6CE5" w:rsidRPr="004E614C">
        <w:rPr>
          <w:rFonts w:hint="eastAsia"/>
          <w:lang w:eastAsia="zh-CN"/>
        </w:rPr>
        <w:t>平均年龄为</w:t>
      </w:r>
      <w:r w:rsidR="00AF6CE5" w:rsidRPr="004E614C">
        <w:rPr>
          <w:lang w:eastAsia="zh-CN"/>
        </w:rPr>
        <w:t>31.76</w:t>
      </w:r>
      <w:r w:rsidR="00AF6CE5" w:rsidRPr="004E614C">
        <w:rPr>
          <w:rFonts w:hint="eastAsia"/>
          <w:lang w:eastAsia="zh-CN"/>
        </w:rPr>
        <w:t>（</w:t>
      </w:r>
      <w:r w:rsidR="00AF6CE5" w:rsidRPr="004E614C">
        <w:rPr>
          <w:rFonts w:hint="eastAsia"/>
          <w:lang w:eastAsia="zh-CN"/>
        </w:rPr>
        <w:t>S</w:t>
      </w:r>
      <w:r w:rsidR="00AF6CE5" w:rsidRPr="004E614C">
        <w:rPr>
          <w:lang w:eastAsia="zh-CN"/>
        </w:rPr>
        <w:t>D = 6.20</w:t>
      </w:r>
      <w:r w:rsidR="00AF6CE5"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39</w:t>
      </w:r>
      <w:r w:rsidR="001F551C">
        <w:rPr>
          <w:rFonts w:hint="eastAsia"/>
          <w:lang w:eastAsia="zh-CN"/>
        </w:rPr>
        <w:t>名，占总数的</w:t>
      </w:r>
      <w:r w:rsidR="001F551C">
        <w:rPr>
          <w:lang w:eastAsia="zh-CN"/>
        </w:rPr>
        <w:t>8</w:t>
      </w:r>
      <w:r w:rsidR="001F551C">
        <w:rPr>
          <w:rFonts w:hint="eastAsia"/>
          <w:lang w:eastAsia="zh-CN"/>
        </w:rPr>
        <w:t>%</w:t>
      </w:r>
      <w:r w:rsidR="001F551C">
        <w:rPr>
          <w:rFonts w:hint="eastAsia"/>
          <w:lang w:eastAsia="zh-CN"/>
        </w:rPr>
        <w:t>，“大学本科”</w:t>
      </w:r>
      <w:r w:rsidR="001F551C">
        <w:rPr>
          <w:lang w:eastAsia="zh-CN"/>
        </w:rPr>
        <w:t>420</w:t>
      </w:r>
      <w:r w:rsidR="001F551C">
        <w:rPr>
          <w:rFonts w:hint="eastAsia"/>
          <w:lang w:eastAsia="zh-CN"/>
        </w:rPr>
        <w:t>名，占总数的</w:t>
      </w:r>
      <w:r w:rsidR="001F551C">
        <w:rPr>
          <w:lang w:eastAsia="zh-CN"/>
        </w:rPr>
        <w:t>83</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lang w:eastAsia="zh-CN"/>
        </w:rPr>
        <w:t>7</w:t>
      </w:r>
      <w:r w:rsidR="001F551C">
        <w:rPr>
          <w:rFonts w:hint="eastAsia"/>
          <w:lang w:eastAsia="zh-CN"/>
        </w:rPr>
        <w:t>%</w:t>
      </w:r>
      <w:r w:rsidR="001F551C">
        <w:rPr>
          <w:rFonts w:hint="eastAsia"/>
          <w:lang w:eastAsia="zh-CN"/>
        </w:rPr>
        <w:t>；未婚</w:t>
      </w:r>
      <w:r w:rsidR="001F551C">
        <w:rPr>
          <w:lang w:eastAsia="zh-CN"/>
        </w:rPr>
        <w:t>213</w:t>
      </w:r>
      <w:r w:rsidR="001F551C">
        <w:rPr>
          <w:rFonts w:hint="eastAsia"/>
          <w:lang w:eastAsia="zh-CN"/>
        </w:rPr>
        <w:t>人，占总数的</w:t>
      </w:r>
      <w:r w:rsidR="001F551C">
        <w:rPr>
          <w:lang w:eastAsia="zh-CN"/>
        </w:rPr>
        <w:t>42</w:t>
      </w:r>
      <w:r w:rsidR="001F551C">
        <w:rPr>
          <w:rFonts w:hint="eastAsia"/>
          <w:lang w:eastAsia="zh-CN"/>
        </w:rPr>
        <w:t>%</w:t>
      </w:r>
      <w:r w:rsidR="001F551C">
        <w:rPr>
          <w:rFonts w:hint="eastAsia"/>
          <w:lang w:eastAsia="zh-CN"/>
        </w:rPr>
        <w:t>，已婚</w:t>
      </w:r>
      <w:r w:rsidR="001F551C">
        <w:rPr>
          <w:lang w:eastAsia="zh-CN"/>
        </w:rPr>
        <w:t>256</w:t>
      </w:r>
      <w:r w:rsidR="001F551C">
        <w:rPr>
          <w:rFonts w:hint="eastAsia"/>
          <w:lang w:eastAsia="zh-CN"/>
        </w:rPr>
        <w:t>人，占总数的</w:t>
      </w:r>
      <w:r w:rsidR="001F551C">
        <w:rPr>
          <w:lang w:eastAsia="zh-CN"/>
        </w:rPr>
        <w:t>51</w:t>
      </w:r>
      <w:r w:rsidR="001F551C">
        <w:rPr>
          <w:rFonts w:hint="eastAsia"/>
          <w:lang w:eastAsia="zh-CN"/>
        </w:rPr>
        <w:t>%</w:t>
      </w:r>
      <w:r w:rsidR="001F551C">
        <w:rPr>
          <w:rFonts w:hint="eastAsia"/>
          <w:lang w:eastAsia="zh-CN"/>
        </w:rPr>
        <w:t>，离异</w:t>
      </w:r>
      <w:r w:rsidR="001F551C">
        <w:rPr>
          <w:lang w:eastAsia="zh-CN"/>
        </w:rPr>
        <w:t>37</w:t>
      </w:r>
      <w:r w:rsidR="001F551C">
        <w:rPr>
          <w:rFonts w:hint="eastAsia"/>
          <w:lang w:eastAsia="zh-CN"/>
        </w:rPr>
        <w:t>人，占总数的</w:t>
      </w:r>
      <w:r w:rsidR="001F551C">
        <w:rPr>
          <w:lang w:eastAsia="zh-CN"/>
        </w:rPr>
        <w:t>7</w:t>
      </w:r>
      <w:r w:rsidR="001F551C">
        <w:rPr>
          <w:rFonts w:hint="eastAsia"/>
          <w:lang w:eastAsia="zh-CN"/>
        </w:rPr>
        <w:t xml:space="preserve"> %</w:t>
      </w:r>
      <w:r w:rsidR="001F551C">
        <w:rPr>
          <w:rFonts w:hint="eastAsia"/>
          <w:lang w:eastAsia="zh-CN"/>
        </w:rPr>
        <w:t>。</w:t>
      </w:r>
    </w:p>
    <w:p w14:paraId="65D92612" w14:textId="12BF54F9" w:rsidR="004D5983" w:rsidRPr="004E614C" w:rsidRDefault="008C4A7B" w:rsidP="004D5983">
      <w:pPr>
        <w:pStyle w:val="3"/>
        <w:spacing w:before="180" w:after="180"/>
        <w:rPr>
          <w:lang w:eastAsia="zh-CN"/>
        </w:rPr>
      </w:pPr>
      <w:bookmarkStart w:id="94" w:name="_Toc162021961"/>
      <w:r>
        <w:rPr>
          <w:rFonts w:hint="eastAsia"/>
          <w:lang w:eastAsia="zh-CN"/>
        </w:rPr>
        <w:t>7</w:t>
      </w:r>
      <w:r w:rsidR="00634FC0">
        <w:rPr>
          <w:lang w:eastAsia="zh-CN"/>
        </w:rPr>
        <w:t>.</w:t>
      </w:r>
      <w:r w:rsidR="0078772F">
        <w:rPr>
          <w:rFonts w:hint="eastAsia"/>
          <w:lang w:eastAsia="zh-CN"/>
        </w:rPr>
        <w:t>2</w:t>
      </w:r>
      <w:r w:rsidR="00634FC0">
        <w:rPr>
          <w:lang w:eastAsia="zh-CN"/>
        </w:rPr>
        <w:t>.</w:t>
      </w:r>
      <w:r w:rsidR="00D05D41">
        <w:rPr>
          <w:lang w:eastAsia="zh-CN"/>
        </w:rPr>
        <w:t>2</w:t>
      </w:r>
      <w:r w:rsidR="00634FC0">
        <w:rPr>
          <w:lang w:eastAsia="zh-CN"/>
        </w:rPr>
        <w:t xml:space="preserve"> </w:t>
      </w:r>
      <w:r w:rsidR="00AF6CE5">
        <w:rPr>
          <w:rFonts w:hint="eastAsia"/>
          <w:lang w:eastAsia="zh-CN"/>
        </w:rPr>
        <w:t>研究设计</w:t>
      </w:r>
      <w:bookmarkEnd w:id="94"/>
    </w:p>
    <w:p w14:paraId="56967115" w14:textId="4D45922D" w:rsidR="004D5983" w:rsidRDefault="004D5983" w:rsidP="004D5983">
      <w:pPr>
        <w:rPr>
          <w:lang w:eastAsia="zh-CN"/>
        </w:rPr>
      </w:pPr>
      <w:r w:rsidRPr="004E614C">
        <w:rPr>
          <w:lang w:eastAsia="zh-CN"/>
        </w:rPr>
        <w:tab/>
      </w:r>
      <w:r w:rsidR="00393D27" w:rsidRPr="004E614C">
        <w:rPr>
          <w:rFonts w:hint="eastAsia"/>
          <w:lang w:eastAsia="zh-CN"/>
        </w:rPr>
        <w:t>被试首先填写人口统计学信息</w:t>
      </w:r>
      <w:r w:rsidR="00393D27">
        <w:rPr>
          <w:rFonts w:hint="eastAsia"/>
          <w:lang w:eastAsia="zh-CN"/>
        </w:rPr>
        <w:t>（</w:t>
      </w:r>
      <w:r w:rsidR="00393D27" w:rsidRPr="004E614C">
        <w:rPr>
          <w:rFonts w:hint="eastAsia"/>
          <w:lang w:eastAsia="zh-CN"/>
        </w:rPr>
        <w:t>性别，年龄，受教育程度</w:t>
      </w:r>
      <w:r w:rsidR="00393D27">
        <w:rPr>
          <w:rFonts w:hint="eastAsia"/>
          <w:lang w:eastAsia="zh-CN"/>
        </w:rPr>
        <w:t>和婚姻状况）</w:t>
      </w:r>
      <w:r w:rsidRPr="004E614C">
        <w:rPr>
          <w:rFonts w:hint="eastAsia"/>
          <w:lang w:eastAsia="zh-CN"/>
        </w:rPr>
        <w:t>。然后被试将填写</w:t>
      </w:r>
      <w:r w:rsidR="00AF6CE5">
        <w:rPr>
          <w:rFonts w:hint="eastAsia"/>
          <w:lang w:eastAsia="zh-CN"/>
        </w:rPr>
        <w:t>《</w:t>
      </w:r>
      <w:r w:rsidR="00AF6CE5" w:rsidRPr="004E614C">
        <w:rPr>
          <w:rFonts w:hint="eastAsia"/>
          <w:lang w:eastAsia="zh-CN"/>
        </w:rPr>
        <w:t>社会比较倾向量表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相对剥夺感量表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感知到的优越感量表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生活满意度量表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社会比较方向量表</w:t>
      </w:r>
      <w:r w:rsidR="00AF6CE5">
        <w:rPr>
          <w:rFonts w:hint="eastAsia"/>
          <w:lang w:eastAsia="zh-CN"/>
        </w:rPr>
        <w:t>》</w:t>
      </w:r>
      <w:r w:rsidR="00AF6CE5" w:rsidRPr="004E614C">
        <w:rPr>
          <w:rFonts w:hint="eastAsia"/>
          <w:lang w:eastAsia="zh-CN"/>
        </w:rPr>
        <w:t>和</w:t>
      </w:r>
      <w:r w:rsidR="00AF6CE5">
        <w:rPr>
          <w:rFonts w:hint="eastAsia"/>
          <w:lang w:eastAsia="zh-CN"/>
        </w:rPr>
        <w:t>《</w:t>
      </w:r>
      <w:r w:rsidR="00AF6CE5" w:rsidRPr="004E614C">
        <w:rPr>
          <w:rFonts w:hint="eastAsia"/>
          <w:lang w:eastAsia="zh-CN"/>
        </w:rPr>
        <w:t>社会比较策略量表</w:t>
      </w:r>
      <w:r w:rsidR="00AF6CE5">
        <w:rPr>
          <w:rFonts w:hint="eastAsia"/>
          <w:lang w:eastAsia="zh-CN"/>
        </w:rPr>
        <w:t>》。</w:t>
      </w:r>
      <w:r w:rsidR="008E3DDC">
        <w:rPr>
          <w:rFonts w:hint="eastAsia"/>
          <w:lang w:eastAsia="zh-CN"/>
        </w:rPr>
        <w:t>此外，</w:t>
      </w:r>
      <w:r w:rsidR="00AF6CE5">
        <w:rPr>
          <w:rFonts w:hint="eastAsia"/>
          <w:lang w:eastAsia="zh-CN"/>
        </w:rPr>
        <w:t>为了控制共同方法偏差对参数估计的影响，被试还需要填写《</w:t>
      </w:r>
      <w:r w:rsidR="00BE0F7A" w:rsidRPr="004E614C">
        <w:rPr>
          <w:rFonts w:hint="eastAsia"/>
          <w:lang w:eastAsia="zh-CN"/>
        </w:rPr>
        <w:t>对蓝色的态度</w:t>
      </w:r>
      <w:r w:rsidR="00AF6CE5">
        <w:rPr>
          <w:rFonts w:hint="eastAsia"/>
          <w:lang w:eastAsia="zh-CN"/>
        </w:rPr>
        <w:t>量表》</w:t>
      </w:r>
      <w:r w:rsidRPr="004E614C">
        <w:rPr>
          <w:rFonts w:hint="eastAsia"/>
          <w:lang w:eastAsia="zh-CN"/>
        </w:rPr>
        <w:t>。</w:t>
      </w:r>
      <w:r w:rsidR="00AF6CE5">
        <w:rPr>
          <w:rFonts w:hint="eastAsia"/>
          <w:lang w:eastAsia="zh-CN"/>
        </w:rPr>
        <w:t>最后，为了重复验证</w:t>
      </w:r>
      <w:r w:rsidR="007D2E9A">
        <w:rPr>
          <w:rFonts w:hint="eastAsia"/>
          <w:lang w:eastAsia="zh-CN"/>
        </w:rPr>
        <w:t>在控制了共同方法偏差后</w:t>
      </w:r>
      <w:r w:rsidR="008E3DDC">
        <w:rPr>
          <w:rFonts w:hint="eastAsia"/>
          <w:lang w:eastAsia="zh-CN"/>
        </w:rPr>
        <w:t>研究四</w:t>
      </w:r>
      <w:r w:rsidR="00AF6CE5">
        <w:rPr>
          <w:rFonts w:hint="eastAsia"/>
          <w:lang w:eastAsia="zh-CN"/>
        </w:rPr>
        <w:t>的模型</w:t>
      </w:r>
      <w:r w:rsidR="007D2E9A">
        <w:rPr>
          <w:rFonts w:hint="eastAsia"/>
          <w:lang w:eastAsia="zh-CN"/>
        </w:rPr>
        <w:t>是否依然成立</w:t>
      </w:r>
      <w:r w:rsidR="00AF6CE5">
        <w:rPr>
          <w:rFonts w:hint="eastAsia"/>
          <w:lang w:eastAsia="zh-CN"/>
        </w:rPr>
        <w:t>，被试还需要评估自己</w:t>
      </w:r>
      <w:r w:rsidRPr="004E614C">
        <w:rPr>
          <w:rFonts w:hint="eastAsia"/>
          <w:lang w:eastAsia="zh-CN"/>
        </w:rPr>
        <w:t>在社交网络上进行向上或向下比较的频率（李克特量表，</w:t>
      </w:r>
      <w:r w:rsidRPr="004E614C">
        <w:rPr>
          <w:rFonts w:hint="eastAsia"/>
          <w:lang w:eastAsia="zh-CN"/>
        </w:rPr>
        <w:t>7</w:t>
      </w:r>
      <w:r w:rsidRPr="004E614C">
        <w:rPr>
          <w:rFonts w:hint="eastAsia"/>
          <w:lang w:eastAsia="zh-CN"/>
        </w:rPr>
        <w:t>点计分）。</w:t>
      </w:r>
    </w:p>
    <w:p w14:paraId="3E5CC7C6" w14:textId="0E5E20C0" w:rsidR="00AF6CE5" w:rsidRDefault="008C4A7B" w:rsidP="00D05D41">
      <w:pPr>
        <w:pStyle w:val="3"/>
        <w:spacing w:before="180" w:after="180"/>
        <w:rPr>
          <w:lang w:eastAsia="zh-CN"/>
        </w:rPr>
      </w:pPr>
      <w:bookmarkStart w:id="95" w:name="_Toc162021962"/>
      <w:r>
        <w:rPr>
          <w:rFonts w:hint="eastAsia"/>
          <w:lang w:eastAsia="zh-CN"/>
        </w:rPr>
        <w:t>7</w:t>
      </w:r>
      <w:r w:rsidR="00D05D41">
        <w:rPr>
          <w:lang w:eastAsia="zh-CN"/>
        </w:rPr>
        <w:t>.</w:t>
      </w:r>
      <w:r w:rsidR="0078772F">
        <w:rPr>
          <w:rFonts w:hint="eastAsia"/>
          <w:lang w:eastAsia="zh-CN"/>
        </w:rPr>
        <w:t>2</w:t>
      </w:r>
      <w:r w:rsidR="00D05D41">
        <w:rPr>
          <w:lang w:eastAsia="zh-CN"/>
        </w:rPr>
        <w:t xml:space="preserve">.3 </w:t>
      </w:r>
      <w:r w:rsidR="00D05D41">
        <w:rPr>
          <w:rFonts w:hint="eastAsia"/>
          <w:lang w:eastAsia="zh-CN"/>
        </w:rPr>
        <w:t>研究工具</w:t>
      </w:r>
      <w:bookmarkEnd w:id="95"/>
    </w:p>
    <w:p w14:paraId="00CBE903" w14:textId="77777777" w:rsidR="00EC6EF0" w:rsidRPr="001035A1" w:rsidRDefault="00EC6EF0" w:rsidP="00EC6EF0">
      <w:pPr>
        <w:ind w:firstLine="480"/>
        <w:rPr>
          <w:lang w:eastAsia="zh-CN"/>
        </w:rPr>
      </w:pPr>
      <w:r w:rsidRPr="00614842">
        <w:rPr>
          <w:b/>
          <w:bCs/>
          <w:lang w:eastAsia="zh-CN"/>
        </w:rPr>
        <w:t>社会比较倾向量表</w:t>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”），其中每个维度的最后一题为反向计分</w:t>
      </w:r>
      <w:r>
        <w:rPr>
          <w:rFonts w:hint="eastAsia"/>
          <w:lang w:eastAsia="zh-CN"/>
        </w:rPr>
        <w:t xml:space="preserve"> </w:t>
      </w:r>
      <w:r>
        <w:rPr>
          <w:lang w:eastAsia="zh-CN"/>
        </w:rPr>
        <w:fldChar w:fldCharType="begin"/>
      </w:r>
      <w:r>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Pr>
          <w:lang w:eastAsia="zh-CN"/>
        </w:rPr>
        <w:fldChar w:fldCharType="separate"/>
      </w:r>
      <w:r>
        <w:rPr>
          <w:noProof/>
          <w:lang w:eastAsia="zh-CN"/>
        </w:rPr>
        <w:t>(Gibbons &amp; Buunk, 1999)</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采用量表基于</w:t>
      </w:r>
      <w:r>
        <w:rPr>
          <w:lang w:eastAsia="zh-CN"/>
        </w:rPr>
        <w:fldChar w:fldCharType="begin"/>
      </w:r>
      <w:r>
        <w:rPr>
          <w:rFonts w:hint="eastAsia"/>
          <w:lang w:eastAsia="zh-CN"/>
        </w:rPr>
        <w:instrText xml:space="preserve"> ADDIN EN.CITE &lt;EndNote&gt;&lt;Cite AuthorYear="1"&gt;&lt;Author&gt;</w:instrText>
      </w:r>
      <w:r>
        <w:rPr>
          <w:rFonts w:hint="eastAsia"/>
          <w:lang w:eastAsia="zh-CN"/>
        </w:rPr>
        <w:instrText>王明姬</w:instrText>
      </w:r>
      <w:r>
        <w:rPr>
          <w:rFonts w:hint="eastAsia"/>
          <w:lang w:eastAsia="zh-CN"/>
        </w:rPr>
        <w:instrText>&lt;/Author&gt;&lt;Year&gt;2006&lt;/Year&gt;&lt;RecNum&gt;136&lt;/RecNum&gt;&lt;DisplayText&gt;</w:instrText>
      </w:r>
      <w:r>
        <w:rPr>
          <w:rFonts w:hint="eastAsia"/>
          <w:lang w:eastAsia="zh-CN"/>
        </w:rPr>
        <w:instrText>王明姬</w:instrText>
      </w:r>
      <w:r>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Pr>
          <w:rFonts w:hint="eastAsia"/>
          <w:lang w:eastAsia="zh-CN"/>
        </w:rPr>
        <w:instrText>王明姬</w:instrText>
      </w:r>
      <w:r>
        <w:rPr>
          <w:rFonts w:hint="eastAsia"/>
          <w:lang w:eastAsia="zh-CN"/>
        </w:rPr>
        <w:instrText>&lt;/author&gt;&lt;author&gt;</w:instrText>
      </w:r>
      <w:r>
        <w:rPr>
          <w:rFonts w:hint="eastAsia"/>
          <w:lang w:eastAsia="zh-CN"/>
        </w:rPr>
        <w:instrText>王垒</w:instrText>
      </w:r>
      <w:r>
        <w:rPr>
          <w:rFonts w:hint="eastAsia"/>
          <w:lang w:eastAsia="zh-CN"/>
        </w:rPr>
        <w:instrText>&lt;/author&gt;&lt;author&gt;</w:instrText>
      </w:r>
      <w:r>
        <w:rPr>
          <w:rFonts w:hint="eastAsia"/>
          <w:lang w:eastAsia="zh-CN"/>
        </w:rPr>
        <w:instrText>施俊琦</w:instrText>
      </w:r>
      <w:r>
        <w:rPr>
          <w:rFonts w:hint="eastAsia"/>
          <w:lang w:eastAsia="zh-CN"/>
        </w:rPr>
        <w:instrText>&lt;/author&gt;&lt;/authors&gt;&lt;/contributors&gt;&lt;titles&gt;&lt;title&gt;</w:instrText>
      </w:r>
      <w:r>
        <w:rPr>
          <w:rFonts w:hint="eastAsia"/>
          <w:lang w:eastAsia="zh-CN"/>
        </w:rPr>
        <w:instrText>社会比较倾向量表中文版的信效度检验</w:instrText>
      </w:r>
      <w:r>
        <w:rPr>
          <w:rFonts w:hint="eastAsia"/>
          <w:lang w:eastAsia="zh-CN"/>
        </w:rPr>
        <w:instrText>&lt;/title&gt;&lt;secondary-title&gt;</w:instrText>
      </w:r>
      <w:r>
        <w:rPr>
          <w:rFonts w:hint="eastAsia"/>
          <w:lang w:eastAsia="zh-CN"/>
        </w:rPr>
        <w:instrText>中国心理卫生杂志</w:instrText>
      </w:r>
      <w:r>
        <w:rPr>
          <w:rFonts w:hint="eastAsia"/>
          <w:lang w:eastAsia="zh-CN"/>
        </w:rPr>
        <w:instrText>&lt;/secondary-title&gt;&lt;/titles&gt;&lt;periodical&gt;&lt;full-title&gt;</w:instrText>
      </w:r>
      <w:r>
        <w:rPr>
          <w:rFonts w:hint="eastAsia"/>
          <w:lang w:eastAsia="zh-CN"/>
        </w:rPr>
        <w:instrText>中国心理卫生杂志</w:instrText>
      </w:r>
      <w:r>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Pr>
          <w:rFonts w:hint="eastAsia"/>
          <w:noProof/>
          <w:lang w:eastAsia="zh-CN"/>
        </w:rPr>
        <w:t>王明姬</w:t>
      </w:r>
      <w:r>
        <w:rPr>
          <w:rFonts w:hint="eastAsia"/>
          <w:noProof/>
          <w:lang w:eastAsia="zh-CN"/>
        </w:rPr>
        <w:t xml:space="preserve"> et al. (2006)</w:t>
      </w:r>
      <w:r>
        <w:rPr>
          <w:lang w:eastAsia="zh-CN"/>
        </w:rPr>
        <w:fldChar w:fldCharType="end"/>
      </w:r>
      <w:r>
        <w:rPr>
          <w:rFonts w:hint="eastAsia"/>
          <w:lang w:eastAsia="zh-CN"/>
        </w:rPr>
        <w:t>的中文修订版。由于有研究指出该量表中的反向计分题的标准化因子载荷过低</w:t>
      </w:r>
      <w:r>
        <w:rPr>
          <w:rFonts w:hint="eastAsia"/>
          <w:lang w:eastAsia="zh-CN"/>
        </w:rPr>
        <w:t xml:space="preserve"> </w:t>
      </w:r>
      <w:r>
        <w:rPr>
          <w:lang w:eastAsia="zh-CN"/>
        </w:rPr>
        <w:fldChar w:fldCharType="begin"/>
      </w:r>
      <w:r>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Pr>
          <w:lang w:eastAsia="zh-CN"/>
        </w:rPr>
        <w:fldChar w:fldCharType="separate"/>
      </w:r>
      <w:r>
        <w:rPr>
          <w:noProof/>
          <w:lang w:eastAsia="zh-CN"/>
        </w:rPr>
        <w:t>(Schneider &amp; Schupp, 2014)</w:t>
      </w:r>
      <w:r>
        <w:rPr>
          <w:lang w:eastAsia="zh-CN"/>
        </w:rPr>
        <w:fldChar w:fldCharType="end"/>
      </w:r>
      <w:r>
        <w:rPr>
          <w:rFonts w:hint="eastAsia"/>
          <w:lang w:eastAsia="zh-CN"/>
        </w:rPr>
        <w:t>，因此，研究一对该量表进行了修订和信效度检验。经过研究一的修订，该量表的信效度均已达到了可接受的标准。在本研究中</w:t>
      </w:r>
      <w:r w:rsidRPr="004E614C">
        <w:rPr>
          <w:lang w:eastAsia="zh-CN"/>
        </w:rPr>
        <w:t>基于</w:t>
      </w:r>
      <w:r w:rsidRPr="004E614C">
        <w:rPr>
          <w:rFonts w:hint="eastAsia"/>
          <w:lang w:eastAsia="zh-CN"/>
        </w:rPr>
        <w:t>能力的社会比较倾向</w:t>
      </w:r>
      <w:r>
        <w:rPr>
          <w:rFonts w:hint="eastAsia"/>
          <w:lang w:eastAsia="zh-CN"/>
        </w:rPr>
        <w:t>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r w:rsidRPr="004E614C">
        <w:rPr>
          <w:rFonts w:hint="eastAsia"/>
          <w:lang w:eastAsia="zh-CN"/>
        </w:rPr>
        <w:t>基于观点的社会比较倾向</w:t>
      </w:r>
      <w:r>
        <w:rPr>
          <w:rFonts w:hint="eastAsia"/>
          <w:lang w:eastAsia="zh-CN"/>
        </w:rPr>
        <w:t>的</w:t>
      </w:r>
      <w:r w:rsidRPr="003B1DD5">
        <w:rPr>
          <w:rFonts w:cs="Times New Roman"/>
          <w:lang w:eastAsia="zh-CN"/>
        </w:rPr>
        <w:t>α</w:t>
      </w:r>
      <w:r>
        <w:rPr>
          <w:rFonts w:cs="Times New Roman" w:hint="eastAsia"/>
          <w:lang w:eastAsia="zh-CN"/>
        </w:rPr>
        <w:t>为</w:t>
      </w:r>
      <w:r>
        <w:rPr>
          <w:rFonts w:cs="Times New Roman"/>
          <w:lang w:eastAsia="zh-CN"/>
        </w:rPr>
        <w:t>.84</w:t>
      </w:r>
      <w:r>
        <w:rPr>
          <w:rFonts w:cs="Times New Roman" w:hint="eastAsia"/>
          <w:lang w:eastAsia="zh-CN"/>
        </w:rPr>
        <w:t>。</w:t>
      </w:r>
    </w:p>
    <w:p w14:paraId="043C7AF7" w14:textId="287D6C1D" w:rsidR="00E00F88" w:rsidRDefault="00E00F88" w:rsidP="00E00F88">
      <w:pPr>
        <w:ind w:firstLine="480"/>
        <w:rPr>
          <w:lang w:eastAsia="zh-CN"/>
        </w:rPr>
      </w:pPr>
      <w:r w:rsidRPr="00614842">
        <w:rPr>
          <w:b/>
          <w:bCs/>
          <w:lang w:eastAsia="zh-CN"/>
        </w:rPr>
        <w:t>相对剥夺感量表</w:t>
      </w:r>
      <w:r>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Pr>
          <w:lang w:eastAsia="zh-CN"/>
        </w:rPr>
        <w:instrText xml:space="preserve"> ADDIN EN.CITE &lt;EndNote&gt;&lt;Cite&gt;&lt;Author&gt;Callan&lt;/Author&gt;&lt;Year&gt;2011&lt;/Year&gt;&lt;RecNum&gt;137&lt;/RecNum&gt;&lt;DisplayText&gt;(Callan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Pr>
          <w:lang w:eastAsia="zh-CN"/>
        </w:rPr>
        <w:fldChar w:fldCharType="separate"/>
      </w:r>
      <w:r>
        <w:rPr>
          <w:noProof/>
          <w:lang w:eastAsia="zh-CN"/>
        </w:rPr>
        <w:t>(Callan et al., 2011)</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采用的量表参考了</w:t>
      </w:r>
      <w:r>
        <w:rPr>
          <w:lang w:eastAsia="zh-CN"/>
        </w:rPr>
        <w:fldChar w:fldCharType="begin"/>
      </w:r>
      <w:r>
        <w:rPr>
          <w:rFonts w:hint="eastAsia"/>
          <w:lang w:eastAsia="zh-CN"/>
        </w:rPr>
        <w:instrText xml:space="preserve"> ADDIN EN.CITE &lt;EndNote&gt;&lt;Cite AuthorYear="1"&gt;&lt;Author&gt;</w:instrText>
      </w:r>
      <w:r>
        <w:rPr>
          <w:rFonts w:hint="eastAsia"/>
          <w:lang w:eastAsia="zh-CN"/>
        </w:rPr>
        <w:instrText>徐璐</w:instrText>
      </w:r>
      <w:r>
        <w:rPr>
          <w:rFonts w:hint="eastAsia"/>
          <w:lang w:eastAsia="zh-CN"/>
        </w:rPr>
        <w:instrText>&lt;/Author&gt;&lt;Year&gt;2022&lt;/Year&gt;&lt;RecNum&gt;138&lt;/RecNum&gt;&lt;DisplayText&gt;</w:instrText>
      </w:r>
      <w:r>
        <w:rPr>
          <w:rFonts w:hint="eastAsia"/>
          <w:lang w:eastAsia="zh-CN"/>
        </w:rPr>
        <w:instrText>徐璐</w:instrText>
      </w:r>
      <w:r>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Pr>
          <w:rFonts w:hint="eastAsia"/>
          <w:lang w:eastAsia="zh-CN"/>
        </w:rPr>
        <w:instrText>徐璐</w:instrText>
      </w:r>
      <w:r>
        <w:rPr>
          <w:rFonts w:hint="eastAsia"/>
          <w:lang w:eastAsia="zh-CN"/>
        </w:rPr>
        <w:instrText>&lt;/author&gt;&lt;/authors&gt;&lt;tertiary-authors&gt;&lt;author&gt;</w:instrText>
      </w:r>
      <w:r>
        <w:rPr>
          <w:rFonts w:hint="eastAsia"/>
          <w:lang w:eastAsia="zh-CN"/>
        </w:rPr>
        <w:instrText>姚琦</w:instrText>
      </w:r>
      <w:r>
        <w:rPr>
          <w:rFonts w:hint="eastAsia"/>
          <w:lang w:eastAsia="zh-CN"/>
        </w:rPr>
        <w:instrText>,&lt;/author&gt;&lt;/tertiary-authors&gt;&lt;/contributors&gt;&lt;titles&gt;&lt;title&gt;</w:instrText>
      </w:r>
      <w:r>
        <w:rPr>
          <w:rFonts w:hint="eastAsia"/>
          <w:lang w:eastAsia="zh-CN"/>
        </w:rPr>
        <w:instrText>相对剥夺感对网络不文明评论的影响</w:instrText>
      </w:r>
      <w:r>
        <w:rPr>
          <w:rFonts w:hint="eastAsia"/>
          <w:lang w:eastAsia="zh-CN"/>
        </w:rPr>
        <w:instrText>&lt;/title&gt;&lt;/titles&gt;&lt;keywords&gt;&lt;keyword&gt;</w:instrText>
      </w:r>
      <w:r>
        <w:rPr>
          <w:rFonts w:hint="eastAsia"/>
          <w:lang w:eastAsia="zh-CN"/>
        </w:rPr>
        <w:instrText>相对剥夺感</w:instrText>
      </w:r>
      <w:r>
        <w:rPr>
          <w:rFonts w:hint="eastAsia"/>
          <w:lang w:eastAsia="zh-CN"/>
        </w:rPr>
        <w:instrText>&lt;/keyword&gt;&lt;keyword&gt;</w:instrText>
      </w:r>
      <w:r>
        <w:rPr>
          <w:rFonts w:hint="eastAsia"/>
          <w:lang w:eastAsia="zh-CN"/>
        </w:rPr>
        <w:instrText>网络不文明评论</w:instrText>
      </w:r>
      <w:r>
        <w:rPr>
          <w:rFonts w:hint="eastAsia"/>
          <w:lang w:eastAsia="zh-CN"/>
        </w:rPr>
        <w:instrText>&lt;/keyword&gt;&lt;keyword&gt;</w:instrText>
      </w:r>
      <w:r>
        <w:rPr>
          <w:rFonts w:hint="eastAsia"/>
          <w:lang w:eastAsia="zh-CN"/>
        </w:rPr>
        <w:instrText>补偿性网络使用理论</w:instrText>
      </w:r>
      <w:r>
        <w:rPr>
          <w:rFonts w:hint="eastAsia"/>
          <w:lang w:eastAsia="zh-CN"/>
        </w:rPr>
        <w:instrText>&lt;/keyword&gt;&lt;keyword&gt;</w:instrText>
      </w:r>
      <w:r>
        <w:rPr>
          <w:rFonts w:hint="eastAsia"/>
          <w:lang w:eastAsia="zh-CN"/>
        </w:rPr>
        <w:instrText>地位寻求</w:instrText>
      </w:r>
      <w:r>
        <w:rPr>
          <w:rFonts w:hint="eastAsia"/>
          <w:lang w:eastAsia="zh-CN"/>
        </w:rPr>
        <w:instrText>&lt;/keyword&gt;&lt;keyword&gt;</w:instrText>
      </w:r>
      <w:r>
        <w:rPr>
          <w:rFonts w:hint="eastAsia"/>
          <w:lang w:eastAsia="zh-CN"/>
        </w:rPr>
        <w:instrText>领悟社会支持</w:instrText>
      </w:r>
      <w:r>
        <w:rPr>
          <w:rFonts w:hint="eastAsia"/>
          <w:lang w:eastAsia="zh-CN"/>
        </w:rPr>
        <w:instrText>&lt;/keyword&gt;&lt;/keywords&gt;&lt;dates&gt;&lt;year&gt;2022&lt;/year&gt;&lt;/dates&gt;&lt;publisher&gt;</w:instrText>
      </w:r>
      <w:r>
        <w:rPr>
          <w:rFonts w:hint="eastAsia"/>
          <w:lang w:eastAsia="zh-CN"/>
        </w:rPr>
        <w:instrText>华东师范大学</w:instrText>
      </w:r>
      <w:r>
        <w:rPr>
          <w:rFonts w:hint="eastAsia"/>
          <w:lang w:eastAsia="zh-CN"/>
        </w:rPr>
        <w:instrText>&lt;/publisher&gt;&lt;work-type&gt;</w:instrText>
      </w:r>
      <w:r>
        <w:rPr>
          <w:rFonts w:hint="eastAsia"/>
          <w:lang w:eastAsia="zh-CN"/>
        </w:rPr>
        <w:instrText>硕士</w:instrText>
      </w:r>
      <w:r>
        <w:rPr>
          <w:rFonts w:hint="eastAsia"/>
          <w:lang w:eastAsia="zh-CN"/>
        </w:rPr>
        <w:instrText>&lt;/work-type&gt;&lt;urls&gt;&lt;/urls&gt;&lt;electronic-resou</w:instrText>
      </w:r>
      <w:r>
        <w:rPr>
          <w:lang w:eastAsia="zh-CN"/>
        </w:rPr>
        <w:instrText>rce-num&gt;10.27149/d.cnki.ghdsu.2022.003687&lt;/electronic-resource-num&gt;&lt;remote-database-provider&gt;Cnki&lt;/remote-database-provider&gt;&lt;/record&gt;&lt;/Cite&gt;&lt;/EndNote&gt;</w:instrText>
      </w:r>
      <w:r>
        <w:rPr>
          <w:lang w:eastAsia="zh-CN"/>
        </w:rPr>
        <w:fldChar w:fldCharType="separate"/>
      </w:r>
      <w:r>
        <w:rPr>
          <w:rFonts w:hint="eastAsia"/>
          <w:noProof/>
          <w:lang w:eastAsia="zh-CN"/>
        </w:rPr>
        <w:t>徐璐</w:t>
      </w:r>
      <w:r>
        <w:rPr>
          <w:rFonts w:hint="eastAsia"/>
          <w:noProof/>
          <w:lang w:eastAsia="zh-CN"/>
        </w:rPr>
        <w:t xml:space="preserve"> (2022)</w:t>
      </w:r>
      <w:r>
        <w:rPr>
          <w:lang w:eastAsia="zh-CN"/>
        </w:rPr>
        <w:fldChar w:fldCharType="end"/>
      </w:r>
      <w:r>
        <w:rPr>
          <w:rFonts w:hint="eastAsia"/>
          <w:lang w:eastAsia="zh-CN"/>
        </w:rPr>
        <w:t>的中文修订版。与研究三和研究四一样，本研究采用了的量表是研究一修订后的版本。在本研究中该量表的</w:t>
      </w:r>
      <w:r w:rsidRPr="003B1DD5">
        <w:rPr>
          <w:rFonts w:cs="Times New Roman"/>
          <w:lang w:eastAsia="zh-CN"/>
        </w:rPr>
        <w:t>α</w:t>
      </w:r>
      <w:r>
        <w:rPr>
          <w:rFonts w:cs="Times New Roman" w:hint="eastAsia"/>
          <w:lang w:eastAsia="zh-CN"/>
        </w:rPr>
        <w:t>为</w:t>
      </w:r>
      <w:r w:rsidR="00912A16">
        <w:rPr>
          <w:rFonts w:cs="Times New Roman" w:hint="eastAsia"/>
          <w:lang w:eastAsia="zh-CN"/>
        </w:rPr>
        <w:t>0</w:t>
      </w:r>
      <w:r>
        <w:rPr>
          <w:rFonts w:cs="Times New Roman"/>
          <w:lang w:eastAsia="zh-CN"/>
        </w:rPr>
        <w:t>.88</w:t>
      </w:r>
      <w:r>
        <w:rPr>
          <w:rFonts w:cs="Times New Roman" w:hint="eastAsia"/>
          <w:lang w:eastAsia="zh-CN"/>
        </w:rPr>
        <w:t>。</w:t>
      </w:r>
    </w:p>
    <w:p w14:paraId="1F45FC52" w14:textId="7FF31681" w:rsidR="00E00F88" w:rsidRDefault="00E00F88" w:rsidP="00E00F88">
      <w:pPr>
        <w:ind w:firstLine="480"/>
        <w:rPr>
          <w:lang w:eastAsia="zh-CN"/>
        </w:rPr>
      </w:pPr>
      <w:r w:rsidRPr="00614842">
        <w:rPr>
          <w:b/>
          <w:bCs/>
          <w:lang w:eastAsia="zh-CN"/>
        </w:rPr>
        <w:t>感知到的优越感量表</w:t>
      </w:r>
      <w:r>
        <w:rPr>
          <w:rFonts w:hint="eastAsia"/>
          <w:b/>
          <w:bCs/>
          <w:lang w:eastAsia="zh-CN"/>
        </w:rPr>
        <w:t xml:space="preserve"> </w:t>
      </w:r>
      <w:r>
        <w:rPr>
          <w:rFonts w:hint="eastAsia"/>
          <w:lang w:eastAsia="zh-CN"/>
        </w:rPr>
        <w:t>该量表的英文原版包含五道题包含五道题（例如：“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Pr>
          <w:lang w:eastAsia="zh-CN"/>
        </w:rPr>
        <w:fldChar w:fldCharType="separate"/>
      </w:r>
      <w:r>
        <w:rPr>
          <w:noProof/>
          <w:lang w:eastAsia="zh-CN"/>
        </w:rPr>
        <w:t>(Freis &amp; Hansen-Brown, 2021)</w:t>
      </w:r>
      <w:r>
        <w:rPr>
          <w:lang w:eastAsia="zh-CN"/>
        </w:rPr>
        <w:fldChar w:fldCharType="end"/>
      </w:r>
      <w:r>
        <w:rPr>
          <w:rFonts w:hint="eastAsia"/>
          <w:lang w:eastAsia="zh-CN"/>
        </w:rPr>
        <w:t>。与研究三和研究四一样，本研究采用了的量表是研究一修订后的版本。在本研究中该量表的</w:t>
      </w:r>
      <w:r w:rsidRPr="003B1DD5">
        <w:rPr>
          <w:rFonts w:cs="Times New Roman"/>
          <w:lang w:eastAsia="zh-CN"/>
        </w:rPr>
        <w:t>α</w:t>
      </w:r>
      <w:r>
        <w:rPr>
          <w:rFonts w:cs="Times New Roman" w:hint="eastAsia"/>
          <w:lang w:eastAsia="zh-CN"/>
        </w:rPr>
        <w:t>为</w:t>
      </w:r>
      <w:r w:rsidR="00912A16">
        <w:rPr>
          <w:rFonts w:cs="Times New Roman" w:hint="eastAsia"/>
          <w:lang w:eastAsia="zh-CN"/>
        </w:rPr>
        <w:t>0</w:t>
      </w:r>
      <w:r>
        <w:rPr>
          <w:rFonts w:cs="Times New Roman"/>
          <w:lang w:eastAsia="zh-CN"/>
        </w:rPr>
        <w:t>.86</w:t>
      </w:r>
      <w:r>
        <w:rPr>
          <w:rFonts w:cs="Times New Roman" w:hint="eastAsia"/>
          <w:lang w:eastAsia="zh-CN"/>
        </w:rPr>
        <w:t>。</w:t>
      </w:r>
    </w:p>
    <w:p w14:paraId="5AED9E2B" w14:textId="07B588B9" w:rsidR="00E00F88" w:rsidRDefault="00E00F88" w:rsidP="00E00F88">
      <w:pPr>
        <w:ind w:firstLine="480"/>
        <w:rPr>
          <w:rFonts w:cs="Times New Roman"/>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lang w:eastAsia="zh-CN"/>
        </w:rPr>
        <w:fldChar w:fldCharType="separate"/>
      </w:r>
      <w:r>
        <w:rPr>
          <w:noProof/>
          <w:lang w:eastAsia="zh-CN"/>
        </w:rPr>
        <w:t>(Diener et al., 1985)</w:t>
      </w:r>
      <w:r>
        <w:rPr>
          <w:lang w:eastAsia="zh-CN"/>
        </w:rPr>
        <w:fldChar w:fldCharType="end"/>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.90</w:t>
      </w:r>
      <w:r>
        <w:rPr>
          <w:rFonts w:cs="Times New Roman" w:hint="eastAsia"/>
          <w:lang w:eastAsia="zh-CN"/>
        </w:rPr>
        <w:t>。</w:t>
      </w:r>
    </w:p>
    <w:p w14:paraId="68D9C34A" w14:textId="7789F1D4" w:rsidR="00E00F88" w:rsidRDefault="00E00F88" w:rsidP="00E00F88">
      <w:pPr>
        <w:ind w:firstLine="480"/>
        <w:rPr>
          <w:lang w:eastAsia="zh-CN"/>
        </w:rPr>
      </w:pPr>
      <w:r w:rsidRPr="00614842">
        <w:rPr>
          <w:b/>
          <w:bCs/>
          <w:lang w:eastAsia="zh-CN"/>
        </w:rPr>
        <w:t>社会比较方向量表</w:t>
      </w:r>
      <w:r>
        <w:rPr>
          <w:rFonts w:hint="eastAsia"/>
          <w:lang w:eastAsia="zh-CN"/>
        </w:rPr>
        <w:t xml:space="preserve"> </w:t>
      </w:r>
      <w:r w:rsidR="00B73FC9">
        <w:rPr>
          <w:rFonts w:hint="eastAsia"/>
          <w:lang w:eastAsia="zh-CN"/>
        </w:rPr>
        <w:t>与研究四一样，</w:t>
      </w:r>
      <w:r w:rsidRPr="00B23CF5">
        <w:rPr>
          <w:rFonts w:hint="eastAsia"/>
          <w:lang w:eastAsia="zh-CN"/>
        </w:rPr>
        <w:t>本研究</w:t>
      </w:r>
      <w:r w:rsidR="00B73FC9">
        <w:rPr>
          <w:rFonts w:hint="eastAsia"/>
          <w:lang w:eastAsia="zh-CN"/>
        </w:rPr>
        <w:t>采用的量表基于</w:t>
      </w:r>
      <w:r w:rsidR="00B73FC9">
        <w:rPr>
          <w:lang w:eastAsia="zh-CN"/>
        </w:rPr>
        <w:fldChar w:fldCharType="begin"/>
      </w:r>
      <w:r w:rsidR="00B73FC9">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73FC9">
        <w:rPr>
          <w:lang w:eastAsia="zh-CN"/>
        </w:rPr>
        <w:fldChar w:fldCharType="separate"/>
      </w:r>
      <w:r w:rsidR="00B73FC9">
        <w:rPr>
          <w:noProof/>
          <w:lang w:eastAsia="zh-CN"/>
        </w:rPr>
        <w:t>Buunk et al. (2003)</w:t>
      </w:r>
      <w:r w:rsidR="00B73FC9">
        <w:rPr>
          <w:lang w:eastAsia="zh-CN"/>
        </w:rPr>
        <w:fldChar w:fldCharType="end"/>
      </w:r>
      <w:r w:rsidR="00B73FC9">
        <w:rPr>
          <w:rFonts w:hint="eastAsia"/>
          <w:lang w:eastAsia="zh-CN"/>
        </w:rPr>
        <w:t>。该量表包含两道题</w:t>
      </w:r>
      <w:r>
        <w:rPr>
          <w:rFonts w:hint="eastAsia"/>
          <w:lang w:eastAsia="zh-CN"/>
        </w:rPr>
        <w:t>，均为七点计分。本研究对该量表的两道题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Pr>
          <w:rFonts w:hint="eastAsia"/>
          <w:lang w:eastAsia="zh-CN"/>
        </w:rPr>
        <w:t>）</w:t>
      </w:r>
      <w:r w:rsidRPr="004E614C">
        <w:rPr>
          <w:lang w:eastAsia="zh-CN"/>
        </w:rPr>
        <w:t>。</w:t>
      </w:r>
    </w:p>
    <w:p w14:paraId="24B2F5A1" w14:textId="6F16F47D" w:rsidR="00B73FC9" w:rsidRDefault="00B73FC9" w:rsidP="00AF704D">
      <w:pPr>
        <w:ind w:firstLine="480"/>
        <w:rPr>
          <w:lang w:eastAsia="zh-CN"/>
        </w:rPr>
      </w:pPr>
      <w:r w:rsidRPr="00614842">
        <w:rPr>
          <w:b/>
          <w:bCs/>
          <w:lang w:eastAsia="zh-CN"/>
        </w:rPr>
        <w:t>社会比较策略量表</w:t>
      </w:r>
      <w:r>
        <w:rPr>
          <w:rFonts w:hint="eastAsia"/>
          <w:lang w:eastAsia="zh-CN"/>
        </w:rPr>
        <w:t xml:space="preserve"> </w:t>
      </w:r>
      <w:r w:rsidRPr="0019217D">
        <w:rPr>
          <w:rFonts w:hint="eastAsia"/>
          <w:lang w:eastAsia="zh-CN"/>
        </w:rPr>
        <w:t>本研究</w:t>
      </w:r>
      <w:r>
        <w:rPr>
          <w:rFonts w:hint="eastAsia"/>
          <w:lang w:eastAsia="zh-CN"/>
        </w:rPr>
        <w:t>采用中文修订版的</w:t>
      </w:r>
      <w:r w:rsidRPr="00B23CF5">
        <w:rPr>
          <w:rFonts w:hint="eastAsia"/>
          <w:lang w:eastAsia="zh-CN"/>
        </w:rPr>
        <w:t>社会比较策略</w:t>
      </w:r>
      <w:r w:rsidRPr="0090447B">
        <w:rPr>
          <w:lang w:eastAsia="zh-CN"/>
        </w:rPr>
        <w:t>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杨露</w:instrText>
      </w:r>
      <w:r>
        <w:rPr>
          <w:rFonts w:hint="eastAsia"/>
          <w:lang w:eastAsia="zh-CN"/>
        </w:rPr>
        <w:instrText>&lt;/Author&gt;&lt;Year&gt;2011&lt;/Year&gt;&lt;RecNum&gt;144&lt;/RecNum&gt;&lt;DisplayText&gt;(</w:instrText>
      </w:r>
      <w:r>
        <w:rPr>
          <w:rFonts w:hint="eastAsia"/>
          <w:lang w:eastAsia="zh-CN"/>
        </w:rPr>
        <w:instrText>杨露</w:instrText>
      </w:r>
      <w:r>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Pr>
          <w:rFonts w:hint="eastAsia"/>
          <w:lang w:eastAsia="zh-CN"/>
        </w:rPr>
        <w:instrText>杨露</w:instrText>
      </w:r>
      <w:r>
        <w:rPr>
          <w:rFonts w:hint="eastAsia"/>
          <w:lang w:eastAsia="zh-CN"/>
        </w:rPr>
        <w:instrText>&lt;/author&gt;&lt;/authors&gt;&lt;tertiary-authors&gt;&lt;author&gt;</w:instrText>
      </w:r>
      <w:r>
        <w:rPr>
          <w:rFonts w:hint="eastAsia"/>
          <w:lang w:eastAsia="zh-CN"/>
        </w:rPr>
        <w:instrText>杨莉萍</w:instrText>
      </w:r>
      <w:r>
        <w:rPr>
          <w:rFonts w:hint="eastAsia"/>
          <w:lang w:eastAsia="zh-CN"/>
        </w:rPr>
        <w:instrText>,&lt;/author&gt;&lt;/tertiary-authors&gt;&lt;/contributors&gt;&lt;titles&gt;&lt;title&gt;</w:instrText>
      </w:r>
      <w:r>
        <w:rPr>
          <w:rFonts w:hint="eastAsia"/>
          <w:lang w:eastAsia="zh-CN"/>
        </w:rPr>
        <w:instrText>员工的社会比较及其与工作压力的关系研究</w:instrText>
      </w:r>
      <w:r>
        <w:rPr>
          <w:rFonts w:hint="eastAsia"/>
          <w:lang w:eastAsia="zh-CN"/>
        </w:rPr>
        <w:instrText>&lt;/title&gt;&lt;/titles&gt;&lt;keywords&gt;&lt;keyword&gt;</w:instrText>
      </w:r>
      <w:r>
        <w:rPr>
          <w:rFonts w:hint="eastAsia"/>
          <w:lang w:eastAsia="zh-CN"/>
        </w:rPr>
        <w:instrText>员工</w:instrText>
      </w:r>
      <w:r>
        <w:rPr>
          <w:rFonts w:hint="eastAsia"/>
          <w:lang w:eastAsia="zh-CN"/>
        </w:rPr>
        <w:instrText>&lt;/keyword&gt;&lt;keyword&gt;</w:instrText>
      </w:r>
      <w:r>
        <w:rPr>
          <w:rFonts w:hint="eastAsia"/>
          <w:lang w:eastAsia="zh-CN"/>
        </w:rPr>
        <w:instrText>社会比较</w:instrText>
      </w:r>
      <w:r>
        <w:rPr>
          <w:rFonts w:hint="eastAsia"/>
          <w:lang w:eastAsia="zh-CN"/>
        </w:rPr>
        <w:instrText>&lt;/keyword&gt;&lt;keyword&gt;</w:instrText>
      </w:r>
      <w:r>
        <w:rPr>
          <w:rFonts w:hint="eastAsia"/>
          <w:lang w:eastAsia="zh-CN"/>
        </w:rPr>
        <w:instrText>社会比较倾向</w:instrText>
      </w:r>
      <w:r>
        <w:rPr>
          <w:rFonts w:hint="eastAsia"/>
          <w:lang w:eastAsia="zh-CN"/>
        </w:rPr>
        <w:instrText>&lt;/keyword&gt;&lt;keyword&gt;</w:instrText>
      </w:r>
      <w:r>
        <w:rPr>
          <w:rFonts w:hint="eastAsia"/>
          <w:lang w:eastAsia="zh-CN"/>
        </w:rPr>
        <w:instrText>社会比较效应</w:instrText>
      </w:r>
      <w:r>
        <w:rPr>
          <w:rFonts w:hint="eastAsia"/>
          <w:lang w:eastAsia="zh-CN"/>
        </w:rPr>
        <w:instrText>&lt;/keyword&gt;&lt;keyword&gt;</w:instrText>
      </w:r>
      <w:r>
        <w:rPr>
          <w:rFonts w:hint="eastAsia"/>
          <w:lang w:eastAsia="zh-CN"/>
        </w:rPr>
        <w:instrText>同化效应</w:instrText>
      </w:r>
      <w:r>
        <w:rPr>
          <w:rFonts w:hint="eastAsia"/>
          <w:lang w:eastAsia="zh-CN"/>
        </w:rPr>
        <w:instrText>&lt;/keyword&gt;&lt;keyword&gt;</w:instrText>
      </w:r>
      <w:r>
        <w:rPr>
          <w:rFonts w:hint="eastAsia"/>
          <w:lang w:eastAsia="zh-CN"/>
        </w:rPr>
        <w:instrText>对比效应</w:instrText>
      </w:r>
      <w:r>
        <w:rPr>
          <w:rFonts w:hint="eastAsia"/>
          <w:lang w:eastAsia="zh-CN"/>
        </w:rPr>
        <w:instrText>&lt;/keyword&gt;&lt;keyword&gt;</w:instrText>
      </w:r>
      <w:r>
        <w:rPr>
          <w:rFonts w:hint="eastAsia"/>
          <w:lang w:eastAsia="zh-CN"/>
        </w:rPr>
        <w:instrText>工作压力</w:instrText>
      </w:r>
      <w:r>
        <w:rPr>
          <w:rFonts w:hint="eastAsia"/>
          <w:lang w:eastAsia="zh-CN"/>
        </w:rPr>
        <w:instrText>&lt;/keyword&gt;&lt;/keywords&gt;&lt;dates&gt;&lt;year&gt;2011&lt;/year&gt;&lt;/dates&gt;&lt;publisher&gt;</w:instrText>
      </w:r>
      <w:r>
        <w:rPr>
          <w:rFonts w:hint="eastAsia"/>
          <w:lang w:eastAsia="zh-CN"/>
        </w:rPr>
        <w:instrText>南京师范大学</w:instrText>
      </w:r>
      <w:r>
        <w:rPr>
          <w:rFonts w:hint="eastAsia"/>
          <w:lang w:eastAsia="zh-CN"/>
        </w:rPr>
        <w:instrText>&lt;/publisher&gt;&lt;work-type&gt;</w:instrText>
      </w:r>
      <w:r>
        <w:rPr>
          <w:rFonts w:hint="eastAsia"/>
          <w:lang w:eastAsia="zh-CN"/>
        </w:rPr>
        <w:instrText>硕士</w:instrText>
      </w:r>
      <w:r>
        <w:rPr>
          <w:rFonts w:hint="eastAsia"/>
          <w:lang w:eastAsia="zh-CN"/>
        </w:rPr>
        <w:instrText>&lt;/work-type&gt;&lt;ur</w:instrText>
      </w:r>
      <w:r>
        <w:rPr>
          <w:lang w:eastAsia="zh-CN"/>
        </w:rPr>
        <w:instrText>ls&gt;&lt;/urls&gt;&lt;remote-database-provider&gt;Cnki&lt;/remote-database-provider&gt;&lt;/record&gt;&lt;/Cite&gt;&lt;/EndNote&gt;</w:instrText>
      </w:r>
      <w:r>
        <w:rPr>
          <w:lang w:eastAsia="zh-CN"/>
        </w:rPr>
        <w:fldChar w:fldCharType="separate"/>
      </w:r>
      <w:r>
        <w:rPr>
          <w:rFonts w:hint="eastAsia"/>
          <w:noProof/>
          <w:lang w:eastAsia="zh-CN"/>
        </w:rPr>
        <w:t>(</w:t>
      </w:r>
      <w:r>
        <w:rPr>
          <w:rFonts w:hint="eastAsia"/>
          <w:noProof/>
          <w:lang w:eastAsia="zh-CN"/>
        </w:rPr>
        <w:t>杨露</w:t>
      </w:r>
      <w:r>
        <w:rPr>
          <w:rFonts w:hint="eastAsia"/>
          <w:noProof/>
          <w:lang w:eastAsia="zh-CN"/>
        </w:rPr>
        <w:t>, 2011)</w:t>
      </w:r>
      <w:r>
        <w:rPr>
          <w:lang w:eastAsia="zh-CN"/>
        </w:rPr>
        <w:fldChar w:fldCharType="end"/>
      </w:r>
      <w:r>
        <w:rPr>
          <w:rFonts w:hint="eastAsia"/>
          <w:lang w:eastAsia="zh-CN"/>
        </w:rPr>
        <w:t>。该量表的英文原版分为四个维度，分别是向上对比（</w:t>
      </w:r>
      <w:r>
        <w:rPr>
          <w:rFonts w:hint="eastAsia"/>
          <w:lang w:eastAsia="zh-CN"/>
        </w:rPr>
        <w:t>3</w:t>
      </w:r>
      <w:r>
        <w:rPr>
          <w:rFonts w:hint="eastAsia"/>
          <w:lang w:eastAsia="zh-CN"/>
        </w:rPr>
        <w:t>道题，例如：“当我看到别人比我好，</w:t>
      </w:r>
      <w:r w:rsidRPr="00B23CF5">
        <w:rPr>
          <w:rFonts w:hint="eastAsia"/>
          <w:lang w:eastAsia="zh-CN"/>
        </w:rPr>
        <w:t>我会沮丧地意识到自己没能把事情做好</w:t>
      </w:r>
      <w:r>
        <w:rPr>
          <w:rFonts w:hint="eastAsia"/>
          <w:lang w:eastAsia="zh-CN"/>
        </w:rPr>
        <w:t>”）；向上认同（</w:t>
      </w:r>
      <w:r>
        <w:rPr>
          <w:rFonts w:hint="eastAsia"/>
          <w:lang w:eastAsia="zh-CN"/>
        </w:rPr>
        <w:t>3</w:t>
      </w:r>
      <w:r>
        <w:rPr>
          <w:rFonts w:hint="eastAsia"/>
          <w:lang w:eastAsia="zh-CN"/>
        </w:rPr>
        <w:t>道题，例如：“当我看到别人比我好，</w:t>
      </w:r>
      <w:r w:rsidRPr="00B23CF5">
        <w:rPr>
          <w:rFonts w:hint="eastAsia"/>
          <w:lang w:eastAsia="zh-CN"/>
        </w:rPr>
        <w:t>我也看到了事情会变得更好的希望</w:t>
      </w:r>
      <w:r>
        <w:rPr>
          <w:rFonts w:hint="eastAsia"/>
          <w:lang w:eastAsia="zh-CN"/>
        </w:rPr>
        <w:t>”）向下对比（</w:t>
      </w:r>
      <w:r>
        <w:rPr>
          <w:rFonts w:hint="eastAsia"/>
          <w:lang w:eastAsia="zh-CN"/>
        </w:rPr>
        <w:t>3</w:t>
      </w:r>
      <w:r>
        <w:rPr>
          <w:rFonts w:hint="eastAsia"/>
          <w:lang w:eastAsia="zh-CN"/>
        </w:rPr>
        <w:t>道题，例如：“当我看到别人比我差，</w:t>
      </w:r>
      <w:r w:rsidRPr="00B23CF5">
        <w:rPr>
          <w:rFonts w:hint="eastAsia"/>
          <w:lang w:eastAsia="zh-CN"/>
        </w:rPr>
        <w:t>我庆幸自己没到那一步</w:t>
      </w:r>
      <w:r>
        <w:rPr>
          <w:rFonts w:hint="eastAsia"/>
          <w:lang w:eastAsia="zh-CN"/>
        </w:rPr>
        <w:t>”）；向下认同（</w:t>
      </w:r>
      <w:r>
        <w:rPr>
          <w:rFonts w:hint="eastAsia"/>
          <w:lang w:eastAsia="zh-CN"/>
        </w:rPr>
        <w:t>3</w:t>
      </w:r>
      <w:r>
        <w:rPr>
          <w:rFonts w:hint="eastAsia"/>
          <w:lang w:eastAsia="zh-CN"/>
        </w:rPr>
        <w:t>道题，例如：“当我看到别人比我差，</w:t>
      </w:r>
      <w:r w:rsidRPr="00B23CF5">
        <w:rPr>
          <w:rFonts w:hint="eastAsia"/>
          <w:lang w:eastAsia="zh-CN"/>
        </w:rPr>
        <w:t>我会担心自己的未来也会变得糟糕</w:t>
      </w:r>
      <w:r>
        <w:rPr>
          <w:rFonts w:hint="eastAsia"/>
          <w:lang w:eastAsia="zh-CN"/>
        </w:rPr>
        <w:t>”）</w:t>
      </w:r>
      <w:r>
        <w:rPr>
          <w:lang w:eastAsia="zh-CN"/>
        </w:rPr>
        <w:fldChar w:fldCharType="begin"/>
      </w:r>
      <w:r>
        <w:rPr>
          <w:lang w:eastAsia="zh-CN"/>
        </w:rPr>
        <w:instrText xml:space="preserve"> ADDIN EN.CITE &lt;EndNote&gt;&lt;Cite&gt;&lt;Author&gt;Van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Pr>
          <w:lang w:eastAsia="zh-CN"/>
        </w:rPr>
        <w:fldChar w:fldCharType="separate"/>
      </w:r>
      <w:r>
        <w:rPr>
          <w:noProof/>
          <w:lang w:eastAsia="zh-CN"/>
        </w:rPr>
        <w:t>(Van der Zee et al., 2000)</w:t>
      </w:r>
      <w:r>
        <w:rPr>
          <w:lang w:eastAsia="zh-CN"/>
        </w:rPr>
        <w:fldChar w:fldCharType="end"/>
      </w:r>
      <w:r>
        <w:rPr>
          <w:rFonts w:hint="eastAsia"/>
          <w:lang w:eastAsia="zh-CN"/>
        </w:rPr>
        <w:t>。该量表均为七点计分，且不包含反向计分题。我们对该量表进行了一些修改，使其更符合“社交网络中社会比较”的情景。具体而言，我们将量表中的“当我看到别人比我好（差）”，改为了“当我在社交网络上看到别人比我好（差）”。</w:t>
      </w:r>
      <w:r w:rsidR="00AF704D">
        <w:rPr>
          <w:rFonts w:hint="eastAsia"/>
          <w:lang w:eastAsia="zh-CN"/>
        </w:rPr>
        <w:t>经过研究一的信效度检验，该量表具有良好的信效度</w:t>
      </w:r>
      <w:r w:rsidRPr="004E614C">
        <w:rPr>
          <w:rFonts w:hint="eastAsia"/>
          <w:lang w:eastAsia="zh-CN"/>
        </w:rPr>
        <w:t>。</w:t>
      </w:r>
      <w:r w:rsidR="00AF704D">
        <w:rPr>
          <w:rFonts w:hint="eastAsia"/>
          <w:lang w:eastAsia="zh-CN"/>
        </w:rPr>
        <w:t>在本研究中，向上认同的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76</w:t>
      </w:r>
      <w:r w:rsidR="00AF704D">
        <w:rPr>
          <w:rFonts w:hint="eastAsia"/>
          <w:lang w:eastAsia="zh-CN"/>
        </w:rPr>
        <w:t>，向上对比的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81</w:t>
      </w:r>
      <w:r w:rsidR="00AF704D">
        <w:rPr>
          <w:rFonts w:hint="eastAsia"/>
          <w:lang w:eastAsia="zh-CN"/>
        </w:rPr>
        <w:t>，向下认同的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90</w:t>
      </w:r>
      <w:r w:rsidR="00AF704D">
        <w:rPr>
          <w:rFonts w:hint="eastAsia"/>
          <w:lang w:eastAsia="zh-CN"/>
        </w:rPr>
        <w:t>，向下认同的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94</w:t>
      </w:r>
      <w:r w:rsidR="00AF704D">
        <w:rPr>
          <w:rFonts w:hint="eastAsia"/>
          <w:lang w:eastAsia="zh-CN"/>
        </w:rPr>
        <w:t>。</w:t>
      </w:r>
    </w:p>
    <w:p w14:paraId="16CD4D88" w14:textId="609FD256" w:rsidR="00912A16" w:rsidRPr="00912A16" w:rsidRDefault="00912A16" w:rsidP="00912A16">
      <w:pPr>
        <w:ind w:firstLine="480"/>
        <w:rPr>
          <w:lang w:eastAsia="zh-CN"/>
        </w:rPr>
      </w:pPr>
      <w:r w:rsidRPr="00912A16">
        <w:rPr>
          <w:rFonts w:hint="eastAsia"/>
          <w:b/>
          <w:bCs/>
          <w:lang w:eastAsia="zh-CN"/>
        </w:rPr>
        <w:t>对蓝色的态度量表</w:t>
      </w:r>
      <w:r>
        <w:rPr>
          <w:rFonts w:hint="eastAsia"/>
          <w:lang w:eastAsia="zh-CN"/>
        </w:rPr>
        <w:t xml:space="preserve"> </w:t>
      </w:r>
      <w:r>
        <w:rPr>
          <w:rFonts w:hint="eastAsia"/>
          <w:lang w:eastAsia="zh-CN"/>
        </w:rPr>
        <w:t>本研究采用对蓝色的态度量表作为对共同方法偏差的测量。该量表的英文原版包含七道题（例如：</w:t>
      </w:r>
      <w:r w:rsidRPr="00EB02CF">
        <w:rPr>
          <w:rFonts w:hint="eastAsia"/>
          <w:lang w:eastAsia="zh-CN"/>
        </w:rPr>
        <w:t>“我喜欢蓝色”、“蓝色是一种美丽的颜色”</w:t>
      </w:r>
      <w:r>
        <w:rPr>
          <w:rFonts w:hint="eastAsia"/>
          <w:lang w:eastAsia="zh-CN"/>
        </w:rPr>
        <w:t>），均为七点计分，且不包含反向计分题</w:t>
      </w:r>
      <w:r>
        <w:rPr>
          <w:rFonts w:hint="eastAsia"/>
          <w:lang w:eastAsia="zh-CN"/>
        </w:rPr>
        <w:t xml:space="preserve"> </w:t>
      </w:r>
      <w:r w:rsidRPr="004E614C">
        <w:rPr>
          <w:lang w:eastAsia="zh-CN"/>
        </w:rPr>
        <w:fldChar w:fldCharType="begin"/>
      </w:r>
      <w:r>
        <w:rPr>
          <w:lang w:eastAsia="zh-CN"/>
        </w:rPr>
        <w:instrText xml:space="preserve"> ADDIN EN.CITE &lt;EndNote&gt;&lt;Cite&gt;&lt;Author&gt;Miller&lt;/Author&gt;&lt;Year&gt;2023&lt;/Year&gt;&lt;RecNum&gt;158&lt;/RecNum&gt;&lt;DisplayText&gt;(Miller &amp;amp; Simmering, 2023)&lt;/DisplayText&gt;&lt;record&gt;&lt;rec-number&gt;158&lt;/rec-number&gt;&lt;foreign-keys&gt;&lt;key app="EN" db-id="25zwtzd2ipsxxpedr5u5fe2as9wdf5twxw0s" timestamp="1705399024"&gt;158&lt;/key&gt;&lt;/foreign-keys&gt;&lt;ref-type name="Journal Article"&gt;17&lt;/ref-type&gt;&lt;contributors&gt;&lt;authors&gt;&lt;author&gt;Miller, Brian K&lt;/author&gt;&lt;author&gt;Simmering, Marcia J&lt;/author&gt;&lt;/authors&gt;&lt;/contributors&gt;&lt;titles&gt;&lt;title&gt;Attitude toward the color blue: An ideal marker variable&lt;/title&gt;&lt;secondary-title&gt;Organizational Research Methods&lt;/secondary-title&gt;&lt;/titles&gt;&lt;periodical&gt;&lt;full-title&gt;Organizational research methods&lt;/full-title&gt;&lt;/periodical&gt;&lt;pages&gt;409-440&lt;/pages&gt;&lt;volume&gt;26&lt;/volume&gt;&lt;number&gt;3&lt;/number&gt;&lt;dates&gt;&lt;year&gt;2023&lt;/year&gt;&lt;/dates&gt;&lt;isbn&gt;1094-4281&lt;/isbn&gt;&lt;urls&gt;&lt;/urls&gt;&lt;/record&gt;&lt;/Cite&gt;&lt;/EndNote&gt;</w:instrText>
      </w:r>
      <w:r w:rsidRPr="004E614C">
        <w:rPr>
          <w:lang w:eastAsia="zh-CN"/>
        </w:rPr>
        <w:fldChar w:fldCharType="separate"/>
      </w:r>
      <w:r>
        <w:rPr>
          <w:noProof/>
          <w:lang w:eastAsia="zh-CN"/>
        </w:rPr>
        <w:t>(Miller &amp; Simmering, 2023)</w:t>
      </w:r>
      <w:r w:rsidRPr="004E614C">
        <w:rPr>
          <w:lang w:eastAsia="zh-CN"/>
        </w:rPr>
        <w:fldChar w:fldCharType="end"/>
      </w:r>
      <w:r w:rsidRPr="004E614C">
        <w:rPr>
          <w:rFonts w:hint="eastAsia"/>
          <w:lang w:eastAsia="zh-CN"/>
        </w:rPr>
        <w:t>。</w:t>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.9</w:t>
      </w:r>
      <w:r>
        <w:rPr>
          <w:rFonts w:cs="Times New Roman" w:hint="eastAsia"/>
          <w:lang w:eastAsia="zh-CN"/>
        </w:rPr>
        <w:t>4</w:t>
      </w:r>
      <w:r>
        <w:rPr>
          <w:rFonts w:hint="eastAsia"/>
          <w:lang w:eastAsia="zh-CN"/>
        </w:rPr>
        <w:t>。</w:t>
      </w:r>
    </w:p>
    <w:p w14:paraId="3D8688CE" w14:textId="77777777"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2CBF6D28" w14:textId="4A4CAD95" w:rsidR="003964CF" w:rsidRDefault="008C4A7B" w:rsidP="003964CF">
      <w:pPr>
        <w:pStyle w:val="3"/>
        <w:spacing w:before="180" w:after="180"/>
        <w:rPr>
          <w:lang w:eastAsia="zh-CN"/>
        </w:rPr>
      </w:pPr>
      <w:bookmarkStart w:id="96" w:name="_Toc162021963"/>
      <w:r>
        <w:rPr>
          <w:rFonts w:hint="eastAsia"/>
          <w:lang w:eastAsia="zh-CN"/>
        </w:rPr>
        <w:t>7</w:t>
      </w:r>
      <w:r w:rsidR="003964CF">
        <w:rPr>
          <w:rFonts w:hint="eastAsia"/>
        </w:rPr>
        <w:t>.</w:t>
      </w:r>
      <w:r w:rsidR="0078772F">
        <w:rPr>
          <w:rFonts w:hint="eastAsia"/>
          <w:lang w:eastAsia="zh-CN"/>
        </w:rPr>
        <w:t>2</w:t>
      </w:r>
      <w:r w:rsidR="003964CF">
        <w:rPr>
          <w:rFonts w:hint="eastAsia"/>
        </w:rPr>
        <w:t>.4 数据分析</w:t>
      </w:r>
      <w:bookmarkEnd w:id="96"/>
    </w:p>
    <w:p w14:paraId="46CB67B4" w14:textId="527D1927" w:rsidR="003964CF" w:rsidRDefault="003964CF" w:rsidP="003964CF">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365407">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4564BDF" w14:textId="2043E260" w:rsidR="003964CF" w:rsidRDefault="003964CF" w:rsidP="003964CF">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7DA95791" w14:textId="20A7A17D" w:rsidR="003964CF" w:rsidRDefault="003964CF" w:rsidP="003964CF">
      <w:pPr>
        <w:ind w:firstLine="480"/>
        <w:rPr>
          <w:lang w:eastAsia="zh-CN"/>
        </w:rPr>
      </w:pPr>
      <w:r>
        <w:rPr>
          <w:rFonts w:hint="eastAsia"/>
          <w:lang w:eastAsia="zh-CN"/>
        </w:rPr>
        <w:t>然后，</w:t>
      </w:r>
      <w:r w:rsidR="003A192D">
        <w:rPr>
          <w:rFonts w:hint="eastAsia"/>
          <w:lang w:eastAsia="zh-CN"/>
        </w:rPr>
        <w:t>本研究</w:t>
      </w:r>
      <w:r>
        <w:rPr>
          <w:rFonts w:hint="eastAsia"/>
          <w:lang w:eastAsia="zh-CN"/>
        </w:rPr>
        <w:t>将使用两种方法进行共同方法偏差检验。方法一，</w:t>
      </w:r>
      <w:r w:rsidR="003A192D">
        <w:rPr>
          <w:rFonts w:hint="eastAsia"/>
          <w:lang w:eastAsia="zh-CN"/>
        </w:rPr>
        <w:t>本研究</w:t>
      </w:r>
      <w:r>
        <w:rPr>
          <w:rFonts w:hint="eastAsia"/>
          <w:lang w:eastAsia="zh-CN"/>
        </w:rPr>
        <w:t>使用“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(Harman, 1976)</w:t>
      </w:r>
      <w:r>
        <w:rPr>
          <w:lang w:eastAsia="zh-CN"/>
        </w:rPr>
        <w:fldChar w:fldCharType="end"/>
      </w:r>
      <w:r>
        <w:rPr>
          <w:rFonts w:hint="eastAsia"/>
          <w:lang w:eastAsia="zh-CN"/>
        </w:rPr>
        <w:t>，以计算该因子可以解释所有题目多少变异。类似的，</w:t>
      </w:r>
      <w:r w:rsidR="003A192D">
        <w:rPr>
          <w:rFonts w:hint="eastAsia"/>
          <w:lang w:eastAsia="zh-CN"/>
        </w:rPr>
        <w:t>本研究</w:t>
      </w:r>
      <w:r>
        <w:rPr>
          <w:rFonts w:hint="eastAsia"/>
          <w:lang w:eastAsia="zh-CN"/>
        </w:rPr>
        <w:t>还使用了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r>
        <w:rPr>
          <w:rFonts w:hint="eastAsia"/>
          <w:lang w:eastAsia="zh-CN"/>
        </w:rPr>
        <w:t>cfa</w:t>
      </w:r>
      <w:r>
        <w:rPr>
          <w:rFonts w:hint="eastAsia"/>
          <w:lang w:eastAsia="zh-CN"/>
        </w:rPr>
        <w:t>”函数，将所有题目用一个方法潜变量解释。以比较单因子模型和多因子模型之间的模型拟合度差异。方法二，</w:t>
      </w:r>
      <w:r w:rsidR="003A192D">
        <w:rPr>
          <w:rFonts w:hint="eastAsia"/>
          <w:lang w:eastAsia="zh-CN"/>
        </w:rPr>
        <w:t>本研究</w:t>
      </w:r>
      <w:r>
        <w:rPr>
          <w:rFonts w:hint="eastAsia"/>
          <w:lang w:eastAsia="zh-CN"/>
        </w:rPr>
        <w:t>基于</w:t>
      </w:r>
      <w:r>
        <w:rPr>
          <w:lang w:eastAsia="zh-CN"/>
        </w:rPr>
        <w:fldChar w:fldCharType="begin"/>
      </w:r>
      <w:r w:rsidR="0019217D">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Pr>
          <w:lang w:eastAsia="zh-CN"/>
        </w:rPr>
        <w:fldChar w:fldCharType="separate"/>
      </w:r>
      <w:r w:rsidR="0019217D">
        <w:rPr>
          <w:noProof/>
          <w:lang w:eastAsia="zh-CN"/>
        </w:rPr>
        <w:t>Podsakoff et al. (2003)</w:t>
      </w:r>
      <w:r>
        <w:rPr>
          <w:lang w:eastAsia="zh-CN"/>
        </w:rPr>
        <w:fldChar w:fldCharType="end"/>
      </w:r>
      <w:r>
        <w:rPr>
          <w:rFonts w:hint="eastAsia"/>
          <w:lang w:eastAsia="zh-CN"/>
        </w:rPr>
        <w:t xml:space="preserve"> </w:t>
      </w:r>
      <w:r>
        <w:rPr>
          <w:rFonts w:hint="eastAsia"/>
          <w:lang w:eastAsia="zh-CN"/>
        </w:rPr>
        <w:t>提出的</w:t>
      </w:r>
      <w:r w:rsidRPr="00012EC0">
        <w:rPr>
          <w:rFonts w:hint="eastAsia"/>
          <w:lang w:eastAsia="zh-CN"/>
        </w:rPr>
        <w:t>ULMC</w:t>
      </w:r>
      <w:r w:rsidRPr="00012EC0">
        <w:rPr>
          <w:rFonts w:hint="eastAsia"/>
          <w:lang w:eastAsia="zh-CN"/>
        </w:rPr>
        <w:t>（</w:t>
      </w:r>
      <w:r w:rsidRPr="00012EC0">
        <w:rPr>
          <w:rFonts w:hint="eastAsia"/>
          <w:lang w:eastAsia="zh-CN"/>
        </w:rPr>
        <w:t>Unifactorial Latent Method Construct</w:t>
      </w:r>
      <w:r w:rsidRPr="00012EC0">
        <w:rPr>
          <w:rFonts w:hint="eastAsia"/>
          <w:lang w:eastAsia="zh-CN"/>
        </w:rPr>
        <w:t>）潜在方法变量法</w:t>
      </w:r>
      <w:r>
        <w:rPr>
          <w:rFonts w:hint="eastAsia"/>
          <w:lang w:eastAsia="zh-CN"/>
        </w:rPr>
        <w:t>构建了一个特殊的模型。</w:t>
      </w:r>
      <w:r w:rsidRPr="00694868">
        <w:rPr>
          <w:rFonts w:hint="eastAsia"/>
          <w:lang w:eastAsia="zh-CN"/>
        </w:rPr>
        <w:t>在该模型中，每道题目，既被它所属的潜变量解释，又同时被方法潜变量解释。通过计算量表因子载荷和方法</w:t>
      </w:r>
      <w:r>
        <w:rPr>
          <w:rFonts w:hint="eastAsia"/>
          <w:lang w:eastAsia="zh-CN"/>
        </w:rPr>
        <w:t>因子</w:t>
      </w:r>
      <w:r w:rsidRPr="00694868">
        <w:rPr>
          <w:rFonts w:hint="eastAsia"/>
          <w:lang w:eastAsia="zh-CN"/>
        </w:rPr>
        <w:t>载荷的</w:t>
      </w:r>
      <w:r>
        <w:rPr>
          <w:rFonts w:hint="eastAsia"/>
          <w:lang w:eastAsia="zh-CN"/>
        </w:rPr>
        <w:t>均方</w:t>
      </w:r>
      <w:r w:rsidRPr="00694868">
        <w:rPr>
          <w:rFonts w:hint="eastAsia"/>
          <w:lang w:eastAsia="zh-CN"/>
        </w:rPr>
        <w:t>，</w:t>
      </w:r>
      <w:r w:rsidR="003A192D">
        <w:rPr>
          <w:rFonts w:hint="eastAsia"/>
          <w:lang w:eastAsia="zh-CN"/>
        </w:rPr>
        <w:t>本研究</w:t>
      </w:r>
      <w:r w:rsidRPr="00694868">
        <w:rPr>
          <w:rFonts w:hint="eastAsia"/>
          <w:lang w:eastAsia="zh-CN"/>
        </w:rPr>
        <w:t>可以判断前者是否远大于后者，从而确定</w:t>
      </w:r>
      <w:r w:rsidR="003A192D">
        <w:rPr>
          <w:rFonts w:hint="eastAsia"/>
          <w:lang w:eastAsia="zh-CN"/>
        </w:rPr>
        <w:t>本研究</w:t>
      </w:r>
      <w:r w:rsidRPr="00694868">
        <w:rPr>
          <w:rFonts w:hint="eastAsia"/>
          <w:lang w:eastAsia="zh-CN"/>
        </w:rPr>
        <w:t>的研究是否存在共同方法偏差</w:t>
      </w:r>
      <w:r>
        <w:rPr>
          <w:rFonts w:hint="eastAsia"/>
          <w:lang w:eastAsia="zh-CN"/>
        </w:rPr>
        <w:t>。</w:t>
      </w:r>
      <w:r w:rsidR="000E3426">
        <w:rPr>
          <w:rFonts w:hint="eastAsia"/>
          <w:lang w:eastAsia="zh-CN"/>
        </w:rPr>
        <w:t>此外，</w:t>
      </w:r>
      <w:r w:rsidR="003A192D">
        <w:rPr>
          <w:rFonts w:hint="eastAsia"/>
          <w:lang w:eastAsia="zh-CN"/>
        </w:rPr>
        <w:t>本研究</w:t>
      </w:r>
      <w:r w:rsidR="000E3426">
        <w:rPr>
          <w:rFonts w:hint="eastAsia"/>
          <w:lang w:eastAsia="zh-CN"/>
        </w:rPr>
        <w:t>还将基于</w:t>
      </w:r>
      <w:r w:rsidR="000E3426">
        <w:rPr>
          <w:rFonts w:hint="eastAsia"/>
          <w:lang w:eastAsia="zh-CN"/>
        </w:rPr>
        <w:t xml:space="preserve"> </w:t>
      </w:r>
      <w:r w:rsidR="000E3426">
        <w:rPr>
          <w:lang w:eastAsia="zh-CN"/>
        </w:rPr>
        <w:fldChar w:fldCharType="begin"/>
      </w:r>
      <w:r w:rsidR="0019217D">
        <w:rPr>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0E3426">
        <w:rPr>
          <w:lang w:eastAsia="zh-CN"/>
        </w:rPr>
        <w:fldChar w:fldCharType="separate"/>
      </w:r>
      <w:r w:rsidR="0019217D">
        <w:rPr>
          <w:noProof/>
          <w:lang w:eastAsia="zh-CN"/>
        </w:rPr>
        <w:t>Williams et al. (2010)</w:t>
      </w:r>
      <w:r w:rsidR="000E3426">
        <w:rPr>
          <w:lang w:eastAsia="zh-CN"/>
        </w:rPr>
        <w:fldChar w:fldCharType="end"/>
      </w:r>
      <w:r w:rsidR="000E3426">
        <w:rPr>
          <w:rFonts w:hint="eastAsia"/>
          <w:lang w:eastAsia="zh-CN"/>
        </w:rPr>
        <w:t xml:space="preserve"> </w:t>
      </w:r>
      <w:r w:rsidR="000E3426">
        <w:rPr>
          <w:rFonts w:hint="eastAsia"/>
          <w:lang w:eastAsia="zh-CN"/>
        </w:rPr>
        <w:t>的建议，使用标记变量作为控制变量进入之后的结构方程模型中，以控制共同方法偏差对参数估计的影响。</w:t>
      </w:r>
    </w:p>
    <w:p w14:paraId="16FE16DA" w14:textId="05716333" w:rsidR="003964CF" w:rsidRPr="003964CF" w:rsidRDefault="003964CF" w:rsidP="000E6AD5">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w:t>
      </w:r>
      <w:r w:rsidR="000E3426">
        <w:rPr>
          <w:rFonts w:hint="eastAsia"/>
          <w:lang w:eastAsia="zh-CN"/>
        </w:rPr>
        <w:t>由于加入了标记变量以控制共同方法偏差的影响，</w:t>
      </w:r>
      <w:r w:rsidR="003A192D">
        <w:rPr>
          <w:rFonts w:hint="eastAsia"/>
          <w:lang w:eastAsia="zh-CN"/>
        </w:rPr>
        <w:t>本研究</w:t>
      </w:r>
      <w:r w:rsidR="000E3426">
        <w:rPr>
          <w:rFonts w:hint="eastAsia"/>
          <w:lang w:eastAsia="zh-CN"/>
        </w:rPr>
        <w:t>将中重复检验</w:t>
      </w:r>
      <w:r w:rsidR="00912A16">
        <w:rPr>
          <w:rFonts w:hint="eastAsia"/>
          <w:lang w:eastAsia="zh-CN"/>
        </w:rPr>
        <w:t>研究三</w:t>
      </w:r>
      <w:r w:rsidR="000E3426">
        <w:rPr>
          <w:rFonts w:hint="eastAsia"/>
          <w:lang w:eastAsia="zh-CN"/>
        </w:rPr>
        <w:t>和</w:t>
      </w:r>
      <w:r w:rsidR="00912A16">
        <w:rPr>
          <w:rFonts w:hint="eastAsia"/>
          <w:lang w:eastAsia="zh-CN"/>
        </w:rPr>
        <w:t>研究四</w:t>
      </w:r>
      <w:r w:rsidR="000E3426">
        <w:rPr>
          <w:rFonts w:hint="eastAsia"/>
          <w:lang w:eastAsia="zh-CN"/>
        </w:rPr>
        <w:t>的模型。</w:t>
      </w:r>
      <w:r>
        <w:rPr>
          <w:rFonts w:hint="eastAsia"/>
          <w:lang w:eastAsia="zh-CN"/>
        </w:rPr>
        <w:t>第一步，</w:t>
      </w:r>
      <w:r w:rsidR="003A192D">
        <w:rPr>
          <w:rFonts w:hint="eastAsia"/>
          <w:lang w:eastAsia="zh-CN"/>
        </w:rPr>
        <w:t>本研究</w:t>
      </w:r>
      <w:r>
        <w:rPr>
          <w:rFonts w:hint="eastAsia"/>
          <w:lang w:eastAsia="zh-CN"/>
        </w:rPr>
        <w:t>将验证不包含调节变量——社会比较倾向的中介模型，即重新验证</w:t>
      </w:r>
      <w:r w:rsidR="00912A16">
        <w:rPr>
          <w:rFonts w:hint="eastAsia"/>
          <w:lang w:eastAsia="zh-CN"/>
        </w:rPr>
        <w:t>研究三</w:t>
      </w:r>
      <w:r>
        <w:rPr>
          <w:rFonts w:hint="eastAsia"/>
          <w:lang w:eastAsia="zh-CN"/>
        </w:rPr>
        <w:t>的模型，再次检验假设</w:t>
      </w:r>
      <w:r>
        <w:rPr>
          <w:rFonts w:hint="eastAsia"/>
          <w:lang w:eastAsia="zh-CN"/>
        </w:rPr>
        <w:t>1-4</w:t>
      </w:r>
      <w:r>
        <w:rPr>
          <w:rFonts w:hint="eastAsia"/>
          <w:lang w:eastAsia="zh-CN"/>
        </w:rPr>
        <w:t>。在计算得到了模型中各个变量之间的路径系数后，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，则说明该中介模型成立。第二步，</w:t>
      </w:r>
      <w:r w:rsidR="003A192D">
        <w:rPr>
          <w:rFonts w:hint="eastAsia"/>
          <w:lang w:eastAsia="zh-CN"/>
        </w:rPr>
        <w:t>本研究</w:t>
      </w:r>
      <w:r>
        <w:rPr>
          <w:rFonts w:hint="eastAsia"/>
          <w:lang w:eastAsia="zh-CN"/>
        </w:rPr>
        <w:t>将加入调节变量——社会比较倾向，并将元分析中得到的社会比较倾向与生活满意度之间的效应量作为先验概率输入模型中</w:t>
      </w:r>
      <w:r w:rsidR="000E3426">
        <w:rPr>
          <w:rFonts w:hint="eastAsia"/>
          <w:lang w:eastAsia="zh-CN"/>
        </w:rPr>
        <w:t>，</w:t>
      </w:r>
      <w:r>
        <w:rPr>
          <w:rFonts w:hint="eastAsia"/>
          <w:lang w:eastAsia="zh-CN"/>
        </w:rPr>
        <w:t>进行贝叶斯结构方程模型的分析</w:t>
      </w:r>
      <w:r>
        <w:rPr>
          <w:rFonts w:hint="eastAsia"/>
          <w:lang w:eastAsia="zh-CN"/>
        </w:rPr>
        <w:t xml:space="preserve"> </w:t>
      </w:r>
      <w:r>
        <w:rPr>
          <w:lang w:eastAsia="zh-CN"/>
        </w:rPr>
        <w:fldChar w:fldCharType="begin"/>
      </w:r>
      <w:r w:rsidR="0019217D">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Pr>
          <w:lang w:eastAsia="zh-CN"/>
        </w:rPr>
        <w:fldChar w:fldCharType="separate"/>
      </w:r>
      <w:r w:rsidR="0019217D">
        <w:rPr>
          <w:noProof/>
          <w:lang w:eastAsia="zh-CN"/>
        </w:rPr>
        <w:t>(Holtmann et al., 2016)</w:t>
      </w:r>
      <w:r>
        <w:rPr>
          <w:lang w:eastAsia="zh-CN"/>
        </w:rPr>
        <w:fldChar w:fldCharType="end"/>
      </w:r>
      <w:r w:rsidR="000E3426">
        <w:rPr>
          <w:rFonts w:hint="eastAsia"/>
          <w:lang w:eastAsia="zh-CN"/>
        </w:rPr>
        <w:t>，以重新检验</w:t>
      </w:r>
      <w:r w:rsidR="00912A16">
        <w:rPr>
          <w:rFonts w:hint="eastAsia"/>
          <w:lang w:eastAsia="zh-CN"/>
        </w:rPr>
        <w:t>研究四</w:t>
      </w:r>
      <w:r w:rsidR="000E3426">
        <w:rPr>
          <w:rFonts w:hint="eastAsia"/>
          <w:lang w:eastAsia="zh-CN"/>
        </w:rPr>
        <w:t>的模型</w:t>
      </w:r>
      <w:r>
        <w:rPr>
          <w:rFonts w:hint="eastAsia"/>
          <w:lang w:eastAsia="zh-CN"/>
        </w:rPr>
        <w:t>。然后，</w:t>
      </w:r>
      <w:r w:rsidR="003A192D">
        <w:rPr>
          <w:rFonts w:hint="eastAsia"/>
          <w:lang w:eastAsia="zh-CN"/>
        </w:rPr>
        <w:t>本研究</w:t>
      </w:r>
      <w:r>
        <w:rPr>
          <w:rFonts w:hint="eastAsia"/>
          <w:lang w:eastAsia="zh-CN"/>
        </w:rPr>
        <w:t>将基于</w:t>
      </w:r>
      <w:r>
        <w:rPr>
          <w:lang w:eastAsia="zh-CN"/>
        </w:rPr>
        <w:fldChar w:fldCharType="begin"/>
      </w:r>
      <w:r w:rsidR="00365407">
        <w:rPr>
          <w:rFonts w:hint="eastAsia"/>
          <w:lang w:eastAsia="zh-CN"/>
        </w:rPr>
        <w:instrText xml:space="preserve"> ADDIN EN.CITE &lt;EndNote&gt;&lt;Cite AuthorYear="1"&gt;&lt;Author&gt;Aiken&lt;/Author&gt;&lt;Year&gt;1991&lt;/Year&gt;&lt;RecNum&gt;167&lt;/RecNum&gt;&lt;DisplayText&gt;Aiken </w:instrText>
      </w:r>
      <w:r w:rsidR="00365407">
        <w:rPr>
          <w:rFonts w:hint="eastAsia"/>
          <w:lang w:eastAsia="zh-CN"/>
        </w:rPr>
        <w:instrText>和</w:instrText>
      </w:r>
      <w:r w:rsidR="00365407">
        <w:rPr>
          <w:rFonts w:hint="eastAsia"/>
          <w:lang w:eastAsia="zh-CN"/>
        </w:rPr>
        <w:instrText xml:space="preserve"> West (1991)&lt;/DisplayText&gt;&lt;record&gt;&lt;rec-number&gt;167&lt;/rec-number&gt;&lt;foreign-keys&gt;&lt;key app="EN" db-id="25zwtzd2ipsxxpedr5u5fe2as9wdf5twxw</w:instrText>
      </w:r>
      <w:r w:rsidR="00365407">
        <w:rPr>
          <w:lang w:eastAsia="zh-CN"/>
        </w:rPr>
        <w:instrText>0s" timestamp="1709788305"&gt;167&lt;/key&gt;&lt;/foreign-keys&gt;&lt;ref-type name="Journal Article"&gt;17&lt;/ref-type&gt;&lt;contributors&gt;&lt;authors&gt;&lt;author&gt;Aiken, LS&lt;/author&gt;&lt;author&gt;West, SG&lt;/author&gt;&lt;/authors&gt;&lt;/contributors&gt;&lt;titles&gt;&lt;title&gt;Multiple regression: Testing and interpreting interactions&lt;/title&gt;&lt;secondary-title&gt;Sage google schola&lt;/secondary-title&gt;&lt;/titles&gt;&lt;periodical&gt;&lt;full-title&gt;Sage google schola&lt;/full-title&gt;&lt;/periodical&gt;&lt;pages&gt;103-135&lt;/pages&gt;&lt;volume&gt;2&lt;/volume&gt;&lt;dates&gt;&lt;year&gt;1991&lt;/year&gt;&lt;/dates&gt;&lt;urls&gt;&lt;/urls&gt;&lt;/record&gt;&lt;/Cite&gt;&lt;/EndNote&gt;</w:instrText>
      </w:r>
      <w:r>
        <w:rPr>
          <w:lang w:eastAsia="zh-CN"/>
        </w:rPr>
        <w:fldChar w:fldCharType="separate"/>
      </w:r>
      <w:r w:rsidR="00365407">
        <w:rPr>
          <w:rFonts w:hint="eastAsia"/>
          <w:noProof/>
          <w:lang w:eastAsia="zh-CN"/>
        </w:rPr>
        <w:t xml:space="preserve">Aiken </w:t>
      </w:r>
      <w:r w:rsidR="00365407">
        <w:rPr>
          <w:rFonts w:hint="eastAsia"/>
          <w:noProof/>
          <w:lang w:eastAsia="zh-CN"/>
        </w:rPr>
        <w:t>和</w:t>
      </w:r>
      <w:r w:rsidR="00365407">
        <w:rPr>
          <w:rFonts w:hint="eastAsia"/>
          <w:noProof/>
          <w:lang w:eastAsia="zh-CN"/>
        </w:rPr>
        <w:t xml:space="preserve"> West (1991)</w:t>
      </w:r>
      <w:r>
        <w:rPr>
          <w:lang w:eastAsia="zh-CN"/>
        </w:rPr>
        <w:fldChar w:fldCharType="end"/>
      </w:r>
      <w:r>
        <w:rPr>
          <w:rFonts w:hint="eastAsia"/>
          <w:lang w:eastAsia="zh-CN"/>
        </w:rPr>
        <w:t xml:space="preserve"> </w:t>
      </w:r>
      <w:r>
        <w:rPr>
          <w:rFonts w:hint="eastAsia"/>
          <w:lang w:eastAsia="zh-CN"/>
        </w:rPr>
        <w:t>所建议的调节效应检验流程，确定社会比较倾向与向上比较频率或向下比较频率之间交乘项的回归系数是否显著。如果该交乘项的回归系数显著，则说明社会比较倾向具有调节作用。这意味着，在不同社会比较倾向水平下，向上（向下）比较频率与相对剥夺感（感知到的优越感）之间的关系有所不同。</w:t>
      </w:r>
      <w:r w:rsidR="003A192D">
        <w:rPr>
          <w:rFonts w:hint="eastAsia"/>
          <w:lang w:eastAsia="zh-CN"/>
        </w:rPr>
        <w:t>本研究</w:t>
      </w:r>
      <w:r>
        <w:rPr>
          <w:rFonts w:hint="eastAsia"/>
          <w:lang w:eastAsia="zh-CN"/>
        </w:rPr>
        <w:t>还将计算不同社会比较倾向水平下，中介效应值的显著性，从而检验假设</w:t>
      </w:r>
      <w:r>
        <w:rPr>
          <w:rFonts w:hint="eastAsia"/>
          <w:lang w:eastAsia="zh-CN"/>
        </w:rPr>
        <w:t>5</w:t>
      </w:r>
      <w:r>
        <w:rPr>
          <w:rFonts w:hint="eastAsia"/>
          <w:lang w:eastAsia="zh-CN"/>
        </w:rPr>
        <w:t>是否成立。</w:t>
      </w:r>
      <w:r w:rsidR="000E3426">
        <w:rPr>
          <w:rFonts w:hint="eastAsia"/>
          <w:lang w:eastAsia="zh-CN"/>
        </w:rPr>
        <w:t>第三步，</w:t>
      </w:r>
      <w:r w:rsidR="003A192D">
        <w:rPr>
          <w:rFonts w:hint="eastAsia"/>
          <w:lang w:eastAsia="zh-CN"/>
        </w:rPr>
        <w:t>本研究</w:t>
      </w:r>
      <w:r w:rsidR="000E3426">
        <w:rPr>
          <w:rFonts w:hint="eastAsia"/>
          <w:lang w:eastAsia="zh-CN"/>
        </w:rPr>
        <w:t>将自变量由社会比较频率替换为社会比较策略，以验证是“对比策略”而不是“认同策略”解释了相对剥夺感或感知到的优越感的变异。具体而言，</w:t>
      </w:r>
      <w:r w:rsidR="003A192D">
        <w:rPr>
          <w:rFonts w:hint="eastAsia"/>
          <w:lang w:eastAsia="zh-CN"/>
        </w:rPr>
        <w:t>本研究</w:t>
      </w:r>
      <w:r w:rsidR="000E3426">
        <w:rPr>
          <w:rFonts w:hint="eastAsia"/>
          <w:lang w:eastAsia="zh-CN"/>
        </w:rPr>
        <w:t>会比较向上（向下）对比和向上（向下）认同与相对剥夺感（感知到的优越感）之间的回归系数，如果向上（向下）对比的回归系数显著高于向上（向下）认同的回归系数，则说明假设</w:t>
      </w:r>
      <w:r w:rsidR="000E3426">
        <w:rPr>
          <w:rFonts w:hint="eastAsia"/>
          <w:lang w:eastAsia="zh-CN"/>
        </w:rPr>
        <w:t>6</w:t>
      </w:r>
      <w:r w:rsidR="000E3426">
        <w:rPr>
          <w:rFonts w:hint="eastAsia"/>
          <w:lang w:eastAsia="zh-CN"/>
        </w:rPr>
        <w:t>成立。</w:t>
      </w:r>
    </w:p>
    <w:p w14:paraId="6EFEB4EE" w14:textId="34662BD6" w:rsidR="004D5983" w:rsidRPr="00F33CEC" w:rsidRDefault="008C4A7B" w:rsidP="00F33CEC">
      <w:pPr>
        <w:pStyle w:val="2"/>
        <w:spacing w:before="180" w:after="180"/>
        <w:rPr>
          <w:lang w:eastAsia="zh-CN"/>
        </w:rPr>
      </w:pPr>
      <w:bookmarkStart w:id="97" w:name="_Toc162021964"/>
      <w:r>
        <w:rPr>
          <w:rFonts w:hint="eastAsia"/>
          <w:lang w:eastAsia="zh-CN"/>
        </w:rPr>
        <w:t>7</w:t>
      </w:r>
      <w:r w:rsidR="00634FC0" w:rsidRPr="00F33CEC">
        <w:rPr>
          <w:lang w:eastAsia="zh-CN"/>
        </w:rPr>
        <w:t>.</w:t>
      </w:r>
      <w:r w:rsidR="0078772F">
        <w:rPr>
          <w:rFonts w:hint="eastAsia"/>
          <w:lang w:eastAsia="zh-CN"/>
        </w:rPr>
        <w:t>3</w:t>
      </w:r>
      <w:r w:rsidR="00634FC0" w:rsidRPr="00F33CEC">
        <w:rPr>
          <w:lang w:eastAsia="zh-CN"/>
        </w:rPr>
        <w:t xml:space="preserve"> </w:t>
      </w:r>
      <w:r w:rsidR="004D5983" w:rsidRPr="00F33CEC">
        <w:rPr>
          <w:lang w:eastAsia="zh-CN"/>
        </w:rPr>
        <w:t>结果</w:t>
      </w:r>
      <w:bookmarkEnd w:id="97"/>
    </w:p>
    <w:p w14:paraId="3C7007B2" w14:textId="4AA3DAF1" w:rsidR="004D5983" w:rsidRPr="004E614C" w:rsidRDefault="008C4A7B" w:rsidP="004D5983">
      <w:pPr>
        <w:pStyle w:val="3"/>
        <w:spacing w:before="180" w:after="180"/>
        <w:rPr>
          <w:lang w:eastAsia="zh-CN"/>
        </w:rPr>
      </w:pPr>
      <w:bookmarkStart w:id="98" w:name="_Toc162021965"/>
      <w:r>
        <w:rPr>
          <w:rFonts w:hint="eastAsia"/>
          <w:lang w:eastAsia="zh-CN"/>
        </w:rPr>
        <w:t>7</w:t>
      </w:r>
      <w:r w:rsidR="00634FC0">
        <w:rPr>
          <w:lang w:eastAsia="zh-CN"/>
        </w:rPr>
        <w:t>.</w:t>
      </w:r>
      <w:r w:rsidR="0078772F">
        <w:rPr>
          <w:rFonts w:hint="eastAsia"/>
          <w:lang w:eastAsia="zh-CN"/>
        </w:rPr>
        <w:t>3</w:t>
      </w:r>
      <w:r w:rsidR="00634FC0">
        <w:rPr>
          <w:lang w:eastAsia="zh-CN"/>
        </w:rPr>
        <w:t xml:space="preserve">.1 </w:t>
      </w:r>
      <w:r w:rsidR="004D5983" w:rsidRPr="004E614C">
        <w:rPr>
          <w:lang w:eastAsia="zh-CN"/>
        </w:rPr>
        <w:t>描述统计</w:t>
      </w:r>
      <w:bookmarkEnd w:id="98"/>
    </w:p>
    <w:p w14:paraId="30E40D9C" w14:textId="47A292D1" w:rsidR="004D5983" w:rsidRPr="004E614C" w:rsidRDefault="004D5983" w:rsidP="00752C85">
      <w:pPr>
        <w:pStyle w:val="af3"/>
      </w:pPr>
      <w:r w:rsidRPr="004E614C">
        <w:rPr>
          <w:rFonts w:hint="eastAsia"/>
        </w:rPr>
        <w:t>表</w:t>
      </w:r>
      <w:r w:rsidR="00ED7C80">
        <w:rPr>
          <w:rFonts w:hint="eastAsia"/>
        </w:rPr>
        <w:t>7</w:t>
      </w:r>
      <w:r w:rsidR="00752C85">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887"/>
        <w:gridCol w:w="887"/>
        <w:gridCol w:w="889"/>
        <w:gridCol w:w="889"/>
        <w:gridCol w:w="889"/>
        <w:gridCol w:w="671"/>
        <w:gridCol w:w="668"/>
      </w:tblGrid>
      <w:tr w:rsidR="00C44F78" w:rsidRPr="002861FE" w14:paraId="046E5021" w14:textId="77777777" w:rsidTr="002861FE">
        <w:trPr>
          <w:trHeight w:val="315"/>
          <w:tblHeader/>
        </w:trPr>
        <w:tc>
          <w:tcPr>
            <w:tcW w:w="1521" w:type="pct"/>
            <w:tcBorders>
              <w:top w:val="single" w:sz="12" w:space="0" w:color="auto"/>
              <w:bottom w:val="single" w:sz="4" w:space="0" w:color="auto"/>
            </w:tcBorders>
            <w:noWrap/>
            <w:vAlign w:val="center"/>
            <w:hideMark/>
          </w:tcPr>
          <w:p w14:paraId="2E3BD6A7" w14:textId="77C515DA" w:rsidR="00C44F78" w:rsidRPr="002861FE" w:rsidRDefault="00C44F78" w:rsidP="00C44F78">
            <w:pPr>
              <w:jc w:val="center"/>
              <w:rPr>
                <w:rFonts w:cs="Times New Roman"/>
                <w:sz w:val="21"/>
                <w:szCs w:val="21"/>
                <w:lang w:eastAsia="zh-CN"/>
              </w:rPr>
            </w:pPr>
            <w:r w:rsidRPr="002861FE">
              <w:rPr>
                <w:rFonts w:cs="Times New Roman" w:hint="eastAsia"/>
                <w:sz w:val="21"/>
                <w:szCs w:val="21"/>
                <w:lang w:eastAsia="zh-CN"/>
              </w:rPr>
              <w:t>变量名</w:t>
            </w:r>
          </w:p>
        </w:tc>
        <w:tc>
          <w:tcPr>
            <w:tcW w:w="534" w:type="pct"/>
            <w:tcBorders>
              <w:top w:val="single" w:sz="12" w:space="0" w:color="auto"/>
              <w:bottom w:val="single" w:sz="4" w:space="0" w:color="auto"/>
            </w:tcBorders>
            <w:noWrap/>
            <w:vAlign w:val="center"/>
            <w:hideMark/>
          </w:tcPr>
          <w:p w14:paraId="39558755" w14:textId="761A64F8" w:rsidR="00C44F78" w:rsidRPr="002861FE" w:rsidRDefault="00C44F78" w:rsidP="00C44F78">
            <w:pPr>
              <w:jc w:val="center"/>
              <w:rPr>
                <w:rFonts w:cs="Times New Roman"/>
                <w:sz w:val="21"/>
                <w:szCs w:val="21"/>
              </w:rPr>
            </w:pPr>
            <w:r w:rsidRPr="002861FE">
              <w:rPr>
                <w:rFonts w:cs="Times New Roman" w:hint="eastAsia"/>
                <w:sz w:val="21"/>
                <w:szCs w:val="21"/>
              </w:rPr>
              <w:t>平均数</w:t>
            </w:r>
          </w:p>
        </w:tc>
        <w:tc>
          <w:tcPr>
            <w:tcW w:w="534" w:type="pct"/>
            <w:tcBorders>
              <w:top w:val="single" w:sz="12" w:space="0" w:color="auto"/>
              <w:bottom w:val="single" w:sz="4" w:space="0" w:color="auto"/>
            </w:tcBorders>
            <w:noWrap/>
            <w:vAlign w:val="center"/>
            <w:hideMark/>
          </w:tcPr>
          <w:p w14:paraId="2135A039" w14:textId="4173176C" w:rsidR="00C44F78" w:rsidRPr="002861FE" w:rsidRDefault="00C44F78" w:rsidP="00C44F78">
            <w:pPr>
              <w:jc w:val="center"/>
              <w:rPr>
                <w:rFonts w:cs="Times New Roman"/>
                <w:sz w:val="21"/>
                <w:szCs w:val="21"/>
              </w:rPr>
            </w:pPr>
            <w:r w:rsidRPr="002861FE">
              <w:rPr>
                <w:rFonts w:cs="Times New Roman" w:hint="eastAsia"/>
                <w:sz w:val="21"/>
                <w:szCs w:val="21"/>
              </w:rPr>
              <w:t>标准差</w:t>
            </w:r>
          </w:p>
        </w:tc>
        <w:tc>
          <w:tcPr>
            <w:tcW w:w="535" w:type="pct"/>
            <w:tcBorders>
              <w:top w:val="single" w:sz="12" w:space="0" w:color="auto"/>
              <w:bottom w:val="single" w:sz="4" w:space="0" w:color="auto"/>
            </w:tcBorders>
            <w:noWrap/>
            <w:vAlign w:val="center"/>
            <w:hideMark/>
          </w:tcPr>
          <w:p w14:paraId="2150641B" w14:textId="486C7D06" w:rsidR="00C44F78" w:rsidRPr="002861FE" w:rsidRDefault="00C44F78" w:rsidP="00C44F78">
            <w:pPr>
              <w:jc w:val="center"/>
              <w:rPr>
                <w:rFonts w:cs="Times New Roman"/>
                <w:sz w:val="21"/>
                <w:szCs w:val="21"/>
              </w:rPr>
            </w:pPr>
            <w:r w:rsidRPr="002861FE">
              <w:rPr>
                <w:rFonts w:cs="Times New Roman" w:hint="eastAsia"/>
                <w:sz w:val="21"/>
                <w:szCs w:val="21"/>
              </w:rPr>
              <w:t>中位数</w:t>
            </w:r>
          </w:p>
        </w:tc>
        <w:tc>
          <w:tcPr>
            <w:tcW w:w="535" w:type="pct"/>
            <w:tcBorders>
              <w:top w:val="single" w:sz="12" w:space="0" w:color="auto"/>
              <w:bottom w:val="single" w:sz="4" w:space="0" w:color="auto"/>
            </w:tcBorders>
            <w:noWrap/>
            <w:vAlign w:val="center"/>
            <w:hideMark/>
          </w:tcPr>
          <w:p w14:paraId="241D1888" w14:textId="304E8A26" w:rsidR="00C44F78" w:rsidRPr="002861FE" w:rsidRDefault="00C44F78" w:rsidP="00C44F78">
            <w:pPr>
              <w:jc w:val="center"/>
              <w:rPr>
                <w:rFonts w:cs="Times New Roman"/>
                <w:sz w:val="21"/>
                <w:szCs w:val="21"/>
              </w:rPr>
            </w:pPr>
            <w:r w:rsidRPr="002861FE">
              <w:rPr>
                <w:rFonts w:cs="Times New Roman" w:hint="eastAsia"/>
                <w:sz w:val="21"/>
                <w:szCs w:val="21"/>
              </w:rPr>
              <w:t>最小值</w:t>
            </w:r>
          </w:p>
        </w:tc>
        <w:tc>
          <w:tcPr>
            <w:tcW w:w="535" w:type="pct"/>
            <w:tcBorders>
              <w:top w:val="single" w:sz="12" w:space="0" w:color="auto"/>
              <w:bottom w:val="single" w:sz="4" w:space="0" w:color="auto"/>
            </w:tcBorders>
            <w:noWrap/>
            <w:vAlign w:val="center"/>
            <w:hideMark/>
          </w:tcPr>
          <w:p w14:paraId="0B42E024" w14:textId="0D2251E1" w:rsidR="00C44F78" w:rsidRPr="002861FE" w:rsidRDefault="00C44F78" w:rsidP="00C44F78">
            <w:pPr>
              <w:jc w:val="center"/>
              <w:rPr>
                <w:rFonts w:cs="Times New Roman"/>
                <w:sz w:val="21"/>
                <w:szCs w:val="21"/>
              </w:rPr>
            </w:pPr>
            <w:r w:rsidRPr="002861FE">
              <w:rPr>
                <w:rFonts w:cs="Times New Roman" w:hint="eastAsia"/>
                <w:sz w:val="21"/>
                <w:szCs w:val="21"/>
              </w:rPr>
              <w:t>最大值</w:t>
            </w:r>
          </w:p>
        </w:tc>
        <w:tc>
          <w:tcPr>
            <w:tcW w:w="404" w:type="pct"/>
            <w:tcBorders>
              <w:top w:val="single" w:sz="12" w:space="0" w:color="auto"/>
              <w:bottom w:val="single" w:sz="4" w:space="0" w:color="auto"/>
            </w:tcBorders>
            <w:noWrap/>
            <w:vAlign w:val="center"/>
            <w:hideMark/>
          </w:tcPr>
          <w:p w14:paraId="1F9D8A8A" w14:textId="76F0E0DA" w:rsidR="00C44F78" w:rsidRPr="002861FE" w:rsidRDefault="00C44F78" w:rsidP="00C44F78">
            <w:pPr>
              <w:jc w:val="center"/>
              <w:rPr>
                <w:rFonts w:cs="Times New Roman"/>
                <w:sz w:val="21"/>
                <w:szCs w:val="21"/>
              </w:rPr>
            </w:pPr>
            <w:r w:rsidRPr="002861FE">
              <w:rPr>
                <w:rFonts w:cs="Times New Roman" w:hint="eastAsia"/>
                <w:sz w:val="21"/>
                <w:szCs w:val="21"/>
              </w:rPr>
              <w:t>偏度</w:t>
            </w:r>
          </w:p>
        </w:tc>
        <w:tc>
          <w:tcPr>
            <w:tcW w:w="404" w:type="pct"/>
            <w:tcBorders>
              <w:top w:val="single" w:sz="12" w:space="0" w:color="auto"/>
              <w:bottom w:val="single" w:sz="4" w:space="0" w:color="auto"/>
            </w:tcBorders>
            <w:noWrap/>
            <w:vAlign w:val="center"/>
            <w:hideMark/>
          </w:tcPr>
          <w:p w14:paraId="79D89237" w14:textId="193C2953" w:rsidR="00C44F78" w:rsidRPr="002861FE" w:rsidRDefault="00C44F78" w:rsidP="00C44F78">
            <w:pPr>
              <w:jc w:val="center"/>
              <w:rPr>
                <w:rFonts w:cs="Times New Roman"/>
                <w:sz w:val="21"/>
                <w:szCs w:val="21"/>
              </w:rPr>
            </w:pPr>
            <w:r w:rsidRPr="002861FE">
              <w:rPr>
                <w:rFonts w:cs="Times New Roman" w:hint="eastAsia"/>
                <w:sz w:val="21"/>
                <w:szCs w:val="21"/>
              </w:rPr>
              <w:t>峰度</w:t>
            </w:r>
          </w:p>
        </w:tc>
      </w:tr>
      <w:tr w:rsidR="00C44F78" w:rsidRPr="002861FE" w14:paraId="306FEA0F" w14:textId="77777777" w:rsidTr="002861FE">
        <w:trPr>
          <w:trHeight w:val="315"/>
        </w:trPr>
        <w:tc>
          <w:tcPr>
            <w:tcW w:w="1521" w:type="pct"/>
            <w:tcBorders>
              <w:top w:val="single" w:sz="4" w:space="0" w:color="auto"/>
            </w:tcBorders>
            <w:noWrap/>
            <w:vAlign w:val="center"/>
            <w:hideMark/>
          </w:tcPr>
          <w:p w14:paraId="1704B71E" w14:textId="297293E8" w:rsidR="00C44F78" w:rsidRPr="002861FE" w:rsidRDefault="00C44F78" w:rsidP="00C44F78">
            <w:pPr>
              <w:jc w:val="center"/>
              <w:rPr>
                <w:rFonts w:cs="Times New Roman"/>
                <w:sz w:val="21"/>
                <w:szCs w:val="21"/>
              </w:rPr>
            </w:pPr>
            <w:r w:rsidRPr="002861FE">
              <w:rPr>
                <w:rFonts w:cs="Times New Roman" w:hint="eastAsia"/>
                <w:sz w:val="21"/>
                <w:szCs w:val="21"/>
              </w:rPr>
              <w:t>性别</w:t>
            </w:r>
          </w:p>
        </w:tc>
        <w:tc>
          <w:tcPr>
            <w:tcW w:w="534" w:type="pct"/>
            <w:tcBorders>
              <w:top w:val="single" w:sz="4" w:space="0" w:color="auto"/>
            </w:tcBorders>
            <w:noWrap/>
            <w:vAlign w:val="center"/>
            <w:hideMark/>
          </w:tcPr>
          <w:p w14:paraId="1355FBE8" w14:textId="77777777" w:rsidR="00C44F78" w:rsidRPr="002861FE" w:rsidRDefault="00C44F78" w:rsidP="00C44F78">
            <w:pPr>
              <w:jc w:val="center"/>
              <w:rPr>
                <w:rFonts w:cs="Times New Roman"/>
                <w:sz w:val="21"/>
                <w:szCs w:val="21"/>
              </w:rPr>
            </w:pPr>
            <w:r w:rsidRPr="002861FE">
              <w:rPr>
                <w:rFonts w:cs="Times New Roman"/>
                <w:color w:val="000000"/>
                <w:sz w:val="21"/>
                <w:szCs w:val="21"/>
              </w:rPr>
              <w:t>1.51</w:t>
            </w:r>
          </w:p>
        </w:tc>
        <w:tc>
          <w:tcPr>
            <w:tcW w:w="534" w:type="pct"/>
            <w:tcBorders>
              <w:top w:val="single" w:sz="4" w:space="0" w:color="auto"/>
            </w:tcBorders>
            <w:noWrap/>
            <w:vAlign w:val="center"/>
            <w:hideMark/>
          </w:tcPr>
          <w:p w14:paraId="64ADA362" w14:textId="77777777" w:rsidR="00C44F78" w:rsidRPr="002861FE" w:rsidRDefault="00C44F78" w:rsidP="00C44F78">
            <w:pPr>
              <w:jc w:val="center"/>
              <w:rPr>
                <w:rFonts w:cs="Times New Roman"/>
                <w:sz w:val="21"/>
                <w:szCs w:val="21"/>
              </w:rPr>
            </w:pPr>
            <w:r w:rsidRPr="002861FE">
              <w:rPr>
                <w:rFonts w:cs="Times New Roman"/>
                <w:color w:val="000000"/>
                <w:sz w:val="21"/>
                <w:szCs w:val="21"/>
              </w:rPr>
              <w:t>.50</w:t>
            </w:r>
          </w:p>
        </w:tc>
        <w:tc>
          <w:tcPr>
            <w:tcW w:w="535" w:type="pct"/>
            <w:tcBorders>
              <w:top w:val="single" w:sz="4" w:space="0" w:color="auto"/>
            </w:tcBorders>
            <w:noWrap/>
            <w:vAlign w:val="center"/>
            <w:hideMark/>
          </w:tcPr>
          <w:p w14:paraId="7461D7F7"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c>
          <w:tcPr>
            <w:tcW w:w="535" w:type="pct"/>
            <w:tcBorders>
              <w:top w:val="single" w:sz="4" w:space="0" w:color="auto"/>
            </w:tcBorders>
            <w:noWrap/>
            <w:vAlign w:val="center"/>
            <w:hideMark/>
          </w:tcPr>
          <w:p w14:paraId="68A7181D"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tcBorders>
              <w:top w:val="single" w:sz="4" w:space="0" w:color="auto"/>
            </w:tcBorders>
            <w:noWrap/>
            <w:vAlign w:val="center"/>
            <w:hideMark/>
          </w:tcPr>
          <w:p w14:paraId="6D54F443"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c>
          <w:tcPr>
            <w:tcW w:w="404" w:type="pct"/>
            <w:tcBorders>
              <w:top w:val="single" w:sz="4" w:space="0" w:color="auto"/>
            </w:tcBorders>
            <w:noWrap/>
            <w:vAlign w:val="center"/>
            <w:hideMark/>
          </w:tcPr>
          <w:p w14:paraId="6F2BA579" w14:textId="77777777" w:rsidR="00C44F78" w:rsidRPr="002861FE" w:rsidRDefault="00C44F78" w:rsidP="00C44F78">
            <w:pPr>
              <w:jc w:val="center"/>
              <w:rPr>
                <w:rFonts w:cs="Times New Roman"/>
                <w:sz w:val="21"/>
                <w:szCs w:val="21"/>
              </w:rPr>
            </w:pPr>
            <w:r w:rsidRPr="002861FE">
              <w:rPr>
                <w:rFonts w:cs="Times New Roman"/>
                <w:color w:val="000000"/>
                <w:sz w:val="21"/>
                <w:szCs w:val="21"/>
              </w:rPr>
              <w:t>-.06</w:t>
            </w:r>
          </w:p>
        </w:tc>
        <w:tc>
          <w:tcPr>
            <w:tcW w:w="404" w:type="pct"/>
            <w:tcBorders>
              <w:top w:val="single" w:sz="4" w:space="0" w:color="auto"/>
            </w:tcBorders>
            <w:noWrap/>
            <w:vAlign w:val="center"/>
            <w:hideMark/>
          </w:tcPr>
          <w:p w14:paraId="78780BF7"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r>
      <w:tr w:rsidR="00C44F78" w:rsidRPr="002861FE" w14:paraId="7189BA4C" w14:textId="77777777" w:rsidTr="002861FE">
        <w:trPr>
          <w:trHeight w:val="315"/>
        </w:trPr>
        <w:tc>
          <w:tcPr>
            <w:tcW w:w="1521" w:type="pct"/>
            <w:noWrap/>
            <w:vAlign w:val="center"/>
            <w:hideMark/>
          </w:tcPr>
          <w:p w14:paraId="50730782" w14:textId="58EFC338" w:rsidR="00C44F78" w:rsidRPr="002861FE" w:rsidRDefault="00C44F78" w:rsidP="00C44F78">
            <w:pPr>
              <w:jc w:val="center"/>
              <w:rPr>
                <w:rFonts w:cs="Times New Roman"/>
                <w:sz w:val="21"/>
                <w:szCs w:val="21"/>
              </w:rPr>
            </w:pPr>
            <w:r w:rsidRPr="002861FE">
              <w:rPr>
                <w:rFonts w:cs="Times New Roman" w:hint="eastAsia"/>
                <w:sz w:val="21"/>
                <w:szCs w:val="21"/>
              </w:rPr>
              <w:t>年龄</w:t>
            </w:r>
          </w:p>
        </w:tc>
        <w:tc>
          <w:tcPr>
            <w:tcW w:w="534" w:type="pct"/>
            <w:noWrap/>
            <w:vAlign w:val="center"/>
            <w:hideMark/>
          </w:tcPr>
          <w:p w14:paraId="10F368D8" w14:textId="77777777" w:rsidR="00C44F78" w:rsidRPr="002861FE" w:rsidRDefault="00C44F78" w:rsidP="00C44F78">
            <w:pPr>
              <w:jc w:val="center"/>
              <w:rPr>
                <w:rFonts w:cs="Times New Roman"/>
                <w:sz w:val="21"/>
                <w:szCs w:val="21"/>
              </w:rPr>
            </w:pPr>
            <w:r w:rsidRPr="002861FE">
              <w:rPr>
                <w:rFonts w:cs="Times New Roman"/>
                <w:color w:val="000000"/>
                <w:sz w:val="21"/>
                <w:szCs w:val="21"/>
              </w:rPr>
              <w:t>31.76</w:t>
            </w:r>
          </w:p>
        </w:tc>
        <w:tc>
          <w:tcPr>
            <w:tcW w:w="534" w:type="pct"/>
            <w:noWrap/>
            <w:vAlign w:val="center"/>
            <w:hideMark/>
          </w:tcPr>
          <w:p w14:paraId="6509DE83" w14:textId="77777777" w:rsidR="00C44F78" w:rsidRPr="002861FE" w:rsidRDefault="00C44F78" w:rsidP="00C44F78">
            <w:pPr>
              <w:jc w:val="center"/>
              <w:rPr>
                <w:rFonts w:cs="Times New Roman"/>
                <w:sz w:val="21"/>
                <w:szCs w:val="21"/>
              </w:rPr>
            </w:pPr>
            <w:r w:rsidRPr="002861FE">
              <w:rPr>
                <w:rFonts w:cs="Times New Roman"/>
                <w:color w:val="000000"/>
                <w:sz w:val="21"/>
                <w:szCs w:val="21"/>
              </w:rPr>
              <w:t>6.20</w:t>
            </w:r>
          </w:p>
        </w:tc>
        <w:tc>
          <w:tcPr>
            <w:tcW w:w="535" w:type="pct"/>
            <w:noWrap/>
            <w:vAlign w:val="center"/>
            <w:hideMark/>
          </w:tcPr>
          <w:p w14:paraId="46AA42B2" w14:textId="77777777" w:rsidR="00C44F78" w:rsidRPr="002861FE" w:rsidRDefault="00C44F78" w:rsidP="00C44F78">
            <w:pPr>
              <w:jc w:val="center"/>
              <w:rPr>
                <w:rFonts w:cs="Times New Roman"/>
                <w:sz w:val="21"/>
                <w:szCs w:val="21"/>
              </w:rPr>
            </w:pPr>
            <w:r w:rsidRPr="002861FE">
              <w:rPr>
                <w:rFonts w:cs="Times New Roman"/>
                <w:color w:val="000000"/>
                <w:sz w:val="21"/>
                <w:szCs w:val="21"/>
              </w:rPr>
              <w:t>31.00</w:t>
            </w:r>
          </w:p>
        </w:tc>
        <w:tc>
          <w:tcPr>
            <w:tcW w:w="535" w:type="pct"/>
            <w:noWrap/>
            <w:vAlign w:val="center"/>
            <w:hideMark/>
          </w:tcPr>
          <w:p w14:paraId="0CCD9137" w14:textId="77777777" w:rsidR="00C44F78" w:rsidRPr="002861FE" w:rsidRDefault="00C44F78" w:rsidP="00C44F78">
            <w:pPr>
              <w:jc w:val="center"/>
              <w:rPr>
                <w:rFonts w:cs="Times New Roman"/>
                <w:sz w:val="21"/>
                <w:szCs w:val="21"/>
              </w:rPr>
            </w:pPr>
            <w:r w:rsidRPr="002861FE">
              <w:rPr>
                <w:rFonts w:cs="Times New Roman"/>
                <w:color w:val="000000"/>
                <w:sz w:val="21"/>
                <w:szCs w:val="21"/>
              </w:rPr>
              <w:t>18.00</w:t>
            </w:r>
          </w:p>
        </w:tc>
        <w:tc>
          <w:tcPr>
            <w:tcW w:w="535" w:type="pct"/>
            <w:noWrap/>
            <w:vAlign w:val="center"/>
            <w:hideMark/>
          </w:tcPr>
          <w:p w14:paraId="4548A9B2" w14:textId="77777777" w:rsidR="00C44F78" w:rsidRPr="002861FE" w:rsidRDefault="00C44F78" w:rsidP="00C44F78">
            <w:pPr>
              <w:jc w:val="center"/>
              <w:rPr>
                <w:rFonts w:cs="Times New Roman"/>
                <w:sz w:val="21"/>
                <w:szCs w:val="21"/>
              </w:rPr>
            </w:pPr>
            <w:r w:rsidRPr="002861FE">
              <w:rPr>
                <w:rFonts w:cs="Times New Roman"/>
                <w:color w:val="000000"/>
                <w:sz w:val="21"/>
                <w:szCs w:val="21"/>
              </w:rPr>
              <w:t>58.00</w:t>
            </w:r>
          </w:p>
        </w:tc>
        <w:tc>
          <w:tcPr>
            <w:tcW w:w="404" w:type="pct"/>
            <w:noWrap/>
            <w:vAlign w:val="center"/>
            <w:hideMark/>
          </w:tcPr>
          <w:p w14:paraId="0FA2ECC8" w14:textId="77777777" w:rsidR="00C44F78" w:rsidRPr="002861FE" w:rsidRDefault="00C44F78" w:rsidP="00C44F78">
            <w:pPr>
              <w:jc w:val="center"/>
              <w:rPr>
                <w:rFonts w:cs="Times New Roman"/>
                <w:sz w:val="21"/>
                <w:szCs w:val="21"/>
              </w:rPr>
            </w:pPr>
            <w:r w:rsidRPr="002861FE">
              <w:rPr>
                <w:rFonts w:cs="Times New Roman"/>
                <w:color w:val="000000"/>
                <w:sz w:val="21"/>
                <w:szCs w:val="21"/>
              </w:rPr>
              <w:t>.76</w:t>
            </w:r>
          </w:p>
        </w:tc>
        <w:tc>
          <w:tcPr>
            <w:tcW w:w="404" w:type="pct"/>
            <w:noWrap/>
            <w:vAlign w:val="center"/>
            <w:hideMark/>
          </w:tcPr>
          <w:p w14:paraId="78626355" w14:textId="77777777" w:rsidR="00C44F78" w:rsidRPr="002861FE" w:rsidRDefault="00C44F78" w:rsidP="00C44F78">
            <w:pPr>
              <w:jc w:val="center"/>
              <w:rPr>
                <w:rFonts w:cs="Times New Roman"/>
                <w:sz w:val="21"/>
                <w:szCs w:val="21"/>
              </w:rPr>
            </w:pPr>
            <w:r w:rsidRPr="002861FE">
              <w:rPr>
                <w:rFonts w:cs="Times New Roman"/>
                <w:color w:val="000000"/>
                <w:sz w:val="21"/>
                <w:szCs w:val="21"/>
              </w:rPr>
              <w:t>1.50</w:t>
            </w:r>
          </w:p>
        </w:tc>
      </w:tr>
      <w:tr w:rsidR="00C44F78" w:rsidRPr="002861FE" w14:paraId="5FED1D81" w14:textId="77777777" w:rsidTr="002861FE">
        <w:trPr>
          <w:trHeight w:val="315"/>
        </w:trPr>
        <w:tc>
          <w:tcPr>
            <w:tcW w:w="1521" w:type="pct"/>
            <w:noWrap/>
            <w:vAlign w:val="center"/>
          </w:tcPr>
          <w:p w14:paraId="4BBCF0B7" w14:textId="70F9726B" w:rsidR="00C44F78" w:rsidRPr="002861FE" w:rsidRDefault="00C44F78" w:rsidP="00C44F78">
            <w:pPr>
              <w:jc w:val="center"/>
              <w:rPr>
                <w:rFonts w:cs="Times New Roman"/>
                <w:sz w:val="21"/>
                <w:szCs w:val="21"/>
              </w:rPr>
            </w:pPr>
            <w:r w:rsidRPr="002861FE">
              <w:rPr>
                <w:rFonts w:cs="Times New Roman" w:hint="eastAsia"/>
                <w:sz w:val="21"/>
                <w:szCs w:val="21"/>
              </w:rPr>
              <w:t>受教育水平</w:t>
            </w:r>
          </w:p>
        </w:tc>
        <w:tc>
          <w:tcPr>
            <w:tcW w:w="534" w:type="pct"/>
            <w:noWrap/>
            <w:vAlign w:val="center"/>
          </w:tcPr>
          <w:p w14:paraId="7A2ADC7D" w14:textId="77777777" w:rsidR="00C44F78" w:rsidRPr="002861FE" w:rsidRDefault="00C44F78" w:rsidP="00C44F78">
            <w:pPr>
              <w:jc w:val="center"/>
              <w:rPr>
                <w:rFonts w:cs="Times New Roman"/>
                <w:sz w:val="21"/>
                <w:szCs w:val="21"/>
              </w:rPr>
            </w:pPr>
            <w:r w:rsidRPr="002861FE">
              <w:rPr>
                <w:rFonts w:cs="Times New Roman"/>
                <w:color w:val="000000"/>
                <w:sz w:val="21"/>
                <w:szCs w:val="21"/>
              </w:rPr>
              <w:t>3.93</w:t>
            </w:r>
          </w:p>
        </w:tc>
        <w:tc>
          <w:tcPr>
            <w:tcW w:w="534" w:type="pct"/>
            <w:noWrap/>
            <w:vAlign w:val="center"/>
          </w:tcPr>
          <w:p w14:paraId="5959A4C4" w14:textId="77777777" w:rsidR="00C44F78" w:rsidRPr="002861FE" w:rsidRDefault="00C44F78" w:rsidP="00C44F78">
            <w:pPr>
              <w:jc w:val="center"/>
              <w:rPr>
                <w:rFonts w:cs="Times New Roman"/>
                <w:sz w:val="21"/>
                <w:szCs w:val="21"/>
              </w:rPr>
            </w:pPr>
            <w:r w:rsidRPr="002861FE">
              <w:rPr>
                <w:rFonts w:cs="Times New Roman"/>
                <w:color w:val="000000"/>
                <w:sz w:val="21"/>
                <w:szCs w:val="21"/>
              </w:rPr>
              <w:t>.51</w:t>
            </w:r>
          </w:p>
        </w:tc>
        <w:tc>
          <w:tcPr>
            <w:tcW w:w="535" w:type="pct"/>
            <w:noWrap/>
            <w:vAlign w:val="center"/>
          </w:tcPr>
          <w:p w14:paraId="5F12C8B2" w14:textId="77777777" w:rsidR="00C44F78" w:rsidRPr="002861FE" w:rsidRDefault="00C44F78" w:rsidP="00C44F78">
            <w:pPr>
              <w:jc w:val="center"/>
              <w:rPr>
                <w:rFonts w:cs="Times New Roman"/>
                <w:sz w:val="21"/>
                <w:szCs w:val="21"/>
              </w:rPr>
            </w:pPr>
            <w:r w:rsidRPr="002861FE">
              <w:rPr>
                <w:rFonts w:cs="Times New Roman"/>
                <w:color w:val="000000"/>
                <w:sz w:val="21"/>
                <w:szCs w:val="21"/>
              </w:rPr>
              <w:t>4.00</w:t>
            </w:r>
          </w:p>
        </w:tc>
        <w:tc>
          <w:tcPr>
            <w:tcW w:w="535" w:type="pct"/>
            <w:noWrap/>
            <w:vAlign w:val="center"/>
          </w:tcPr>
          <w:p w14:paraId="6EAA382B"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tcPr>
          <w:p w14:paraId="1339ABDB" w14:textId="77777777" w:rsidR="00C44F78" w:rsidRPr="002861FE" w:rsidRDefault="00C44F78" w:rsidP="00C44F78">
            <w:pPr>
              <w:jc w:val="center"/>
              <w:rPr>
                <w:rFonts w:cs="Times New Roman"/>
                <w:sz w:val="21"/>
                <w:szCs w:val="21"/>
              </w:rPr>
            </w:pPr>
            <w:r w:rsidRPr="002861FE">
              <w:rPr>
                <w:rFonts w:cs="Times New Roman"/>
                <w:color w:val="000000"/>
                <w:sz w:val="21"/>
                <w:szCs w:val="21"/>
              </w:rPr>
              <w:t>5.00</w:t>
            </w:r>
          </w:p>
        </w:tc>
        <w:tc>
          <w:tcPr>
            <w:tcW w:w="404" w:type="pct"/>
            <w:noWrap/>
            <w:vAlign w:val="center"/>
          </w:tcPr>
          <w:p w14:paraId="2682A922" w14:textId="77777777" w:rsidR="00C44F78" w:rsidRPr="002861FE" w:rsidRDefault="00C44F78" w:rsidP="00C44F78">
            <w:pPr>
              <w:jc w:val="center"/>
              <w:rPr>
                <w:rFonts w:cs="Times New Roman"/>
                <w:sz w:val="21"/>
                <w:szCs w:val="21"/>
              </w:rPr>
            </w:pPr>
            <w:r w:rsidRPr="002861FE">
              <w:rPr>
                <w:rFonts w:cs="Times New Roman"/>
                <w:color w:val="000000"/>
                <w:sz w:val="21"/>
                <w:szCs w:val="21"/>
              </w:rPr>
              <w:t>-1.65</w:t>
            </w:r>
          </w:p>
        </w:tc>
        <w:tc>
          <w:tcPr>
            <w:tcW w:w="404" w:type="pct"/>
            <w:noWrap/>
            <w:vAlign w:val="center"/>
          </w:tcPr>
          <w:p w14:paraId="7D9F3625" w14:textId="77777777" w:rsidR="00C44F78" w:rsidRPr="002861FE" w:rsidRDefault="00C44F78" w:rsidP="00C44F78">
            <w:pPr>
              <w:jc w:val="center"/>
              <w:rPr>
                <w:rFonts w:cs="Times New Roman"/>
                <w:sz w:val="21"/>
                <w:szCs w:val="21"/>
              </w:rPr>
            </w:pPr>
            <w:r w:rsidRPr="002861FE">
              <w:rPr>
                <w:rFonts w:cs="Times New Roman"/>
                <w:color w:val="000000"/>
                <w:sz w:val="21"/>
                <w:szCs w:val="21"/>
              </w:rPr>
              <w:t>6.66</w:t>
            </w:r>
          </w:p>
        </w:tc>
      </w:tr>
      <w:tr w:rsidR="00C44F78" w:rsidRPr="002861FE" w14:paraId="55C677FE" w14:textId="77777777" w:rsidTr="002861FE">
        <w:trPr>
          <w:trHeight w:val="315"/>
        </w:trPr>
        <w:tc>
          <w:tcPr>
            <w:tcW w:w="1521" w:type="pct"/>
            <w:noWrap/>
            <w:vAlign w:val="center"/>
            <w:hideMark/>
          </w:tcPr>
          <w:p w14:paraId="2691C5A4" w14:textId="2EF95CFC" w:rsidR="00C44F78" w:rsidRPr="002861FE" w:rsidRDefault="00C44F78" w:rsidP="00C44F78">
            <w:pPr>
              <w:jc w:val="center"/>
              <w:rPr>
                <w:rFonts w:cs="Times New Roman"/>
                <w:sz w:val="21"/>
                <w:szCs w:val="21"/>
              </w:rPr>
            </w:pPr>
            <w:r w:rsidRPr="002861FE">
              <w:rPr>
                <w:rFonts w:cs="Times New Roman" w:hint="eastAsia"/>
                <w:sz w:val="21"/>
                <w:szCs w:val="21"/>
              </w:rPr>
              <w:t>婚姻状况</w:t>
            </w:r>
          </w:p>
        </w:tc>
        <w:tc>
          <w:tcPr>
            <w:tcW w:w="534" w:type="pct"/>
            <w:noWrap/>
            <w:vAlign w:val="center"/>
            <w:hideMark/>
          </w:tcPr>
          <w:p w14:paraId="65529CDD" w14:textId="77777777" w:rsidR="00C44F78" w:rsidRPr="002861FE" w:rsidRDefault="00C44F78" w:rsidP="00C44F78">
            <w:pPr>
              <w:jc w:val="center"/>
              <w:rPr>
                <w:rFonts w:cs="Times New Roman"/>
                <w:sz w:val="21"/>
                <w:szCs w:val="21"/>
              </w:rPr>
            </w:pPr>
            <w:r w:rsidRPr="002861FE">
              <w:rPr>
                <w:rFonts w:cs="Times New Roman"/>
                <w:color w:val="000000"/>
                <w:sz w:val="21"/>
                <w:szCs w:val="21"/>
              </w:rPr>
              <w:t>1.65</w:t>
            </w:r>
          </w:p>
        </w:tc>
        <w:tc>
          <w:tcPr>
            <w:tcW w:w="534" w:type="pct"/>
            <w:noWrap/>
            <w:vAlign w:val="center"/>
            <w:hideMark/>
          </w:tcPr>
          <w:p w14:paraId="2D58B7D5" w14:textId="77777777" w:rsidR="00C44F78" w:rsidRPr="002861FE" w:rsidRDefault="00C44F78" w:rsidP="00C44F78">
            <w:pPr>
              <w:jc w:val="center"/>
              <w:rPr>
                <w:rFonts w:cs="Times New Roman"/>
                <w:sz w:val="21"/>
                <w:szCs w:val="21"/>
              </w:rPr>
            </w:pPr>
            <w:r w:rsidRPr="002861FE">
              <w:rPr>
                <w:rFonts w:cs="Times New Roman"/>
                <w:color w:val="000000"/>
                <w:sz w:val="21"/>
                <w:szCs w:val="21"/>
              </w:rPr>
              <w:t>.61</w:t>
            </w:r>
          </w:p>
        </w:tc>
        <w:tc>
          <w:tcPr>
            <w:tcW w:w="535" w:type="pct"/>
            <w:noWrap/>
            <w:vAlign w:val="center"/>
            <w:hideMark/>
          </w:tcPr>
          <w:p w14:paraId="3F912F49"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c>
          <w:tcPr>
            <w:tcW w:w="535" w:type="pct"/>
            <w:noWrap/>
            <w:vAlign w:val="center"/>
            <w:hideMark/>
          </w:tcPr>
          <w:p w14:paraId="3FCFD33E"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22E7D58E" w14:textId="77777777" w:rsidR="00C44F78" w:rsidRPr="002861FE" w:rsidRDefault="00C44F78" w:rsidP="00C44F78">
            <w:pPr>
              <w:jc w:val="center"/>
              <w:rPr>
                <w:rFonts w:cs="Times New Roman"/>
                <w:sz w:val="21"/>
                <w:szCs w:val="21"/>
              </w:rPr>
            </w:pPr>
            <w:r w:rsidRPr="002861FE">
              <w:rPr>
                <w:rFonts w:cs="Times New Roman"/>
                <w:color w:val="000000"/>
                <w:sz w:val="21"/>
                <w:szCs w:val="21"/>
              </w:rPr>
              <w:t>3.00</w:t>
            </w:r>
          </w:p>
        </w:tc>
        <w:tc>
          <w:tcPr>
            <w:tcW w:w="404" w:type="pct"/>
            <w:noWrap/>
            <w:vAlign w:val="center"/>
            <w:hideMark/>
          </w:tcPr>
          <w:p w14:paraId="32F86EDF" w14:textId="77777777" w:rsidR="00C44F78" w:rsidRPr="002861FE" w:rsidRDefault="00C44F78" w:rsidP="00C44F78">
            <w:pPr>
              <w:jc w:val="center"/>
              <w:rPr>
                <w:rFonts w:cs="Times New Roman"/>
                <w:sz w:val="21"/>
                <w:szCs w:val="21"/>
              </w:rPr>
            </w:pPr>
            <w:r w:rsidRPr="002861FE">
              <w:rPr>
                <w:rFonts w:cs="Times New Roman"/>
                <w:color w:val="000000"/>
                <w:sz w:val="21"/>
                <w:szCs w:val="21"/>
              </w:rPr>
              <w:t>.37</w:t>
            </w:r>
          </w:p>
        </w:tc>
        <w:tc>
          <w:tcPr>
            <w:tcW w:w="404" w:type="pct"/>
            <w:noWrap/>
            <w:vAlign w:val="center"/>
            <w:hideMark/>
          </w:tcPr>
          <w:p w14:paraId="7FC22305" w14:textId="77777777" w:rsidR="00C44F78" w:rsidRPr="002861FE" w:rsidRDefault="00C44F78" w:rsidP="00C44F78">
            <w:pPr>
              <w:jc w:val="center"/>
              <w:rPr>
                <w:rFonts w:cs="Times New Roman"/>
                <w:sz w:val="21"/>
                <w:szCs w:val="21"/>
              </w:rPr>
            </w:pPr>
            <w:r w:rsidRPr="002861FE">
              <w:rPr>
                <w:rFonts w:cs="Times New Roman"/>
                <w:color w:val="000000"/>
                <w:sz w:val="21"/>
                <w:szCs w:val="21"/>
              </w:rPr>
              <w:t>-.68</w:t>
            </w:r>
          </w:p>
        </w:tc>
      </w:tr>
      <w:tr w:rsidR="00C44F78" w:rsidRPr="002861FE" w14:paraId="29975FF8" w14:textId="77777777" w:rsidTr="002861FE">
        <w:trPr>
          <w:trHeight w:val="315"/>
        </w:trPr>
        <w:tc>
          <w:tcPr>
            <w:tcW w:w="1521" w:type="pct"/>
            <w:noWrap/>
            <w:vAlign w:val="center"/>
            <w:hideMark/>
          </w:tcPr>
          <w:p w14:paraId="39F62ACF" w14:textId="6211BF53" w:rsidR="00AA4A6C" w:rsidRPr="002861FE" w:rsidRDefault="00C44F78" w:rsidP="00C44F78">
            <w:pPr>
              <w:jc w:val="center"/>
              <w:rPr>
                <w:rFonts w:cs="Times New Roman"/>
                <w:sz w:val="21"/>
                <w:szCs w:val="21"/>
              </w:rPr>
            </w:pPr>
            <w:r w:rsidRPr="002861FE">
              <w:rPr>
                <w:rFonts w:cs="Times New Roman" w:hint="eastAsia"/>
                <w:color w:val="000000"/>
                <w:sz w:val="21"/>
                <w:szCs w:val="21"/>
              </w:rPr>
              <w:t>对蓝色的态度</w:t>
            </w:r>
          </w:p>
        </w:tc>
        <w:tc>
          <w:tcPr>
            <w:tcW w:w="534" w:type="pct"/>
            <w:noWrap/>
            <w:vAlign w:val="center"/>
            <w:hideMark/>
          </w:tcPr>
          <w:p w14:paraId="10088956" w14:textId="77777777" w:rsidR="00AA4A6C" w:rsidRPr="002861FE" w:rsidRDefault="00AA4A6C" w:rsidP="00C44F78">
            <w:pPr>
              <w:jc w:val="center"/>
              <w:rPr>
                <w:rFonts w:cs="Times New Roman"/>
                <w:sz w:val="21"/>
                <w:szCs w:val="21"/>
              </w:rPr>
            </w:pPr>
            <w:r w:rsidRPr="002861FE">
              <w:rPr>
                <w:rFonts w:cs="Times New Roman"/>
                <w:color w:val="000000"/>
                <w:sz w:val="21"/>
                <w:szCs w:val="21"/>
              </w:rPr>
              <w:t>5.62</w:t>
            </w:r>
          </w:p>
        </w:tc>
        <w:tc>
          <w:tcPr>
            <w:tcW w:w="534" w:type="pct"/>
            <w:noWrap/>
            <w:vAlign w:val="center"/>
            <w:hideMark/>
          </w:tcPr>
          <w:p w14:paraId="32896C94" w14:textId="77777777" w:rsidR="00AA4A6C" w:rsidRPr="002861FE" w:rsidRDefault="00AA4A6C" w:rsidP="00C44F78">
            <w:pPr>
              <w:jc w:val="center"/>
              <w:rPr>
                <w:rFonts w:cs="Times New Roman"/>
                <w:sz w:val="21"/>
                <w:szCs w:val="21"/>
              </w:rPr>
            </w:pPr>
            <w:r w:rsidRPr="002861FE">
              <w:rPr>
                <w:rFonts w:cs="Times New Roman"/>
                <w:color w:val="000000"/>
                <w:sz w:val="21"/>
                <w:szCs w:val="21"/>
              </w:rPr>
              <w:t>1.12</w:t>
            </w:r>
          </w:p>
        </w:tc>
        <w:tc>
          <w:tcPr>
            <w:tcW w:w="535" w:type="pct"/>
            <w:noWrap/>
            <w:vAlign w:val="center"/>
            <w:hideMark/>
          </w:tcPr>
          <w:p w14:paraId="5D17366A" w14:textId="77777777" w:rsidR="00AA4A6C" w:rsidRPr="002861FE" w:rsidRDefault="00AA4A6C" w:rsidP="00C44F78">
            <w:pPr>
              <w:jc w:val="center"/>
              <w:rPr>
                <w:rFonts w:cs="Times New Roman"/>
                <w:sz w:val="21"/>
                <w:szCs w:val="21"/>
              </w:rPr>
            </w:pPr>
            <w:r w:rsidRPr="002861FE">
              <w:rPr>
                <w:rFonts w:cs="Times New Roman"/>
                <w:color w:val="000000"/>
                <w:sz w:val="21"/>
                <w:szCs w:val="21"/>
              </w:rPr>
              <w:t>5.86</w:t>
            </w:r>
          </w:p>
        </w:tc>
        <w:tc>
          <w:tcPr>
            <w:tcW w:w="535" w:type="pct"/>
            <w:noWrap/>
            <w:vAlign w:val="center"/>
            <w:hideMark/>
          </w:tcPr>
          <w:p w14:paraId="5E8F79BE"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413E43D1" w14:textId="77777777" w:rsidR="00AA4A6C" w:rsidRPr="002861FE" w:rsidRDefault="00AA4A6C" w:rsidP="00C44F78">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0CBC81F2" w14:textId="77777777" w:rsidR="00AA4A6C" w:rsidRPr="002861FE" w:rsidRDefault="00AA4A6C" w:rsidP="00C44F78">
            <w:pPr>
              <w:jc w:val="center"/>
              <w:rPr>
                <w:rFonts w:cs="Times New Roman"/>
                <w:sz w:val="21"/>
                <w:szCs w:val="21"/>
              </w:rPr>
            </w:pPr>
            <w:r w:rsidRPr="002861FE">
              <w:rPr>
                <w:rFonts w:cs="Times New Roman"/>
                <w:color w:val="000000"/>
                <w:sz w:val="21"/>
                <w:szCs w:val="21"/>
              </w:rPr>
              <w:t>-1.44</w:t>
            </w:r>
          </w:p>
        </w:tc>
        <w:tc>
          <w:tcPr>
            <w:tcW w:w="404" w:type="pct"/>
            <w:noWrap/>
            <w:vAlign w:val="center"/>
            <w:hideMark/>
          </w:tcPr>
          <w:p w14:paraId="36D1CC4C" w14:textId="77777777" w:rsidR="00AA4A6C" w:rsidRPr="002861FE" w:rsidRDefault="00AA4A6C" w:rsidP="00C44F78">
            <w:pPr>
              <w:jc w:val="center"/>
              <w:rPr>
                <w:rFonts w:cs="Times New Roman"/>
                <w:sz w:val="21"/>
                <w:szCs w:val="21"/>
              </w:rPr>
            </w:pPr>
            <w:r w:rsidRPr="002861FE">
              <w:rPr>
                <w:rFonts w:cs="Times New Roman"/>
                <w:color w:val="000000"/>
                <w:sz w:val="21"/>
                <w:szCs w:val="21"/>
              </w:rPr>
              <w:t>2.64</w:t>
            </w:r>
          </w:p>
        </w:tc>
      </w:tr>
      <w:tr w:rsidR="002861FE" w:rsidRPr="002861FE" w14:paraId="395A638A" w14:textId="77777777" w:rsidTr="002861FE">
        <w:trPr>
          <w:trHeight w:val="315"/>
        </w:trPr>
        <w:tc>
          <w:tcPr>
            <w:tcW w:w="1521" w:type="pct"/>
            <w:noWrap/>
            <w:vAlign w:val="center"/>
            <w:hideMark/>
          </w:tcPr>
          <w:p w14:paraId="2F497733" w14:textId="4B118A65" w:rsidR="002861FE" w:rsidRPr="002861FE" w:rsidRDefault="002861FE" w:rsidP="002861FE">
            <w:pPr>
              <w:jc w:val="center"/>
              <w:rPr>
                <w:rFonts w:cs="Times New Roman"/>
                <w:sz w:val="21"/>
                <w:szCs w:val="21"/>
                <w:lang w:eastAsia="zh-CN"/>
              </w:rPr>
            </w:pPr>
            <w:r w:rsidRPr="002861FE">
              <w:rPr>
                <w:rFonts w:cs="Times New Roman" w:hint="eastAsia"/>
                <w:sz w:val="21"/>
                <w:szCs w:val="21"/>
                <w:lang w:eastAsia="zh-CN"/>
              </w:rPr>
              <w:t>基于能力的社会比较倾向</w:t>
            </w:r>
          </w:p>
        </w:tc>
        <w:tc>
          <w:tcPr>
            <w:tcW w:w="534" w:type="pct"/>
            <w:noWrap/>
            <w:vAlign w:val="center"/>
            <w:hideMark/>
          </w:tcPr>
          <w:p w14:paraId="20BC147D" w14:textId="77777777" w:rsidR="002861FE" w:rsidRPr="002861FE" w:rsidRDefault="002861FE" w:rsidP="002861FE">
            <w:pPr>
              <w:jc w:val="center"/>
              <w:rPr>
                <w:rFonts w:cs="Times New Roman"/>
                <w:sz w:val="21"/>
                <w:szCs w:val="21"/>
              </w:rPr>
            </w:pPr>
            <w:r w:rsidRPr="002861FE">
              <w:rPr>
                <w:rFonts w:cs="Times New Roman"/>
                <w:color w:val="000000"/>
                <w:sz w:val="21"/>
                <w:szCs w:val="21"/>
              </w:rPr>
              <w:t>4.64</w:t>
            </w:r>
          </w:p>
        </w:tc>
        <w:tc>
          <w:tcPr>
            <w:tcW w:w="534" w:type="pct"/>
            <w:noWrap/>
            <w:vAlign w:val="center"/>
            <w:hideMark/>
          </w:tcPr>
          <w:p w14:paraId="6A6ACBAF" w14:textId="77777777" w:rsidR="002861FE" w:rsidRPr="002861FE" w:rsidRDefault="002861FE" w:rsidP="002861FE">
            <w:pPr>
              <w:jc w:val="center"/>
              <w:rPr>
                <w:rFonts w:cs="Times New Roman"/>
                <w:sz w:val="21"/>
                <w:szCs w:val="21"/>
              </w:rPr>
            </w:pPr>
            <w:r w:rsidRPr="002861FE">
              <w:rPr>
                <w:rFonts w:cs="Times New Roman"/>
                <w:color w:val="000000"/>
                <w:sz w:val="21"/>
                <w:szCs w:val="21"/>
              </w:rPr>
              <w:t>1.09</w:t>
            </w:r>
          </w:p>
        </w:tc>
        <w:tc>
          <w:tcPr>
            <w:tcW w:w="535" w:type="pct"/>
            <w:noWrap/>
            <w:vAlign w:val="center"/>
            <w:hideMark/>
          </w:tcPr>
          <w:p w14:paraId="1E14F555" w14:textId="77777777" w:rsidR="002861FE" w:rsidRPr="002861FE" w:rsidRDefault="002861FE" w:rsidP="002861FE">
            <w:pPr>
              <w:jc w:val="center"/>
              <w:rPr>
                <w:rFonts w:cs="Times New Roman"/>
                <w:sz w:val="21"/>
                <w:szCs w:val="21"/>
              </w:rPr>
            </w:pPr>
            <w:r w:rsidRPr="002861FE">
              <w:rPr>
                <w:rFonts w:cs="Times New Roman"/>
                <w:color w:val="000000"/>
                <w:sz w:val="21"/>
                <w:szCs w:val="21"/>
              </w:rPr>
              <w:t>4.80</w:t>
            </w:r>
          </w:p>
        </w:tc>
        <w:tc>
          <w:tcPr>
            <w:tcW w:w="535" w:type="pct"/>
            <w:noWrap/>
            <w:vAlign w:val="center"/>
            <w:hideMark/>
          </w:tcPr>
          <w:p w14:paraId="251481EA" w14:textId="77777777" w:rsidR="002861FE" w:rsidRPr="002861FE" w:rsidRDefault="002861FE" w:rsidP="002861FE">
            <w:pPr>
              <w:jc w:val="center"/>
              <w:rPr>
                <w:rFonts w:cs="Times New Roman"/>
                <w:sz w:val="21"/>
                <w:szCs w:val="21"/>
              </w:rPr>
            </w:pPr>
            <w:r w:rsidRPr="002861FE">
              <w:rPr>
                <w:rFonts w:cs="Times New Roman"/>
                <w:color w:val="000000"/>
                <w:sz w:val="21"/>
                <w:szCs w:val="21"/>
              </w:rPr>
              <w:t>1.40</w:t>
            </w:r>
          </w:p>
        </w:tc>
        <w:tc>
          <w:tcPr>
            <w:tcW w:w="535" w:type="pct"/>
            <w:noWrap/>
            <w:vAlign w:val="center"/>
            <w:hideMark/>
          </w:tcPr>
          <w:p w14:paraId="1EC8C527" w14:textId="77777777" w:rsidR="002861FE" w:rsidRPr="002861FE" w:rsidRDefault="002861FE" w:rsidP="002861FE">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1740262A" w14:textId="77777777" w:rsidR="002861FE" w:rsidRPr="002861FE" w:rsidRDefault="002861FE" w:rsidP="002861FE">
            <w:pPr>
              <w:jc w:val="center"/>
              <w:rPr>
                <w:rFonts w:cs="Times New Roman"/>
                <w:sz w:val="21"/>
                <w:szCs w:val="21"/>
              </w:rPr>
            </w:pPr>
            <w:r w:rsidRPr="002861FE">
              <w:rPr>
                <w:rFonts w:cs="Times New Roman"/>
                <w:color w:val="000000"/>
                <w:sz w:val="21"/>
                <w:szCs w:val="21"/>
              </w:rPr>
              <w:t>-.37</w:t>
            </w:r>
          </w:p>
        </w:tc>
        <w:tc>
          <w:tcPr>
            <w:tcW w:w="404" w:type="pct"/>
            <w:noWrap/>
            <w:vAlign w:val="center"/>
            <w:hideMark/>
          </w:tcPr>
          <w:p w14:paraId="1304C731" w14:textId="77777777" w:rsidR="002861FE" w:rsidRPr="002861FE" w:rsidRDefault="002861FE" w:rsidP="002861FE">
            <w:pPr>
              <w:jc w:val="center"/>
              <w:rPr>
                <w:rFonts w:cs="Times New Roman"/>
                <w:sz w:val="21"/>
                <w:szCs w:val="21"/>
              </w:rPr>
            </w:pPr>
            <w:r w:rsidRPr="002861FE">
              <w:rPr>
                <w:rFonts w:cs="Times New Roman"/>
                <w:color w:val="000000"/>
                <w:sz w:val="21"/>
                <w:szCs w:val="21"/>
              </w:rPr>
              <w:t>-.36</w:t>
            </w:r>
          </w:p>
        </w:tc>
      </w:tr>
      <w:tr w:rsidR="002861FE" w:rsidRPr="002861FE" w14:paraId="3EDF746A" w14:textId="77777777" w:rsidTr="002861FE">
        <w:trPr>
          <w:trHeight w:val="315"/>
        </w:trPr>
        <w:tc>
          <w:tcPr>
            <w:tcW w:w="1521" w:type="pct"/>
            <w:noWrap/>
            <w:vAlign w:val="center"/>
            <w:hideMark/>
          </w:tcPr>
          <w:p w14:paraId="5BA97C93" w14:textId="76BCA92B" w:rsidR="002861FE" w:rsidRPr="002861FE" w:rsidRDefault="002861FE" w:rsidP="002861FE">
            <w:pPr>
              <w:jc w:val="center"/>
              <w:rPr>
                <w:rFonts w:cs="Times New Roman"/>
                <w:sz w:val="21"/>
                <w:szCs w:val="21"/>
                <w:lang w:eastAsia="zh-CN"/>
              </w:rPr>
            </w:pPr>
            <w:r w:rsidRPr="002861FE">
              <w:rPr>
                <w:rFonts w:cs="Times New Roman" w:hint="eastAsia"/>
                <w:sz w:val="21"/>
                <w:szCs w:val="21"/>
                <w:lang w:eastAsia="zh-CN"/>
              </w:rPr>
              <w:t>基于观点的社会比较倾向</w:t>
            </w:r>
          </w:p>
        </w:tc>
        <w:tc>
          <w:tcPr>
            <w:tcW w:w="534" w:type="pct"/>
            <w:noWrap/>
            <w:vAlign w:val="center"/>
            <w:hideMark/>
          </w:tcPr>
          <w:p w14:paraId="40A0D6E0" w14:textId="77777777" w:rsidR="002861FE" w:rsidRPr="002861FE" w:rsidRDefault="002861FE" w:rsidP="002861FE">
            <w:pPr>
              <w:jc w:val="center"/>
              <w:rPr>
                <w:rFonts w:cs="Times New Roman"/>
                <w:sz w:val="21"/>
                <w:szCs w:val="21"/>
              </w:rPr>
            </w:pPr>
            <w:r w:rsidRPr="002861FE">
              <w:rPr>
                <w:rFonts w:cs="Times New Roman"/>
                <w:color w:val="000000"/>
                <w:sz w:val="21"/>
                <w:szCs w:val="21"/>
              </w:rPr>
              <w:t>4.86</w:t>
            </w:r>
          </w:p>
        </w:tc>
        <w:tc>
          <w:tcPr>
            <w:tcW w:w="534" w:type="pct"/>
            <w:noWrap/>
            <w:vAlign w:val="center"/>
            <w:hideMark/>
          </w:tcPr>
          <w:p w14:paraId="756037F9" w14:textId="77777777" w:rsidR="002861FE" w:rsidRPr="002861FE" w:rsidRDefault="002861FE" w:rsidP="002861FE">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07503B2E" w14:textId="77777777" w:rsidR="002861FE" w:rsidRPr="002861FE" w:rsidRDefault="002861FE" w:rsidP="002861FE">
            <w:pPr>
              <w:jc w:val="center"/>
              <w:rPr>
                <w:rFonts w:cs="Times New Roman"/>
                <w:sz w:val="21"/>
                <w:szCs w:val="21"/>
              </w:rPr>
            </w:pPr>
            <w:r w:rsidRPr="002861FE">
              <w:rPr>
                <w:rFonts w:cs="Times New Roman"/>
                <w:color w:val="000000"/>
                <w:sz w:val="21"/>
                <w:szCs w:val="21"/>
              </w:rPr>
              <w:t>5.00</w:t>
            </w:r>
          </w:p>
        </w:tc>
        <w:tc>
          <w:tcPr>
            <w:tcW w:w="535" w:type="pct"/>
            <w:noWrap/>
            <w:vAlign w:val="center"/>
            <w:hideMark/>
          </w:tcPr>
          <w:p w14:paraId="2BFB0098" w14:textId="77777777" w:rsidR="002861FE" w:rsidRPr="002861FE" w:rsidRDefault="002861FE" w:rsidP="002861FE">
            <w:pPr>
              <w:jc w:val="center"/>
              <w:rPr>
                <w:rFonts w:cs="Times New Roman"/>
                <w:sz w:val="21"/>
                <w:szCs w:val="21"/>
              </w:rPr>
            </w:pPr>
            <w:r w:rsidRPr="002861FE">
              <w:rPr>
                <w:rFonts w:cs="Times New Roman"/>
                <w:color w:val="000000"/>
                <w:sz w:val="21"/>
                <w:szCs w:val="21"/>
              </w:rPr>
              <w:t>1.43</w:t>
            </w:r>
          </w:p>
        </w:tc>
        <w:tc>
          <w:tcPr>
            <w:tcW w:w="535" w:type="pct"/>
            <w:noWrap/>
            <w:vAlign w:val="center"/>
            <w:hideMark/>
          </w:tcPr>
          <w:p w14:paraId="5752997D" w14:textId="77777777" w:rsidR="002861FE" w:rsidRPr="002861FE" w:rsidRDefault="002861FE" w:rsidP="002861FE">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16D73B30" w14:textId="77777777" w:rsidR="002861FE" w:rsidRPr="002861FE" w:rsidRDefault="002861FE" w:rsidP="002861FE">
            <w:pPr>
              <w:jc w:val="center"/>
              <w:rPr>
                <w:rFonts w:cs="Times New Roman"/>
                <w:sz w:val="21"/>
                <w:szCs w:val="21"/>
              </w:rPr>
            </w:pPr>
            <w:r w:rsidRPr="002861FE">
              <w:rPr>
                <w:rFonts w:cs="Times New Roman"/>
                <w:color w:val="000000"/>
                <w:sz w:val="21"/>
                <w:szCs w:val="21"/>
              </w:rPr>
              <w:t>-.71</w:t>
            </w:r>
          </w:p>
        </w:tc>
        <w:tc>
          <w:tcPr>
            <w:tcW w:w="404" w:type="pct"/>
            <w:noWrap/>
            <w:vAlign w:val="center"/>
            <w:hideMark/>
          </w:tcPr>
          <w:p w14:paraId="5A064DB1" w14:textId="77777777" w:rsidR="002861FE" w:rsidRPr="002861FE" w:rsidRDefault="002861FE" w:rsidP="002861FE">
            <w:pPr>
              <w:jc w:val="center"/>
              <w:rPr>
                <w:rFonts w:cs="Times New Roman"/>
                <w:sz w:val="21"/>
                <w:szCs w:val="21"/>
              </w:rPr>
            </w:pPr>
            <w:r w:rsidRPr="002861FE">
              <w:rPr>
                <w:rFonts w:cs="Times New Roman"/>
                <w:color w:val="000000"/>
                <w:sz w:val="21"/>
                <w:szCs w:val="21"/>
              </w:rPr>
              <w:t>.36</w:t>
            </w:r>
          </w:p>
        </w:tc>
      </w:tr>
      <w:tr w:rsidR="00C44F78" w:rsidRPr="002861FE" w14:paraId="0E4174B6" w14:textId="77777777" w:rsidTr="002861FE">
        <w:trPr>
          <w:trHeight w:val="315"/>
        </w:trPr>
        <w:tc>
          <w:tcPr>
            <w:tcW w:w="1521" w:type="pct"/>
            <w:noWrap/>
            <w:vAlign w:val="center"/>
            <w:hideMark/>
          </w:tcPr>
          <w:p w14:paraId="1D81DCAE" w14:textId="3D2BA9CD" w:rsidR="00C44F78" w:rsidRPr="002861FE" w:rsidRDefault="00C44F78" w:rsidP="00C44F78">
            <w:pPr>
              <w:jc w:val="center"/>
              <w:rPr>
                <w:rFonts w:cs="Times New Roman"/>
                <w:sz w:val="21"/>
                <w:szCs w:val="21"/>
              </w:rPr>
            </w:pPr>
            <w:r w:rsidRPr="002861FE">
              <w:rPr>
                <w:rFonts w:cs="Times New Roman" w:hint="eastAsia"/>
                <w:sz w:val="21"/>
                <w:szCs w:val="21"/>
              </w:rPr>
              <w:t>相对剥夺感</w:t>
            </w:r>
          </w:p>
        </w:tc>
        <w:tc>
          <w:tcPr>
            <w:tcW w:w="534" w:type="pct"/>
            <w:noWrap/>
            <w:vAlign w:val="center"/>
            <w:hideMark/>
          </w:tcPr>
          <w:p w14:paraId="675C231C" w14:textId="77777777" w:rsidR="00C44F78" w:rsidRPr="002861FE" w:rsidRDefault="00C44F78" w:rsidP="00C44F78">
            <w:pPr>
              <w:jc w:val="center"/>
              <w:rPr>
                <w:rFonts w:cs="Times New Roman"/>
                <w:sz w:val="21"/>
                <w:szCs w:val="21"/>
              </w:rPr>
            </w:pPr>
            <w:r w:rsidRPr="002861FE">
              <w:rPr>
                <w:rFonts w:cs="Times New Roman"/>
                <w:color w:val="000000"/>
                <w:sz w:val="21"/>
                <w:szCs w:val="21"/>
              </w:rPr>
              <w:t>3.31</w:t>
            </w:r>
          </w:p>
        </w:tc>
        <w:tc>
          <w:tcPr>
            <w:tcW w:w="534" w:type="pct"/>
            <w:noWrap/>
            <w:vAlign w:val="center"/>
            <w:hideMark/>
          </w:tcPr>
          <w:p w14:paraId="54BBCB67" w14:textId="77777777" w:rsidR="00C44F78" w:rsidRPr="002861FE" w:rsidRDefault="00C44F78" w:rsidP="00C44F78">
            <w:pPr>
              <w:jc w:val="center"/>
              <w:rPr>
                <w:rFonts w:cs="Times New Roman"/>
                <w:sz w:val="21"/>
                <w:szCs w:val="21"/>
              </w:rPr>
            </w:pPr>
            <w:r w:rsidRPr="002861FE">
              <w:rPr>
                <w:rFonts w:cs="Times New Roman"/>
                <w:color w:val="000000"/>
                <w:sz w:val="21"/>
                <w:szCs w:val="21"/>
              </w:rPr>
              <w:t>1.22</w:t>
            </w:r>
          </w:p>
        </w:tc>
        <w:tc>
          <w:tcPr>
            <w:tcW w:w="535" w:type="pct"/>
            <w:noWrap/>
            <w:vAlign w:val="center"/>
            <w:hideMark/>
          </w:tcPr>
          <w:p w14:paraId="43770D47" w14:textId="77777777" w:rsidR="00C44F78" w:rsidRPr="002861FE" w:rsidRDefault="00C44F78" w:rsidP="00C44F78">
            <w:pPr>
              <w:jc w:val="center"/>
              <w:rPr>
                <w:rFonts w:cs="Times New Roman"/>
                <w:sz w:val="21"/>
                <w:szCs w:val="21"/>
              </w:rPr>
            </w:pPr>
            <w:r w:rsidRPr="002861FE">
              <w:rPr>
                <w:rFonts w:cs="Times New Roman"/>
                <w:color w:val="000000"/>
                <w:sz w:val="21"/>
                <w:szCs w:val="21"/>
              </w:rPr>
              <w:t>3.20</w:t>
            </w:r>
          </w:p>
        </w:tc>
        <w:tc>
          <w:tcPr>
            <w:tcW w:w="535" w:type="pct"/>
            <w:noWrap/>
            <w:vAlign w:val="center"/>
            <w:hideMark/>
          </w:tcPr>
          <w:p w14:paraId="494534FC"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7F0E795D" w14:textId="77777777" w:rsidR="00C44F78" w:rsidRPr="002861FE" w:rsidRDefault="00C44F78" w:rsidP="00C44F78">
            <w:pPr>
              <w:jc w:val="center"/>
              <w:rPr>
                <w:rFonts w:cs="Times New Roman"/>
                <w:sz w:val="21"/>
                <w:szCs w:val="21"/>
              </w:rPr>
            </w:pPr>
            <w:r w:rsidRPr="002861FE">
              <w:rPr>
                <w:rFonts w:cs="Times New Roman"/>
                <w:color w:val="000000"/>
                <w:sz w:val="21"/>
                <w:szCs w:val="21"/>
              </w:rPr>
              <w:t>6.60</w:t>
            </w:r>
          </w:p>
        </w:tc>
        <w:tc>
          <w:tcPr>
            <w:tcW w:w="404" w:type="pct"/>
            <w:noWrap/>
            <w:vAlign w:val="center"/>
            <w:hideMark/>
          </w:tcPr>
          <w:p w14:paraId="6952F279" w14:textId="77777777" w:rsidR="00C44F78" w:rsidRPr="002861FE" w:rsidRDefault="00C44F78" w:rsidP="00C44F78">
            <w:pPr>
              <w:jc w:val="center"/>
              <w:rPr>
                <w:rFonts w:cs="Times New Roman"/>
                <w:sz w:val="21"/>
                <w:szCs w:val="21"/>
              </w:rPr>
            </w:pPr>
            <w:r w:rsidRPr="002861FE">
              <w:rPr>
                <w:rFonts w:cs="Times New Roman"/>
                <w:color w:val="000000"/>
                <w:sz w:val="21"/>
                <w:szCs w:val="21"/>
              </w:rPr>
              <w:t>.32</w:t>
            </w:r>
          </w:p>
        </w:tc>
        <w:tc>
          <w:tcPr>
            <w:tcW w:w="404" w:type="pct"/>
            <w:noWrap/>
            <w:vAlign w:val="center"/>
            <w:hideMark/>
          </w:tcPr>
          <w:p w14:paraId="2E2CF861" w14:textId="77777777" w:rsidR="00C44F78" w:rsidRPr="002861FE" w:rsidRDefault="00C44F78" w:rsidP="00C44F78">
            <w:pPr>
              <w:jc w:val="center"/>
              <w:rPr>
                <w:rFonts w:cs="Times New Roman"/>
                <w:sz w:val="21"/>
                <w:szCs w:val="21"/>
              </w:rPr>
            </w:pPr>
            <w:r w:rsidRPr="002861FE">
              <w:rPr>
                <w:rFonts w:cs="Times New Roman"/>
                <w:color w:val="000000"/>
                <w:sz w:val="21"/>
                <w:szCs w:val="21"/>
              </w:rPr>
              <w:t>-.73</w:t>
            </w:r>
          </w:p>
        </w:tc>
      </w:tr>
      <w:tr w:rsidR="00C44F78" w:rsidRPr="002861FE" w14:paraId="03CB1255" w14:textId="77777777" w:rsidTr="002861FE">
        <w:trPr>
          <w:trHeight w:val="315"/>
        </w:trPr>
        <w:tc>
          <w:tcPr>
            <w:tcW w:w="1521" w:type="pct"/>
            <w:noWrap/>
            <w:vAlign w:val="center"/>
            <w:hideMark/>
          </w:tcPr>
          <w:p w14:paraId="00272AEF" w14:textId="4D68D56E" w:rsidR="00C44F78" w:rsidRPr="002861FE" w:rsidRDefault="00C44F78" w:rsidP="00C44F78">
            <w:pPr>
              <w:jc w:val="center"/>
              <w:rPr>
                <w:rFonts w:cs="Times New Roman"/>
                <w:sz w:val="21"/>
                <w:szCs w:val="21"/>
              </w:rPr>
            </w:pPr>
            <w:r w:rsidRPr="002861FE">
              <w:rPr>
                <w:rFonts w:cs="Times New Roman" w:hint="eastAsia"/>
                <w:sz w:val="21"/>
                <w:szCs w:val="21"/>
              </w:rPr>
              <w:t>感知到的优越感</w:t>
            </w:r>
          </w:p>
        </w:tc>
        <w:tc>
          <w:tcPr>
            <w:tcW w:w="534" w:type="pct"/>
            <w:noWrap/>
            <w:vAlign w:val="center"/>
            <w:hideMark/>
          </w:tcPr>
          <w:p w14:paraId="0EC1A1C3" w14:textId="77777777" w:rsidR="00C44F78" w:rsidRPr="002861FE" w:rsidRDefault="00C44F78" w:rsidP="00C44F78">
            <w:pPr>
              <w:jc w:val="center"/>
              <w:rPr>
                <w:rFonts w:cs="Times New Roman"/>
                <w:sz w:val="21"/>
                <w:szCs w:val="21"/>
              </w:rPr>
            </w:pPr>
            <w:r w:rsidRPr="002861FE">
              <w:rPr>
                <w:rFonts w:cs="Times New Roman"/>
                <w:color w:val="000000"/>
                <w:sz w:val="21"/>
                <w:szCs w:val="21"/>
              </w:rPr>
              <w:t>3.94</w:t>
            </w:r>
          </w:p>
        </w:tc>
        <w:tc>
          <w:tcPr>
            <w:tcW w:w="534" w:type="pct"/>
            <w:noWrap/>
            <w:vAlign w:val="center"/>
            <w:hideMark/>
          </w:tcPr>
          <w:p w14:paraId="35676220" w14:textId="77777777" w:rsidR="00C44F78" w:rsidRPr="002861FE" w:rsidRDefault="00C44F78" w:rsidP="00C44F78">
            <w:pPr>
              <w:jc w:val="center"/>
              <w:rPr>
                <w:rFonts w:cs="Times New Roman"/>
                <w:sz w:val="21"/>
                <w:szCs w:val="21"/>
              </w:rPr>
            </w:pPr>
            <w:r w:rsidRPr="002861FE">
              <w:rPr>
                <w:rFonts w:cs="Times New Roman"/>
                <w:color w:val="000000"/>
                <w:sz w:val="21"/>
                <w:szCs w:val="21"/>
              </w:rPr>
              <w:t>1.12</w:t>
            </w:r>
          </w:p>
        </w:tc>
        <w:tc>
          <w:tcPr>
            <w:tcW w:w="535" w:type="pct"/>
            <w:noWrap/>
            <w:vAlign w:val="center"/>
            <w:hideMark/>
          </w:tcPr>
          <w:p w14:paraId="5A2C2683" w14:textId="77777777" w:rsidR="00C44F78" w:rsidRPr="002861FE" w:rsidRDefault="00C44F78" w:rsidP="00C44F78">
            <w:pPr>
              <w:jc w:val="center"/>
              <w:rPr>
                <w:rFonts w:cs="Times New Roman"/>
                <w:sz w:val="21"/>
                <w:szCs w:val="21"/>
              </w:rPr>
            </w:pPr>
            <w:r w:rsidRPr="002861FE">
              <w:rPr>
                <w:rFonts w:cs="Times New Roman"/>
                <w:color w:val="000000"/>
                <w:sz w:val="21"/>
                <w:szCs w:val="21"/>
              </w:rPr>
              <w:t>3.83</w:t>
            </w:r>
          </w:p>
        </w:tc>
        <w:tc>
          <w:tcPr>
            <w:tcW w:w="535" w:type="pct"/>
            <w:noWrap/>
            <w:vAlign w:val="center"/>
            <w:hideMark/>
          </w:tcPr>
          <w:p w14:paraId="6ACE54F7"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089E7EB8" w14:textId="77777777" w:rsidR="00C44F78" w:rsidRPr="002861FE" w:rsidRDefault="00C44F78" w:rsidP="00C44F78">
            <w:pPr>
              <w:jc w:val="center"/>
              <w:rPr>
                <w:rFonts w:cs="Times New Roman"/>
                <w:sz w:val="21"/>
                <w:szCs w:val="21"/>
              </w:rPr>
            </w:pPr>
            <w:r w:rsidRPr="002861FE">
              <w:rPr>
                <w:rFonts w:cs="Times New Roman"/>
                <w:color w:val="000000"/>
                <w:sz w:val="21"/>
                <w:szCs w:val="21"/>
              </w:rPr>
              <w:t>6.50</w:t>
            </w:r>
          </w:p>
        </w:tc>
        <w:tc>
          <w:tcPr>
            <w:tcW w:w="404" w:type="pct"/>
            <w:noWrap/>
            <w:vAlign w:val="center"/>
            <w:hideMark/>
          </w:tcPr>
          <w:p w14:paraId="43701D67" w14:textId="77777777" w:rsidR="00C44F78" w:rsidRPr="002861FE" w:rsidRDefault="00C44F78" w:rsidP="00C44F78">
            <w:pPr>
              <w:jc w:val="center"/>
              <w:rPr>
                <w:rFonts w:cs="Times New Roman"/>
                <w:sz w:val="21"/>
                <w:szCs w:val="21"/>
              </w:rPr>
            </w:pPr>
            <w:r w:rsidRPr="002861FE">
              <w:rPr>
                <w:rFonts w:cs="Times New Roman"/>
                <w:color w:val="000000"/>
                <w:sz w:val="21"/>
                <w:szCs w:val="21"/>
              </w:rPr>
              <w:t>.09</w:t>
            </w:r>
          </w:p>
        </w:tc>
        <w:tc>
          <w:tcPr>
            <w:tcW w:w="404" w:type="pct"/>
            <w:noWrap/>
            <w:vAlign w:val="center"/>
            <w:hideMark/>
          </w:tcPr>
          <w:p w14:paraId="3F24D9FA" w14:textId="77777777" w:rsidR="00C44F78" w:rsidRPr="002861FE" w:rsidRDefault="00C44F78" w:rsidP="00C44F78">
            <w:pPr>
              <w:jc w:val="center"/>
              <w:rPr>
                <w:rFonts w:cs="Times New Roman"/>
                <w:sz w:val="21"/>
                <w:szCs w:val="21"/>
              </w:rPr>
            </w:pPr>
            <w:r w:rsidRPr="002861FE">
              <w:rPr>
                <w:rFonts w:cs="Times New Roman"/>
                <w:color w:val="000000"/>
                <w:sz w:val="21"/>
                <w:szCs w:val="21"/>
              </w:rPr>
              <w:t>-.56</w:t>
            </w:r>
          </w:p>
        </w:tc>
      </w:tr>
      <w:tr w:rsidR="00C44F78" w:rsidRPr="002861FE" w14:paraId="694D7491" w14:textId="77777777" w:rsidTr="002861FE">
        <w:trPr>
          <w:trHeight w:val="315"/>
        </w:trPr>
        <w:tc>
          <w:tcPr>
            <w:tcW w:w="1521" w:type="pct"/>
            <w:noWrap/>
            <w:vAlign w:val="center"/>
          </w:tcPr>
          <w:p w14:paraId="208AF76F" w14:textId="7E6A2C2E" w:rsidR="00AA4A6C" w:rsidRPr="002861FE" w:rsidRDefault="00C44F78" w:rsidP="00C44F78">
            <w:pPr>
              <w:jc w:val="center"/>
              <w:rPr>
                <w:rFonts w:cs="Times New Roman"/>
                <w:sz w:val="21"/>
                <w:szCs w:val="21"/>
              </w:rPr>
            </w:pPr>
            <w:r w:rsidRPr="002861FE">
              <w:rPr>
                <w:rFonts w:cs="Times New Roman" w:hint="eastAsia"/>
                <w:color w:val="000000"/>
                <w:sz w:val="21"/>
                <w:szCs w:val="21"/>
              </w:rPr>
              <w:t>生活满意度</w:t>
            </w:r>
          </w:p>
        </w:tc>
        <w:tc>
          <w:tcPr>
            <w:tcW w:w="534" w:type="pct"/>
            <w:noWrap/>
            <w:vAlign w:val="center"/>
          </w:tcPr>
          <w:p w14:paraId="41F32B96"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4.46</w:t>
            </w:r>
          </w:p>
        </w:tc>
        <w:tc>
          <w:tcPr>
            <w:tcW w:w="534" w:type="pct"/>
            <w:noWrap/>
            <w:vAlign w:val="center"/>
          </w:tcPr>
          <w:p w14:paraId="28DBFF79"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1.24</w:t>
            </w:r>
          </w:p>
        </w:tc>
        <w:tc>
          <w:tcPr>
            <w:tcW w:w="535" w:type="pct"/>
            <w:noWrap/>
            <w:vAlign w:val="center"/>
          </w:tcPr>
          <w:p w14:paraId="1AE4809A"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4.60</w:t>
            </w:r>
          </w:p>
        </w:tc>
        <w:tc>
          <w:tcPr>
            <w:tcW w:w="535" w:type="pct"/>
            <w:noWrap/>
            <w:vAlign w:val="center"/>
          </w:tcPr>
          <w:p w14:paraId="4B265DE6"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1.20</w:t>
            </w:r>
          </w:p>
        </w:tc>
        <w:tc>
          <w:tcPr>
            <w:tcW w:w="535" w:type="pct"/>
            <w:noWrap/>
            <w:vAlign w:val="center"/>
          </w:tcPr>
          <w:p w14:paraId="19ED251C"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39B573DF"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-.40</w:t>
            </w:r>
          </w:p>
        </w:tc>
        <w:tc>
          <w:tcPr>
            <w:tcW w:w="404" w:type="pct"/>
            <w:noWrap/>
            <w:vAlign w:val="center"/>
          </w:tcPr>
          <w:p w14:paraId="012AFD8B"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-.62</w:t>
            </w:r>
          </w:p>
        </w:tc>
      </w:tr>
      <w:tr w:rsidR="00C44F78" w:rsidRPr="002861FE" w14:paraId="0BA10355" w14:textId="77777777" w:rsidTr="002861FE">
        <w:trPr>
          <w:trHeight w:val="315"/>
        </w:trPr>
        <w:tc>
          <w:tcPr>
            <w:tcW w:w="1521" w:type="pct"/>
            <w:noWrap/>
            <w:vAlign w:val="center"/>
          </w:tcPr>
          <w:p w14:paraId="5B7DCBEC" w14:textId="6AF22076" w:rsidR="00C44F78" w:rsidRPr="002861FE" w:rsidRDefault="00C44F78" w:rsidP="00C44F78">
            <w:pPr>
              <w:jc w:val="center"/>
              <w:rPr>
                <w:rFonts w:cs="Times New Roman"/>
                <w:sz w:val="21"/>
                <w:szCs w:val="21"/>
              </w:rPr>
            </w:pPr>
            <w:r w:rsidRPr="002861FE">
              <w:rPr>
                <w:rFonts w:cs="Times New Roman" w:hint="eastAsia"/>
                <w:color w:val="000000"/>
                <w:kern w:val="0"/>
                <w:sz w:val="21"/>
                <w:szCs w:val="21"/>
                <w:lang w:eastAsia="zh-CN"/>
              </w:rPr>
              <w:t>向上认同</w:t>
            </w:r>
          </w:p>
        </w:tc>
        <w:tc>
          <w:tcPr>
            <w:tcW w:w="534" w:type="pct"/>
            <w:noWrap/>
            <w:vAlign w:val="center"/>
          </w:tcPr>
          <w:p w14:paraId="4E34CE69"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5.44</w:t>
            </w:r>
          </w:p>
        </w:tc>
        <w:tc>
          <w:tcPr>
            <w:tcW w:w="534" w:type="pct"/>
            <w:noWrap/>
            <w:vAlign w:val="center"/>
          </w:tcPr>
          <w:p w14:paraId="5ADF63F7"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.99</w:t>
            </w:r>
          </w:p>
        </w:tc>
        <w:tc>
          <w:tcPr>
            <w:tcW w:w="535" w:type="pct"/>
            <w:noWrap/>
            <w:vAlign w:val="center"/>
          </w:tcPr>
          <w:p w14:paraId="470AE20E"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5.67</w:t>
            </w:r>
          </w:p>
        </w:tc>
        <w:tc>
          <w:tcPr>
            <w:tcW w:w="535" w:type="pct"/>
            <w:noWrap/>
            <w:vAlign w:val="center"/>
          </w:tcPr>
          <w:p w14:paraId="078F1F70"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1.67</w:t>
            </w:r>
          </w:p>
        </w:tc>
        <w:tc>
          <w:tcPr>
            <w:tcW w:w="535" w:type="pct"/>
            <w:noWrap/>
            <w:vAlign w:val="center"/>
          </w:tcPr>
          <w:p w14:paraId="18B5B1D4"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0D73D6F4"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-1.14</w:t>
            </w:r>
          </w:p>
        </w:tc>
        <w:tc>
          <w:tcPr>
            <w:tcW w:w="404" w:type="pct"/>
            <w:noWrap/>
            <w:vAlign w:val="center"/>
          </w:tcPr>
          <w:p w14:paraId="300A0650"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1.36</w:t>
            </w:r>
          </w:p>
        </w:tc>
      </w:tr>
      <w:tr w:rsidR="00C44F78" w:rsidRPr="002861FE" w14:paraId="165AE8EC" w14:textId="77777777" w:rsidTr="002861FE">
        <w:trPr>
          <w:trHeight w:val="315"/>
        </w:trPr>
        <w:tc>
          <w:tcPr>
            <w:tcW w:w="1521" w:type="pct"/>
            <w:noWrap/>
            <w:vAlign w:val="center"/>
          </w:tcPr>
          <w:p w14:paraId="3B09864E" w14:textId="1A21575C" w:rsidR="00C44F78" w:rsidRPr="002861FE" w:rsidRDefault="00C44F78" w:rsidP="00C44F78">
            <w:pPr>
              <w:jc w:val="center"/>
              <w:rPr>
                <w:rFonts w:cs="Times New Roman"/>
                <w:sz w:val="21"/>
                <w:szCs w:val="21"/>
              </w:rPr>
            </w:pPr>
            <w:r w:rsidRPr="002861FE">
              <w:rPr>
                <w:rFonts w:cs="Times New Roman" w:hint="eastAsia"/>
                <w:sz w:val="21"/>
                <w:szCs w:val="21"/>
                <w:lang w:eastAsia="zh-CN"/>
              </w:rPr>
              <w:t>向上对比</w:t>
            </w:r>
          </w:p>
        </w:tc>
        <w:tc>
          <w:tcPr>
            <w:tcW w:w="534" w:type="pct"/>
            <w:noWrap/>
            <w:vAlign w:val="center"/>
          </w:tcPr>
          <w:p w14:paraId="754937DA"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4.06</w:t>
            </w:r>
          </w:p>
        </w:tc>
        <w:tc>
          <w:tcPr>
            <w:tcW w:w="534" w:type="pct"/>
            <w:noWrap/>
            <w:vAlign w:val="center"/>
          </w:tcPr>
          <w:p w14:paraId="14F0959E"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1.39</w:t>
            </w:r>
          </w:p>
        </w:tc>
        <w:tc>
          <w:tcPr>
            <w:tcW w:w="535" w:type="pct"/>
            <w:noWrap/>
            <w:vAlign w:val="center"/>
          </w:tcPr>
          <w:p w14:paraId="6CA885C5"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4.00</w:t>
            </w:r>
          </w:p>
        </w:tc>
        <w:tc>
          <w:tcPr>
            <w:tcW w:w="535" w:type="pct"/>
            <w:noWrap/>
            <w:vAlign w:val="center"/>
          </w:tcPr>
          <w:p w14:paraId="1820B953"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1.00</w:t>
            </w:r>
          </w:p>
        </w:tc>
        <w:tc>
          <w:tcPr>
            <w:tcW w:w="535" w:type="pct"/>
            <w:noWrap/>
            <w:vAlign w:val="center"/>
          </w:tcPr>
          <w:p w14:paraId="3A726837"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5214CF42"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w:t>
            </w:r>
          </w:p>
        </w:tc>
        <w:tc>
          <w:tcPr>
            <w:tcW w:w="404" w:type="pct"/>
            <w:noWrap/>
            <w:vAlign w:val="center"/>
          </w:tcPr>
          <w:p w14:paraId="0360098C"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-.93</w:t>
            </w:r>
          </w:p>
        </w:tc>
      </w:tr>
      <w:tr w:rsidR="00C44F78" w:rsidRPr="002861FE" w14:paraId="091A6743" w14:textId="77777777" w:rsidTr="002861FE">
        <w:trPr>
          <w:trHeight w:val="315"/>
        </w:trPr>
        <w:tc>
          <w:tcPr>
            <w:tcW w:w="1521" w:type="pct"/>
            <w:noWrap/>
            <w:vAlign w:val="center"/>
          </w:tcPr>
          <w:p w14:paraId="38A66DE4" w14:textId="71478E8E" w:rsidR="00C44F78" w:rsidRPr="002861FE" w:rsidRDefault="00C44F78" w:rsidP="00C44F78">
            <w:pPr>
              <w:jc w:val="center"/>
              <w:rPr>
                <w:rFonts w:cs="Times New Roman"/>
                <w:sz w:val="21"/>
                <w:szCs w:val="21"/>
              </w:rPr>
            </w:pPr>
            <w:r w:rsidRPr="002861FE">
              <w:rPr>
                <w:rFonts w:cs="Times New Roman" w:hint="eastAsia"/>
                <w:color w:val="000000"/>
                <w:kern w:val="0"/>
                <w:sz w:val="21"/>
                <w:szCs w:val="21"/>
                <w:lang w:eastAsia="zh-CN"/>
              </w:rPr>
              <w:t>向下认同</w:t>
            </w:r>
          </w:p>
        </w:tc>
        <w:tc>
          <w:tcPr>
            <w:tcW w:w="534" w:type="pct"/>
            <w:noWrap/>
            <w:vAlign w:val="center"/>
          </w:tcPr>
          <w:p w14:paraId="2181A019"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4.01</w:t>
            </w:r>
          </w:p>
        </w:tc>
        <w:tc>
          <w:tcPr>
            <w:tcW w:w="534" w:type="pct"/>
            <w:noWrap/>
            <w:vAlign w:val="center"/>
          </w:tcPr>
          <w:p w14:paraId="04E7A19F"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1.54</w:t>
            </w:r>
          </w:p>
        </w:tc>
        <w:tc>
          <w:tcPr>
            <w:tcW w:w="535" w:type="pct"/>
            <w:noWrap/>
            <w:vAlign w:val="center"/>
          </w:tcPr>
          <w:p w14:paraId="45300FA0"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4.00</w:t>
            </w:r>
          </w:p>
        </w:tc>
        <w:tc>
          <w:tcPr>
            <w:tcW w:w="535" w:type="pct"/>
            <w:noWrap/>
            <w:vAlign w:val="center"/>
          </w:tcPr>
          <w:p w14:paraId="5FD4562C"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1.00</w:t>
            </w:r>
          </w:p>
        </w:tc>
        <w:tc>
          <w:tcPr>
            <w:tcW w:w="535" w:type="pct"/>
            <w:noWrap/>
            <w:vAlign w:val="center"/>
          </w:tcPr>
          <w:p w14:paraId="6FFAC926"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0303979E"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-.07</w:t>
            </w:r>
          </w:p>
        </w:tc>
        <w:tc>
          <w:tcPr>
            <w:tcW w:w="404" w:type="pct"/>
            <w:noWrap/>
            <w:vAlign w:val="center"/>
          </w:tcPr>
          <w:p w14:paraId="3BDC2F96"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-1.20</w:t>
            </w:r>
          </w:p>
        </w:tc>
      </w:tr>
      <w:tr w:rsidR="00C44F78" w:rsidRPr="002861FE" w14:paraId="1F6838A6" w14:textId="77777777" w:rsidTr="002861FE">
        <w:trPr>
          <w:trHeight w:val="315"/>
        </w:trPr>
        <w:tc>
          <w:tcPr>
            <w:tcW w:w="1521" w:type="pct"/>
            <w:noWrap/>
            <w:vAlign w:val="center"/>
          </w:tcPr>
          <w:p w14:paraId="54F830AF" w14:textId="40C6673E" w:rsidR="00C44F78" w:rsidRPr="002861FE" w:rsidRDefault="00C44F78" w:rsidP="00C44F78">
            <w:pPr>
              <w:jc w:val="center"/>
              <w:rPr>
                <w:rFonts w:cs="Times New Roman"/>
                <w:sz w:val="21"/>
                <w:szCs w:val="21"/>
              </w:rPr>
            </w:pPr>
            <w:r w:rsidRPr="002861FE">
              <w:rPr>
                <w:rFonts w:cs="Times New Roman" w:hint="eastAsia"/>
                <w:sz w:val="21"/>
                <w:szCs w:val="21"/>
                <w:lang w:eastAsia="zh-CN"/>
              </w:rPr>
              <w:t>向下对比</w:t>
            </w:r>
          </w:p>
        </w:tc>
        <w:tc>
          <w:tcPr>
            <w:tcW w:w="534" w:type="pct"/>
            <w:noWrap/>
            <w:vAlign w:val="center"/>
          </w:tcPr>
          <w:p w14:paraId="069F547F"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4.67</w:t>
            </w:r>
          </w:p>
        </w:tc>
        <w:tc>
          <w:tcPr>
            <w:tcW w:w="534" w:type="pct"/>
            <w:noWrap/>
            <w:vAlign w:val="center"/>
          </w:tcPr>
          <w:p w14:paraId="297934F9"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1.33</w:t>
            </w:r>
          </w:p>
        </w:tc>
        <w:tc>
          <w:tcPr>
            <w:tcW w:w="535" w:type="pct"/>
            <w:noWrap/>
            <w:vAlign w:val="center"/>
          </w:tcPr>
          <w:p w14:paraId="29F20E13"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5.00</w:t>
            </w:r>
          </w:p>
        </w:tc>
        <w:tc>
          <w:tcPr>
            <w:tcW w:w="535" w:type="pct"/>
            <w:noWrap/>
            <w:vAlign w:val="center"/>
          </w:tcPr>
          <w:p w14:paraId="4612ABAB"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1.00</w:t>
            </w:r>
          </w:p>
        </w:tc>
        <w:tc>
          <w:tcPr>
            <w:tcW w:w="535" w:type="pct"/>
            <w:noWrap/>
            <w:vAlign w:val="center"/>
          </w:tcPr>
          <w:p w14:paraId="5550A4DF"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11D1F27B"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-.61</w:t>
            </w:r>
          </w:p>
        </w:tc>
        <w:tc>
          <w:tcPr>
            <w:tcW w:w="404" w:type="pct"/>
            <w:noWrap/>
            <w:vAlign w:val="center"/>
          </w:tcPr>
          <w:p w14:paraId="3E5008A3"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-.35</w:t>
            </w:r>
          </w:p>
        </w:tc>
      </w:tr>
      <w:tr w:rsidR="00C44F78" w:rsidRPr="002861FE" w14:paraId="2BD67C3E" w14:textId="77777777" w:rsidTr="002861FE">
        <w:trPr>
          <w:trHeight w:val="315"/>
        </w:trPr>
        <w:tc>
          <w:tcPr>
            <w:tcW w:w="1521" w:type="pct"/>
            <w:noWrap/>
            <w:vAlign w:val="center"/>
            <w:hideMark/>
          </w:tcPr>
          <w:p w14:paraId="7C51ED33" w14:textId="38518169" w:rsidR="00AA4A6C" w:rsidRPr="002861FE" w:rsidRDefault="00C44F78" w:rsidP="00C44F78">
            <w:pPr>
              <w:jc w:val="center"/>
              <w:rPr>
                <w:rFonts w:cs="Times New Roman"/>
                <w:sz w:val="21"/>
                <w:szCs w:val="21"/>
              </w:rPr>
            </w:pPr>
            <w:r w:rsidRPr="002861FE">
              <w:rPr>
                <w:rFonts w:cs="Times New Roman" w:hint="eastAsia"/>
                <w:color w:val="000000"/>
                <w:sz w:val="21"/>
                <w:szCs w:val="21"/>
              </w:rPr>
              <w:t>社会比较方向</w:t>
            </w:r>
          </w:p>
        </w:tc>
        <w:tc>
          <w:tcPr>
            <w:tcW w:w="534" w:type="pct"/>
            <w:noWrap/>
            <w:vAlign w:val="center"/>
            <w:hideMark/>
          </w:tcPr>
          <w:p w14:paraId="6EAB30E6" w14:textId="77777777" w:rsidR="00AA4A6C" w:rsidRPr="002861FE" w:rsidRDefault="00AA4A6C" w:rsidP="00C44F78">
            <w:pPr>
              <w:jc w:val="center"/>
              <w:rPr>
                <w:rFonts w:cs="Times New Roman"/>
                <w:sz w:val="21"/>
                <w:szCs w:val="21"/>
              </w:rPr>
            </w:pPr>
            <w:r w:rsidRPr="002861FE">
              <w:rPr>
                <w:rFonts w:cs="Times New Roman"/>
                <w:color w:val="000000"/>
                <w:sz w:val="21"/>
                <w:szCs w:val="21"/>
              </w:rPr>
              <w:t>5.58</w:t>
            </w:r>
          </w:p>
        </w:tc>
        <w:tc>
          <w:tcPr>
            <w:tcW w:w="534" w:type="pct"/>
            <w:noWrap/>
            <w:vAlign w:val="center"/>
            <w:hideMark/>
          </w:tcPr>
          <w:p w14:paraId="387FEA4E" w14:textId="77777777" w:rsidR="00AA4A6C" w:rsidRPr="002861FE" w:rsidRDefault="00AA4A6C" w:rsidP="00C44F78">
            <w:pPr>
              <w:jc w:val="center"/>
              <w:rPr>
                <w:rFonts w:cs="Times New Roman"/>
                <w:sz w:val="21"/>
                <w:szCs w:val="21"/>
              </w:rPr>
            </w:pPr>
            <w:r w:rsidRPr="002861FE">
              <w:rPr>
                <w:rFonts w:cs="Times New Roman"/>
                <w:color w:val="000000"/>
                <w:sz w:val="21"/>
                <w:szCs w:val="21"/>
              </w:rPr>
              <w:t>1.11</w:t>
            </w:r>
          </w:p>
        </w:tc>
        <w:tc>
          <w:tcPr>
            <w:tcW w:w="535" w:type="pct"/>
            <w:noWrap/>
            <w:vAlign w:val="center"/>
            <w:hideMark/>
          </w:tcPr>
          <w:p w14:paraId="1E4C8AD4" w14:textId="77777777" w:rsidR="00AA4A6C" w:rsidRPr="002861FE" w:rsidRDefault="00AA4A6C" w:rsidP="00C44F78">
            <w:pPr>
              <w:jc w:val="center"/>
              <w:rPr>
                <w:rFonts w:cs="Times New Roman"/>
                <w:sz w:val="21"/>
                <w:szCs w:val="21"/>
              </w:rPr>
            </w:pPr>
            <w:r w:rsidRPr="002861FE">
              <w:rPr>
                <w:rFonts w:cs="Times New Roman"/>
                <w:color w:val="000000"/>
                <w:sz w:val="21"/>
                <w:szCs w:val="21"/>
              </w:rPr>
              <w:t>6.00</w:t>
            </w:r>
          </w:p>
        </w:tc>
        <w:tc>
          <w:tcPr>
            <w:tcW w:w="535" w:type="pct"/>
            <w:noWrap/>
            <w:vAlign w:val="center"/>
            <w:hideMark/>
          </w:tcPr>
          <w:p w14:paraId="7976AE58"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590B632C" w14:textId="77777777" w:rsidR="00AA4A6C" w:rsidRPr="002861FE" w:rsidRDefault="00AA4A6C" w:rsidP="00C44F78">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24E87CE8" w14:textId="77777777" w:rsidR="00AA4A6C" w:rsidRPr="002861FE" w:rsidRDefault="00AA4A6C" w:rsidP="00C44F78">
            <w:pPr>
              <w:jc w:val="center"/>
              <w:rPr>
                <w:rFonts w:cs="Times New Roman"/>
                <w:sz w:val="21"/>
                <w:szCs w:val="21"/>
              </w:rPr>
            </w:pPr>
            <w:r w:rsidRPr="002861FE">
              <w:rPr>
                <w:rFonts w:cs="Times New Roman"/>
                <w:color w:val="000000"/>
                <w:sz w:val="21"/>
                <w:szCs w:val="21"/>
              </w:rPr>
              <w:t>-.96</w:t>
            </w:r>
          </w:p>
        </w:tc>
        <w:tc>
          <w:tcPr>
            <w:tcW w:w="404" w:type="pct"/>
            <w:noWrap/>
            <w:vAlign w:val="center"/>
            <w:hideMark/>
          </w:tcPr>
          <w:p w14:paraId="060C95AB" w14:textId="77777777" w:rsidR="00AA4A6C" w:rsidRPr="002861FE" w:rsidRDefault="00AA4A6C" w:rsidP="00C44F78">
            <w:pPr>
              <w:jc w:val="center"/>
              <w:rPr>
                <w:rFonts w:cs="Times New Roman"/>
                <w:sz w:val="21"/>
                <w:szCs w:val="21"/>
              </w:rPr>
            </w:pPr>
            <w:r w:rsidRPr="002861FE">
              <w:rPr>
                <w:rFonts w:cs="Times New Roman"/>
                <w:color w:val="000000"/>
                <w:sz w:val="21"/>
                <w:szCs w:val="21"/>
              </w:rPr>
              <w:t>1.24</w:t>
            </w:r>
          </w:p>
        </w:tc>
      </w:tr>
      <w:tr w:rsidR="00C44F78" w:rsidRPr="002861FE" w14:paraId="65B1CBE6" w14:textId="77777777" w:rsidTr="002861FE">
        <w:trPr>
          <w:trHeight w:val="315"/>
        </w:trPr>
        <w:tc>
          <w:tcPr>
            <w:tcW w:w="1521" w:type="pct"/>
            <w:noWrap/>
            <w:vAlign w:val="center"/>
            <w:hideMark/>
          </w:tcPr>
          <w:p w14:paraId="5E691610" w14:textId="2E074A99" w:rsidR="00AA4A6C" w:rsidRPr="002861FE" w:rsidRDefault="00C44F78" w:rsidP="00C44F78">
            <w:pPr>
              <w:jc w:val="center"/>
              <w:rPr>
                <w:rFonts w:cs="Times New Roman"/>
                <w:sz w:val="21"/>
                <w:szCs w:val="21"/>
              </w:rPr>
            </w:pPr>
            <w:r w:rsidRPr="002861FE">
              <w:rPr>
                <w:rFonts w:cs="Times New Roman" w:hint="eastAsia"/>
                <w:sz w:val="21"/>
                <w:szCs w:val="21"/>
              </w:rPr>
              <w:t>向上比较频率</w:t>
            </w:r>
          </w:p>
        </w:tc>
        <w:tc>
          <w:tcPr>
            <w:tcW w:w="534" w:type="pct"/>
            <w:noWrap/>
            <w:vAlign w:val="center"/>
            <w:hideMark/>
          </w:tcPr>
          <w:p w14:paraId="52F7FF45" w14:textId="77777777" w:rsidR="00AA4A6C" w:rsidRPr="002861FE" w:rsidRDefault="00AA4A6C" w:rsidP="00C44F78">
            <w:pPr>
              <w:jc w:val="center"/>
              <w:rPr>
                <w:rFonts w:cs="Times New Roman"/>
                <w:sz w:val="21"/>
                <w:szCs w:val="21"/>
              </w:rPr>
            </w:pPr>
            <w:r w:rsidRPr="002861FE">
              <w:rPr>
                <w:rFonts w:cs="Times New Roman"/>
                <w:color w:val="000000"/>
                <w:sz w:val="21"/>
                <w:szCs w:val="21"/>
              </w:rPr>
              <w:t>5.08</w:t>
            </w:r>
          </w:p>
        </w:tc>
        <w:tc>
          <w:tcPr>
            <w:tcW w:w="534" w:type="pct"/>
            <w:noWrap/>
            <w:vAlign w:val="center"/>
            <w:hideMark/>
          </w:tcPr>
          <w:p w14:paraId="0F08DE40" w14:textId="77777777" w:rsidR="00AA4A6C" w:rsidRPr="002861FE" w:rsidRDefault="00AA4A6C" w:rsidP="00C44F78">
            <w:pPr>
              <w:jc w:val="center"/>
              <w:rPr>
                <w:rFonts w:cs="Times New Roman"/>
                <w:sz w:val="21"/>
                <w:szCs w:val="21"/>
              </w:rPr>
            </w:pPr>
            <w:r w:rsidRPr="002861FE">
              <w:rPr>
                <w:rFonts w:cs="Times New Roman"/>
                <w:color w:val="000000"/>
                <w:sz w:val="21"/>
                <w:szCs w:val="21"/>
              </w:rPr>
              <w:t>1.05</w:t>
            </w:r>
          </w:p>
        </w:tc>
        <w:tc>
          <w:tcPr>
            <w:tcW w:w="535" w:type="pct"/>
            <w:noWrap/>
            <w:vAlign w:val="center"/>
            <w:hideMark/>
          </w:tcPr>
          <w:p w14:paraId="6242F692" w14:textId="77777777" w:rsidR="00AA4A6C" w:rsidRPr="002861FE" w:rsidRDefault="00AA4A6C" w:rsidP="00C44F78">
            <w:pPr>
              <w:jc w:val="center"/>
              <w:rPr>
                <w:rFonts w:cs="Times New Roman"/>
                <w:sz w:val="21"/>
                <w:szCs w:val="21"/>
              </w:rPr>
            </w:pPr>
            <w:r w:rsidRPr="002861FE">
              <w:rPr>
                <w:rFonts w:cs="Times New Roman"/>
                <w:color w:val="000000"/>
                <w:sz w:val="21"/>
                <w:szCs w:val="21"/>
              </w:rPr>
              <w:t>5.00</w:t>
            </w:r>
          </w:p>
        </w:tc>
        <w:tc>
          <w:tcPr>
            <w:tcW w:w="535" w:type="pct"/>
            <w:noWrap/>
            <w:vAlign w:val="center"/>
            <w:hideMark/>
          </w:tcPr>
          <w:p w14:paraId="3DFA1728"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3E572463" w14:textId="77777777" w:rsidR="00AA4A6C" w:rsidRPr="002861FE" w:rsidRDefault="00AA4A6C" w:rsidP="00C44F78">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301BAF0D" w14:textId="77777777" w:rsidR="00AA4A6C" w:rsidRPr="002861FE" w:rsidRDefault="00AA4A6C" w:rsidP="00C44F78">
            <w:pPr>
              <w:jc w:val="center"/>
              <w:rPr>
                <w:rFonts w:cs="Times New Roman"/>
                <w:sz w:val="21"/>
                <w:szCs w:val="21"/>
              </w:rPr>
            </w:pPr>
            <w:r w:rsidRPr="002861FE">
              <w:rPr>
                <w:rFonts w:cs="Times New Roman"/>
                <w:color w:val="000000"/>
                <w:sz w:val="21"/>
                <w:szCs w:val="21"/>
              </w:rPr>
              <w:t>-.07</w:t>
            </w:r>
          </w:p>
        </w:tc>
        <w:tc>
          <w:tcPr>
            <w:tcW w:w="404" w:type="pct"/>
            <w:noWrap/>
            <w:vAlign w:val="center"/>
            <w:hideMark/>
          </w:tcPr>
          <w:p w14:paraId="31174B55" w14:textId="77777777" w:rsidR="00AA4A6C" w:rsidRPr="002861FE" w:rsidRDefault="00AA4A6C" w:rsidP="00C44F78">
            <w:pPr>
              <w:jc w:val="center"/>
              <w:rPr>
                <w:rFonts w:cs="Times New Roman"/>
                <w:sz w:val="21"/>
                <w:szCs w:val="21"/>
              </w:rPr>
            </w:pPr>
            <w:r w:rsidRPr="002861FE">
              <w:rPr>
                <w:rFonts w:cs="Times New Roman"/>
                <w:color w:val="000000"/>
                <w:sz w:val="21"/>
                <w:szCs w:val="21"/>
              </w:rPr>
              <w:t>.07</w:t>
            </w:r>
          </w:p>
        </w:tc>
      </w:tr>
      <w:tr w:rsidR="00C44F78" w:rsidRPr="002861FE" w14:paraId="548A6959" w14:textId="77777777" w:rsidTr="002861FE">
        <w:trPr>
          <w:trHeight w:val="315"/>
        </w:trPr>
        <w:tc>
          <w:tcPr>
            <w:tcW w:w="1521" w:type="pct"/>
            <w:tcBorders>
              <w:bottom w:val="single" w:sz="12" w:space="0" w:color="auto"/>
            </w:tcBorders>
            <w:noWrap/>
            <w:vAlign w:val="center"/>
            <w:hideMark/>
          </w:tcPr>
          <w:p w14:paraId="70E83674" w14:textId="39E08AC0" w:rsidR="00AA4A6C" w:rsidRPr="002861FE" w:rsidRDefault="00C44F78" w:rsidP="00C44F78">
            <w:pPr>
              <w:jc w:val="center"/>
              <w:rPr>
                <w:rFonts w:cs="Times New Roman"/>
                <w:sz w:val="21"/>
                <w:szCs w:val="21"/>
              </w:rPr>
            </w:pPr>
            <w:r w:rsidRPr="002861FE">
              <w:rPr>
                <w:rFonts w:cs="Times New Roman" w:hint="eastAsia"/>
                <w:sz w:val="21"/>
                <w:szCs w:val="21"/>
              </w:rPr>
              <w:t>向下比较频率</w:t>
            </w:r>
          </w:p>
        </w:tc>
        <w:tc>
          <w:tcPr>
            <w:tcW w:w="534" w:type="pct"/>
            <w:tcBorders>
              <w:bottom w:val="single" w:sz="12" w:space="0" w:color="auto"/>
            </w:tcBorders>
            <w:noWrap/>
            <w:vAlign w:val="center"/>
            <w:hideMark/>
          </w:tcPr>
          <w:p w14:paraId="58391DC8" w14:textId="77777777" w:rsidR="00AA4A6C" w:rsidRPr="002861FE" w:rsidRDefault="00AA4A6C" w:rsidP="00C44F78">
            <w:pPr>
              <w:jc w:val="center"/>
              <w:rPr>
                <w:rFonts w:cs="Times New Roman"/>
                <w:sz w:val="21"/>
                <w:szCs w:val="21"/>
              </w:rPr>
            </w:pPr>
            <w:r w:rsidRPr="002861FE">
              <w:rPr>
                <w:rFonts w:cs="Times New Roman"/>
                <w:color w:val="000000"/>
                <w:sz w:val="21"/>
                <w:szCs w:val="21"/>
              </w:rPr>
              <w:t>2.53</w:t>
            </w:r>
          </w:p>
        </w:tc>
        <w:tc>
          <w:tcPr>
            <w:tcW w:w="534" w:type="pct"/>
            <w:tcBorders>
              <w:bottom w:val="single" w:sz="12" w:space="0" w:color="auto"/>
            </w:tcBorders>
            <w:noWrap/>
            <w:vAlign w:val="center"/>
            <w:hideMark/>
          </w:tcPr>
          <w:p w14:paraId="22385C52" w14:textId="77777777" w:rsidR="00AA4A6C" w:rsidRPr="002861FE" w:rsidRDefault="00AA4A6C" w:rsidP="00C44F78">
            <w:pPr>
              <w:jc w:val="center"/>
              <w:rPr>
                <w:rFonts w:cs="Times New Roman"/>
                <w:sz w:val="21"/>
                <w:szCs w:val="21"/>
              </w:rPr>
            </w:pPr>
            <w:r w:rsidRPr="002861FE">
              <w:rPr>
                <w:rFonts w:cs="Times New Roman"/>
                <w:color w:val="000000"/>
                <w:sz w:val="21"/>
                <w:szCs w:val="21"/>
              </w:rPr>
              <w:t>1.12</w:t>
            </w:r>
          </w:p>
        </w:tc>
        <w:tc>
          <w:tcPr>
            <w:tcW w:w="535" w:type="pct"/>
            <w:tcBorders>
              <w:bottom w:val="single" w:sz="12" w:space="0" w:color="auto"/>
            </w:tcBorders>
            <w:noWrap/>
            <w:vAlign w:val="center"/>
            <w:hideMark/>
          </w:tcPr>
          <w:p w14:paraId="673A8762" w14:textId="77777777" w:rsidR="00AA4A6C" w:rsidRPr="002861FE" w:rsidRDefault="00AA4A6C" w:rsidP="00C44F78">
            <w:pPr>
              <w:jc w:val="center"/>
              <w:rPr>
                <w:rFonts w:cs="Times New Roman"/>
                <w:sz w:val="21"/>
                <w:szCs w:val="21"/>
              </w:rPr>
            </w:pPr>
            <w:r w:rsidRPr="002861FE">
              <w:rPr>
                <w:rFonts w:cs="Times New Roman"/>
                <w:color w:val="000000"/>
                <w:sz w:val="21"/>
                <w:szCs w:val="21"/>
              </w:rPr>
              <w:t>2.00</w:t>
            </w:r>
          </w:p>
        </w:tc>
        <w:tc>
          <w:tcPr>
            <w:tcW w:w="535" w:type="pct"/>
            <w:tcBorders>
              <w:bottom w:val="single" w:sz="12" w:space="0" w:color="auto"/>
            </w:tcBorders>
            <w:noWrap/>
            <w:vAlign w:val="center"/>
            <w:hideMark/>
          </w:tcPr>
          <w:p w14:paraId="4B68B363"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tcBorders>
              <w:bottom w:val="single" w:sz="12" w:space="0" w:color="auto"/>
            </w:tcBorders>
            <w:noWrap/>
            <w:vAlign w:val="center"/>
            <w:hideMark/>
          </w:tcPr>
          <w:p w14:paraId="0AB6AF51" w14:textId="77777777" w:rsidR="00AA4A6C" w:rsidRPr="002861FE" w:rsidRDefault="00AA4A6C" w:rsidP="00C44F78">
            <w:pPr>
              <w:jc w:val="center"/>
              <w:rPr>
                <w:rFonts w:cs="Times New Roman"/>
                <w:sz w:val="21"/>
                <w:szCs w:val="21"/>
              </w:rPr>
            </w:pPr>
            <w:r w:rsidRPr="002861FE">
              <w:rPr>
                <w:rFonts w:cs="Times New Roman"/>
                <w:color w:val="000000"/>
                <w:sz w:val="21"/>
                <w:szCs w:val="21"/>
              </w:rPr>
              <w:t>6.00</w:t>
            </w:r>
          </w:p>
        </w:tc>
        <w:tc>
          <w:tcPr>
            <w:tcW w:w="404" w:type="pct"/>
            <w:tcBorders>
              <w:bottom w:val="single" w:sz="12" w:space="0" w:color="auto"/>
            </w:tcBorders>
            <w:noWrap/>
            <w:vAlign w:val="center"/>
            <w:hideMark/>
          </w:tcPr>
          <w:p w14:paraId="1D705B71" w14:textId="77777777" w:rsidR="00AA4A6C" w:rsidRPr="002861FE" w:rsidRDefault="00AA4A6C" w:rsidP="00C44F78">
            <w:pPr>
              <w:jc w:val="center"/>
              <w:rPr>
                <w:rFonts w:cs="Times New Roman"/>
                <w:sz w:val="21"/>
                <w:szCs w:val="21"/>
              </w:rPr>
            </w:pPr>
            <w:r w:rsidRPr="002861FE">
              <w:rPr>
                <w:rFonts w:cs="Times New Roman"/>
                <w:color w:val="000000"/>
                <w:sz w:val="21"/>
                <w:szCs w:val="21"/>
              </w:rPr>
              <w:t>.88</w:t>
            </w:r>
          </w:p>
        </w:tc>
        <w:tc>
          <w:tcPr>
            <w:tcW w:w="404" w:type="pct"/>
            <w:tcBorders>
              <w:bottom w:val="single" w:sz="12" w:space="0" w:color="auto"/>
            </w:tcBorders>
            <w:noWrap/>
            <w:vAlign w:val="center"/>
            <w:hideMark/>
          </w:tcPr>
          <w:p w14:paraId="7A70CD8C" w14:textId="77777777" w:rsidR="00AA4A6C" w:rsidRPr="002861FE" w:rsidRDefault="00AA4A6C" w:rsidP="00C44F78">
            <w:pPr>
              <w:jc w:val="center"/>
              <w:rPr>
                <w:rFonts w:cs="Times New Roman"/>
                <w:sz w:val="21"/>
                <w:szCs w:val="21"/>
              </w:rPr>
            </w:pPr>
            <w:r w:rsidRPr="002861FE">
              <w:rPr>
                <w:rFonts w:cs="Times New Roman"/>
                <w:color w:val="000000"/>
                <w:sz w:val="21"/>
                <w:szCs w:val="21"/>
              </w:rPr>
              <w:t>.82</w:t>
            </w:r>
          </w:p>
        </w:tc>
      </w:tr>
    </w:tbl>
    <w:p w14:paraId="2C7C70C0" w14:textId="176F6110" w:rsidR="00C44F78" w:rsidRDefault="00C44F78" w:rsidP="00C44F78">
      <w:pPr>
        <w:ind w:firstLine="480"/>
        <w:rPr>
          <w:lang w:eastAsia="zh-CN"/>
        </w:rPr>
      </w:pPr>
      <w:r>
        <w:rPr>
          <w:rFonts w:hint="eastAsia"/>
          <w:lang w:eastAsia="zh-CN"/>
        </w:rPr>
        <w:t>注：</w:t>
      </w:r>
      <w:r>
        <w:rPr>
          <w:rFonts w:hint="eastAsia"/>
          <w:lang w:eastAsia="zh-CN"/>
        </w:rPr>
        <w:t>N = 506</w:t>
      </w:r>
    </w:p>
    <w:p w14:paraId="2676A735" w14:textId="7880FA7F" w:rsidR="00C70D3B" w:rsidRPr="004E202A" w:rsidRDefault="008C4A7B" w:rsidP="004E202A">
      <w:pPr>
        <w:pStyle w:val="3"/>
        <w:spacing w:before="180" w:after="180"/>
        <w:rPr>
          <w:lang w:eastAsia="zh-CN"/>
        </w:rPr>
      </w:pPr>
      <w:bookmarkStart w:id="99" w:name="_Toc162021966"/>
      <w:r>
        <w:rPr>
          <w:rFonts w:hint="eastAsia"/>
          <w:lang w:eastAsia="zh-CN"/>
        </w:rPr>
        <w:t>7</w:t>
      </w:r>
      <w:r w:rsidR="004E202A">
        <w:rPr>
          <w:lang w:eastAsia="zh-CN"/>
        </w:rPr>
        <w:t>.</w:t>
      </w:r>
      <w:r w:rsidR="0078772F">
        <w:rPr>
          <w:rFonts w:hint="eastAsia"/>
          <w:lang w:eastAsia="zh-CN"/>
        </w:rPr>
        <w:t>3</w:t>
      </w:r>
      <w:r w:rsidR="004E202A">
        <w:rPr>
          <w:lang w:eastAsia="zh-CN"/>
        </w:rPr>
        <w:t>.</w:t>
      </w:r>
      <w:r w:rsidR="004E202A">
        <w:rPr>
          <w:rFonts w:hint="eastAsia"/>
          <w:lang w:eastAsia="zh-CN"/>
        </w:rPr>
        <w:t>2</w:t>
      </w:r>
      <w:r w:rsidR="004E202A">
        <w:rPr>
          <w:lang w:eastAsia="zh-CN"/>
        </w:rPr>
        <w:t xml:space="preserve"> </w:t>
      </w:r>
      <w:r w:rsidR="004E202A">
        <w:rPr>
          <w:rFonts w:hint="eastAsia"/>
          <w:lang w:eastAsia="zh-CN"/>
        </w:rPr>
        <w:t>相关</w:t>
      </w:r>
      <w:r w:rsidR="001D2526">
        <w:rPr>
          <w:rFonts w:hint="eastAsia"/>
          <w:lang w:eastAsia="zh-CN"/>
        </w:rPr>
        <w:t>分析</w:t>
      </w:r>
      <w:bookmarkEnd w:id="99"/>
    </w:p>
    <w:p w14:paraId="129FAD4A" w14:textId="77777777" w:rsidR="00752C85" w:rsidRDefault="00752C85" w:rsidP="00752C85">
      <w:pPr>
        <w:pStyle w:val="af5"/>
        <w:spacing w:beforeLines="0" w:before="0" w:afterLines="0" w:after="0" w:line="0" w:lineRule="atLeast"/>
      </w:pPr>
      <w:r w:rsidRPr="004E614C">
        <w:rPr>
          <w:iCs/>
          <w:noProof/>
        </w:rPr>
        <w:drawing>
          <wp:inline distT="0" distB="0" distL="0" distR="0" wp14:anchorId="43508675" wp14:editId="79091485">
            <wp:extent cx="5187148" cy="4572000"/>
            <wp:effectExtent l="0" t="0" r="0" b="0"/>
            <wp:docPr id="713026250"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2167" name="图片 1" descr="日历&#10;&#10;描述已自动生成"/>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6376" b="5477"/>
                    <a:stretch/>
                  </pic:blipFill>
                  <pic:spPr bwMode="auto">
                    <a:xfrm>
                      <a:off x="0" y="0"/>
                      <a:ext cx="5199641" cy="4583012"/>
                    </a:xfrm>
                    <a:prstGeom prst="rect">
                      <a:avLst/>
                    </a:prstGeom>
                    <a:noFill/>
                    <a:ln>
                      <a:noFill/>
                    </a:ln>
                    <a:extLst>
                      <a:ext uri="{53640926-AAD7-44D8-BBD7-CCE9431645EC}">
                        <a14:shadowObscured xmlns:a14="http://schemas.microsoft.com/office/drawing/2010/main"/>
                      </a:ext>
                    </a:extLst>
                  </pic:spPr>
                </pic:pic>
              </a:graphicData>
            </a:graphic>
          </wp:inline>
        </w:drawing>
      </w:r>
    </w:p>
    <w:p w14:paraId="3772F0B1" w14:textId="3D9B9421" w:rsidR="001D2526" w:rsidRDefault="00D17153" w:rsidP="001D2526">
      <w:pPr>
        <w:pStyle w:val="af5"/>
      </w:pPr>
      <w:r>
        <w:rPr>
          <w:rFonts w:hint="eastAsia"/>
        </w:rPr>
        <w:t>图</w:t>
      </w:r>
      <w:r w:rsidR="00ED7C80">
        <w:rPr>
          <w:rFonts w:hint="eastAsia"/>
        </w:rPr>
        <w:t>7</w:t>
      </w:r>
      <w:r w:rsidR="00F34A7E">
        <w:t>.1</w:t>
      </w:r>
      <w:r>
        <w:rPr>
          <w:rFonts w:hint="eastAsia"/>
        </w:rPr>
        <w:t xml:space="preserve"> 相关矩阵</w:t>
      </w:r>
    </w:p>
    <w:p w14:paraId="0CB94884" w14:textId="1656D760" w:rsidR="001D2526" w:rsidRDefault="001D2526" w:rsidP="001D2526">
      <w:pPr>
        <w:rPr>
          <w:lang w:eastAsia="zh-CN"/>
        </w:rPr>
      </w:pPr>
      <w:r>
        <w:rPr>
          <w:lang w:eastAsia="zh-CN"/>
        </w:rPr>
        <w:tab/>
      </w:r>
      <w:r>
        <w:rPr>
          <w:rFonts w:hint="eastAsia"/>
          <w:lang w:eastAsia="zh-CN"/>
        </w:rPr>
        <w:t>在相关分析中，</w:t>
      </w:r>
      <w:r w:rsidR="003A192D">
        <w:rPr>
          <w:rFonts w:hint="eastAsia"/>
          <w:lang w:eastAsia="zh-CN"/>
        </w:rPr>
        <w:t>本研究</w:t>
      </w:r>
      <w:r>
        <w:rPr>
          <w:rFonts w:hint="eastAsia"/>
          <w:lang w:eastAsia="zh-CN"/>
        </w:rPr>
        <w:t>分析发现向上比较频率与相对剥夺感之间不存在显著的相关</w:t>
      </w:r>
      <w:r>
        <w:rPr>
          <w:rFonts w:hint="eastAsia"/>
          <w:lang w:eastAsia="zh-CN"/>
        </w:rPr>
        <w:t xml:space="preserve"> (r = -.06, p = .156)</w:t>
      </w:r>
      <w:r>
        <w:rPr>
          <w:rFonts w:hint="eastAsia"/>
          <w:lang w:eastAsia="zh-CN"/>
        </w:rPr>
        <w:t>，这与假设</w:t>
      </w:r>
      <w:r>
        <w:rPr>
          <w:rFonts w:hint="eastAsia"/>
          <w:lang w:eastAsia="zh-CN"/>
        </w:rPr>
        <w:t>1</w:t>
      </w:r>
      <w:r>
        <w:rPr>
          <w:rFonts w:hint="eastAsia"/>
          <w:lang w:eastAsia="zh-CN"/>
        </w:rPr>
        <w:t>不一致；类似的，向下比较频率与感知到的优越感之间也不存在显著的相关</w:t>
      </w:r>
      <w:r>
        <w:rPr>
          <w:rFonts w:hint="eastAsia"/>
          <w:lang w:eastAsia="zh-CN"/>
        </w:rPr>
        <w:t xml:space="preserve"> (r = -.06, p = .177)</w:t>
      </w:r>
      <w:r>
        <w:rPr>
          <w:rFonts w:hint="eastAsia"/>
          <w:lang w:eastAsia="zh-CN"/>
        </w:rPr>
        <w:t>，这与假设</w:t>
      </w:r>
      <w:r>
        <w:rPr>
          <w:rFonts w:hint="eastAsia"/>
          <w:lang w:eastAsia="zh-CN"/>
        </w:rPr>
        <w:t>3</w:t>
      </w:r>
      <w:r>
        <w:rPr>
          <w:rFonts w:hint="eastAsia"/>
          <w:lang w:eastAsia="zh-CN"/>
        </w:rPr>
        <w:t>不一致。尽管，相对剥夺感与生活满意度之间存在着显著的负相关</w:t>
      </w:r>
      <w:r>
        <w:rPr>
          <w:rFonts w:hint="eastAsia"/>
          <w:lang w:eastAsia="zh-CN"/>
        </w:rPr>
        <w:t xml:space="preserve"> (r = -.55, p &lt; .001)</w:t>
      </w:r>
      <w:r>
        <w:rPr>
          <w:rFonts w:hint="eastAsia"/>
          <w:lang w:eastAsia="zh-CN"/>
        </w:rPr>
        <w:t>，但由于向上比较频率与相对剥夺感之间不存在显著的正相关，这意味着假设</w:t>
      </w:r>
      <w:r>
        <w:rPr>
          <w:rFonts w:hint="eastAsia"/>
          <w:lang w:eastAsia="zh-CN"/>
        </w:rPr>
        <w:t>2</w:t>
      </w:r>
      <w:r>
        <w:rPr>
          <w:rFonts w:hint="eastAsia"/>
          <w:lang w:eastAsia="zh-CN"/>
        </w:rPr>
        <w:t>很可能是不成立的。类似的，尽管，感知到的优越感与生活满意度之间存在着显著的正相关</w:t>
      </w:r>
      <w:r>
        <w:rPr>
          <w:rFonts w:hint="eastAsia"/>
          <w:lang w:eastAsia="zh-CN"/>
        </w:rPr>
        <w:t xml:space="preserve"> (r = .52, p &lt; .001)</w:t>
      </w:r>
      <w:r>
        <w:rPr>
          <w:rFonts w:hint="eastAsia"/>
          <w:lang w:eastAsia="zh-CN"/>
        </w:rPr>
        <w:t>，但由于向下比较频率与感知到的优越感之间不存在显著的正相关，这意味着假设</w:t>
      </w:r>
      <w:r>
        <w:rPr>
          <w:rFonts w:hint="eastAsia"/>
          <w:lang w:eastAsia="zh-CN"/>
        </w:rPr>
        <w:t>4</w:t>
      </w:r>
      <w:r>
        <w:rPr>
          <w:rFonts w:hint="eastAsia"/>
          <w:lang w:eastAsia="zh-CN"/>
        </w:rPr>
        <w:t>很可能是不成立的。</w:t>
      </w:r>
    </w:p>
    <w:p w14:paraId="1EB12EB4" w14:textId="083645D9" w:rsidR="001D2526" w:rsidRPr="001D2526" w:rsidRDefault="001D2526" w:rsidP="001D2526">
      <w:pPr>
        <w:rPr>
          <w:lang w:eastAsia="zh-CN"/>
        </w:rPr>
      </w:pPr>
      <w:r>
        <w:rPr>
          <w:lang w:eastAsia="zh-CN"/>
        </w:rPr>
        <w:tab/>
      </w:r>
      <w:r w:rsidR="003E2884">
        <w:rPr>
          <w:rFonts w:hint="eastAsia"/>
          <w:lang w:eastAsia="zh-CN"/>
        </w:rPr>
        <w:t>此外，</w:t>
      </w:r>
      <w:r w:rsidR="003A192D">
        <w:rPr>
          <w:rFonts w:hint="eastAsia"/>
          <w:lang w:eastAsia="zh-CN"/>
        </w:rPr>
        <w:t>本研究</w:t>
      </w:r>
      <w:r w:rsidR="003E2884">
        <w:rPr>
          <w:rFonts w:hint="eastAsia"/>
          <w:lang w:eastAsia="zh-CN"/>
        </w:rPr>
        <w:t>发现向上对比与相对剥夺感之间存在着较高的正相关</w:t>
      </w:r>
      <w:r w:rsidR="003E2884">
        <w:rPr>
          <w:rFonts w:hint="eastAsia"/>
          <w:lang w:eastAsia="zh-CN"/>
        </w:rPr>
        <w:t xml:space="preserve"> (r = .51, p &lt; .001)</w:t>
      </w:r>
      <w:r w:rsidR="003E2884">
        <w:rPr>
          <w:rFonts w:hint="eastAsia"/>
          <w:lang w:eastAsia="zh-CN"/>
        </w:rPr>
        <w:t>，而向上认同与相对剥夺感之间存在着较低的负相关</w:t>
      </w:r>
      <w:r w:rsidR="003E2884">
        <w:rPr>
          <w:rFonts w:hint="eastAsia"/>
          <w:lang w:eastAsia="zh-CN"/>
        </w:rPr>
        <w:t xml:space="preserve"> (r = -.34, p &lt; .001)</w:t>
      </w:r>
      <w:r w:rsidR="003E2884">
        <w:rPr>
          <w:rFonts w:hint="eastAsia"/>
          <w:lang w:eastAsia="zh-CN"/>
        </w:rPr>
        <w:t>，这意味着假设</w:t>
      </w:r>
      <w:r w:rsidR="003E2884">
        <w:rPr>
          <w:rFonts w:hint="eastAsia"/>
          <w:lang w:eastAsia="zh-CN"/>
        </w:rPr>
        <w:t>6a</w:t>
      </w:r>
      <w:r w:rsidR="003E2884">
        <w:rPr>
          <w:rFonts w:hint="eastAsia"/>
          <w:lang w:eastAsia="zh-CN"/>
        </w:rPr>
        <w:t>可能是是成立的。类似的，向下对比与感知到的优越感之间存在着显著的正相关</w:t>
      </w:r>
      <w:r w:rsidR="003E2884">
        <w:rPr>
          <w:rFonts w:hint="eastAsia"/>
          <w:lang w:eastAsia="zh-CN"/>
        </w:rPr>
        <w:t xml:space="preserve"> (r = .19, p &lt; .001)</w:t>
      </w:r>
      <w:r w:rsidR="003E2884">
        <w:rPr>
          <w:rFonts w:hint="eastAsia"/>
          <w:lang w:eastAsia="zh-CN"/>
        </w:rPr>
        <w:t>，而向下认同与感知到的优越感之间不存在显著的相关</w:t>
      </w:r>
      <w:r w:rsidR="003E2884">
        <w:rPr>
          <w:rFonts w:hint="eastAsia"/>
          <w:lang w:eastAsia="zh-CN"/>
        </w:rPr>
        <w:t xml:space="preserve"> (r = -.07, p = .103)</w:t>
      </w:r>
      <w:r w:rsidR="003E2884">
        <w:rPr>
          <w:rFonts w:hint="eastAsia"/>
          <w:lang w:eastAsia="zh-CN"/>
        </w:rPr>
        <w:t>，这意味着假设</w:t>
      </w:r>
      <w:r w:rsidR="003E2884">
        <w:rPr>
          <w:rFonts w:hint="eastAsia"/>
          <w:lang w:eastAsia="zh-CN"/>
        </w:rPr>
        <w:t>6b</w:t>
      </w:r>
      <w:r w:rsidR="003E2884">
        <w:rPr>
          <w:rFonts w:hint="eastAsia"/>
          <w:lang w:eastAsia="zh-CN"/>
        </w:rPr>
        <w:t>也可能是是成立的</w:t>
      </w:r>
    </w:p>
    <w:p w14:paraId="5D5C1087" w14:textId="1404FEDF" w:rsidR="00575FCB" w:rsidRPr="004E614C" w:rsidRDefault="008C4A7B" w:rsidP="00575FCB">
      <w:pPr>
        <w:pStyle w:val="3"/>
        <w:spacing w:before="180" w:after="180"/>
        <w:rPr>
          <w:lang w:eastAsia="zh-CN"/>
        </w:rPr>
      </w:pPr>
      <w:bookmarkStart w:id="100" w:name="_Toc162021967"/>
      <w:r>
        <w:rPr>
          <w:rFonts w:hint="eastAsia"/>
          <w:lang w:eastAsia="zh-CN"/>
        </w:rPr>
        <w:t>7</w:t>
      </w:r>
      <w:r w:rsidR="00634FC0">
        <w:rPr>
          <w:lang w:eastAsia="zh-CN"/>
        </w:rPr>
        <w:t>.</w:t>
      </w:r>
      <w:r w:rsidR="0078772F">
        <w:rPr>
          <w:rFonts w:hint="eastAsia"/>
          <w:lang w:eastAsia="zh-CN"/>
        </w:rPr>
        <w:t>3</w:t>
      </w:r>
      <w:r w:rsidR="00634FC0">
        <w:rPr>
          <w:lang w:eastAsia="zh-CN"/>
        </w:rPr>
        <w:t>.</w:t>
      </w:r>
      <w:r w:rsidR="004E202A">
        <w:rPr>
          <w:rFonts w:hint="eastAsia"/>
          <w:lang w:eastAsia="zh-CN"/>
        </w:rPr>
        <w:t>3</w:t>
      </w:r>
      <w:r w:rsidR="00634FC0">
        <w:rPr>
          <w:lang w:eastAsia="zh-CN"/>
        </w:rPr>
        <w:t xml:space="preserve"> </w:t>
      </w:r>
      <w:r w:rsidR="00575FCB" w:rsidRPr="004E614C">
        <w:rPr>
          <w:lang w:eastAsia="zh-CN"/>
        </w:rPr>
        <w:t>共同方法偏差</w:t>
      </w:r>
      <w:bookmarkEnd w:id="100"/>
    </w:p>
    <w:p w14:paraId="156B9675" w14:textId="77777777" w:rsidR="00575FCB" w:rsidRPr="004E614C" w:rsidRDefault="00575FCB" w:rsidP="00575FCB">
      <w:pPr>
        <w:pStyle w:val="4"/>
        <w:spacing w:before="180" w:after="180"/>
        <w:rPr>
          <w:lang w:eastAsia="zh-CN"/>
        </w:rPr>
      </w:pPr>
      <w:r w:rsidRPr="004E614C">
        <w:rPr>
          <w:lang w:eastAsia="zh-CN"/>
        </w:rPr>
        <w:t>Harmon One-Factor Test</w:t>
      </w:r>
    </w:p>
    <w:p w14:paraId="1AB688E7" w14:textId="672A123B" w:rsidR="00575FCB" w:rsidRPr="00752C85" w:rsidRDefault="00575FCB" w:rsidP="00575FCB">
      <w:pPr>
        <w:rPr>
          <w:lang w:eastAsia="zh-CN"/>
        </w:rPr>
      </w:pPr>
      <w:r w:rsidRPr="004E614C">
        <w:rPr>
          <w:lang w:eastAsia="zh-CN"/>
        </w:rPr>
        <w:tab/>
      </w:r>
      <w:r w:rsidRPr="004E614C">
        <w:rPr>
          <w:lang w:eastAsia="zh-CN"/>
        </w:rPr>
        <w:fldChar w:fldCharType="begin"/>
      </w:r>
      <w:r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Pr="004E614C">
        <w:rPr>
          <w:lang w:eastAsia="zh-CN"/>
        </w:rPr>
        <w:fldChar w:fldCharType="separate"/>
      </w:r>
      <w:r w:rsidRPr="004E614C">
        <w:rPr>
          <w:noProof/>
          <w:lang w:eastAsia="zh-CN"/>
        </w:rPr>
        <w:t>Harman (1976)</w:t>
      </w:r>
      <w:r w:rsidRPr="004E614C">
        <w:rPr>
          <w:lang w:eastAsia="zh-CN"/>
        </w:rPr>
        <w:fldChar w:fldCharType="end"/>
      </w:r>
      <w:r w:rsidRPr="004E614C">
        <w:rPr>
          <w:lang w:eastAsia="zh-CN"/>
        </w:rPr>
        <w:t>提出了一种单因子检验方法。将所有题目用一个潜变量来解释。如果这个潜变量解释的变异低于</w:t>
      </w:r>
      <w:r w:rsidRPr="004E614C">
        <w:rPr>
          <w:lang w:eastAsia="zh-CN"/>
        </w:rPr>
        <w:t>50%</w:t>
      </w:r>
      <w:r w:rsidRPr="004E614C">
        <w:rPr>
          <w:lang w:eastAsia="zh-CN"/>
        </w:rPr>
        <w:t>，则说明这个研究中并不存在共同方法偏差。在</w:t>
      </w:r>
      <w:r w:rsidR="003A192D">
        <w:rPr>
          <w:lang w:eastAsia="zh-CN"/>
        </w:rPr>
        <w:t>本研究</w:t>
      </w:r>
      <w:r w:rsidRPr="004E614C">
        <w:rPr>
          <w:lang w:eastAsia="zh-CN"/>
        </w:rPr>
        <w:t>的研究中，</w:t>
      </w:r>
      <w:r w:rsidR="003A192D">
        <w:rPr>
          <w:lang w:eastAsia="zh-CN"/>
        </w:rPr>
        <w:t>本研究</w:t>
      </w:r>
      <w:r w:rsidRPr="004E614C">
        <w:rPr>
          <w:lang w:eastAsia="zh-CN"/>
        </w:rPr>
        <w:t>在进行了</w:t>
      </w:r>
      <w:r w:rsidRPr="004E614C">
        <w:rPr>
          <w:lang w:eastAsia="zh-CN"/>
        </w:rPr>
        <w:t>Harmon One-Factor Test</w:t>
      </w:r>
      <w:r w:rsidRPr="004E614C">
        <w:rPr>
          <w:lang w:eastAsia="zh-CN"/>
        </w:rPr>
        <w:t>后发现，方法变量只解释了</w:t>
      </w:r>
      <w:r w:rsidRPr="004E614C">
        <w:rPr>
          <w:lang w:eastAsia="zh-CN"/>
        </w:rPr>
        <w:t>18.72%</w:t>
      </w:r>
      <w:r w:rsidRPr="004E614C">
        <w:rPr>
          <w:lang w:eastAsia="zh-CN"/>
        </w:rPr>
        <w:t>的变异。</w:t>
      </w:r>
      <w:r w:rsidRPr="004E614C">
        <w:rPr>
          <w:rFonts w:hint="eastAsia"/>
          <w:lang w:eastAsia="zh-CN"/>
        </w:rPr>
        <w:t>此外，</w:t>
      </w:r>
      <w:r w:rsidR="003A192D">
        <w:rPr>
          <w:rFonts w:hint="eastAsia"/>
          <w:lang w:eastAsia="zh-CN"/>
        </w:rPr>
        <w:t>本研究</w:t>
      </w:r>
      <w:r w:rsidRPr="004E614C">
        <w:rPr>
          <w:rFonts w:hint="eastAsia"/>
          <w:lang w:eastAsia="zh-CN"/>
        </w:rPr>
        <w:t>也对比了单因子模型和</w:t>
      </w:r>
      <w:r w:rsidR="000172FA">
        <w:rPr>
          <w:rFonts w:hint="eastAsia"/>
          <w:lang w:eastAsia="zh-CN"/>
        </w:rPr>
        <w:t>八</w:t>
      </w:r>
      <w:r w:rsidRPr="004E614C">
        <w:rPr>
          <w:rFonts w:hint="eastAsia"/>
          <w:lang w:eastAsia="zh-CN"/>
        </w:rPr>
        <w:t>因子模型的模型拟合度指标（见表</w:t>
      </w:r>
      <w:r w:rsidR="00ED7C80">
        <w:rPr>
          <w:rFonts w:hint="eastAsia"/>
          <w:lang w:eastAsia="zh-CN"/>
        </w:rPr>
        <w:t>7</w:t>
      </w:r>
      <w:r w:rsidR="00F34A7E">
        <w:rPr>
          <w:lang w:eastAsia="zh-CN"/>
        </w:rPr>
        <w:t>.2</w:t>
      </w:r>
      <w:r w:rsidRPr="004E614C">
        <w:rPr>
          <w:rFonts w:hint="eastAsia"/>
          <w:lang w:eastAsia="zh-CN"/>
        </w:rPr>
        <w:t>），两个模型差异显著</w:t>
      </w:r>
      <w:r w:rsidR="00F34A7E">
        <w:rPr>
          <w:rFonts w:hint="eastAsia"/>
          <w:lang w:eastAsia="zh-CN"/>
        </w:rPr>
        <w:t xml:space="preserve"> </w:t>
      </w:r>
      <w:r w:rsidRPr="004E614C">
        <w:rPr>
          <w:rFonts w:cs="Times New Roman"/>
          <w:lang w:eastAsia="zh-CN"/>
        </w:rPr>
        <w:sym w:font="Symbol" w:char="F044"/>
      </w: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w:t>
      </w:r>
      <w:r w:rsidR="000172FA">
        <w:rPr>
          <w:rFonts w:cs="Times New Roman"/>
          <w:lang w:eastAsia="zh-CN"/>
        </w:rPr>
        <w:t>30</w:t>
      </w:r>
      <w:r w:rsidRPr="004E614C">
        <w:rPr>
          <w:rFonts w:cs="Times New Roman"/>
          <w:lang w:eastAsia="zh-CN"/>
        </w:rPr>
        <w:t xml:space="preserve">) = </w:t>
      </w:r>
      <w:r w:rsidR="000172FA">
        <w:rPr>
          <w:rFonts w:cs="Times New Roman"/>
          <w:lang w:eastAsia="zh-CN"/>
        </w:rPr>
        <w:t>4655.32</w:t>
      </w:r>
      <w:r w:rsidRPr="004E614C">
        <w:rPr>
          <w:rFonts w:cs="Times New Roman"/>
          <w:lang w:eastAsia="zh-CN"/>
        </w:rPr>
        <w:t>, p &lt; .001</w:t>
      </w:r>
      <w:r w:rsidRPr="004E614C">
        <w:rPr>
          <w:lang w:eastAsia="zh-CN"/>
        </w:rPr>
        <w:t>。这意味着</w:t>
      </w:r>
      <w:r w:rsidR="003A192D">
        <w:rPr>
          <w:lang w:eastAsia="zh-CN"/>
        </w:rPr>
        <w:t>本研究</w:t>
      </w:r>
      <w:r w:rsidRPr="004E614C">
        <w:rPr>
          <w:lang w:eastAsia="zh-CN"/>
        </w:rPr>
        <w:t>的</w:t>
      </w:r>
      <w:r w:rsidR="002A789E">
        <w:rPr>
          <w:lang w:eastAsia="zh-CN"/>
        </w:rPr>
        <w:t>研究</w:t>
      </w:r>
      <w:r w:rsidRPr="004E614C">
        <w:rPr>
          <w:lang w:eastAsia="zh-CN"/>
        </w:rPr>
        <w:t>中不存在共同方法偏</w:t>
      </w:r>
      <w:r w:rsidRPr="004E614C">
        <w:rPr>
          <w:rFonts w:hint="eastAsia"/>
          <w:lang w:eastAsia="zh-CN"/>
        </w:rPr>
        <w:t>差。</w:t>
      </w:r>
    </w:p>
    <w:p w14:paraId="67AEC036" w14:textId="3DCE7711" w:rsidR="00575FCB" w:rsidRPr="004E614C" w:rsidRDefault="00575FCB" w:rsidP="00752C85">
      <w:pPr>
        <w:pStyle w:val="af3"/>
      </w:pPr>
      <w:r w:rsidRPr="004E614C">
        <w:rPr>
          <w:rFonts w:hint="eastAsia"/>
        </w:rPr>
        <w:t>表</w:t>
      </w:r>
      <w:r w:rsidR="00ED7C80">
        <w:rPr>
          <w:rFonts w:hint="eastAsia"/>
        </w:rPr>
        <w:t>7</w:t>
      </w:r>
      <w:r w:rsidR="00F34A7E">
        <w:t>.2</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1064"/>
        <w:gridCol w:w="615"/>
        <w:gridCol w:w="870"/>
        <w:gridCol w:w="679"/>
        <w:gridCol w:w="679"/>
        <w:gridCol w:w="1115"/>
        <w:gridCol w:w="944"/>
      </w:tblGrid>
      <w:tr w:rsidR="00575FCB" w:rsidRPr="004E614C" w14:paraId="4BBB8241" w14:textId="77777777" w:rsidTr="00752C85">
        <w:tc>
          <w:tcPr>
            <w:tcW w:w="1408" w:type="pct"/>
            <w:tcBorders>
              <w:top w:val="single" w:sz="12" w:space="0" w:color="auto"/>
              <w:bottom w:val="single" w:sz="4" w:space="0" w:color="auto"/>
            </w:tcBorders>
            <w:vAlign w:val="center"/>
          </w:tcPr>
          <w:p w14:paraId="3610BD98" w14:textId="034EEF41" w:rsidR="00575FCB" w:rsidRPr="004E614C" w:rsidRDefault="00C44F78" w:rsidP="00F33855">
            <w:pPr>
              <w:jc w:val="center"/>
              <w:rPr>
                <w:rFonts w:cs="Times New Roman"/>
                <w:lang w:eastAsia="zh-CN"/>
              </w:rPr>
            </w:pPr>
            <w:r>
              <w:rPr>
                <w:rFonts w:cs="Times New Roman" w:hint="eastAsia"/>
                <w:lang w:eastAsia="zh-CN"/>
              </w:rPr>
              <w:t>模型</w:t>
            </w:r>
          </w:p>
        </w:tc>
        <w:tc>
          <w:tcPr>
            <w:tcW w:w="640" w:type="pct"/>
            <w:tcBorders>
              <w:top w:val="single" w:sz="12" w:space="0" w:color="auto"/>
              <w:bottom w:val="single" w:sz="4" w:space="0" w:color="auto"/>
            </w:tcBorders>
            <w:vAlign w:val="center"/>
          </w:tcPr>
          <w:p w14:paraId="3B46523A" w14:textId="77777777" w:rsidR="00575FCB" w:rsidRPr="004E614C" w:rsidRDefault="00575FCB" w:rsidP="00F3385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70" w:type="pct"/>
            <w:tcBorders>
              <w:top w:val="single" w:sz="12" w:space="0" w:color="auto"/>
              <w:bottom w:val="single" w:sz="4" w:space="0" w:color="auto"/>
            </w:tcBorders>
            <w:vAlign w:val="center"/>
          </w:tcPr>
          <w:p w14:paraId="13CD4507" w14:textId="77777777" w:rsidR="00575FCB" w:rsidRPr="004E614C" w:rsidRDefault="00575FCB" w:rsidP="00F33855">
            <w:pPr>
              <w:jc w:val="center"/>
              <w:rPr>
                <w:rFonts w:cs="Times New Roman"/>
                <w:lang w:eastAsia="zh-CN"/>
              </w:rPr>
            </w:pPr>
            <w:r w:rsidRPr="004E614C">
              <w:rPr>
                <w:rFonts w:cs="Times New Roman"/>
                <w:lang w:eastAsia="zh-CN"/>
              </w:rPr>
              <w:t>df</w:t>
            </w:r>
          </w:p>
        </w:tc>
        <w:tc>
          <w:tcPr>
            <w:tcW w:w="524" w:type="pct"/>
            <w:tcBorders>
              <w:top w:val="single" w:sz="12" w:space="0" w:color="auto"/>
              <w:bottom w:val="single" w:sz="4" w:space="0" w:color="auto"/>
            </w:tcBorders>
            <w:vAlign w:val="center"/>
          </w:tcPr>
          <w:p w14:paraId="44DDDBBC" w14:textId="77777777" w:rsidR="00575FCB" w:rsidRPr="004E614C" w:rsidRDefault="00575FCB" w:rsidP="00F3385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09" w:type="pct"/>
            <w:tcBorders>
              <w:top w:val="single" w:sz="12" w:space="0" w:color="auto"/>
              <w:bottom w:val="single" w:sz="4" w:space="0" w:color="auto"/>
            </w:tcBorders>
            <w:vAlign w:val="center"/>
          </w:tcPr>
          <w:p w14:paraId="0E438BFF" w14:textId="77777777" w:rsidR="00575FCB" w:rsidRPr="004E614C" w:rsidRDefault="00575FCB" w:rsidP="00F33855">
            <w:pPr>
              <w:jc w:val="center"/>
              <w:rPr>
                <w:rFonts w:cs="Times New Roman"/>
                <w:lang w:eastAsia="zh-CN"/>
              </w:rPr>
            </w:pPr>
            <w:r w:rsidRPr="004E614C">
              <w:rPr>
                <w:rFonts w:cs="Times New Roman"/>
                <w:lang w:eastAsia="zh-CN"/>
              </w:rPr>
              <w:t>CFI</w:t>
            </w:r>
          </w:p>
        </w:tc>
        <w:tc>
          <w:tcPr>
            <w:tcW w:w="409" w:type="pct"/>
            <w:tcBorders>
              <w:top w:val="single" w:sz="12" w:space="0" w:color="auto"/>
              <w:bottom w:val="single" w:sz="4" w:space="0" w:color="auto"/>
            </w:tcBorders>
            <w:vAlign w:val="center"/>
          </w:tcPr>
          <w:p w14:paraId="505E812A" w14:textId="77777777" w:rsidR="00575FCB" w:rsidRPr="004E614C" w:rsidRDefault="00575FCB" w:rsidP="00F33855">
            <w:pPr>
              <w:jc w:val="center"/>
              <w:rPr>
                <w:rFonts w:cs="Times New Roman"/>
                <w:lang w:eastAsia="zh-CN"/>
              </w:rPr>
            </w:pPr>
            <w:r w:rsidRPr="004E614C">
              <w:rPr>
                <w:rFonts w:cs="Times New Roman"/>
                <w:lang w:eastAsia="zh-CN"/>
              </w:rPr>
              <w:t>TLI</w:t>
            </w:r>
          </w:p>
        </w:tc>
        <w:tc>
          <w:tcPr>
            <w:tcW w:w="671" w:type="pct"/>
            <w:tcBorders>
              <w:top w:val="single" w:sz="12" w:space="0" w:color="auto"/>
              <w:bottom w:val="single" w:sz="4" w:space="0" w:color="auto"/>
            </w:tcBorders>
            <w:vAlign w:val="center"/>
          </w:tcPr>
          <w:p w14:paraId="548E05B1" w14:textId="77777777" w:rsidR="00575FCB" w:rsidRPr="004E614C" w:rsidRDefault="00575FCB" w:rsidP="00F33855">
            <w:pPr>
              <w:jc w:val="center"/>
              <w:rPr>
                <w:rFonts w:cs="Times New Roman"/>
                <w:lang w:eastAsia="zh-CN"/>
              </w:rPr>
            </w:pPr>
            <w:r w:rsidRPr="004E614C">
              <w:rPr>
                <w:rFonts w:cs="Times New Roman"/>
                <w:lang w:eastAsia="zh-CN"/>
              </w:rPr>
              <w:t>RMSEA</w:t>
            </w:r>
          </w:p>
        </w:tc>
        <w:tc>
          <w:tcPr>
            <w:tcW w:w="568" w:type="pct"/>
            <w:tcBorders>
              <w:top w:val="single" w:sz="12" w:space="0" w:color="auto"/>
              <w:bottom w:val="single" w:sz="4" w:space="0" w:color="auto"/>
            </w:tcBorders>
            <w:vAlign w:val="center"/>
          </w:tcPr>
          <w:p w14:paraId="677D448B" w14:textId="77777777" w:rsidR="00575FCB" w:rsidRPr="004E614C" w:rsidRDefault="00575FCB" w:rsidP="00F33855">
            <w:pPr>
              <w:jc w:val="center"/>
              <w:rPr>
                <w:rFonts w:cs="Times New Roman"/>
                <w:lang w:eastAsia="zh-CN"/>
              </w:rPr>
            </w:pPr>
            <w:r w:rsidRPr="004E614C">
              <w:rPr>
                <w:rFonts w:cs="Times New Roman"/>
                <w:lang w:eastAsia="zh-CN"/>
              </w:rPr>
              <w:t>SRMR</w:t>
            </w:r>
          </w:p>
        </w:tc>
      </w:tr>
      <w:tr w:rsidR="00575FCB" w:rsidRPr="004E614C" w14:paraId="32096B59" w14:textId="77777777" w:rsidTr="00752C85">
        <w:tc>
          <w:tcPr>
            <w:tcW w:w="1408" w:type="pct"/>
            <w:tcBorders>
              <w:top w:val="single" w:sz="4" w:space="0" w:color="auto"/>
            </w:tcBorders>
            <w:vAlign w:val="center"/>
          </w:tcPr>
          <w:p w14:paraId="7380D7D2" w14:textId="77AEBDAC" w:rsidR="00575FCB" w:rsidRPr="004E614C" w:rsidRDefault="00C44F78" w:rsidP="00F33855">
            <w:pPr>
              <w:jc w:val="center"/>
              <w:rPr>
                <w:rFonts w:cs="Times New Roman"/>
                <w:lang w:eastAsia="zh-CN"/>
              </w:rPr>
            </w:pPr>
            <w:r>
              <w:rPr>
                <w:rFonts w:cs="Times New Roman" w:hint="eastAsia"/>
                <w:lang w:eastAsia="zh-CN"/>
              </w:rPr>
              <w:t>单因子模型</w:t>
            </w:r>
          </w:p>
        </w:tc>
        <w:tc>
          <w:tcPr>
            <w:tcW w:w="640" w:type="pct"/>
            <w:tcBorders>
              <w:top w:val="single" w:sz="4" w:space="0" w:color="auto"/>
            </w:tcBorders>
            <w:vAlign w:val="center"/>
          </w:tcPr>
          <w:p w14:paraId="30E475D2" w14:textId="7DC5BECE" w:rsidR="00575FCB" w:rsidRPr="004E614C" w:rsidRDefault="00575FCB" w:rsidP="00F33855">
            <w:pPr>
              <w:jc w:val="center"/>
              <w:rPr>
                <w:rFonts w:cs="Times New Roman"/>
                <w:lang w:eastAsia="zh-CN"/>
              </w:rPr>
            </w:pPr>
            <w:r w:rsidRPr="004E614C">
              <w:rPr>
                <w:rFonts w:cs="Times New Roman"/>
                <w:lang w:eastAsia="zh-CN"/>
              </w:rPr>
              <w:t>6203.51</w:t>
            </w:r>
          </w:p>
        </w:tc>
        <w:tc>
          <w:tcPr>
            <w:tcW w:w="370" w:type="pct"/>
            <w:tcBorders>
              <w:top w:val="single" w:sz="4" w:space="0" w:color="auto"/>
            </w:tcBorders>
            <w:vAlign w:val="center"/>
          </w:tcPr>
          <w:p w14:paraId="4788CDBC" w14:textId="3B30FF46" w:rsidR="00575FCB" w:rsidRPr="004E614C" w:rsidRDefault="00575FCB" w:rsidP="00F33855">
            <w:pPr>
              <w:jc w:val="center"/>
              <w:rPr>
                <w:rFonts w:cs="Times New Roman"/>
                <w:lang w:eastAsia="zh-CN"/>
              </w:rPr>
            </w:pPr>
            <w:r w:rsidRPr="004E614C">
              <w:rPr>
                <w:rFonts w:cs="Times New Roman"/>
                <w:lang w:eastAsia="zh-CN"/>
              </w:rPr>
              <w:t>665</w:t>
            </w:r>
          </w:p>
        </w:tc>
        <w:tc>
          <w:tcPr>
            <w:tcW w:w="524" w:type="pct"/>
            <w:tcBorders>
              <w:top w:val="single" w:sz="4" w:space="0" w:color="auto"/>
            </w:tcBorders>
            <w:vAlign w:val="center"/>
          </w:tcPr>
          <w:p w14:paraId="664973F8" w14:textId="0899707F" w:rsidR="00575FCB" w:rsidRPr="004E614C" w:rsidRDefault="00575FCB" w:rsidP="00F33855">
            <w:pPr>
              <w:jc w:val="center"/>
              <w:rPr>
                <w:rFonts w:cs="Times New Roman"/>
                <w:lang w:eastAsia="zh-CN"/>
              </w:rPr>
            </w:pPr>
            <w:r w:rsidRPr="004E614C">
              <w:rPr>
                <w:rFonts w:cs="Times New Roman"/>
                <w:lang w:eastAsia="zh-CN"/>
              </w:rPr>
              <w:t>9.33</w:t>
            </w:r>
          </w:p>
        </w:tc>
        <w:tc>
          <w:tcPr>
            <w:tcW w:w="409" w:type="pct"/>
            <w:tcBorders>
              <w:top w:val="single" w:sz="4" w:space="0" w:color="auto"/>
            </w:tcBorders>
            <w:vAlign w:val="center"/>
          </w:tcPr>
          <w:p w14:paraId="2AF2E6A8" w14:textId="1FB65D56" w:rsidR="00575FCB" w:rsidRPr="004E614C" w:rsidRDefault="00575FCB" w:rsidP="00F33855">
            <w:pPr>
              <w:jc w:val="center"/>
              <w:rPr>
                <w:rFonts w:cs="Times New Roman"/>
                <w:lang w:eastAsia="zh-CN"/>
              </w:rPr>
            </w:pPr>
            <w:r w:rsidRPr="004E614C">
              <w:rPr>
                <w:rFonts w:cs="Times New Roman"/>
                <w:lang w:eastAsia="zh-CN"/>
              </w:rPr>
              <w:t>.332</w:t>
            </w:r>
          </w:p>
        </w:tc>
        <w:tc>
          <w:tcPr>
            <w:tcW w:w="409" w:type="pct"/>
            <w:tcBorders>
              <w:top w:val="single" w:sz="4" w:space="0" w:color="auto"/>
            </w:tcBorders>
            <w:vAlign w:val="center"/>
          </w:tcPr>
          <w:p w14:paraId="438794A5" w14:textId="78B26947" w:rsidR="00575FCB" w:rsidRPr="004E614C" w:rsidRDefault="00575FCB" w:rsidP="00F33855">
            <w:pPr>
              <w:jc w:val="center"/>
              <w:rPr>
                <w:rFonts w:cs="Times New Roman"/>
                <w:lang w:eastAsia="zh-CN"/>
              </w:rPr>
            </w:pPr>
            <w:r w:rsidRPr="004E614C">
              <w:rPr>
                <w:rFonts w:cs="Times New Roman"/>
                <w:lang w:eastAsia="zh-CN"/>
              </w:rPr>
              <w:t>.284</w:t>
            </w:r>
          </w:p>
        </w:tc>
        <w:tc>
          <w:tcPr>
            <w:tcW w:w="671" w:type="pct"/>
            <w:tcBorders>
              <w:top w:val="single" w:sz="4" w:space="0" w:color="auto"/>
            </w:tcBorders>
            <w:vAlign w:val="center"/>
          </w:tcPr>
          <w:p w14:paraId="435E6112" w14:textId="59670E80" w:rsidR="00575FCB" w:rsidRPr="004E614C" w:rsidRDefault="00575FCB" w:rsidP="00F33855">
            <w:pPr>
              <w:jc w:val="center"/>
              <w:rPr>
                <w:rFonts w:cs="Times New Roman"/>
                <w:lang w:eastAsia="zh-CN"/>
              </w:rPr>
            </w:pPr>
            <w:r w:rsidRPr="004E614C">
              <w:rPr>
                <w:rFonts w:cs="Times New Roman"/>
                <w:lang w:eastAsia="zh-CN"/>
              </w:rPr>
              <w:t>.141</w:t>
            </w:r>
          </w:p>
        </w:tc>
        <w:tc>
          <w:tcPr>
            <w:tcW w:w="568" w:type="pct"/>
            <w:tcBorders>
              <w:top w:val="single" w:sz="4" w:space="0" w:color="auto"/>
            </w:tcBorders>
            <w:vAlign w:val="center"/>
          </w:tcPr>
          <w:p w14:paraId="16BED54B" w14:textId="321E1DFE" w:rsidR="00575FCB" w:rsidRPr="004E614C" w:rsidRDefault="00575FCB" w:rsidP="00F33855">
            <w:pPr>
              <w:jc w:val="center"/>
              <w:rPr>
                <w:rFonts w:cs="Times New Roman"/>
                <w:lang w:eastAsia="zh-CN"/>
              </w:rPr>
            </w:pPr>
            <w:r w:rsidRPr="004E614C">
              <w:rPr>
                <w:rFonts w:cs="Times New Roman"/>
                <w:lang w:eastAsia="zh-CN"/>
              </w:rPr>
              <w:t>.184</w:t>
            </w:r>
          </w:p>
        </w:tc>
      </w:tr>
      <w:tr w:rsidR="00575FCB" w:rsidRPr="004E614C" w14:paraId="405C6959" w14:textId="77777777" w:rsidTr="00752C85">
        <w:tc>
          <w:tcPr>
            <w:tcW w:w="1408" w:type="pct"/>
            <w:vAlign w:val="center"/>
          </w:tcPr>
          <w:p w14:paraId="2E680BA7" w14:textId="169664BF" w:rsidR="00575FCB" w:rsidRPr="004E614C" w:rsidRDefault="00C44F78" w:rsidP="00F33855">
            <w:pPr>
              <w:jc w:val="center"/>
              <w:rPr>
                <w:rFonts w:cs="Times New Roman"/>
                <w:lang w:eastAsia="zh-CN"/>
              </w:rPr>
            </w:pPr>
            <w:r>
              <w:rPr>
                <w:rFonts w:cs="Times New Roman" w:hint="eastAsia"/>
                <w:lang w:eastAsia="zh-CN"/>
              </w:rPr>
              <w:t>八因子模型</w:t>
            </w:r>
          </w:p>
        </w:tc>
        <w:tc>
          <w:tcPr>
            <w:tcW w:w="640" w:type="pct"/>
            <w:vAlign w:val="center"/>
          </w:tcPr>
          <w:p w14:paraId="6893C2BB" w14:textId="0EBCFD54" w:rsidR="00575FCB" w:rsidRPr="004E614C" w:rsidRDefault="00575FCB" w:rsidP="00F33855">
            <w:pPr>
              <w:jc w:val="center"/>
              <w:rPr>
                <w:rFonts w:cs="Times New Roman"/>
                <w:lang w:eastAsia="zh-CN"/>
              </w:rPr>
            </w:pPr>
            <w:r w:rsidRPr="004E614C">
              <w:rPr>
                <w:rFonts w:cs="Times New Roman"/>
                <w:lang w:eastAsia="zh-CN"/>
              </w:rPr>
              <w:t>1548.19</w:t>
            </w:r>
          </w:p>
        </w:tc>
        <w:tc>
          <w:tcPr>
            <w:tcW w:w="370" w:type="pct"/>
            <w:vAlign w:val="center"/>
          </w:tcPr>
          <w:p w14:paraId="07A28190" w14:textId="63EAEBBD" w:rsidR="00575FCB" w:rsidRPr="004E614C" w:rsidRDefault="00575FCB" w:rsidP="00F33855">
            <w:pPr>
              <w:jc w:val="center"/>
              <w:rPr>
                <w:rFonts w:cs="Times New Roman"/>
                <w:lang w:eastAsia="zh-CN"/>
              </w:rPr>
            </w:pPr>
            <w:r w:rsidRPr="004E614C">
              <w:rPr>
                <w:rFonts w:cs="Times New Roman"/>
                <w:lang w:eastAsia="zh-CN"/>
              </w:rPr>
              <w:t>635</w:t>
            </w:r>
          </w:p>
        </w:tc>
        <w:tc>
          <w:tcPr>
            <w:tcW w:w="524" w:type="pct"/>
            <w:vAlign w:val="center"/>
          </w:tcPr>
          <w:p w14:paraId="00512DEF" w14:textId="77777777" w:rsidR="00575FCB" w:rsidRPr="004E614C" w:rsidRDefault="00575FCB" w:rsidP="00F33855">
            <w:pPr>
              <w:jc w:val="center"/>
              <w:rPr>
                <w:rFonts w:cs="Times New Roman"/>
                <w:lang w:eastAsia="zh-CN"/>
              </w:rPr>
            </w:pPr>
            <w:r w:rsidRPr="004E614C">
              <w:rPr>
                <w:rFonts w:cs="Times New Roman"/>
                <w:lang w:eastAsia="zh-CN"/>
              </w:rPr>
              <w:t>2.44</w:t>
            </w:r>
          </w:p>
        </w:tc>
        <w:tc>
          <w:tcPr>
            <w:tcW w:w="409" w:type="pct"/>
            <w:vAlign w:val="center"/>
          </w:tcPr>
          <w:p w14:paraId="455BDB47" w14:textId="6B3B80F6" w:rsidR="00575FCB" w:rsidRPr="004E614C" w:rsidRDefault="00575FCB" w:rsidP="00F33855">
            <w:pPr>
              <w:jc w:val="center"/>
              <w:rPr>
                <w:rFonts w:cs="Times New Roman"/>
                <w:lang w:eastAsia="zh-CN"/>
              </w:rPr>
            </w:pPr>
            <w:r w:rsidRPr="004E614C">
              <w:rPr>
                <w:rFonts w:cs="Times New Roman"/>
                <w:lang w:eastAsia="zh-CN"/>
              </w:rPr>
              <w:t>.890</w:t>
            </w:r>
          </w:p>
        </w:tc>
        <w:tc>
          <w:tcPr>
            <w:tcW w:w="409" w:type="pct"/>
            <w:vAlign w:val="center"/>
          </w:tcPr>
          <w:p w14:paraId="6FF80823" w14:textId="43B8AB4C" w:rsidR="00575FCB" w:rsidRPr="004E614C" w:rsidRDefault="00575FCB" w:rsidP="00F33855">
            <w:pPr>
              <w:jc w:val="center"/>
              <w:rPr>
                <w:rFonts w:cs="Times New Roman"/>
                <w:lang w:eastAsia="zh-CN"/>
              </w:rPr>
            </w:pPr>
            <w:r w:rsidRPr="004E614C">
              <w:rPr>
                <w:rFonts w:cs="Times New Roman"/>
                <w:lang w:eastAsia="zh-CN"/>
              </w:rPr>
              <w:t>.878</w:t>
            </w:r>
          </w:p>
        </w:tc>
        <w:tc>
          <w:tcPr>
            <w:tcW w:w="671" w:type="pct"/>
            <w:vAlign w:val="center"/>
          </w:tcPr>
          <w:p w14:paraId="195D0AAC" w14:textId="0CD2C90A" w:rsidR="00575FCB" w:rsidRPr="004E614C" w:rsidRDefault="00575FCB" w:rsidP="00F33855">
            <w:pPr>
              <w:jc w:val="center"/>
              <w:rPr>
                <w:rFonts w:cs="Times New Roman"/>
                <w:lang w:eastAsia="zh-CN"/>
              </w:rPr>
            </w:pPr>
            <w:r w:rsidRPr="004E614C">
              <w:rPr>
                <w:rFonts w:cs="Times New Roman"/>
                <w:lang w:eastAsia="zh-CN"/>
              </w:rPr>
              <w:t>.059</w:t>
            </w:r>
          </w:p>
        </w:tc>
        <w:tc>
          <w:tcPr>
            <w:tcW w:w="568" w:type="pct"/>
            <w:vAlign w:val="center"/>
          </w:tcPr>
          <w:p w14:paraId="216F27F3" w14:textId="33CFA367" w:rsidR="00575FCB" w:rsidRPr="004E614C" w:rsidRDefault="00575FCB" w:rsidP="00F33855">
            <w:pPr>
              <w:jc w:val="center"/>
              <w:rPr>
                <w:rFonts w:cs="Times New Roman"/>
                <w:lang w:eastAsia="zh-CN"/>
              </w:rPr>
            </w:pPr>
            <w:r w:rsidRPr="004E614C">
              <w:rPr>
                <w:rFonts w:cs="Times New Roman"/>
                <w:lang w:eastAsia="zh-CN"/>
              </w:rPr>
              <w:t>.072</w:t>
            </w:r>
          </w:p>
        </w:tc>
      </w:tr>
    </w:tbl>
    <w:p w14:paraId="6EA517D8" w14:textId="77777777" w:rsidR="00575FCB" w:rsidRPr="004E614C" w:rsidRDefault="00575FCB" w:rsidP="00575FCB">
      <w:pPr>
        <w:pStyle w:val="4"/>
        <w:spacing w:before="180" w:after="180"/>
        <w:rPr>
          <w:lang w:eastAsia="zh-CN"/>
        </w:rPr>
      </w:pPr>
      <w:r w:rsidRPr="004E614C">
        <w:rPr>
          <w:lang w:eastAsia="zh-CN"/>
        </w:rPr>
        <w:t>Unmeasured Latent Method Construct</w:t>
      </w:r>
    </w:p>
    <w:p w14:paraId="638C9EB1" w14:textId="29488A51" w:rsidR="00752C85" w:rsidRPr="004E614C" w:rsidRDefault="00575FCB" w:rsidP="00575FCB">
      <w:pPr>
        <w:rPr>
          <w:lang w:eastAsia="zh-CN"/>
        </w:rPr>
      </w:pPr>
      <w:r w:rsidRPr="004E614C">
        <w:rPr>
          <w:lang w:eastAsia="zh-CN"/>
        </w:rPr>
        <w:tab/>
      </w:r>
      <w:r w:rsidRPr="004E614C">
        <w:rPr>
          <w:rFonts w:hint="eastAsia"/>
          <w:lang w:eastAsia="zh-CN"/>
        </w:rPr>
        <w:t>基于</w:t>
      </w:r>
      <w:r w:rsidRPr="004E614C">
        <w:rPr>
          <w:lang w:eastAsia="zh-CN"/>
        </w:rPr>
        <w:fldChar w:fldCharType="begin"/>
      </w:r>
      <w:r w:rsidR="0019217D">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0019217D">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00B861FE" w:rsidRPr="004E614C">
        <w:rPr>
          <w:rFonts w:hint="eastAsia"/>
          <w:lang w:eastAsia="zh-CN"/>
        </w:rPr>
        <w:t>正如表</w:t>
      </w:r>
      <w:r w:rsidR="00ED7C80">
        <w:rPr>
          <w:rFonts w:hint="eastAsia"/>
          <w:lang w:eastAsia="zh-CN"/>
        </w:rPr>
        <w:t>7</w:t>
      </w:r>
      <w:r w:rsidR="00F34A7E">
        <w:rPr>
          <w:lang w:eastAsia="zh-CN"/>
        </w:rPr>
        <w:t>.3</w:t>
      </w:r>
      <w:r w:rsidR="00B861FE" w:rsidRPr="004E614C">
        <w:rPr>
          <w:rFonts w:hint="eastAsia"/>
          <w:lang w:eastAsia="zh-CN"/>
        </w:rPr>
        <w:t>所示，</w:t>
      </w:r>
      <w:r w:rsidRPr="004E614C">
        <w:rPr>
          <w:rFonts w:hint="eastAsia"/>
          <w:lang w:eastAsia="zh-CN"/>
        </w:rPr>
        <w:t>在</w:t>
      </w:r>
      <w:r w:rsidR="003A192D">
        <w:rPr>
          <w:rFonts w:hint="eastAsia"/>
          <w:lang w:eastAsia="zh-CN"/>
        </w:rPr>
        <w:t>本研究</w:t>
      </w:r>
      <w:r w:rsidRPr="004E614C">
        <w:rPr>
          <w:rFonts w:hint="eastAsia"/>
          <w:lang w:eastAsia="zh-CN"/>
        </w:rPr>
        <w:t>的结果中，</w:t>
      </w:r>
      <w:r w:rsidR="0002334C" w:rsidRPr="004E614C">
        <w:rPr>
          <w:lang w:eastAsia="zh-CN"/>
        </w:rPr>
        <w:t>因子载荷的平方和</w:t>
      </w:r>
      <w:r w:rsidR="00E6762B">
        <w:rPr>
          <w:rFonts w:hint="eastAsia"/>
          <w:lang w:eastAsia="zh-CN"/>
        </w:rPr>
        <w:t>平均</w:t>
      </w:r>
      <w:r w:rsidR="0002334C">
        <w:rPr>
          <w:rFonts w:hint="eastAsia"/>
          <w:lang w:eastAsia="zh-CN"/>
        </w:rPr>
        <w:t>为</w:t>
      </w:r>
      <w:r w:rsidR="0002334C">
        <w:rPr>
          <w:lang w:eastAsia="zh-CN"/>
        </w:rPr>
        <w:t>.51</w:t>
      </w:r>
      <w:r w:rsidR="0002334C">
        <w:rPr>
          <w:rFonts w:hint="eastAsia"/>
          <w:lang w:eastAsia="zh-CN"/>
        </w:rPr>
        <w:t>，而</w:t>
      </w:r>
      <w:r w:rsidR="0002334C" w:rsidRPr="004E614C">
        <w:rPr>
          <w:lang w:eastAsia="zh-CN"/>
        </w:rPr>
        <w:t>方法潜变量载荷的平方和</w:t>
      </w:r>
      <w:r w:rsidR="00BC0D66">
        <w:rPr>
          <w:rFonts w:hint="eastAsia"/>
          <w:lang w:eastAsia="zh-CN"/>
        </w:rPr>
        <w:t>平均</w:t>
      </w:r>
      <w:r w:rsidR="0002334C">
        <w:rPr>
          <w:rFonts w:hint="eastAsia"/>
          <w:lang w:eastAsia="zh-CN"/>
        </w:rPr>
        <w:t>为</w:t>
      </w:r>
      <w:r w:rsidR="0002334C">
        <w:rPr>
          <w:rFonts w:hint="eastAsia"/>
          <w:lang w:eastAsia="zh-CN"/>
        </w:rPr>
        <w:t>.</w:t>
      </w:r>
      <w:r w:rsidR="0002334C">
        <w:rPr>
          <w:lang w:eastAsia="zh-CN"/>
        </w:rPr>
        <w:t>13</w:t>
      </w:r>
      <w:r w:rsidR="00E6762B">
        <w:rPr>
          <w:rFonts w:hint="eastAsia"/>
          <w:lang w:eastAsia="zh-CN"/>
        </w:rPr>
        <w:t>。</w:t>
      </w:r>
      <w:r w:rsidR="00BC0D66">
        <w:rPr>
          <w:rFonts w:hint="eastAsia"/>
          <w:lang w:eastAsia="zh-CN"/>
        </w:rPr>
        <w:t>尽管</w:t>
      </w:r>
      <w:r w:rsidR="00F34A7E">
        <w:rPr>
          <w:rFonts w:hint="eastAsia"/>
          <w:lang w:eastAsia="zh-CN"/>
        </w:rPr>
        <w:t>两者比值</w:t>
      </w:r>
      <w:r w:rsidR="00BC0D66">
        <w:rPr>
          <w:rFonts w:hint="eastAsia"/>
          <w:lang w:eastAsia="zh-CN"/>
        </w:rPr>
        <w:t>相较于</w:t>
      </w:r>
      <w:r w:rsidR="002A789E">
        <w:rPr>
          <w:rFonts w:hint="eastAsia"/>
          <w:lang w:eastAsia="zh-CN"/>
        </w:rPr>
        <w:t>研究</w:t>
      </w:r>
      <w:r w:rsidR="00BC0D66">
        <w:rPr>
          <w:rFonts w:hint="eastAsia"/>
          <w:lang w:eastAsia="zh-CN"/>
        </w:rPr>
        <w:t>2</w:t>
      </w:r>
      <w:r w:rsidR="00BC0D66">
        <w:rPr>
          <w:rFonts w:hint="eastAsia"/>
          <w:lang w:eastAsia="zh-CN"/>
        </w:rPr>
        <w:t>更</w:t>
      </w:r>
      <w:r w:rsidR="00F34A7E">
        <w:rPr>
          <w:rFonts w:hint="eastAsia"/>
          <w:lang w:eastAsia="zh-CN"/>
        </w:rPr>
        <w:t>大</w:t>
      </w:r>
      <w:r w:rsidR="00BC0D66">
        <w:rPr>
          <w:rFonts w:hint="eastAsia"/>
          <w:lang w:eastAsia="zh-CN"/>
        </w:rPr>
        <w:t>。但相较于前人研究中得到的</w:t>
      </w:r>
      <w:r w:rsidR="00F34A7E">
        <w:rPr>
          <w:rFonts w:hint="eastAsia"/>
          <w:lang w:eastAsia="zh-CN"/>
        </w:rPr>
        <w:t>4</w:t>
      </w:r>
      <w:r w:rsidR="00F34A7E">
        <w:rPr>
          <w:lang w:eastAsia="zh-CN"/>
        </w:rPr>
        <w:t>2</w:t>
      </w:r>
      <w:r w:rsidR="00F34A7E">
        <w:rPr>
          <w:rFonts w:hint="eastAsia"/>
          <w:lang w:eastAsia="zh-CN"/>
        </w:rPr>
        <w:t>：</w:t>
      </w:r>
      <w:r w:rsidR="00F34A7E">
        <w:rPr>
          <w:rFonts w:hint="eastAsia"/>
          <w:lang w:eastAsia="zh-CN"/>
        </w:rPr>
        <w:t>1</w:t>
      </w:r>
      <w:r w:rsidR="00BC0D66">
        <w:rPr>
          <w:rFonts w:hint="eastAsia"/>
          <w:lang w:eastAsia="zh-CN"/>
        </w:rPr>
        <w:t>仍有较大差距</w:t>
      </w:r>
      <w:r w:rsidR="00BC0D66">
        <w:rPr>
          <w:rFonts w:hint="eastAsia"/>
          <w:lang w:eastAsia="zh-CN"/>
        </w:rPr>
        <w:t xml:space="preserve"> </w:t>
      </w:r>
      <w:r w:rsidR="00BC0D66">
        <w:rPr>
          <w:lang w:eastAsia="zh-CN"/>
        </w:rPr>
        <w:fldChar w:fldCharType="begin"/>
      </w:r>
      <w:r w:rsidR="0019217D">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BC0D66">
        <w:rPr>
          <w:lang w:eastAsia="zh-CN"/>
        </w:rPr>
        <w:fldChar w:fldCharType="separate"/>
      </w:r>
      <w:r w:rsidR="0019217D">
        <w:rPr>
          <w:noProof/>
          <w:lang w:eastAsia="zh-CN"/>
        </w:rPr>
        <w:t>(Liang et al., 2007)</w:t>
      </w:r>
      <w:r w:rsidR="00BC0D66">
        <w:rPr>
          <w:lang w:eastAsia="zh-CN"/>
        </w:rPr>
        <w:fldChar w:fldCharType="end"/>
      </w:r>
      <w:r w:rsidR="00BC0D66">
        <w:rPr>
          <w:rFonts w:hint="eastAsia"/>
          <w:lang w:eastAsia="zh-CN"/>
        </w:rPr>
        <w:t>。这意味着，在</w:t>
      </w:r>
      <w:r w:rsidR="003A192D">
        <w:rPr>
          <w:rFonts w:hint="eastAsia"/>
          <w:lang w:eastAsia="zh-CN"/>
        </w:rPr>
        <w:t>本研究</w:t>
      </w:r>
      <w:r w:rsidR="00B861FE" w:rsidRPr="004E614C">
        <w:rPr>
          <w:rFonts w:hint="eastAsia"/>
          <w:lang w:eastAsia="zh-CN"/>
        </w:rPr>
        <w:t>的研究中</w:t>
      </w:r>
      <w:r w:rsidRPr="004E614C">
        <w:rPr>
          <w:rFonts w:hint="eastAsia"/>
          <w:lang w:eastAsia="zh-CN"/>
        </w:rPr>
        <w:t>存在</w:t>
      </w:r>
      <w:r w:rsidR="00F34A7E">
        <w:rPr>
          <w:rFonts w:hint="eastAsia"/>
          <w:lang w:eastAsia="zh-CN"/>
        </w:rPr>
        <w:t>着</w:t>
      </w:r>
      <w:r w:rsidRPr="004E614C">
        <w:rPr>
          <w:rFonts w:hint="eastAsia"/>
          <w:lang w:eastAsia="zh-CN"/>
        </w:rPr>
        <w:t>一定程度上的共同方法偏差。</w:t>
      </w:r>
      <w:r w:rsidR="00B861FE" w:rsidRPr="004E614C">
        <w:rPr>
          <w:rFonts w:hint="eastAsia"/>
          <w:lang w:eastAsia="zh-CN"/>
        </w:rPr>
        <w:t>因此，在接下来的分析中，</w:t>
      </w:r>
      <w:r w:rsidR="003A192D">
        <w:rPr>
          <w:rFonts w:hint="eastAsia"/>
          <w:lang w:eastAsia="zh-CN"/>
        </w:rPr>
        <w:t>本研究</w:t>
      </w:r>
      <w:r w:rsidR="00B861FE" w:rsidRPr="004E614C">
        <w:rPr>
          <w:rFonts w:hint="eastAsia"/>
          <w:lang w:eastAsia="zh-CN"/>
        </w:rPr>
        <w:t>将会使用标记变量作为控制变量进入结构方程模型中，以</w:t>
      </w:r>
      <w:r w:rsidR="00F34A7E">
        <w:rPr>
          <w:rFonts w:hint="eastAsia"/>
          <w:lang w:eastAsia="zh-CN"/>
        </w:rPr>
        <w:t>避免</w:t>
      </w:r>
      <w:r w:rsidR="00B861FE" w:rsidRPr="004E614C">
        <w:rPr>
          <w:rFonts w:hint="eastAsia"/>
          <w:lang w:eastAsia="zh-CN"/>
        </w:rPr>
        <w:t>共同方法偏差对</w:t>
      </w:r>
      <w:r w:rsidR="002A789E">
        <w:rPr>
          <w:rFonts w:hint="eastAsia"/>
          <w:lang w:eastAsia="zh-CN"/>
        </w:rPr>
        <w:t>研究</w:t>
      </w:r>
      <w:r w:rsidR="00B861FE" w:rsidRPr="004E614C">
        <w:rPr>
          <w:rFonts w:hint="eastAsia"/>
          <w:lang w:eastAsia="zh-CN"/>
        </w:rPr>
        <w:t>结果的影响。</w:t>
      </w:r>
    </w:p>
    <w:p w14:paraId="322D9BDB" w14:textId="73FCC7F0" w:rsidR="00575FCB" w:rsidRPr="004E614C" w:rsidRDefault="00575FCB" w:rsidP="00752C85">
      <w:pPr>
        <w:pStyle w:val="af3"/>
      </w:pPr>
      <w:r w:rsidRPr="004E614C">
        <w:rPr>
          <w:rFonts w:hint="eastAsia"/>
        </w:rPr>
        <w:t>表</w:t>
      </w:r>
      <w:r w:rsidR="00ED7C80">
        <w:rPr>
          <w:rFonts w:hint="eastAsia"/>
        </w:rPr>
        <w:t>7</w:t>
      </w:r>
      <w:r w:rsidR="00F34A7E">
        <w:t>.3</w:t>
      </w:r>
      <w:r w:rsidRPr="004E614C">
        <w:t xml:space="preserve"> </w:t>
      </w:r>
      <w:r w:rsidRPr="004E614C">
        <w:rPr>
          <w:rFonts w:hint="eastAsia"/>
        </w:rPr>
        <w:t>共同方法潜变量分析</w:t>
      </w:r>
    </w:p>
    <w:tbl>
      <w:tblPr>
        <w:tblW w:w="5000" w:type="pct"/>
        <w:tblLook w:val="04A0" w:firstRow="1" w:lastRow="0" w:firstColumn="1" w:lastColumn="0" w:noHBand="0" w:noVBand="1"/>
      </w:tblPr>
      <w:tblGrid>
        <w:gridCol w:w="1161"/>
        <w:gridCol w:w="905"/>
        <w:gridCol w:w="2537"/>
        <w:gridCol w:w="651"/>
        <w:gridCol w:w="2402"/>
        <w:gridCol w:w="650"/>
      </w:tblGrid>
      <w:tr w:rsidR="00C44F78" w:rsidRPr="000172FA" w14:paraId="3009F65A" w14:textId="77777777" w:rsidTr="00C44F78">
        <w:trPr>
          <w:trHeight w:val="330"/>
          <w:tblHeader/>
        </w:trPr>
        <w:tc>
          <w:tcPr>
            <w:tcW w:w="699" w:type="pct"/>
            <w:tcBorders>
              <w:top w:val="single" w:sz="12" w:space="0" w:color="auto"/>
              <w:left w:val="nil"/>
              <w:bottom w:val="single" w:sz="12" w:space="0" w:color="auto"/>
              <w:right w:val="nil"/>
            </w:tcBorders>
            <w:vAlign w:val="center"/>
            <w:hideMark/>
          </w:tcPr>
          <w:p w14:paraId="1AC0E02D" w14:textId="6DFCEFFA"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因子</w:t>
            </w:r>
          </w:p>
        </w:tc>
        <w:tc>
          <w:tcPr>
            <w:tcW w:w="545" w:type="pct"/>
            <w:tcBorders>
              <w:top w:val="single" w:sz="12" w:space="0" w:color="auto"/>
              <w:left w:val="nil"/>
              <w:bottom w:val="single" w:sz="12" w:space="0" w:color="auto"/>
              <w:right w:val="nil"/>
            </w:tcBorders>
            <w:vAlign w:val="center"/>
            <w:hideMark/>
          </w:tcPr>
          <w:p w14:paraId="7464D9FD" w14:textId="620F25D3"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题目</w:t>
            </w:r>
          </w:p>
        </w:tc>
        <w:tc>
          <w:tcPr>
            <w:tcW w:w="1527" w:type="pct"/>
            <w:tcBorders>
              <w:top w:val="single" w:sz="12" w:space="0" w:color="auto"/>
              <w:left w:val="nil"/>
              <w:bottom w:val="single" w:sz="12" w:space="0" w:color="auto"/>
              <w:right w:val="nil"/>
            </w:tcBorders>
            <w:shd w:val="clear" w:color="auto" w:fill="auto"/>
            <w:vAlign w:val="center"/>
            <w:hideMark/>
          </w:tcPr>
          <w:p w14:paraId="5C0BAF3A" w14:textId="5B99F4F4"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量表因子载荷（</w:t>
            </w:r>
            <w:r w:rsidRPr="00A23C3B">
              <w:rPr>
                <w:rFonts w:cs="Times New Roman"/>
                <w:szCs w:val="24"/>
              </w:rPr>
              <w:t>R1</w:t>
            </w:r>
            <w:r w:rsidRPr="00A23C3B">
              <w:rPr>
                <w:rFonts w:cs="Times New Roman" w:hint="eastAsia"/>
                <w:szCs w:val="24"/>
              </w:rPr>
              <w:t>）</w:t>
            </w:r>
          </w:p>
        </w:tc>
        <w:tc>
          <w:tcPr>
            <w:tcW w:w="392" w:type="pct"/>
            <w:tcBorders>
              <w:top w:val="single" w:sz="12" w:space="0" w:color="auto"/>
              <w:left w:val="nil"/>
              <w:bottom w:val="single" w:sz="12" w:space="0" w:color="auto"/>
              <w:right w:val="nil"/>
            </w:tcBorders>
            <w:vAlign w:val="center"/>
            <w:hideMark/>
          </w:tcPr>
          <w:p w14:paraId="474E28B3" w14:textId="73579067" w:rsidR="00C44F78" w:rsidRPr="000172FA" w:rsidRDefault="00C44F78" w:rsidP="00C44F78">
            <w:pPr>
              <w:widowControl/>
              <w:jc w:val="center"/>
              <w:rPr>
                <w:rFonts w:cs="Times New Roman"/>
                <w:color w:val="000000"/>
                <w:kern w:val="0"/>
                <w:szCs w:val="24"/>
                <w:lang w:eastAsia="zh-CN"/>
              </w:rPr>
            </w:pPr>
            <w:r w:rsidRPr="00A23C3B">
              <w:rPr>
                <w:rFonts w:cs="Times New Roman"/>
                <w:szCs w:val="24"/>
              </w:rPr>
              <w:t>R1</w:t>
            </w:r>
            <w:r w:rsidRPr="00A23C3B">
              <w:rPr>
                <w:rFonts w:cs="Times New Roman"/>
                <w:szCs w:val="24"/>
                <w:vertAlign w:val="superscript"/>
              </w:rPr>
              <w:t>2</w:t>
            </w:r>
          </w:p>
        </w:tc>
        <w:tc>
          <w:tcPr>
            <w:tcW w:w="1446" w:type="pct"/>
            <w:tcBorders>
              <w:top w:val="single" w:sz="12" w:space="0" w:color="auto"/>
              <w:left w:val="nil"/>
              <w:bottom w:val="single" w:sz="12" w:space="0" w:color="auto"/>
              <w:right w:val="nil"/>
            </w:tcBorders>
            <w:shd w:val="clear" w:color="auto" w:fill="auto"/>
            <w:vAlign w:val="center"/>
            <w:hideMark/>
          </w:tcPr>
          <w:p w14:paraId="1C7C32B2" w14:textId="52480567"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方法因子载荷（</w:t>
            </w:r>
            <w:r w:rsidRPr="00A23C3B">
              <w:rPr>
                <w:rFonts w:cs="Times New Roman"/>
                <w:szCs w:val="24"/>
              </w:rPr>
              <w:t>R2</w:t>
            </w:r>
            <w:r w:rsidRPr="00A23C3B">
              <w:rPr>
                <w:rFonts w:cs="Times New Roman" w:hint="eastAsia"/>
                <w:szCs w:val="24"/>
              </w:rPr>
              <w:t>）</w:t>
            </w:r>
          </w:p>
        </w:tc>
        <w:tc>
          <w:tcPr>
            <w:tcW w:w="391" w:type="pct"/>
            <w:tcBorders>
              <w:top w:val="single" w:sz="12" w:space="0" w:color="auto"/>
              <w:left w:val="nil"/>
              <w:bottom w:val="single" w:sz="12" w:space="0" w:color="auto"/>
              <w:right w:val="nil"/>
            </w:tcBorders>
            <w:vAlign w:val="center"/>
            <w:hideMark/>
          </w:tcPr>
          <w:p w14:paraId="63B19E12" w14:textId="2BD72BEE" w:rsidR="00C44F78" w:rsidRPr="000172FA" w:rsidRDefault="00C44F78" w:rsidP="00C44F78">
            <w:pPr>
              <w:widowControl/>
              <w:jc w:val="center"/>
              <w:rPr>
                <w:rFonts w:cs="Times New Roman"/>
                <w:color w:val="000000"/>
                <w:kern w:val="0"/>
                <w:szCs w:val="24"/>
                <w:lang w:eastAsia="zh-CN"/>
              </w:rPr>
            </w:pPr>
            <w:r w:rsidRPr="00A23C3B">
              <w:rPr>
                <w:rFonts w:cs="Times New Roman"/>
                <w:szCs w:val="24"/>
              </w:rPr>
              <w:t>R2</w:t>
            </w:r>
            <w:r w:rsidRPr="00A23C3B">
              <w:rPr>
                <w:rFonts w:cs="Times New Roman"/>
                <w:szCs w:val="24"/>
                <w:vertAlign w:val="superscript"/>
              </w:rPr>
              <w:t>2</w:t>
            </w:r>
          </w:p>
        </w:tc>
      </w:tr>
      <w:tr w:rsidR="00B861FE" w:rsidRPr="000172FA" w14:paraId="23981B7E" w14:textId="77777777" w:rsidTr="00C44F78">
        <w:trPr>
          <w:trHeight w:val="330"/>
        </w:trPr>
        <w:tc>
          <w:tcPr>
            <w:tcW w:w="699" w:type="pct"/>
            <w:tcBorders>
              <w:top w:val="single" w:sz="12" w:space="0" w:color="auto"/>
              <w:left w:val="nil"/>
              <w:right w:val="nil"/>
            </w:tcBorders>
            <w:vAlign w:val="center"/>
          </w:tcPr>
          <w:p w14:paraId="093C9E0F" w14:textId="77777777" w:rsidR="00B861FE" w:rsidRPr="000172FA" w:rsidRDefault="00B861FE" w:rsidP="00B861FE">
            <w:pPr>
              <w:widowControl/>
              <w:jc w:val="center"/>
              <w:rPr>
                <w:rFonts w:cs="Times New Roman"/>
                <w:szCs w:val="24"/>
              </w:rPr>
            </w:pPr>
            <w:r w:rsidRPr="000172FA">
              <w:rPr>
                <w:rFonts w:cs="Times New Roman"/>
                <w:szCs w:val="24"/>
              </w:rPr>
              <w:t>ASC</w:t>
            </w:r>
          </w:p>
        </w:tc>
        <w:tc>
          <w:tcPr>
            <w:tcW w:w="545" w:type="pct"/>
            <w:tcBorders>
              <w:top w:val="single" w:sz="12" w:space="0" w:color="auto"/>
              <w:left w:val="nil"/>
              <w:right w:val="nil"/>
            </w:tcBorders>
            <w:vAlign w:val="center"/>
          </w:tcPr>
          <w:p w14:paraId="7588643C" w14:textId="77777777" w:rsidR="00B861FE" w:rsidRPr="000172FA" w:rsidRDefault="00B861FE" w:rsidP="00B861FE">
            <w:pPr>
              <w:widowControl/>
              <w:jc w:val="center"/>
              <w:rPr>
                <w:rFonts w:cs="Times New Roman"/>
                <w:szCs w:val="24"/>
              </w:rPr>
            </w:pPr>
            <w:r w:rsidRPr="000172FA">
              <w:rPr>
                <w:rFonts w:cs="Times New Roman"/>
                <w:szCs w:val="24"/>
              </w:rPr>
              <w:t>ASC1</w:t>
            </w:r>
          </w:p>
        </w:tc>
        <w:tc>
          <w:tcPr>
            <w:tcW w:w="1527" w:type="pct"/>
            <w:tcBorders>
              <w:top w:val="single" w:sz="12" w:space="0" w:color="auto"/>
              <w:left w:val="nil"/>
              <w:right w:val="nil"/>
            </w:tcBorders>
            <w:shd w:val="clear" w:color="auto" w:fill="auto"/>
          </w:tcPr>
          <w:p w14:paraId="0C7A5A3F" w14:textId="1EF5A745" w:rsidR="00B861FE" w:rsidRPr="000172FA" w:rsidRDefault="00B861FE" w:rsidP="00B861FE">
            <w:pPr>
              <w:widowControl/>
              <w:jc w:val="center"/>
              <w:rPr>
                <w:rFonts w:cs="Times New Roman"/>
                <w:szCs w:val="24"/>
              </w:rPr>
            </w:pPr>
            <w:r w:rsidRPr="000172FA">
              <w:rPr>
                <w:rFonts w:cs="Times New Roman"/>
                <w:szCs w:val="24"/>
              </w:rPr>
              <w:t>.52</w:t>
            </w:r>
          </w:p>
        </w:tc>
        <w:tc>
          <w:tcPr>
            <w:tcW w:w="392" w:type="pct"/>
            <w:tcBorders>
              <w:top w:val="single" w:sz="12" w:space="0" w:color="auto"/>
              <w:left w:val="nil"/>
              <w:right w:val="nil"/>
            </w:tcBorders>
          </w:tcPr>
          <w:p w14:paraId="4CE4CD85" w14:textId="248BABA0" w:rsidR="00B861FE" w:rsidRPr="000172FA" w:rsidRDefault="00B861FE" w:rsidP="00B861FE">
            <w:pPr>
              <w:widowControl/>
              <w:jc w:val="center"/>
              <w:rPr>
                <w:rFonts w:cs="Times New Roman"/>
                <w:szCs w:val="24"/>
              </w:rPr>
            </w:pPr>
            <w:r w:rsidRPr="000172FA">
              <w:rPr>
                <w:rFonts w:cs="Times New Roman"/>
                <w:szCs w:val="24"/>
              </w:rPr>
              <w:t>.27</w:t>
            </w:r>
          </w:p>
        </w:tc>
        <w:tc>
          <w:tcPr>
            <w:tcW w:w="1446" w:type="pct"/>
            <w:tcBorders>
              <w:top w:val="single" w:sz="12" w:space="0" w:color="auto"/>
              <w:left w:val="nil"/>
              <w:right w:val="nil"/>
            </w:tcBorders>
            <w:shd w:val="clear" w:color="auto" w:fill="auto"/>
          </w:tcPr>
          <w:p w14:paraId="00AD4EB9" w14:textId="4DAB1A81" w:rsidR="00B861FE" w:rsidRPr="000172FA" w:rsidRDefault="00B861FE" w:rsidP="00B861FE">
            <w:pPr>
              <w:widowControl/>
              <w:jc w:val="center"/>
              <w:rPr>
                <w:rFonts w:cs="Times New Roman"/>
                <w:szCs w:val="24"/>
              </w:rPr>
            </w:pPr>
            <w:r w:rsidRPr="000172FA">
              <w:rPr>
                <w:rFonts w:cs="Times New Roman"/>
                <w:szCs w:val="24"/>
              </w:rPr>
              <w:t>.64</w:t>
            </w:r>
          </w:p>
        </w:tc>
        <w:tc>
          <w:tcPr>
            <w:tcW w:w="391" w:type="pct"/>
            <w:tcBorders>
              <w:top w:val="single" w:sz="12" w:space="0" w:color="auto"/>
              <w:left w:val="nil"/>
              <w:right w:val="nil"/>
            </w:tcBorders>
          </w:tcPr>
          <w:p w14:paraId="13B1B5CC" w14:textId="70ABC5C2" w:rsidR="00B861FE" w:rsidRPr="000172FA" w:rsidRDefault="00B861FE" w:rsidP="00B861FE">
            <w:pPr>
              <w:widowControl/>
              <w:jc w:val="center"/>
              <w:rPr>
                <w:rFonts w:cs="Times New Roman"/>
                <w:szCs w:val="24"/>
              </w:rPr>
            </w:pPr>
            <w:r w:rsidRPr="000172FA">
              <w:rPr>
                <w:rFonts w:cs="Times New Roman"/>
                <w:szCs w:val="24"/>
              </w:rPr>
              <w:t>.41</w:t>
            </w:r>
          </w:p>
        </w:tc>
      </w:tr>
      <w:tr w:rsidR="00B861FE" w:rsidRPr="000172FA" w14:paraId="529DC3C8" w14:textId="77777777" w:rsidTr="00C44F78">
        <w:trPr>
          <w:trHeight w:val="300"/>
        </w:trPr>
        <w:tc>
          <w:tcPr>
            <w:tcW w:w="699" w:type="pct"/>
            <w:tcBorders>
              <w:left w:val="nil"/>
              <w:bottom w:val="nil"/>
              <w:right w:val="nil"/>
            </w:tcBorders>
            <w:shd w:val="clear" w:color="auto" w:fill="auto"/>
            <w:noWrap/>
            <w:vAlign w:val="center"/>
            <w:hideMark/>
          </w:tcPr>
          <w:p w14:paraId="1D638196" w14:textId="77777777" w:rsidR="00B861FE" w:rsidRPr="000172FA" w:rsidRDefault="00B861FE" w:rsidP="00B861FE">
            <w:pPr>
              <w:widowControl/>
              <w:jc w:val="center"/>
              <w:rPr>
                <w:rFonts w:cs="Times New Roman"/>
                <w:color w:val="000000"/>
                <w:kern w:val="0"/>
                <w:szCs w:val="24"/>
                <w:lang w:eastAsia="zh-CN"/>
              </w:rPr>
            </w:pPr>
          </w:p>
        </w:tc>
        <w:tc>
          <w:tcPr>
            <w:tcW w:w="545" w:type="pct"/>
            <w:tcBorders>
              <w:left w:val="nil"/>
              <w:bottom w:val="nil"/>
              <w:right w:val="nil"/>
            </w:tcBorders>
            <w:shd w:val="clear" w:color="auto" w:fill="auto"/>
            <w:noWrap/>
            <w:vAlign w:val="center"/>
            <w:hideMark/>
          </w:tcPr>
          <w:p w14:paraId="0D6F1A4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ASC2</w:t>
            </w:r>
          </w:p>
        </w:tc>
        <w:tc>
          <w:tcPr>
            <w:tcW w:w="1527" w:type="pct"/>
            <w:tcBorders>
              <w:left w:val="nil"/>
              <w:bottom w:val="nil"/>
              <w:right w:val="nil"/>
            </w:tcBorders>
            <w:shd w:val="clear" w:color="auto" w:fill="auto"/>
            <w:noWrap/>
            <w:hideMark/>
          </w:tcPr>
          <w:p w14:paraId="7A507351" w14:textId="7805D79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left w:val="nil"/>
              <w:bottom w:val="nil"/>
              <w:right w:val="nil"/>
            </w:tcBorders>
            <w:shd w:val="clear" w:color="auto" w:fill="auto"/>
            <w:noWrap/>
            <w:hideMark/>
          </w:tcPr>
          <w:p w14:paraId="7B64D83B" w14:textId="208E76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left w:val="nil"/>
              <w:bottom w:val="nil"/>
              <w:right w:val="nil"/>
            </w:tcBorders>
            <w:shd w:val="clear" w:color="auto" w:fill="auto"/>
            <w:noWrap/>
            <w:hideMark/>
          </w:tcPr>
          <w:p w14:paraId="66C843F2" w14:textId="5FDA1C8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1" w:type="pct"/>
            <w:tcBorders>
              <w:left w:val="nil"/>
              <w:bottom w:val="nil"/>
              <w:right w:val="nil"/>
            </w:tcBorders>
            <w:shd w:val="clear" w:color="auto" w:fill="auto"/>
            <w:noWrap/>
            <w:hideMark/>
          </w:tcPr>
          <w:p w14:paraId="2BE38623" w14:textId="1BC69B1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7CE3565C" w14:textId="77777777" w:rsidTr="00C44F78">
        <w:trPr>
          <w:trHeight w:val="315"/>
        </w:trPr>
        <w:tc>
          <w:tcPr>
            <w:tcW w:w="699" w:type="pct"/>
            <w:tcBorders>
              <w:top w:val="nil"/>
              <w:left w:val="nil"/>
              <w:bottom w:val="nil"/>
              <w:right w:val="nil"/>
            </w:tcBorders>
            <w:shd w:val="clear" w:color="auto" w:fill="auto"/>
            <w:noWrap/>
            <w:vAlign w:val="center"/>
            <w:hideMark/>
          </w:tcPr>
          <w:p w14:paraId="096CAC0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10FA6A"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ASC3</w:t>
            </w:r>
          </w:p>
        </w:tc>
        <w:tc>
          <w:tcPr>
            <w:tcW w:w="1527" w:type="pct"/>
            <w:tcBorders>
              <w:top w:val="nil"/>
              <w:left w:val="nil"/>
              <w:bottom w:val="nil"/>
              <w:right w:val="nil"/>
            </w:tcBorders>
            <w:shd w:val="clear" w:color="auto" w:fill="auto"/>
            <w:noWrap/>
            <w:hideMark/>
          </w:tcPr>
          <w:p w14:paraId="0B6374E0" w14:textId="062FBB4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top w:val="nil"/>
              <w:left w:val="nil"/>
              <w:bottom w:val="nil"/>
              <w:right w:val="nil"/>
            </w:tcBorders>
            <w:shd w:val="clear" w:color="auto" w:fill="auto"/>
            <w:noWrap/>
            <w:hideMark/>
          </w:tcPr>
          <w:p w14:paraId="018769FB" w14:textId="0F061A8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top w:val="nil"/>
              <w:left w:val="nil"/>
              <w:bottom w:val="nil"/>
              <w:right w:val="nil"/>
            </w:tcBorders>
            <w:shd w:val="clear" w:color="auto" w:fill="auto"/>
            <w:noWrap/>
            <w:hideMark/>
          </w:tcPr>
          <w:p w14:paraId="42F962ED" w14:textId="1471C3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74550665" w14:textId="1DB0171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1483ADE4" w14:textId="77777777" w:rsidTr="00C44F78">
        <w:trPr>
          <w:trHeight w:val="300"/>
        </w:trPr>
        <w:tc>
          <w:tcPr>
            <w:tcW w:w="699" w:type="pct"/>
            <w:tcBorders>
              <w:top w:val="nil"/>
              <w:left w:val="nil"/>
              <w:bottom w:val="nil"/>
              <w:right w:val="nil"/>
            </w:tcBorders>
            <w:shd w:val="clear" w:color="auto" w:fill="auto"/>
            <w:noWrap/>
            <w:vAlign w:val="center"/>
            <w:hideMark/>
          </w:tcPr>
          <w:p w14:paraId="38750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CF753C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ASC4</w:t>
            </w:r>
          </w:p>
        </w:tc>
        <w:tc>
          <w:tcPr>
            <w:tcW w:w="1527" w:type="pct"/>
            <w:tcBorders>
              <w:top w:val="nil"/>
              <w:left w:val="nil"/>
              <w:bottom w:val="nil"/>
              <w:right w:val="nil"/>
            </w:tcBorders>
            <w:shd w:val="clear" w:color="auto" w:fill="auto"/>
            <w:noWrap/>
            <w:hideMark/>
          </w:tcPr>
          <w:p w14:paraId="375576BF" w14:textId="00C27D4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4B950A1" w14:textId="76C1E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34572920" w14:textId="12DAFDE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391" w:type="pct"/>
            <w:tcBorders>
              <w:top w:val="nil"/>
              <w:left w:val="nil"/>
              <w:bottom w:val="nil"/>
              <w:right w:val="nil"/>
            </w:tcBorders>
            <w:shd w:val="clear" w:color="auto" w:fill="auto"/>
            <w:noWrap/>
            <w:hideMark/>
          </w:tcPr>
          <w:p w14:paraId="0ED1750A" w14:textId="28CDA6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.33</w:t>
            </w:r>
          </w:p>
        </w:tc>
      </w:tr>
      <w:tr w:rsidR="00B861FE" w:rsidRPr="000172FA" w14:paraId="613D8715" w14:textId="77777777" w:rsidTr="00C44F78">
        <w:trPr>
          <w:trHeight w:val="300"/>
        </w:trPr>
        <w:tc>
          <w:tcPr>
            <w:tcW w:w="699" w:type="pct"/>
            <w:tcBorders>
              <w:top w:val="nil"/>
              <w:left w:val="nil"/>
              <w:bottom w:val="nil"/>
              <w:right w:val="nil"/>
            </w:tcBorders>
            <w:shd w:val="clear" w:color="auto" w:fill="auto"/>
            <w:noWrap/>
            <w:vAlign w:val="center"/>
            <w:hideMark/>
          </w:tcPr>
          <w:p w14:paraId="1AB2D29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9454DEF"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ASC5</w:t>
            </w:r>
          </w:p>
        </w:tc>
        <w:tc>
          <w:tcPr>
            <w:tcW w:w="1527" w:type="pct"/>
            <w:tcBorders>
              <w:top w:val="nil"/>
              <w:left w:val="nil"/>
              <w:bottom w:val="nil"/>
              <w:right w:val="nil"/>
            </w:tcBorders>
            <w:shd w:val="clear" w:color="auto" w:fill="auto"/>
            <w:noWrap/>
            <w:hideMark/>
          </w:tcPr>
          <w:p w14:paraId="52CB9F51" w14:textId="42FD85C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8ABC9EE" w14:textId="3981C30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216E91B2" w14:textId="14BA44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1" w:type="pct"/>
            <w:tcBorders>
              <w:top w:val="nil"/>
              <w:left w:val="nil"/>
              <w:bottom w:val="nil"/>
              <w:right w:val="nil"/>
            </w:tcBorders>
            <w:shd w:val="clear" w:color="auto" w:fill="auto"/>
            <w:noWrap/>
            <w:hideMark/>
          </w:tcPr>
          <w:p w14:paraId="29D81229" w14:textId="35CF332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57D58C85" w14:textId="77777777" w:rsidTr="00C44F78">
        <w:trPr>
          <w:trHeight w:val="300"/>
        </w:trPr>
        <w:tc>
          <w:tcPr>
            <w:tcW w:w="699" w:type="pct"/>
            <w:tcBorders>
              <w:top w:val="nil"/>
              <w:left w:val="nil"/>
              <w:bottom w:val="nil"/>
              <w:right w:val="nil"/>
            </w:tcBorders>
            <w:shd w:val="clear" w:color="auto" w:fill="auto"/>
            <w:noWrap/>
            <w:vAlign w:val="center"/>
            <w:hideMark/>
          </w:tcPr>
          <w:p w14:paraId="107428D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w:t>
            </w:r>
          </w:p>
        </w:tc>
        <w:tc>
          <w:tcPr>
            <w:tcW w:w="545" w:type="pct"/>
            <w:tcBorders>
              <w:top w:val="nil"/>
              <w:left w:val="nil"/>
              <w:bottom w:val="nil"/>
              <w:right w:val="nil"/>
            </w:tcBorders>
            <w:shd w:val="clear" w:color="auto" w:fill="auto"/>
            <w:noWrap/>
            <w:vAlign w:val="center"/>
            <w:hideMark/>
          </w:tcPr>
          <w:p w14:paraId="534E9AE3"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OSC1</w:t>
            </w:r>
          </w:p>
        </w:tc>
        <w:tc>
          <w:tcPr>
            <w:tcW w:w="1527" w:type="pct"/>
            <w:tcBorders>
              <w:top w:val="nil"/>
              <w:left w:val="nil"/>
              <w:bottom w:val="nil"/>
              <w:right w:val="nil"/>
            </w:tcBorders>
            <w:shd w:val="clear" w:color="auto" w:fill="auto"/>
            <w:noWrap/>
            <w:hideMark/>
          </w:tcPr>
          <w:p w14:paraId="0998E2D1" w14:textId="5791BD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49421210" w14:textId="76CEAB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06BBDB1D" w14:textId="0C02427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1" w:type="pct"/>
            <w:tcBorders>
              <w:top w:val="nil"/>
              <w:left w:val="nil"/>
              <w:bottom w:val="nil"/>
              <w:right w:val="nil"/>
            </w:tcBorders>
            <w:shd w:val="clear" w:color="auto" w:fill="auto"/>
            <w:noWrap/>
            <w:hideMark/>
          </w:tcPr>
          <w:p w14:paraId="6FD19F34" w14:textId="7E1605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272E8E4D" w14:textId="77777777" w:rsidTr="00C44F78">
        <w:trPr>
          <w:trHeight w:val="300"/>
        </w:trPr>
        <w:tc>
          <w:tcPr>
            <w:tcW w:w="699" w:type="pct"/>
            <w:tcBorders>
              <w:top w:val="nil"/>
              <w:left w:val="nil"/>
              <w:bottom w:val="nil"/>
              <w:right w:val="nil"/>
            </w:tcBorders>
            <w:shd w:val="clear" w:color="auto" w:fill="auto"/>
            <w:noWrap/>
            <w:vAlign w:val="center"/>
            <w:hideMark/>
          </w:tcPr>
          <w:p w14:paraId="367CA342"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68FE5C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OSC2</w:t>
            </w:r>
          </w:p>
        </w:tc>
        <w:tc>
          <w:tcPr>
            <w:tcW w:w="1527" w:type="pct"/>
            <w:tcBorders>
              <w:top w:val="nil"/>
              <w:left w:val="nil"/>
              <w:bottom w:val="nil"/>
              <w:right w:val="nil"/>
            </w:tcBorders>
            <w:shd w:val="clear" w:color="auto" w:fill="auto"/>
            <w:noWrap/>
            <w:hideMark/>
          </w:tcPr>
          <w:p w14:paraId="396E0198" w14:textId="35384A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4C3FEDF3" w14:textId="2ABB6B3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c>
          <w:tcPr>
            <w:tcW w:w="1446" w:type="pct"/>
            <w:tcBorders>
              <w:top w:val="nil"/>
              <w:left w:val="nil"/>
              <w:bottom w:val="nil"/>
              <w:right w:val="nil"/>
            </w:tcBorders>
            <w:shd w:val="clear" w:color="auto" w:fill="auto"/>
            <w:noWrap/>
            <w:hideMark/>
          </w:tcPr>
          <w:p w14:paraId="4B9852ED" w14:textId="78BB59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.56</w:t>
            </w:r>
          </w:p>
        </w:tc>
        <w:tc>
          <w:tcPr>
            <w:tcW w:w="391" w:type="pct"/>
            <w:tcBorders>
              <w:top w:val="nil"/>
              <w:left w:val="nil"/>
              <w:bottom w:val="nil"/>
              <w:right w:val="nil"/>
            </w:tcBorders>
            <w:shd w:val="clear" w:color="auto" w:fill="auto"/>
            <w:noWrap/>
            <w:hideMark/>
          </w:tcPr>
          <w:p w14:paraId="2DB22B29" w14:textId="5388AFD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.31</w:t>
            </w:r>
          </w:p>
        </w:tc>
      </w:tr>
      <w:tr w:rsidR="00B861FE" w:rsidRPr="000172FA" w14:paraId="06D2FBAC" w14:textId="77777777" w:rsidTr="00C44F78">
        <w:trPr>
          <w:trHeight w:val="300"/>
        </w:trPr>
        <w:tc>
          <w:tcPr>
            <w:tcW w:w="699" w:type="pct"/>
            <w:tcBorders>
              <w:top w:val="nil"/>
              <w:left w:val="nil"/>
              <w:bottom w:val="nil"/>
              <w:right w:val="nil"/>
            </w:tcBorders>
            <w:shd w:val="clear" w:color="auto" w:fill="auto"/>
            <w:noWrap/>
            <w:vAlign w:val="center"/>
            <w:hideMark/>
          </w:tcPr>
          <w:p w14:paraId="4015E19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27CFC0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OSC3</w:t>
            </w:r>
          </w:p>
        </w:tc>
        <w:tc>
          <w:tcPr>
            <w:tcW w:w="1527" w:type="pct"/>
            <w:tcBorders>
              <w:top w:val="nil"/>
              <w:left w:val="nil"/>
              <w:bottom w:val="nil"/>
              <w:right w:val="nil"/>
            </w:tcBorders>
            <w:shd w:val="clear" w:color="auto" w:fill="auto"/>
            <w:noWrap/>
            <w:hideMark/>
          </w:tcPr>
          <w:p w14:paraId="2FDCA681" w14:textId="442067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3EEC6B2B" w14:textId="0ECB4E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ED83554" w14:textId="0C78BF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17828FCA" w14:textId="774413E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07F1F13B" w14:textId="77777777" w:rsidTr="00C44F78">
        <w:trPr>
          <w:trHeight w:val="300"/>
        </w:trPr>
        <w:tc>
          <w:tcPr>
            <w:tcW w:w="699" w:type="pct"/>
            <w:tcBorders>
              <w:top w:val="nil"/>
              <w:left w:val="nil"/>
              <w:bottom w:val="nil"/>
              <w:right w:val="nil"/>
            </w:tcBorders>
            <w:shd w:val="clear" w:color="auto" w:fill="auto"/>
            <w:noWrap/>
            <w:vAlign w:val="center"/>
            <w:hideMark/>
          </w:tcPr>
          <w:p w14:paraId="670DAD4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12BE6F8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OSC4</w:t>
            </w:r>
          </w:p>
        </w:tc>
        <w:tc>
          <w:tcPr>
            <w:tcW w:w="1527" w:type="pct"/>
            <w:tcBorders>
              <w:top w:val="nil"/>
              <w:left w:val="nil"/>
              <w:bottom w:val="nil"/>
              <w:right w:val="nil"/>
            </w:tcBorders>
            <w:shd w:val="clear" w:color="auto" w:fill="auto"/>
            <w:noWrap/>
            <w:hideMark/>
          </w:tcPr>
          <w:p w14:paraId="2EC9D1AF" w14:textId="0C85CBD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hideMark/>
          </w:tcPr>
          <w:p w14:paraId="0F7DE42B" w14:textId="28022B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.54</w:t>
            </w:r>
          </w:p>
        </w:tc>
        <w:tc>
          <w:tcPr>
            <w:tcW w:w="1446" w:type="pct"/>
            <w:tcBorders>
              <w:top w:val="nil"/>
              <w:left w:val="nil"/>
              <w:bottom w:val="nil"/>
              <w:right w:val="nil"/>
            </w:tcBorders>
            <w:shd w:val="clear" w:color="auto" w:fill="auto"/>
            <w:noWrap/>
            <w:hideMark/>
          </w:tcPr>
          <w:p w14:paraId="6BA704EF" w14:textId="3287673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01753153" w14:textId="7953848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6EFF4B5" w14:textId="77777777" w:rsidTr="00C44F78">
        <w:trPr>
          <w:trHeight w:val="300"/>
        </w:trPr>
        <w:tc>
          <w:tcPr>
            <w:tcW w:w="699" w:type="pct"/>
            <w:tcBorders>
              <w:top w:val="nil"/>
              <w:left w:val="nil"/>
              <w:bottom w:val="nil"/>
              <w:right w:val="nil"/>
            </w:tcBorders>
            <w:shd w:val="clear" w:color="auto" w:fill="auto"/>
            <w:noWrap/>
            <w:vAlign w:val="center"/>
            <w:hideMark/>
          </w:tcPr>
          <w:p w14:paraId="67C0212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0C3B2E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OSC6</w:t>
            </w:r>
          </w:p>
        </w:tc>
        <w:tc>
          <w:tcPr>
            <w:tcW w:w="1527" w:type="pct"/>
            <w:tcBorders>
              <w:top w:val="nil"/>
              <w:left w:val="nil"/>
              <w:bottom w:val="nil"/>
              <w:right w:val="nil"/>
            </w:tcBorders>
            <w:shd w:val="clear" w:color="auto" w:fill="auto"/>
            <w:noWrap/>
            <w:hideMark/>
          </w:tcPr>
          <w:p w14:paraId="7EB3748D" w14:textId="5DD7477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458B323E" w14:textId="3BC62C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1446" w:type="pct"/>
            <w:tcBorders>
              <w:top w:val="nil"/>
              <w:left w:val="nil"/>
              <w:bottom w:val="nil"/>
              <w:right w:val="nil"/>
            </w:tcBorders>
            <w:shd w:val="clear" w:color="auto" w:fill="auto"/>
            <w:noWrap/>
            <w:hideMark/>
          </w:tcPr>
          <w:p w14:paraId="08135975" w14:textId="42396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1" w:type="pct"/>
            <w:tcBorders>
              <w:top w:val="nil"/>
              <w:left w:val="nil"/>
              <w:bottom w:val="nil"/>
              <w:right w:val="nil"/>
            </w:tcBorders>
            <w:shd w:val="clear" w:color="auto" w:fill="auto"/>
            <w:noWrap/>
            <w:hideMark/>
          </w:tcPr>
          <w:p w14:paraId="695B8451" w14:textId="0F07F62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3084DDD1" w14:textId="77777777" w:rsidTr="00C44F78">
        <w:trPr>
          <w:trHeight w:val="300"/>
        </w:trPr>
        <w:tc>
          <w:tcPr>
            <w:tcW w:w="699" w:type="pct"/>
            <w:tcBorders>
              <w:top w:val="nil"/>
              <w:left w:val="nil"/>
              <w:bottom w:val="nil"/>
              <w:right w:val="nil"/>
            </w:tcBorders>
            <w:shd w:val="clear" w:color="auto" w:fill="auto"/>
            <w:noWrap/>
            <w:vAlign w:val="center"/>
            <w:hideMark/>
          </w:tcPr>
          <w:p w14:paraId="6E8BC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3BB363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OSC7</w:t>
            </w:r>
          </w:p>
        </w:tc>
        <w:tc>
          <w:tcPr>
            <w:tcW w:w="1527" w:type="pct"/>
            <w:tcBorders>
              <w:top w:val="nil"/>
              <w:left w:val="nil"/>
              <w:bottom w:val="nil"/>
              <w:right w:val="nil"/>
            </w:tcBorders>
            <w:shd w:val="clear" w:color="auto" w:fill="auto"/>
            <w:noWrap/>
            <w:hideMark/>
          </w:tcPr>
          <w:p w14:paraId="401C7B55" w14:textId="72FBE2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392" w:type="pct"/>
            <w:tcBorders>
              <w:top w:val="nil"/>
              <w:left w:val="nil"/>
              <w:bottom w:val="nil"/>
              <w:right w:val="nil"/>
            </w:tcBorders>
            <w:shd w:val="clear" w:color="auto" w:fill="auto"/>
            <w:noWrap/>
            <w:hideMark/>
          </w:tcPr>
          <w:p w14:paraId="1FB4360F" w14:textId="6CFB91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hideMark/>
          </w:tcPr>
          <w:p w14:paraId="5F8AB08B" w14:textId="666AE3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.69</w:t>
            </w:r>
          </w:p>
        </w:tc>
        <w:tc>
          <w:tcPr>
            <w:tcW w:w="391" w:type="pct"/>
            <w:tcBorders>
              <w:top w:val="nil"/>
              <w:left w:val="nil"/>
              <w:bottom w:val="nil"/>
              <w:right w:val="nil"/>
            </w:tcBorders>
            <w:shd w:val="clear" w:color="auto" w:fill="auto"/>
            <w:noWrap/>
            <w:hideMark/>
          </w:tcPr>
          <w:p w14:paraId="66A3AF31" w14:textId="4A869F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.48</w:t>
            </w:r>
          </w:p>
        </w:tc>
      </w:tr>
      <w:tr w:rsidR="00B861FE" w:rsidRPr="000172FA" w14:paraId="6EB6B863" w14:textId="77777777" w:rsidTr="00C44F78">
        <w:trPr>
          <w:trHeight w:val="300"/>
        </w:trPr>
        <w:tc>
          <w:tcPr>
            <w:tcW w:w="699" w:type="pct"/>
            <w:tcBorders>
              <w:top w:val="nil"/>
              <w:left w:val="nil"/>
              <w:bottom w:val="nil"/>
              <w:right w:val="nil"/>
            </w:tcBorders>
            <w:shd w:val="clear" w:color="auto" w:fill="auto"/>
            <w:noWrap/>
            <w:vAlign w:val="center"/>
            <w:hideMark/>
          </w:tcPr>
          <w:p w14:paraId="743E6DC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w:t>
            </w:r>
          </w:p>
        </w:tc>
        <w:tc>
          <w:tcPr>
            <w:tcW w:w="545" w:type="pct"/>
            <w:tcBorders>
              <w:top w:val="nil"/>
              <w:left w:val="nil"/>
              <w:bottom w:val="nil"/>
              <w:right w:val="nil"/>
            </w:tcBorders>
            <w:shd w:val="clear" w:color="auto" w:fill="auto"/>
            <w:noWrap/>
            <w:vAlign w:val="center"/>
            <w:hideMark/>
          </w:tcPr>
          <w:p w14:paraId="1A0700E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RD1</w:t>
            </w:r>
          </w:p>
        </w:tc>
        <w:tc>
          <w:tcPr>
            <w:tcW w:w="1527" w:type="pct"/>
            <w:tcBorders>
              <w:top w:val="nil"/>
              <w:left w:val="nil"/>
              <w:bottom w:val="nil"/>
              <w:right w:val="nil"/>
            </w:tcBorders>
            <w:shd w:val="clear" w:color="auto" w:fill="auto"/>
            <w:noWrap/>
            <w:hideMark/>
          </w:tcPr>
          <w:p w14:paraId="19BA7703" w14:textId="7B0CFB7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.66</w:t>
            </w:r>
          </w:p>
        </w:tc>
        <w:tc>
          <w:tcPr>
            <w:tcW w:w="392" w:type="pct"/>
            <w:tcBorders>
              <w:top w:val="nil"/>
              <w:left w:val="nil"/>
              <w:bottom w:val="nil"/>
              <w:right w:val="nil"/>
            </w:tcBorders>
            <w:shd w:val="clear" w:color="auto" w:fill="auto"/>
            <w:noWrap/>
            <w:hideMark/>
          </w:tcPr>
          <w:p w14:paraId="21746072" w14:textId="6DDF5D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08A4AB4B" w14:textId="3263FE8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c>
          <w:tcPr>
            <w:tcW w:w="391" w:type="pct"/>
            <w:tcBorders>
              <w:top w:val="nil"/>
              <w:left w:val="nil"/>
              <w:bottom w:val="nil"/>
              <w:right w:val="nil"/>
            </w:tcBorders>
            <w:shd w:val="clear" w:color="auto" w:fill="auto"/>
            <w:noWrap/>
            <w:hideMark/>
          </w:tcPr>
          <w:p w14:paraId="304C005D" w14:textId="42CC11F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5DB29296" w14:textId="77777777" w:rsidTr="00C44F78">
        <w:trPr>
          <w:trHeight w:val="300"/>
        </w:trPr>
        <w:tc>
          <w:tcPr>
            <w:tcW w:w="699" w:type="pct"/>
            <w:tcBorders>
              <w:top w:val="nil"/>
              <w:left w:val="nil"/>
              <w:bottom w:val="nil"/>
              <w:right w:val="nil"/>
            </w:tcBorders>
            <w:shd w:val="clear" w:color="auto" w:fill="auto"/>
            <w:noWrap/>
            <w:vAlign w:val="center"/>
            <w:hideMark/>
          </w:tcPr>
          <w:p w14:paraId="72CCAE8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150D8A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RD2</w:t>
            </w:r>
          </w:p>
        </w:tc>
        <w:tc>
          <w:tcPr>
            <w:tcW w:w="1527" w:type="pct"/>
            <w:tcBorders>
              <w:top w:val="nil"/>
              <w:left w:val="nil"/>
              <w:bottom w:val="nil"/>
              <w:right w:val="nil"/>
            </w:tcBorders>
            <w:shd w:val="clear" w:color="auto" w:fill="auto"/>
            <w:noWrap/>
            <w:hideMark/>
          </w:tcPr>
          <w:p w14:paraId="05941D2B" w14:textId="06FA68A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1E2FAB54" w14:textId="202364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.42</w:t>
            </w:r>
          </w:p>
        </w:tc>
        <w:tc>
          <w:tcPr>
            <w:tcW w:w="1446" w:type="pct"/>
            <w:tcBorders>
              <w:top w:val="nil"/>
              <w:left w:val="nil"/>
              <w:bottom w:val="nil"/>
              <w:right w:val="nil"/>
            </w:tcBorders>
            <w:shd w:val="clear" w:color="auto" w:fill="auto"/>
            <w:noWrap/>
            <w:hideMark/>
          </w:tcPr>
          <w:p w14:paraId="25CC6B8A" w14:textId="22A3F0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.32</w:t>
            </w:r>
          </w:p>
        </w:tc>
        <w:tc>
          <w:tcPr>
            <w:tcW w:w="391" w:type="pct"/>
            <w:tcBorders>
              <w:top w:val="nil"/>
              <w:left w:val="nil"/>
              <w:bottom w:val="nil"/>
              <w:right w:val="nil"/>
            </w:tcBorders>
            <w:shd w:val="clear" w:color="auto" w:fill="auto"/>
            <w:noWrap/>
            <w:hideMark/>
          </w:tcPr>
          <w:p w14:paraId="2E46658D" w14:textId="55AC0D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r>
      <w:tr w:rsidR="00B861FE" w:rsidRPr="000172FA" w14:paraId="0225FAC2" w14:textId="77777777" w:rsidTr="00C44F78">
        <w:trPr>
          <w:trHeight w:val="300"/>
        </w:trPr>
        <w:tc>
          <w:tcPr>
            <w:tcW w:w="699" w:type="pct"/>
            <w:tcBorders>
              <w:top w:val="nil"/>
              <w:left w:val="nil"/>
              <w:bottom w:val="nil"/>
              <w:right w:val="nil"/>
            </w:tcBorders>
            <w:shd w:val="clear" w:color="auto" w:fill="auto"/>
            <w:noWrap/>
            <w:vAlign w:val="center"/>
            <w:hideMark/>
          </w:tcPr>
          <w:p w14:paraId="26AE5F7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A90D29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RD3</w:t>
            </w:r>
          </w:p>
        </w:tc>
        <w:tc>
          <w:tcPr>
            <w:tcW w:w="1527" w:type="pct"/>
            <w:tcBorders>
              <w:top w:val="nil"/>
              <w:left w:val="nil"/>
              <w:bottom w:val="nil"/>
              <w:right w:val="nil"/>
            </w:tcBorders>
            <w:shd w:val="clear" w:color="auto" w:fill="auto"/>
            <w:noWrap/>
            <w:hideMark/>
          </w:tcPr>
          <w:p w14:paraId="70EC92F8" w14:textId="4854A75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392" w:type="pct"/>
            <w:tcBorders>
              <w:top w:val="nil"/>
              <w:left w:val="nil"/>
              <w:bottom w:val="nil"/>
              <w:right w:val="nil"/>
            </w:tcBorders>
            <w:shd w:val="clear" w:color="auto" w:fill="auto"/>
            <w:noWrap/>
            <w:hideMark/>
          </w:tcPr>
          <w:p w14:paraId="3ECF2E4D" w14:textId="460987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.25</w:t>
            </w:r>
          </w:p>
        </w:tc>
        <w:tc>
          <w:tcPr>
            <w:tcW w:w="1446" w:type="pct"/>
            <w:tcBorders>
              <w:top w:val="nil"/>
              <w:left w:val="nil"/>
              <w:bottom w:val="nil"/>
              <w:right w:val="nil"/>
            </w:tcBorders>
            <w:shd w:val="clear" w:color="auto" w:fill="auto"/>
            <w:noWrap/>
            <w:hideMark/>
          </w:tcPr>
          <w:p w14:paraId="2D3023B4" w14:textId="7E79563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1" w:type="pct"/>
            <w:tcBorders>
              <w:top w:val="nil"/>
              <w:left w:val="nil"/>
              <w:bottom w:val="nil"/>
              <w:right w:val="nil"/>
            </w:tcBorders>
            <w:shd w:val="clear" w:color="auto" w:fill="auto"/>
            <w:noWrap/>
            <w:hideMark/>
          </w:tcPr>
          <w:p w14:paraId="2AD6812A" w14:textId="2F21F15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r>
      <w:tr w:rsidR="00B861FE" w:rsidRPr="000172FA" w14:paraId="3751BB7B" w14:textId="77777777" w:rsidTr="00C44F78">
        <w:trPr>
          <w:trHeight w:val="300"/>
        </w:trPr>
        <w:tc>
          <w:tcPr>
            <w:tcW w:w="699" w:type="pct"/>
            <w:tcBorders>
              <w:top w:val="nil"/>
              <w:left w:val="nil"/>
              <w:bottom w:val="nil"/>
              <w:right w:val="nil"/>
            </w:tcBorders>
            <w:shd w:val="clear" w:color="auto" w:fill="auto"/>
            <w:noWrap/>
            <w:vAlign w:val="center"/>
            <w:hideMark/>
          </w:tcPr>
          <w:p w14:paraId="0611976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BEB1E3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RD4</w:t>
            </w:r>
          </w:p>
        </w:tc>
        <w:tc>
          <w:tcPr>
            <w:tcW w:w="1527" w:type="pct"/>
            <w:tcBorders>
              <w:top w:val="nil"/>
              <w:left w:val="nil"/>
              <w:bottom w:val="nil"/>
              <w:right w:val="nil"/>
            </w:tcBorders>
            <w:shd w:val="clear" w:color="auto" w:fill="auto"/>
            <w:noWrap/>
            <w:hideMark/>
          </w:tcPr>
          <w:p w14:paraId="35F33136" w14:textId="134A45C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4DB3BE4E" w14:textId="3216C57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398A070" w14:textId="77E6C35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1" w:type="pct"/>
            <w:tcBorders>
              <w:top w:val="nil"/>
              <w:left w:val="nil"/>
              <w:bottom w:val="nil"/>
              <w:right w:val="nil"/>
            </w:tcBorders>
            <w:shd w:val="clear" w:color="auto" w:fill="auto"/>
            <w:noWrap/>
            <w:hideMark/>
          </w:tcPr>
          <w:p w14:paraId="114FA3F5" w14:textId="6CC7CCB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336C5D0" w14:textId="77777777" w:rsidTr="00C44F78">
        <w:trPr>
          <w:trHeight w:val="300"/>
        </w:trPr>
        <w:tc>
          <w:tcPr>
            <w:tcW w:w="699" w:type="pct"/>
            <w:tcBorders>
              <w:top w:val="nil"/>
              <w:left w:val="nil"/>
              <w:bottom w:val="nil"/>
              <w:right w:val="nil"/>
            </w:tcBorders>
            <w:shd w:val="clear" w:color="auto" w:fill="auto"/>
            <w:noWrap/>
            <w:vAlign w:val="center"/>
            <w:hideMark/>
          </w:tcPr>
          <w:p w14:paraId="5592307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45AAD8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RD5</w:t>
            </w:r>
          </w:p>
        </w:tc>
        <w:tc>
          <w:tcPr>
            <w:tcW w:w="1527" w:type="pct"/>
            <w:tcBorders>
              <w:top w:val="nil"/>
              <w:left w:val="nil"/>
              <w:bottom w:val="nil"/>
              <w:right w:val="nil"/>
            </w:tcBorders>
            <w:shd w:val="clear" w:color="auto" w:fill="auto"/>
            <w:noWrap/>
            <w:hideMark/>
          </w:tcPr>
          <w:p w14:paraId="05BF315E" w14:textId="7EDF0D3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392" w:type="pct"/>
            <w:tcBorders>
              <w:top w:val="nil"/>
              <w:left w:val="nil"/>
              <w:bottom w:val="nil"/>
              <w:right w:val="nil"/>
            </w:tcBorders>
            <w:shd w:val="clear" w:color="auto" w:fill="auto"/>
            <w:noWrap/>
            <w:hideMark/>
          </w:tcPr>
          <w:p w14:paraId="12D58E29" w14:textId="45BA0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25BB786A" w14:textId="4D29EE2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c>
          <w:tcPr>
            <w:tcW w:w="391" w:type="pct"/>
            <w:tcBorders>
              <w:top w:val="nil"/>
              <w:left w:val="nil"/>
              <w:bottom w:val="nil"/>
              <w:right w:val="nil"/>
            </w:tcBorders>
            <w:shd w:val="clear" w:color="auto" w:fill="auto"/>
            <w:noWrap/>
            <w:hideMark/>
          </w:tcPr>
          <w:p w14:paraId="240732DB" w14:textId="2CEC474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43D412CF" w14:textId="77777777" w:rsidTr="00C44F78">
        <w:trPr>
          <w:trHeight w:val="300"/>
        </w:trPr>
        <w:tc>
          <w:tcPr>
            <w:tcW w:w="699" w:type="pct"/>
            <w:tcBorders>
              <w:top w:val="nil"/>
              <w:left w:val="nil"/>
              <w:bottom w:val="nil"/>
              <w:right w:val="nil"/>
            </w:tcBorders>
            <w:shd w:val="clear" w:color="auto" w:fill="auto"/>
            <w:noWrap/>
            <w:vAlign w:val="center"/>
            <w:hideMark/>
          </w:tcPr>
          <w:p w14:paraId="274F96A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w:t>
            </w:r>
          </w:p>
        </w:tc>
        <w:tc>
          <w:tcPr>
            <w:tcW w:w="545" w:type="pct"/>
            <w:tcBorders>
              <w:top w:val="nil"/>
              <w:left w:val="nil"/>
              <w:bottom w:val="nil"/>
              <w:right w:val="nil"/>
            </w:tcBorders>
            <w:shd w:val="clear" w:color="auto" w:fill="auto"/>
            <w:noWrap/>
            <w:vAlign w:val="center"/>
            <w:hideMark/>
          </w:tcPr>
          <w:p w14:paraId="33525EB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POS1</w:t>
            </w:r>
          </w:p>
        </w:tc>
        <w:tc>
          <w:tcPr>
            <w:tcW w:w="1527" w:type="pct"/>
            <w:tcBorders>
              <w:top w:val="nil"/>
              <w:left w:val="nil"/>
              <w:bottom w:val="nil"/>
              <w:right w:val="nil"/>
            </w:tcBorders>
            <w:shd w:val="clear" w:color="auto" w:fill="auto"/>
            <w:noWrap/>
            <w:hideMark/>
          </w:tcPr>
          <w:p w14:paraId="7A07EC6A" w14:textId="2E8C23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.63</w:t>
            </w:r>
          </w:p>
        </w:tc>
        <w:tc>
          <w:tcPr>
            <w:tcW w:w="392" w:type="pct"/>
            <w:tcBorders>
              <w:top w:val="nil"/>
              <w:left w:val="nil"/>
              <w:bottom w:val="nil"/>
              <w:right w:val="nil"/>
            </w:tcBorders>
            <w:shd w:val="clear" w:color="auto" w:fill="auto"/>
            <w:noWrap/>
            <w:hideMark/>
          </w:tcPr>
          <w:p w14:paraId="1D059439" w14:textId="45B62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hideMark/>
          </w:tcPr>
          <w:p w14:paraId="7A140FF7" w14:textId="1A58CB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1" w:type="pct"/>
            <w:tcBorders>
              <w:top w:val="nil"/>
              <w:left w:val="nil"/>
              <w:bottom w:val="nil"/>
              <w:right w:val="nil"/>
            </w:tcBorders>
            <w:shd w:val="clear" w:color="auto" w:fill="auto"/>
            <w:noWrap/>
            <w:hideMark/>
          </w:tcPr>
          <w:p w14:paraId="6EB57EF3" w14:textId="73E5AA2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34A63EF9" w14:textId="77777777" w:rsidTr="00C44F78">
        <w:trPr>
          <w:trHeight w:val="300"/>
        </w:trPr>
        <w:tc>
          <w:tcPr>
            <w:tcW w:w="699" w:type="pct"/>
            <w:tcBorders>
              <w:top w:val="nil"/>
              <w:left w:val="nil"/>
              <w:bottom w:val="nil"/>
              <w:right w:val="nil"/>
            </w:tcBorders>
            <w:shd w:val="clear" w:color="auto" w:fill="auto"/>
            <w:noWrap/>
            <w:vAlign w:val="center"/>
            <w:hideMark/>
          </w:tcPr>
          <w:p w14:paraId="39E263A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D157F9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POS2</w:t>
            </w:r>
          </w:p>
        </w:tc>
        <w:tc>
          <w:tcPr>
            <w:tcW w:w="1527" w:type="pct"/>
            <w:tcBorders>
              <w:top w:val="nil"/>
              <w:left w:val="nil"/>
              <w:bottom w:val="nil"/>
              <w:right w:val="nil"/>
            </w:tcBorders>
            <w:shd w:val="clear" w:color="auto" w:fill="auto"/>
            <w:noWrap/>
            <w:hideMark/>
          </w:tcPr>
          <w:p w14:paraId="7CCD9F98" w14:textId="1849A2C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.62</w:t>
            </w:r>
          </w:p>
        </w:tc>
        <w:tc>
          <w:tcPr>
            <w:tcW w:w="392" w:type="pct"/>
            <w:tcBorders>
              <w:top w:val="nil"/>
              <w:left w:val="nil"/>
              <w:bottom w:val="nil"/>
              <w:right w:val="nil"/>
            </w:tcBorders>
            <w:shd w:val="clear" w:color="auto" w:fill="auto"/>
            <w:noWrap/>
            <w:hideMark/>
          </w:tcPr>
          <w:p w14:paraId="77708A31" w14:textId="43E826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.39</w:t>
            </w:r>
          </w:p>
        </w:tc>
        <w:tc>
          <w:tcPr>
            <w:tcW w:w="1446" w:type="pct"/>
            <w:tcBorders>
              <w:top w:val="nil"/>
              <w:left w:val="nil"/>
              <w:bottom w:val="nil"/>
              <w:right w:val="nil"/>
            </w:tcBorders>
            <w:shd w:val="clear" w:color="auto" w:fill="auto"/>
            <w:noWrap/>
            <w:hideMark/>
          </w:tcPr>
          <w:p w14:paraId="3372834C" w14:textId="381153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391" w:type="pct"/>
            <w:tcBorders>
              <w:top w:val="nil"/>
              <w:left w:val="nil"/>
              <w:bottom w:val="nil"/>
              <w:right w:val="nil"/>
            </w:tcBorders>
            <w:shd w:val="clear" w:color="auto" w:fill="auto"/>
            <w:noWrap/>
            <w:hideMark/>
          </w:tcPr>
          <w:p w14:paraId="4B23BA13" w14:textId="1D0D30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r>
      <w:tr w:rsidR="00B861FE" w:rsidRPr="000172FA" w14:paraId="34136FEA" w14:textId="77777777" w:rsidTr="00C44F78">
        <w:trPr>
          <w:trHeight w:val="300"/>
        </w:trPr>
        <w:tc>
          <w:tcPr>
            <w:tcW w:w="699" w:type="pct"/>
            <w:tcBorders>
              <w:top w:val="nil"/>
              <w:left w:val="nil"/>
              <w:bottom w:val="nil"/>
              <w:right w:val="nil"/>
            </w:tcBorders>
            <w:shd w:val="clear" w:color="auto" w:fill="auto"/>
            <w:noWrap/>
            <w:vAlign w:val="center"/>
            <w:hideMark/>
          </w:tcPr>
          <w:p w14:paraId="68CAA8A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1B4F27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POS3</w:t>
            </w:r>
          </w:p>
        </w:tc>
        <w:tc>
          <w:tcPr>
            <w:tcW w:w="1527" w:type="pct"/>
            <w:tcBorders>
              <w:top w:val="nil"/>
              <w:left w:val="nil"/>
              <w:bottom w:val="nil"/>
              <w:right w:val="nil"/>
            </w:tcBorders>
            <w:shd w:val="clear" w:color="auto" w:fill="auto"/>
            <w:noWrap/>
            <w:hideMark/>
          </w:tcPr>
          <w:p w14:paraId="55C6E3B2" w14:textId="26CE60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392" w:type="pct"/>
            <w:tcBorders>
              <w:top w:val="nil"/>
              <w:left w:val="nil"/>
              <w:bottom w:val="nil"/>
              <w:right w:val="nil"/>
            </w:tcBorders>
            <w:shd w:val="clear" w:color="auto" w:fill="auto"/>
            <w:noWrap/>
            <w:hideMark/>
          </w:tcPr>
          <w:p w14:paraId="4A1A1867" w14:textId="3B700D5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1446" w:type="pct"/>
            <w:tcBorders>
              <w:top w:val="nil"/>
              <w:left w:val="nil"/>
              <w:bottom w:val="nil"/>
              <w:right w:val="nil"/>
            </w:tcBorders>
            <w:shd w:val="clear" w:color="auto" w:fill="auto"/>
            <w:noWrap/>
            <w:hideMark/>
          </w:tcPr>
          <w:p w14:paraId="6627011B" w14:textId="52856E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.20</w:t>
            </w:r>
          </w:p>
        </w:tc>
        <w:tc>
          <w:tcPr>
            <w:tcW w:w="391" w:type="pct"/>
            <w:tcBorders>
              <w:top w:val="nil"/>
              <w:left w:val="nil"/>
              <w:bottom w:val="nil"/>
              <w:right w:val="nil"/>
            </w:tcBorders>
            <w:shd w:val="clear" w:color="auto" w:fill="auto"/>
            <w:noWrap/>
            <w:hideMark/>
          </w:tcPr>
          <w:p w14:paraId="016252E9" w14:textId="7719640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0E2912C7" w14:textId="77777777" w:rsidTr="00C44F78">
        <w:trPr>
          <w:trHeight w:val="300"/>
        </w:trPr>
        <w:tc>
          <w:tcPr>
            <w:tcW w:w="699" w:type="pct"/>
            <w:tcBorders>
              <w:top w:val="nil"/>
              <w:left w:val="nil"/>
              <w:bottom w:val="nil"/>
              <w:right w:val="nil"/>
            </w:tcBorders>
            <w:shd w:val="clear" w:color="auto" w:fill="auto"/>
            <w:noWrap/>
            <w:vAlign w:val="center"/>
            <w:hideMark/>
          </w:tcPr>
          <w:p w14:paraId="68B9317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3AC405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POS5</w:t>
            </w:r>
          </w:p>
        </w:tc>
        <w:tc>
          <w:tcPr>
            <w:tcW w:w="1527" w:type="pct"/>
            <w:tcBorders>
              <w:top w:val="nil"/>
              <w:left w:val="nil"/>
              <w:bottom w:val="nil"/>
              <w:right w:val="nil"/>
            </w:tcBorders>
            <w:shd w:val="clear" w:color="auto" w:fill="auto"/>
            <w:noWrap/>
            <w:hideMark/>
          </w:tcPr>
          <w:p w14:paraId="222D4D7B" w14:textId="4F87CF4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2" w:type="pct"/>
            <w:tcBorders>
              <w:top w:val="nil"/>
              <w:left w:val="nil"/>
              <w:bottom w:val="nil"/>
              <w:right w:val="nil"/>
            </w:tcBorders>
            <w:shd w:val="clear" w:color="auto" w:fill="auto"/>
            <w:noWrap/>
            <w:hideMark/>
          </w:tcPr>
          <w:p w14:paraId="3F023589" w14:textId="7D833E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1446" w:type="pct"/>
            <w:tcBorders>
              <w:top w:val="nil"/>
              <w:left w:val="nil"/>
              <w:bottom w:val="nil"/>
              <w:right w:val="nil"/>
            </w:tcBorders>
            <w:shd w:val="clear" w:color="auto" w:fill="auto"/>
            <w:noWrap/>
            <w:hideMark/>
          </w:tcPr>
          <w:p w14:paraId="52CC980B" w14:textId="11A9BA3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391" w:type="pct"/>
            <w:tcBorders>
              <w:top w:val="nil"/>
              <w:left w:val="nil"/>
              <w:bottom w:val="nil"/>
              <w:right w:val="nil"/>
            </w:tcBorders>
            <w:shd w:val="clear" w:color="auto" w:fill="auto"/>
            <w:noWrap/>
            <w:hideMark/>
          </w:tcPr>
          <w:p w14:paraId="0DF1BE95" w14:textId="7BE4C16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.18</w:t>
            </w:r>
          </w:p>
        </w:tc>
      </w:tr>
      <w:tr w:rsidR="00B861FE" w:rsidRPr="000172FA" w14:paraId="0A3ABBD2" w14:textId="77777777" w:rsidTr="00C44F78">
        <w:trPr>
          <w:trHeight w:val="300"/>
        </w:trPr>
        <w:tc>
          <w:tcPr>
            <w:tcW w:w="699" w:type="pct"/>
            <w:tcBorders>
              <w:top w:val="nil"/>
              <w:left w:val="nil"/>
              <w:bottom w:val="nil"/>
              <w:right w:val="nil"/>
            </w:tcBorders>
            <w:shd w:val="clear" w:color="auto" w:fill="auto"/>
            <w:noWrap/>
            <w:vAlign w:val="center"/>
            <w:hideMark/>
          </w:tcPr>
          <w:p w14:paraId="58C21C0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BB350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POS6</w:t>
            </w:r>
          </w:p>
        </w:tc>
        <w:tc>
          <w:tcPr>
            <w:tcW w:w="1527" w:type="pct"/>
            <w:tcBorders>
              <w:top w:val="nil"/>
              <w:left w:val="nil"/>
              <w:bottom w:val="nil"/>
              <w:right w:val="nil"/>
            </w:tcBorders>
            <w:shd w:val="clear" w:color="auto" w:fill="auto"/>
            <w:noWrap/>
            <w:hideMark/>
          </w:tcPr>
          <w:p w14:paraId="0DEE359F" w14:textId="60DE594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hideMark/>
          </w:tcPr>
          <w:p w14:paraId="068BD3B5" w14:textId="694B183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1446" w:type="pct"/>
            <w:tcBorders>
              <w:top w:val="nil"/>
              <w:left w:val="nil"/>
              <w:bottom w:val="nil"/>
              <w:right w:val="nil"/>
            </w:tcBorders>
            <w:shd w:val="clear" w:color="auto" w:fill="auto"/>
            <w:noWrap/>
            <w:hideMark/>
          </w:tcPr>
          <w:p w14:paraId="3D456A0C" w14:textId="1D821CB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c>
          <w:tcPr>
            <w:tcW w:w="391" w:type="pct"/>
            <w:tcBorders>
              <w:top w:val="nil"/>
              <w:left w:val="nil"/>
              <w:bottom w:val="nil"/>
              <w:right w:val="nil"/>
            </w:tcBorders>
            <w:shd w:val="clear" w:color="auto" w:fill="auto"/>
            <w:noWrap/>
            <w:hideMark/>
          </w:tcPr>
          <w:p w14:paraId="2B02170B" w14:textId="66671A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2E8B2534" w14:textId="77777777" w:rsidTr="00C44F78">
        <w:trPr>
          <w:trHeight w:val="300"/>
        </w:trPr>
        <w:tc>
          <w:tcPr>
            <w:tcW w:w="699" w:type="pct"/>
            <w:tcBorders>
              <w:top w:val="nil"/>
              <w:left w:val="nil"/>
              <w:bottom w:val="nil"/>
              <w:right w:val="nil"/>
            </w:tcBorders>
            <w:shd w:val="clear" w:color="auto" w:fill="auto"/>
            <w:noWrap/>
            <w:vAlign w:val="center"/>
            <w:hideMark/>
          </w:tcPr>
          <w:p w14:paraId="0A440AF5"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w:t>
            </w:r>
          </w:p>
        </w:tc>
        <w:tc>
          <w:tcPr>
            <w:tcW w:w="545" w:type="pct"/>
            <w:tcBorders>
              <w:top w:val="nil"/>
              <w:left w:val="nil"/>
              <w:bottom w:val="nil"/>
              <w:right w:val="nil"/>
            </w:tcBorders>
            <w:shd w:val="clear" w:color="auto" w:fill="auto"/>
            <w:noWrap/>
            <w:vAlign w:val="center"/>
            <w:hideMark/>
          </w:tcPr>
          <w:p w14:paraId="6F651E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LS1</w:t>
            </w:r>
          </w:p>
        </w:tc>
        <w:tc>
          <w:tcPr>
            <w:tcW w:w="1527" w:type="pct"/>
            <w:tcBorders>
              <w:top w:val="nil"/>
              <w:left w:val="nil"/>
              <w:bottom w:val="nil"/>
              <w:right w:val="nil"/>
            </w:tcBorders>
            <w:shd w:val="clear" w:color="auto" w:fill="auto"/>
            <w:noWrap/>
            <w:hideMark/>
          </w:tcPr>
          <w:p w14:paraId="1542FDD6" w14:textId="61B2F51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.85</w:t>
            </w:r>
          </w:p>
        </w:tc>
        <w:tc>
          <w:tcPr>
            <w:tcW w:w="392" w:type="pct"/>
            <w:tcBorders>
              <w:top w:val="nil"/>
              <w:left w:val="nil"/>
              <w:bottom w:val="nil"/>
              <w:right w:val="nil"/>
            </w:tcBorders>
            <w:shd w:val="clear" w:color="auto" w:fill="auto"/>
            <w:noWrap/>
            <w:hideMark/>
          </w:tcPr>
          <w:p w14:paraId="4610C6CB" w14:textId="083BAC9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1446" w:type="pct"/>
            <w:tcBorders>
              <w:top w:val="nil"/>
              <w:left w:val="nil"/>
              <w:bottom w:val="nil"/>
              <w:right w:val="nil"/>
            </w:tcBorders>
            <w:shd w:val="clear" w:color="auto" w:fill="auto"/>
            <w:noWrap/>
            <w:hideMark/>
          </w:tcPr>
          <w:p w14:paraId="0CA7419A" w14:textId="3203428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.15</w:t>
            </w:r>
          </w:p>
        </w:tc>
        <w:tc>
          <w:tcPr>
            <w:tcW w:w="391" w:type="pct"/>
            <w:tcBorders>
              <w:top w:val="nil"/>
              <w:left w:val="nil"/>
              <w:bottom w:val="nil"/>
              <w:right w:val="nil"/>
            </w:tcBorders>
            <w:shd w:val="clear" w:color="auto" w:fill="auto"/>
            <w:noWrap/>
            <w:hideMark/>
          </w:tcPr>
          <w:p w14:paraId="078C5AFC" w14:textId="3C78DB4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1E6D1B1" w14:textId="77777777" w:rsidTr="00C44F78">
        <w:trPr>
          <w:trHeight w:val="300"/>
        </w:trPr>
        <w:tc>
          <w:tcPr>
            <w:tcW w:w="699" w:type="pct"/>
            <w:tcBorders>
              <w:top w:val="nil"/>
              <w:left w:val="nil"/>
              <w:bottom w:val="nil"/>
              <w:right w:val="nil"/>
            </w:tcBorders>
            <w:shd w:val="clear" w:color="auto" w:fill="auto"/>
            <w:noWrap/>
            <w:vAlign w:val="center"/>
            <w:hideMark/>
          </w:tcPr>
          <w:p w14:paraId="2B1F037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FD418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LS2</w:t>
            </w:r>
          </w:p>
        </w:tc>
        <w:tc>
          <w:tcPr>
            <w:tcW w:w="1527" w:type="pct"/>
            <w:tcBorders>
              <w:top w:val="nil"/>
              <w:left w:val="nil"/>
              <w:bottom w:val="nil"/>
              <w:right w:val="nil"/>
            </w:tcBorders>
            <w:shd w:val="clear" w:color="auto" w:fill="auto"/>
            <w:noWrap/>
            <w:hideMark/>
          </w:tcPr>
          <w:p w14:paraId="66AFBE60" w14:textId="0405EB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.82</w:t>
            </w:r>
          </w:p>
        </w:tc>
        <w:tc>
          <w:tcPr>
            <w:tcW w:w="392" w:type="pct"/>
            <w:tcBorders>
              <w:top w:val="nil"/>
              <w:left w:val="nil"/>
              <w:bottom w:val="nil"/>
              <w:right w:val="nil"/>
            </w:tcBorders>
            <w:shd w:val="clear" w:color="auto" w:fill="auto"/>
            <w:noWrap/>
            <w:hideMark/>
          </w:tcPr>
          <w:p w14:paraId="7F274EC6" w14:textId="3E1994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1446" w:type="pct"/>
            <w:tcBorders>
              <w:top w:val="nil"/>
              <w:left w:val="nil"/>
              <w:bottom w:val="nil"/>
              <w:right w:val="nil"/>
            </w:tcBorders>
            <w:shd w:val="clear" w:color="auto" w:fill="auto"/>
            <w:noWrap/>
            <w:hideMark/>
          </w:tcPr>
          <w:p w14:paraId="22060355" w14:textId="1F12089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1" w:type="pct"/>
            <w:tcBorders>
              <w:top w:val="nil"/>
              <w:left w:val="nil"/>
              <w:bottom w:val="nil"/>
              <w:right w:val="nil"/>
            </w:tcBorders>
            <w:shd w:val="clear" w:color="auto" w:fill="auto"/>
            <w:noWrap/>
            <w:hideMark/>
          </w:tcPr>
          <w:p w14:paraId="5BBAA207" w14:textId="57F4D3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75613CAE" w14:textId="77777777" w:rsidTr="00C44F78">
        <w:trPr>
          <w:trHeight w:val="300"/>
        </w:trPr>
        <w:tc>
          <w:tcPr>
            <w:tcW w:w="699" w:type="pct"/>
            <w:tcBorders>
              <w:top w:val="nil"/>
              <w:left w:val="nil"/>
              <w:bottom w:val="nil"/>
              <w:right w:val="nil"/>
            </w:tcBorders>
            <w:shd w:val="clear" w:color="auto" w:fill="auto"/>
            <w:noWrap/>
            <w:vAlign w:val="center"/>
            <w:hideMark/>
          </w:tcPr>
          <w:p w14:paraId="2F07436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4B18090"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LS3</w:t>
            </w:r>
          </w:p>
        </w:tc>
        <w:tc>
          <w:tcPr>
            <w:tcW w:w="1527" w:type="pct"/>
            <w:tcBorders>
              <w:top w:val="nil"/>
              <w:left w:val="nil"/>
              <w:bottom w:val="nil"/>
              <w:right w:val="nil"/>
            </w:tcBorders>
            <w:shd w:val="clear" w:color="auto" w:fill="auto"/>
            <w:noWrap/>
            <w:hideMark/>
          </w:tcPr>
          <w:p w14:paraId="689DEC5A" w14:textId="05BA93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hideMark/>
          </w:tcPr>
          <w:p w14:paraId="0D8122F2" w14:textId="77239B4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hideMark/>
          </w:tcPr>
          <w:p w14:paraId="2E26671F" w14:textId="5A231B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1" w:type="pct"/>
            <w:tcBorders>
              <w:top w:val="nil"/>
              <w:left w:val="nil"/>
              <w:bottom w:val="nil"/>
              <w:right w:val="nil"/>
            </w:tcBorders>
            <w:shd w:val="clear" w:color="auto" w:fill="auto"/>
            <w:noWrap/>
            <w:hideMark/>
          </w:tcPr>
          <w:p w14:paraId="124ED580" w14:textId="23780F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6A1CA47B" w14:textId="77777777" w:rsidTr="00C44F78">
        <w:trPr>
          <w:trHeight w:val="300"/>
        </w:trPr>
        <w:tc>
          <w:tcPr>
            <w:tcW w:w="699" w:type="pct"/>
            <w:tcBorders>
              <w:top w:val="nil"/>
              <w:left w:val="nil"/>
              <w:bottom w:val="nil"/>
              <w:right w:val="nil"/>
            </w:tcBorders>
            <w:shd w:val="clear" w:color="auto" w:fill="auto"/>
            <w:noWrap/>
            <w:vAlign w:val="center"/>
            <w:hideMark/>
          </w:tcPr>
          <w:p w14:paraId="2E61CD5B"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90FF67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LS4</w:t>
            </w:r>
          </w:p>
        </w:tc>
        <w:tc>
          <w:tcPr>
            <w:tcW w:w="1527" w:type="pct"/>
            <w:tcBorders>
              <w:top w:val="nil"/>
              <w:left w:val="nil"/>
              <w:bottom w:val="nil"/>
              <w:right w:val="nil"/>
            </w:tcBorders>
            <w:shd w:val="clear" w:color="auto" w:fill="auto"/>
            <w:noWrap/>
            <w:hideMark/>
          </w:tcPr>
          <w:p w14:paraId="74704930" w14:textId="0338110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12B4BBBD" w14:textId="2EE6560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3A92FA88" w14:textId="289B709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c>
          <w:tcPr>
            <w:tcW w:w="391" w:type="pct"/>
            <w:tcBorders>
              <w:top w:val="nil"/>
              <w:left w:val="nil"/>
              <w:bottom w:val="nil"/>
              <w:right w:val="nil"/>
            </w:tcBorders>
            <w:shd w:val="clear" w:color="auto" w:fill="auto"/>
            <w:noWrap/>
            <w:hideMark/>
          </w:tcPr>
          <w:p w14:paraId="33A20814" w14:textId="730390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5397F166" w14:textId="77777777" w:rsidTr="00C44F78">
        <w:trPr>
          <w:trHeight w:val="300"/>
        </w:trPr>
        <w:tc>
          <w:tcPr>
            <w:tcW w:w="699" w:type="pct"/>
            <w:tcBorders>
              <w:top w:val="nil"/>
              <w:left w:val="nil"/>
              <w:bottom w:val="nil"/>
              <w:right w:val="nil"/>
            </w:tcBorders>
            <w:shd w:val="clear" w:color="auto" w:fill="auto"/>
            <w:noWrap/>
            <w:vAlign w:val="center"/>
            <w:hideMark/>
          </w:tcPr>
          <w:p w14:paraId="67DEEBE1"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E0C17D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LS5</w:t>
            </w:r>
          </w:p>
        </w:tc>
        <w:tc>
          <w:tcPr>
            <w:tcW w:w="1527" w:type="pct"/>
            <w:tcBorders>
              <w:top w:val="nil"/>
              <w:left w:val="nil"/>
              <w:bottom w:val="nil"/>
              <w:right w:val="nil"/>
            </w:tcBorders>
            <w:shd w:val="clear" w:color="auto" w:fill="auto"/>
            <w:noWrap/>
            <w:hideMark/>
          </w:tcPr>
          <w:p w14:paraId="60FB6BAB" w14:textId="7D1F2B8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285E73F0" w14:textId="1C5B4B9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4A92787B" w14:textId="718046F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391" w:type="pct"/>
            <w:tcBorders>
              <w:top w:val="nil"/>
              <w:left w:val="nil"/>
              <w:bottom w:val="nil"/>
              <w:right w:val="nil"/>
            </w:tcBorders>
            <w:shd w:val="clear" w:color="auto" w:fill="auto"/>
            <w:noWrap/>
            <w:hideMark/>
          </w:tcPr>
          <w:p w14:paraId="7024ECA9" w14:textId="0BB5E0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21ACA4DC" w14:textId="77777777" w:rsidTr="00C44F78">
        <w:trPr>
          <w:trHeight w:val="300"/>
        </w:trPr>
        <w:tc>
          <w:tcPr>
            <w:tcW w:w="699" w:type="pct"/>
            <w:tcBorders>
              <w:top w:val="nil"/>
              <w:left w:val="nil"/>
              <w:bottom w:val="nil"/>
              <w:right w:val="nil"/>
            </w:tcBorders>
            <w:shd w:val="clear" w:color="auto" w:fill="auto"/>
            <w:noWrap/>
            <w:vAlign w:val="center"/>
          </w:tcPr>
          <w:p w14:paraId="36D56780" w14:textId="077ADD50"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UI</w:t>
            </w:r>
          </w:p>
        </w:tc>
        <w:tc>
          <w:tcPr>
            <w:tcW w:w="545" w:type="pct"/>
            <w:tcBorders>
              <w:top w:val="nil"/>
              <w:left w:val="nil"/>
              <w:bottom w:val="nil"/>
              <w:right w:val="nil"/>
            </w:tcBorders>
            <w:shd w:val="clear" w:color="auto" w:fill="auto"/>
            <w:noWrap/>
          </w:tcPr>
          <w:p w14:paraId="33F058E5" w14:textId="6320B9A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UI1</w:t>
            </w:r>
          </w:p>
        </w:tc>
        <w:tc>
          <w:tcPr>
            <w:tcW w:w="1527" w:type="pct"/>
            <w:tcBorders>
              <w:top w:val="nil"/>
              <w:left w:val="nil"/>
              <w:bottom w:val="nil"/>
              <w:right w:val="nil"/>
            </w:tcBorders>
            <w:shd w:val="clear" w:color="auto" w:fill="auto"/>
            <w:noWrap/>
          </w:tcPr>
          <w:p w14:paraId="268F06EF" w14:textId="5B7C7B7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tcPr>
          <w:p w14:paraId="5809CC13" w14:textId="51989FC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.53</w:t>
            </w:r>
          </w:p>
        </w:tc>
        <w:tc>
          <w:tcPr>
            <w:tcW w:w="1446" w:type="pct"/>
            <w:tcBorders>
              <w:top w:val="nil"/>
              <w:left w:val="nil"/>
              <w:bottom w:val="nil"/>
              <w:right w:val="nil"/>
            </w:tcBorders>
            <w:shd w:val="clear" w:color="auto" w:fill="auto"/>
            <w:noWrap/>
          </w:tcPr>
          <w:p w14:paraId="0AE6D929" w14:textId="673572B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.13</w:t>
            </w:r>
          </w:p>
        </w:tc>
        <w:tc>
          <w:tcPr>
            <w:tcW w:w="391" w:type="pct"/>
            <w:tcBorders>
              <w:top w:val="nil"/>
              <w:left w:val="nil"/>
              <w:bottom w:val="nil"/>
              <w:right w:val="nil"/>
            </w:tcBorders>
            <w:shd w:val="clear" w:color="auto" w:fill="auto"/>
            <w:noWrap/>
          </w:tcPr>
          <w:p w14:paraId="5525AEB8" w14:textId="087E10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A041CEB" w14:textId="77777777" w:rsidTr="00C44F78">
        <w:trPr>
          <w:trHeight w:val="300"/>
        </w:trPr>
        <w:tc>
          <w:tcPr>
            <w:tcW w:w="699" w:type="pct"/>
            <w:tcBorders>
              <w:top w:val="nil"/>
              <w:left w:val="nil"/>
              <w:bottom w:val="nil"/>
              <w:right w:val="nil"/>
            </w:tcBorders>
            <w:shd w:val="clear" w:color="auto" w:fill="auto"/>
            <w:noWrap/>
            <w:vAlign w:val="center"/>
          </w:tcPr>
          <w:p w14:paraId="017746A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7DE8222" w14:textId="797F065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UI2</w:t>
            </w:r>
          </w:p>
        </w:tc>
        <w:tc>
          <w:tcPr>
            <w:tcW w:w="1527" w:type="pct"/>
            <w:tcBorders>
              <w:top w:val="nil"/>
              <w:left w:val="nil"/>
              <w:bottom w:val="nil"/>
              <w:right w:val="nil"/>
            </w:tcBorders>
            <w:shd w:val="clear" w:color="auto" w:fill="auto"/>
            <w:noWrap/>
          </w:tcPr>
          <w:p w14:paraId="0E3329CC" w14:textId="67545E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5BD73513" w14:textId="2ACA7C2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6A1BFC0E" w14:textId="35096D4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1" w:type="pct"/>
            <w:tcBorders>
              <w:top w:val="nil"/>
              <w:left w:val="nil"/>
              <w:bottom w:val="nil"/>
              <w:right w:val="nil"/>
            </w:tcBorders>
            <w:shd w:val="clear" w:color="auto" w:fill="auto"/>
            <w:noWrap/>
          </w:tcPr>
          <w:p w14:paraId="4EA1A357" w14:textId="45B34F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15CD5BBF" w14:textId="77777777" w:rsidTr="00C44F78">
        <w:trPr>
          <w:trHeight w:val="300"/>
        </w:trPr>
        <w:tc>
          <w:tcPr>
            <w:tcW w:w="699" w:type="pct"/>
            <w:tcBorders>
              <w:top w:val="nil"/>
              <w:left w:val="nil"/>
              <w:bottom w:val="nil"/>
              <w:right w:val="nil"/>
            </w:tcBorders>
            <w:shd w:val="clear" w:color="auto" w:fill="auto"/>
            <w:noWrap/>
            <w:vAlign w:val="center"/>
          </w:tcPr>
          <w:p w14:paraId="713BDDB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20B596F7" w14:textId="19245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UI3</w:t>
            </w:r>
          </w:p>
        </w:tc>
        <w:tc>
          <w:tcPr>
            <w:tcW w:w="1527" w:type="pct"/>
            <w:tcBorders>
              <w:top w:val="nil"/>
              <w:left w:val="nil"/>
              <w:bottom w:val="nil"/>
              <w:right w:val="nil"/>
            </w:tcBorders>
            <w:shd w:val="clear" w:color="auto" w:fill="auto"/>
            <w:noWrap/>
          </w:tcPr>
          <w:p w14:paraId="716D4158" w14:textId="0B04BA3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0770AEFB" w14:textId="4F6817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08F576C7" w14:textId="67512B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c>
          <w:tcPr>
            <w:tcW w:w="391" w:type="pct"/>
            <w:tcBorders>
              <w:top w:val="nil"/>
              <w:left w:val="nil"/>
              <w:bottom w:val="nil"/>
              <w:right w:val="nil"/>
            </w:tcBorders>
            <w:shd w:val="clear" w:color="auto" w:fill="auto"/>
            <w:noWrap/>
          </w:tcPr>
          <w:p w14:paraId="4BDA6E7C" w14:textId="300EDA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414CAE7" w14:textId="77777777" w:rsidTr="00C44F78">
        <w:trPr>
          <w:trHeight w:val="300"/>
        </w:trPr>
        <w:tc>
          <w:tcPr>
            <w:tcW w:w="699" w:type="pct"/>
            <w:tcBorders>
              <w:top w:val="nil"/>
              <w:left w:val="nil"/>
              <w:bottom w:val="nil"/>
              <w:right w:val="nil"/>
            </w:tcBorders>
            <w:shd w:val="clear" w:color="auto" w:fill="auto"/>
            <w:noWrap/>
            <w:vAlign w:val="center"/>
          </w:tcPr>
          <w:p w14:paraId="1E839955" w14:textId="1738798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UC</w:t>
            </w:r>
          </w:p>
        </w:tc>
        <w:tc>
          <w:tcPr>
            <w:tcW w:w="545" w:type="pct"/>
            <w:tcBorders>
              <w:top w:val="nil"/>
              <w:left w:val="nil"/>
              <w:bottom w:val="nil"/>
              <w:right w:val="nil"/>
            </w:tcBorders>
            <w:shd w:val="clear" w:color="auto" w:fill="auto"/>
            <w:noWrap/>
          </w:tcPr>
          <w:p w14:paraId="399E098D" w14:textId="235E546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UC1</w:t>
            </w:r>
          </w:p>
        </w:tc>
        <w:tc>
          <w:tcPr>
            <w:tcW w:w="1527" w:type="pct"/>
            <w:tcBorders>
              <w:top w:val="nil"/>
              <w:left w:val="nil"/>
              <w:bottom w:val="nil"/>
              <w:right w:val="nil"/>
            </w:tcBorders>
            <w:shd w:val="clear" w:color="auto" w:fill="auto"/>
            <w:noWrap/>
          </w:tcPr>
          <w:p w14:paraId="7EE13E7C" w14:textId="44E5D0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392" w:type="pct"/>
            <w:tcBorders>
              <w:top w:val="nil"/>
              <w:left w:val="nil"/>
              <w:bottom w:val="nil"/>
              <w:right w:val="nil"/>
            </w:tcBorders>
            <w:shd w:val="clear" w:color="auto" w:fill="auto"/>
            <w:noWrap/>
          </w:tcPr>
          <w:p w14:paraId="22271A34" w14:textId="3F6CE3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tcPr>
          <w:p w14:paraId="5124F9CE" w14:textId="4F5C2F6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391" w:type="pct"/>
            <w:tcBorders>
              <w:top w:val="nil"/>
              <w:left w:val="nil"/>
              <w:bottom w:val="nil"/>
              <w:right w:val="nil"/>
            </w:tcBorders>
            <w:shd w:val="clear" w:color="auto" w:fill="auto"/>
            <w:noWrap/>
          </w:tcPr>
          <w:p w14:paraId="12904787" w14:textId="1E940FA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1BB35B24" w14:textId="77777777" w:rsidTr="00C44F78">
        <w:trPr>
          <w:trHeight w:val="300"/>
        </w:trPr>
        <w:tc>
          <w:tcPr>
            <w:tcW w:w="699" w:type="pct"/>
            <w:tcBorders>
              <w:top w:val="nil"/>
              <w:left w:val="nil"/>
              <w:bottom w:val="nil"/>
              <w:right w:val="nil"/>
            </w:tcBorders>
            <w:shd w:val="clear" w:color="auto" w:fill="auto"/>
            <w:noWrap/>
            <w:vAlign w:val="center"/>
          </w:tcPr>
          <w:p w14:paraId="58C0CBE4"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775ACE74" w14:textId="74D8CA7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UC2</w:t>
            </w:r>
          </w:p>
        </w:tc>
        <w:tc>
          <w:tcPr>
            <w:tcW w:w="1527" w:type="pct"/>
            <w:tcBorders>
              <w:top w:val="nil"/>
              <w:left w:val="nil"/>
              <w:bottom w:val="nil"/>
              <w:right w:val="nil"/>
            </w:tcBorders>
            <w:shd w:val="clear" w:color="auto" w:fill="auto"/>
            <w:noWrap/>
          </w:tcPr>
          <w:p w14:paraId="71AF362B" w14:textId="3128AC0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69BDFD8A" w14:textId="005CF4F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1446" w:type="pct"/>
            <w:tcBorders>
              <w:top w:val="nil"/>
              <w:left w:val="nil"/>
              <w:bottom w:val="nil"/>
              <w:right w:val="nil"/>
            </w:tcBorders>
            <w:shd w:val="clear" w:color="auto" w:fill="auto"/>
            <w:noWrap/>
          </w:tcPr>
          <w:p w14:paraId="38B482F5" w14:textId="092D9E5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1" w:type="pct"/>
            <w:tcBorders>
              <w:top w:val="nil"/>
              <w:left w:val="nil"/>
              <w:bottom w:val="nil"/>
              <w:right w:val="nil"/>
            </w:tcBorders>
            <w:shd w:val="clear" w:color="auto" w:fill="auto"/>
            <w:noWrap/>
          </w:tcPr>
          <w:p w14:paraId="0010B318" w14:textId="361F37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525AF49A" w14:textId="77777777" w:rsidTr="00C44F78">
        <w:trPr>
          <w:trHeight w:val="300"/>
        </w:trPr>
        <w:tc>
          <w:tcPr>
            <w:tcW w:w="699" w:type="pct"/>
            <w:tcBorders>
              <w:top w:val="nil"/>
              <w:left w:val="nil"/>
              <w:bottom w:val="nil"/>
              <w:right w:val="nil"/>
            </w:tcBorders>
            <w:shd w:val="clear" w:color="auto" w:fill="auto"/>
            <w:noWrap/>
            <w:vAlign w:val="center"/>
          </w:tcPr>
          <w:p w14:paraId="1A641A3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D4EADB7" w14:textId="3BDCD36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UC3</w:t>
            </w:r>
          </w:p>
        </w:tc>
        <w:tc>
          <w:tcPr>
            <w:tcW w:w="1527" w:type="pct"/>
            <w:tcBorders>
              <w:top w:val="nil"/>
              <w:left w:val="nil"/>
              <w:bottom w:val="nil"/>
              <w:right w:val="nil"/>
            </w:tcBorders>
            <w:shd w:val="clear" w:color="auto" w:fill="auto"/>
            <w:noWrap/>
          </w:tcPr>
          <w:p w14:paraId="1E6AF104" w14:textId="66B2928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.64</w:t>
            </w:r>
          </w:p>
        </w:tc>
        <w:tc>
          <w:tcPr>
            <w:tcW w:w="392" w:type="pct"/>
            <w:tcBorders>
              <w:top w:val="nil"/>
              <w:left w:val="nil"/>
              <w:bottom w:val="nil"/>
              <w:right w:val="nil"/>
            </w:tcBorders>
            <w:shd w:val="clear" w:color="auto" w:fill="auto"/>
            <w:noWrap/>
          </w:tcPr>
          <w:p w14:paraId="07ACEE63" w14:textId="6BAB27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tcPr>
          <w:p w14:paraId="10420DD4" w14:textId="201BC08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c>
          <w:tcPr>
            <w:tcW w:w="391" w:type="pct"/>
            <w:tcBorders>
              <w:top w:val="nil"/>
              <w:left w:val="nil"/>
              <w:bottom w:val="nil"/>
              <w:right w:val="nil"/>
            </w:tcBorders>
            <w:shd w:val="clear" w:color="auto" w:fill="auto"/>
            <w:noWrap/>
          </w:tcPr>
          <w:p w14:paraId="51194AE4" w14:textId="63B6A74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.07</w:t>
            </w:r>
          </w:p>
        </w:tc>
      </w:tr>
      <w:tr w:rsidR="00B861FE" w:rsidRPr="000172FA" w14:paraId="3907DD38" w14:textId="77777777" w:rsidTr="00C44F78">
        <w:trPr>
          <w:trHeight w:val="300"/>
        </w:trPr>
        <w:tc>
          <w:tcPr>
            <w:tcW w:w="699" w:type="pct"/>
            <w:tcBorders>
              <w:top w:val="nil"/>
              <w:left w:val="nil"/>
              <w:bottom w:val="nil"/>
              <w:right w:val="nil"/>
            </w:tcBorders>
            <w:shd w:val="clear" w:color="auto" w:fill="auto"/>
            <w:noWrap/>
            <w:vAlign w:val="center"/>
          </w:tcPr>
          <w:p w14:paraId="58E38D84" w14:textId="0372061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DI</w:t>
            </w:r>
          </w:p>
        </w:tc>
        <w:tc>
          <w:tcPr>
            <w:tcW w:w="545" w:type="pct"/>
            <w:tcBorders>
              <w:top w:val="nil"/>
              <w:left w:val="nil"/>
              <w:bottom w:val="nil"/>
              <w:right w:val="nil"/>
            </w:tcBorders>
            <w:shd w:val="clear" w:color="auto" w:fill="auto"/>
            <w:noWrap/>
          </w:tcPr>
          <w:p w14:paraId="2CB8DACC" w14:textId="21A821D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DI1</w:t>
            </w:r>
          </w:p>
        </w:tc>
        <w:tc>
          <w:tcPr>
            <w:tcW w:w="1527" w:type="pct"/>
            <w:tcBorders>
              <w:top w:val="nil"/>
              <w:left w:val="nil"/>
              <w:bottom w:val="nil"/>
              <w:right w:val="nil"/>
            </w:tcBorders>
            <w:shd w:val="clear" w:color="auto" w:fill="auto"/>
            <w:noWrap/>
          </w:tcPr>
          <w:p w14:paraId="4AAE866C" w14:textId="713C48A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2467AD8F" w14:textId="30BB094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1446" w:type="pct"/>
            <w:tcBorders>
              <w:top w:val="nil"/>
              <w:left w:val="nil"/>
              <w:bottom w:val="nil"/>
              <w:right w:val="nil"/>
            </w:tcBorders>
            <w:shd w:val="clear" w:color="auto" w:fill="auto"/>
            <w:noWrap/>
          </w:tcPr>
          <w:p w14:paraId="387A1600" w14:textId="1260AD7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.30</w:t>
            </w:r>
          </w:p>
        </w:tc>
        <w:tc>
          <w:tcPr>
            <w:tcW w:w="391" w:type="pct"/>
            <w:tcBorders>
              <w:top w:val="nil"/>
              <w:left w:val="nil"/>
              <w:bottom w:val="nil"/>
              <w:right w:val="nil"/>
            </w:tcBorders>
            <w:shd w:val="clear" w:color="auto" w:fill="auto"/>
            <w:noWrap/>
          </w:tcPr>
          <w:p w14:paraId="3EAAC9AE" w14:textId="21EB3D3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r>
      <w:tr w:rsidR="00B861FE" w:rsidRPr="000172FA" w14:paraId="34600D93" w14:textId="77777777" w:rsidTr="00C44F78">
        <w:trPr>
          <w:trHeight w:val="300"/>
        </w:trPr>
        <w:tc>
          <w:tcPr>
            <w:tcW w:w="699" w:type="pct"/>
            <w:tcBorders>
              <w:top w:val="nil"/>
              <w:left w:val="nil"/>
              <w:bottom w:val="nil"/>
              <w:right w:val="nil"/>
            </w:tcBorders>
            <w:shd w:val="clear" w:color="auto" w:fill="auto"/>
            <w:noWrap/>
            <w:vAlign w:val="center"/>
          </w:tcPr>
          <w:p w14:paraId="4F6E560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6E86274" w14:textId="4A2616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DI2</w:t>
            </w:r>
          </w:p>
        </w:tc>
        <w:tc>
          <w:tcPr>
            <w:tcW w:w="1527" w:type="pct"/>
            <w:tcBorders>
              <w:top w:val="nil"/>
              <w:left w:val="nil"/>
              <w:bottom w:val="nil"/>
              <w:right w:val="nil"/>
            </w:tcBorders>
            <w:shd w:val="clear" w:color="auto" w:fill="auto"/>
            <w:noWrap/>
          </w:tcPr>
          <w:p w14:paraId="2C15D049" w14:textId="58984D6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.91</w:t>
            </w:r>
          </w:p>
        </w:tc>
        <w:tc>
          <w:tcPr>
            <w:tcW w:w="392" w:type="pct"/>
            <w:tcBorders>
              <w:top w:val="nil"/>
              <w:left w:val="nil"/>
              <w:bottom w:val="nil"/>
              <w:right w:val="nil"/>
            </w:tcBorders>
            <w:shd w:val="clear" w:color="auto" w:fill="auto"/>
            <w:noWrap/>
          </w:tcPr>
          <w:p w14:paraId="5BE459AF" w14:textId="65DE74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.83</w:t>
            </w:r>
          </w:p>
        </w:tc>
        <w:tc>
          <w:tcPr>
            <w:tcW w:w="1446" w:type="pct"/>
            <w:tcBorders>
              <w:top w:val="nil"/>
              <w:left w:val="nil"/>
              <w:bottom w:val="nil"/>
              <w:right w:val="nil"/>
            </w:tcBorders>
            <w:shd w:val="clear" w:color="auto" w:fill="auto"/>
            <w:noWrap/>
          </w:tcPr>
          <w:p w14:paraId="62516E42" w14:textId="221DF96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tcPr>
          <w:p w14:paraId="68FFB217" w14:textId="72F531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0E7B16F" w14:textId="77777777" w:rsidTr="00C44F78">
        <w:trPr>
          <w:trHeight w:val="300"/>
        </w:trPr>
        <w:tc>
          <w:tcPr>
            <w:tcW w:w="699" w:type="pct"/>
            <w:tcBorders>
              <w:top w:val="nil"/>
              <w:left w:val="nil"/>
              <w:bottom w:val="nil"/>
              <w:right w:val="nil"/>
            </w:tcBorders>
            <w:shd w:val="clear" w:color="auto" w:fill="auto"/>
            <w:noWrap/>
            <w:vAlign w:val="center"/>
          </w:tcPr>
          <w:p w14:paraId="6C18874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409810A" w14:textId="3230B8D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DI3</w:t>
            </w:r>
          </w:p>
        </w:tc>
        <w:tc>
          <w:tcPr>
            <w:tcW w:w="1527" w:type="pct"/>
            <w:tcBorders>
              <w:top w:val="nil"/>
              <w:left w:val="nil"/>
              <w:bottom w:val="nil"/>
              <w:right w:val="nil"/>
            </w:tcBorders>
            <w:shd w:val="clear" w:color="auto" w:fill="auto"/>
            <w:noWrap/>
          </w:tcPr>
          <w:p w14:paraId="7BA80790" w14:textId="43830E2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78372295" w14:textId="15C217C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1446" w:type="pct"/>
            <w:tcBorders>
              <w:top w:val="nil"/>
              <w:left w:val="nil"/>
              <w:bottom w:val="nil"/>
              <w:right w:val="nil"/>
            </w:tcBorders>
            <w:shd w:val="clear" w:color="auto" w:fill="auto"/>
            <w:noWrap/>
          </w:tcPr>
          <w:p w14:paraId="7636B752" w14:textId="5216F69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.29</w:t>
            </w:r>
          </w:p>
        </w:tc>
        <w:tc>
          <w:tcPr>
            <w:tcW w:w="391" w:type="pct"/>
            <w:tcBorders>
              <w:top w:val="nil"/>
              <w:left w:val="nil"/>
              <w:bottom w:val="nil"/>
              <w:right w:val="nil"/>
            </w:tcBorders>
            <w:shd w:val="clear" w:color="auto" w:fill="auto"/>
            <w:noWrap/>
          </w:tcPr>
          <w:p w14:paraId="2C23B51C" w14:textId="55FE31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r>
      <w:tr w:rsidR="00B861FE" w:rsidRPr="000172FA" w14:paraId="6F3A78B1" w14:textId="77777777" w:rsidTr="00C44F78">
        <w:trPr>
          <w:trHeight w:val="300"/>
        </w:trPr>
        <w:tc>
          <w:tcPr>
            <w:tcW w:w="699" w:type="pct"/>
            <w:tcBorders>
              <w:top w:val="nil"/>
              <w:left w:val="nil"/>
              <w:bottom w:val="nil"/>
              <w:right w:val="nil"/>
            </w:tcBorders>
            <w:shd w:val="clear" w:color="auto" w:fill="auto"/>
            <w:noWrap/>
            <w:vAlign w:val="center"/>
          </w:tcPr>
          <w:p w14:paraId="5B43B3CF" w14:textId="288456E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DC</w:t>
            </w:r>
          </w:p>
        </w:tc>
        <w:tc>
          <w:tcPr>
            <w:tcW w:w="545" w:type="pct"/>
            <w:tcBorders>
              <w:top w:val="nil"/>
              <w:left w:val="nil"/>
              <w:bottom w:val="nil"/>
              <w:right w:val="nil"/>
            </w:tcBorders>
            <w:shd w:val="clear" w:color="auto" w:fill="auto"/>
            <w:noWrap/>
          </w:tcPr>
          <w:p w14:paraId="4F55E417" w14:textId="122F17C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DC1</w:t>
            </w:r>
          </w:p>
        </w:tc>
        <w:tc>
          <w:tcPr>
            <w:tcW w:w="1527" w:type="pct"/>
            <w:tcBorders>
              <w:top w:val="nil"/>
              <w:left w:val="nil"/>
              <w:bottom w:val="nil"/>
              <w:right w:val="nil"/>
            </w:tcBorders>
            <w:shd w:val="clear" w:color="auto" w:fill="auto"/>
            <w:noWrap/>
          </w:tcPr>
          <w:p w14:paraId="2D1C22AB" w14:textId="13C1D6B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tcPr>
          <w:p w14:paraId="2B6ACB92" w14:textId="0E57B27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tcPr>
          <w:p w14:paraId="3B106486" w14:textId="5565E2E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1" w:type="pct"/>
            <w:tcBorders>
              <w:top w:val="nil"/>
              <w:left w:val="nil"/>
              <w:bottom w:val="nil"/>
              <w:right w:val="nil"/>
            </w:tcBorders>
            <w:shd w:val="clear" w:color="auto" w:fill="auto"/>
            <w:noWrap/>
          </w:tcPr>
          <w:p w14:paraId="7EED4344" w14:textId="40BEC52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74D2B397" w14:textId="77777777" w:rsidTr="00C44F78">
        <w:trPr>
          <w:trHeight w:val="300"/>
        </w:trPr>
        <w:tc>
          <w:tcPr>
            <w:tcW w:w="699" w:type="pct"/>
            <w:tcBorders>
              <w:top w:val="nil"/>
              <w:left w:val="nil"/>
              <w:bottom w:val="nil"/>
              <w:right w:val="nil"/>
            </w:tcBorders>
            <w:shd w:val="clear" w:color="auto" w:fill="auto"/>
            <w:noWrap/>
            <w:vAlign w:val="center"/>
          </w:tcPr>
          <w:p w14:paraId="2A261BA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12FF165B" w14:textId="33AFC5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DC2</w:t>
            </w:r>
          </w:p>
        </w:tc>
        <w:tc>
          <w:tcPr>
            <w:tcW w:w="1527" w:type="pct"/>
            <w:tcBorders>
              <w:top w:val="nil"/>
              <w:left w:val="nil"/>
              <w:bottom w:val="nil"/>
              <w:right w:val="nil"/>
            </w:tcBorders>
            <w:shd w:val="clear" w:color="auto" w:fill="auto"/>
            <w:noWrap/>
          </w:tcPr>
          <w:p w14:paraId="5F09683D" w14:textId="719E786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06F0DB6F" w14:textId="677EF9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tcPr>
          <w:p w14:paraId="611EDAAF" w14:textId="0D2A8F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1" w:type="pct"/>
            <w:tcBorders>
              <w:top w:val="nil"/>
              <w:left w:val="nil"/>
              <w:bottom w:val="nil"/>
              <w:right w:val="nil"/>
            </w:tcBorders>
            <w:shd w:val="clear" w:color="auto" w:fill="auto"/>
            <w:noWrap/>
          </w:tcPr>
          <w:p w14:paraId="77B84F9A" w14:textId="34D25B1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47E0E806" w14:textId="77777777" w:rsidTr="00C44F78">
        <w:trPr>
          <w:trHeight w:val="300"/>
        </w:trPr>
        <w:tc>
          <w:tcPr>
            <w:tcW w:w="699" w:type="pct"/>
            <w:tcBorders>
              <w:top w:val="nil"/>
              <w:left w:val="nil"/>
              <w:bottom w:val="nil"/>
              <w:right w:val="nil"/>
            </w:tcBorders>
            <w:shd w:val="clear" w:color="auto" w:fill="auto"/>
            <w:noWrap/>
            <w:vAlign w:val="center"/>
          </w:tcPr>
          <w:p w14:paraId="4FD5CC4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80A4A6F" w14:textId="7932A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DC3</w:t>
            </w:r>
          </w:p>
        </w:tc>
        <w:tc>
          <w:tcPr>
            <w:tcW w:w="1527" w:type="pct"/>
            <w:tcBorders>
              <w:top w:val="nil"/>
              <w:left w:val="nil"/>
              <w:bottom w:val="nil"/>
              <w:right w:val="nil"/>
            </w:tcBorders>
            <w:shd w:val="clear" w:color="auto" w:fill="auto"/>
            <w:noWrap/>
          </w:tcPr>
          <w:p w14:paraId="1DD65639" w14:textId="04FD115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tcPr>
          <w:p w14:paraId="42B690A3" w14:textId="7B8E1E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1446" w:type="pct"/>
            <w:tcBorders>
              <w:top w:val="nil"/>
              <w:left w:val="nil"/>
              <w:bottom w:val="nil"/>
              <w:right w:val="nil"/>
            </w:tcBorders>
            <w:shd w:val="clear" w:color="auto" w:fill="auto"/>
            <w:noWrap/>
          </w:tcPr>
          <w:p w14:paraId="70D7A570" w14:textId="162F38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.05</w:t>
            </w:r>
          </w:p>
        </w:tc>
        <w:tc>
          <w:tcPr>
            <w:tcW w:w="391" w:type="pct"/>
            <w:tcBorders>
              <w:top w:val="nil"/>
              <w:left w:val="nil"/>
              <w:bottom w:val="nil"/>
              <w:right w:val="nil"/>
            </w:tcBorders>
            <w:shd w:val="clear" w:color="auto" w:fill="auto"/>
            <w:noWrap/>
          </w:tcPr>
          <w:p w14:paraId="1BF2ACEE" w14:textId="2CA82B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575FCB" w:rsidRPr="000172FA" w14:paraId="460C73F2" w14:textId="77777777" w:rsidTr="00C44F78">
        <w:trPr>
          <w:trHeight w:val="315"/>
        </w:trPr>
        <w:tc>
          <w:tcPr>
            <w:tcW w:w="699" w:type="pct"/>
            <w:tcBorders>
              <w:top w:val="nil"/>
              <w:left w:val="nil"/>
              <w:bottom w:val="single" w:sz="12" w:space="0" w:color="auto"/>
              <w:right w:val="nil"/>
            </w:tcBorders>
            <w:shd w:val="clear" w:color="auto" w:fill="auto"/>
            <w:noWrap/>
            <w:vAlign w:val="center"/>
            <w:hideMark/>
          </w:tcPr>
          <w:p w14:paraId="0714C660" w14:textId="14B8B206" w:rsidR="00575FCB" w:rsidRPr="000172FA" w:rsidRDefault="00C44F78" w:rsidP="00F33855">
            <w:pPr>
              <w:widowControl/>
              <w:jc w:val="center"/>
              <w:rPr>
                <w:rFonts w:cs="Times New Roman"/>
                <w:color w:val="000000"/>
                <w:kern w:val="0"/>
                <w:szCs w:val="24"/>
                <w:lang w:eastAsia="zh-CN"/>
              </w:rPr>
            </w:pPr>
            <w:r>
              <w:rPr>
                <w:rFonts w:cs="Times New Roman" w:hint="eastAsia"/>
                <w:color w:val="000000"/>
                <w:kern w:val="0"/>
                <w:szCs w:val="24"/>
                <w:lang w:eastAsia="zh-CN"/>
              </w:rPr>
              <w:t>平均数</w:t>
            </w:r>
          </w:p>
        </w:tc>
        <w:tc>
          <w:tcPr>
            <w:tcW w:w="545" w:type="pct"/>
            <w:tcBorders>
              <w:top w:val="nil"/>
              <w:left w:val="nil"/>
              <w:bottom w:val="single" w:sz="12" w:space="0" w:color="auto"/>
              <w:right w:val="nil"/>
            </w:tcBorders>
            <w:shd w:val="clear" w:color="auto" w:fill="auto"/>
            <w:noWrap/>
            <w:vAlign w:val="center"/>
            <w:hideMark/>
          </w:tcPr>
          <w:p w14:paraId="430B0F11" w14:textId="77777777" w:rsidR="00575FCB" w:rsidRPr="000172FA" w:rsidRDefault="00575FCB" w:rsidP="00F33855">
            <w:pPr>
              <w:widowControl/>
              <w:jc w:val="center"/>
              <w:rPr>
                <w:rFonts w:cs="Times New Roman"/>
                <w:color w:val="000000"/>
                <w:kern w:val="0"/>
                <w:szCs w:val="24"/>
                <w:lang w:eastAsia="zh-CN"/>
              </w:rPr>
            </w:pPr>
          </w:p>
        </w:tc>
        <w:tc>
          <w:tcPr>
            <w:tcW w:w="1527" w:type="pct"/>
            <w:tcBorders>
              <w:top w:val="nil"/>
              <w:left w:val="nil"/>
              <w:bottom w:val="single" w:sz="12" w:space="0" w:color="auto"/>
              <w:right w:val="nil"/>
            </w:tcBorders>
            <w:shd w:val="clear" w:color="auto" w:fill="auto"/>
            <w:noWrap/>
            <w:vAlign w:val="center"/>
            <w:hideMark/>
          </w:tcPr>
          <w:p w14:paraId="1A4DCFE0" w14:textId="77777777" w:rsidR="00575FCB" w:rsidRPr="000172FA" w:rsidRDefault="00575FCB" w:rsidP="00F33855">
            <w:pPr>
              <w:widowControl/>
              <w:jc w:val="center"/>
              <w:rPr>
                <w:rFonts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362C8FE7" w14:textId="57E862EC" w:rsidR="00575FCB" w:rsidRPr="000172FA" w:rsidRDefault="00575FCB" w:rsidP="00F3385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51</w:t>
            </w:r>
          </w:p>
        </w:tc>
        <w:tc>
          <w:tcPr>
            <w:tcW w:w="1446" w:type="pct"/>
            <w:tcBorders>
              <w:top w:val="nil"/>
              <w:left w:val="nil"/>
              <w:bottom w:val="single" w:sz="12" w:space="0" w:color="auto"/>
              <w:right w:val="nil"/>
            </w:tcBorders>
            <w:shd w:val="clear" w:color="auto" w:fill="auto"/>
            <w:noWrap/>
            <w:vAlign w:val="center"/>
            <w:hideMark/>
          </w:tcPr>
          <w:p w14:paraId="66996E5A" w14:textId="77777777" w:rsidR="00575FCB" w:rsidRPr="000172FA" w:rsidRDefault="00575FCB" w:rsidP="00F33855">
            <w:pPr>
              <w:widowControl/>
              <w:jc w:val="center"/>
              <w:rPr>
                <w:rFonts w:cs="Times New Roman"/>
                <w:color w:val="000000"/>
                <w:kern w:val="0"/>
                <w:szCs w:val="24"/>
                <w:lang w:eastAsia="zh-CN"/>
              </w:rPr>
            </w:pPr>
          </w:p>
        </w:tc>
        <w:tc>
          <w:tcPr>
            <w:tcW w:w="391" w:type="pct"/>
            <w:tcBorders>
              <w:top w:val="nil"/>
              <w:left w:val="nil"/>
              <w:bottom w:val="single" w:sz="12" w:space="0" w:color="auto"/>
              <w:right w:val="nil"/>
            </w:tcBorders>
            <w:shd w:val="clear" w:color="auto" w:fill="auto"/>
            <w:noWrap/>
            <w:vAlign w:val="center"/>
            <w:hideMark/>
          </w:tcPr>
          <w:p w14:paraId="272B5FF1" w14:textId="2CD5F52A" w:rsidR="00575FCB" w:rsidRPr="000172FA" w:rsidRDefault="00575FCB" w:rsidP="00F3385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13</w:t>
            </w:r>
          </w:p>
        </w:tc>
      </w:tr>
    </w:tbl>
    <w:p w14:paraId="189913B7" w14:textId="62703E7C" w:rsidR="00C44F78" w:rsidRPr="00C44F78" w:rsidRDefault="00C44F78" w:rsidP="00C44F78">
      <w:pPr>
        <w:ind w:firstLine="480"/>
        <w:rPr>
          <w:lang w:eastAsia="zh-CN"/>
        </w:rPr>
      </w:pPr>
      <w:r w:rsidRPr="00A23C3B">
        <w:rPr>
          <w:rFonts w:cs="Times New Roman" w:hint="eastAsia"/>
          <w:iCs/>
          <w:szCs w:val="24"/>
          <w:lang w:eastAsia="zh-CN"/>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 xml:space="preserve"> 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0FA3DF84" w14:textId="3D91F7E6" w:rsidR="00B861FE" w:rsidRDefault="008C4A7B" w:rsidP="004E614C">
      <w:pPr>
        <w:pStyle w:val="3"/>
        <w:spacing w:before="180" w:after="180"/>
        <w:rPr>
          <w:lang w:eastAsia="zh-CN"/>
        </w:rPr>
      </w:pPr>
      <w:bookmarkStart w:id="101" w:name="_Toc162021968"/>
      <w:r>
        <w:rPr>
          <w:rFonts w:hint="eastAsia"/>
          <w:lang w:eastAsia="zh-CN"/>
        </w:rPr>
        <w:t>7</w:t>
      </w:r>
      <w:r w:rsidR="00634FC0">
        <w:rPr>
          <w:lang w:eastAsia="zh-CN"/>
        </w:rPr>
        <w:t>.</w:t>
      </w:r>
      <w:r w:rsidR="0078772F">
        <w:rPr>
          <w:rFonts w:hint="eastAsia"/>
          <w:lang w:eastAsia="zh-CN"/>
        </w:rPr>
        <w:t>3</w:t>
      </w:r>
      <w:r w:rsidR="00634FC0">
        <w:rPr>
          <w:lang w:eastAsia="zh-CN"/>
        </w:rPr>
        <w:t>.</w:t>
      </w:r>
      <w:r w:rsidR="004E202A">
        <w:rPr>
          <w:rFonts w:hint="eastAsia"/>
          <w:lang w:eastAsia="zh-CN"/>
        </w:rPr>
        <w:t>4</w:t>
      </w:r>
      <w:r w:rsidR="00634FC0">
        <w:rPr>
          <w:lang w:eastAsia="zh-CN"/>
        </w:rPr>
        <w:t xml:space="preserve"> </w:t>
      </w:r>
      <w:r w:rsidR="00B861FE" w:rsidRPr="004E614C">
        <w:rPr>
          <w:lang w:eastAsia="zh-CN"/>
        </w:rPr>
        <w:t>结构方程模型</w:t>
      </w:r>
      <w:bookmarkEnd w:id="101"/>
    </w:p>
    <w:p w14:paraId="2DAFEC67" w14:textId="473E96EE" w:rsidR="004E614C" w:rsidRPr="00752C85" w:rsidRDefault="004E614C" w:rsidP="004E614C">
      <w:pPr>
        <w:rPr>
          <w:rFonts w:ascii="宋体" w:hAnsi="宋体"/>
          <w:lang w:eastAsia="zh-CN"/>
        </w:rPr>
      </w:pPr>
      <w:r>
        <w:rPr>
          <w:lang w:eastAsia="zh-CN"/>
        </w:rPr>
        <w:tab/>
      </w:r>
      <w:r w:rsidR="003A192D">
        <w:rPr>
          <w:rFonts w:ascii="宋体" w:hAnsi="宋体" w:hint="eastAsia"/>
          <w:lang w:eastAsia="zh-CN"/>
        </w:rPr>
        <w:t>本研究</w:t>
      </w:r>
      <w:r>
        <w:rPr>
          <w:rFonts w:ascii="宋体" w:hAnsi="宋体" w:hint="eastAsia"/>
          <w:lang w:eastAsia="zh-CN"/>
        </w:rPr>
        <w:t>首先使用社会比较方向作为自变量，重复</w:t>
      </w:r>
      <w:r w:rsidR="00912A16">
        <w:rPr>
          <w:rFonts w:ascii="宋体" w:hAnsi="宋体" w:hint="eastAsia"/>
          <w:lang w:eastAsia="zh-CN"/>
        </w:rPr>
        <w:t>研究三和研究四</w:t>
      </w:r>
      <w:r>
        <w:rPr>
          <w:rFonts w:ascii="宋体" w:hAnsi="宋体" w:hint="eastAsia"/>
          <w:lang w:eastAsia="zh-CN"/>
        </w:rPr>
        <w:t>的分析。以检验在控制了共同方法偏差后，是否可以复现</w:t>
      </w:r>
      <w:r w:rsidR="00912A16">
        <w:rPr>
          <w:rFonts w:ascii="宋体" w:hAnsi="宋体" w:hint="eastAsia"/>
          <w:lang w:eastAsia="zh-CN"/>
        </w:rPr>
        <w:t>之前</w:t>
      </w:r>
      <w:r>
        <w:rPr>
          <w:rFonts w:ascii="宋体" w:hAnsi="宋体" w:hint="eastAsia"/>
          <w:lang w:eastAsia="zh-CN"/>
        </w:rPr>
        <w:t>的结果。在这之后，</w:t>
      </w:r>
      <w:r w:rsidR="003A192D">
        <w:rPr>
          <w:rFonts w:ascii="宋体" w:hAnsi="宋体" w:hint="eastAsia"/>
          <w:lang w:eastAsia="zh-CN"/>
        </w:rPr>
        <w:t>本研究</w:t>
      </w:r>
      <w:r w:rsidR="00393D27">
        <w:rPr>
          <w:rFonts w:ascii="宋体" w:hAnsi="宋体" w:hint="eastAsia"/>
          <w:lang w:eastAsia="zh-CN"/>
        </w:rPr>
        <w:t>将</w:t>
      </w:r>
      <w:r>
        <w:rPr>
          <w:rFonts w:ascii="宋体" w:hAnsi="宋体" w:hint="eastAsia"/>
          <w:lang w:eastAsia="zh-CN"/>
        </w:rPr>
        <w:t>使用社会比较策略作为自变量，</w:t>
      </w:r>
      <w:r w:rsidR="00393D27">
        <w:rPr>
          <w:rFonts w:ascii="宋体" w:hAnsi="宋体" w:hint="eastAsia"/>
          <w:lang w:eastAsia="zh-CN"/>
        </w:rPr>
        <w:t>以</w:t>
      </w:r>
      <w:r>
        <w:rPr>
          <w:rFonts w:ascii="宋体" w:hAnsi="宋体" w:hint="eastAsia"/>
          <w:lang w:eastAsia="zh-CN"/>
        </w:rPr>
        <w:t>检验假设6是否</w:t>
      </w:r>
      <w:r w:rsidR="00A76229">
        <w:rPr>
          <w:rFonts w:ascii="宋体" w:hAnsi="宋体" w:hint="eastAsia"/>
          <w:lang w:eastAsia="zh-CN"/>
        </w:rPr>
        <w:t>成立</w:t>
      </w:r>
      <w:r>
        <w:rPr>
          <w:rFonts w:ascii="宋体" w:hAnsi="宋体" w:hint="eastAsia"/>
          <w:lang w:eastAsia="zh-CN"/>
        </w:rPr>
        <w:t>。</w:t>
      </w:r>
    </w:p>
    <w:p w14:paraId="1CC29476" w14:textId="501E741B" w:rsidR="00B861FE" w:rsidRPr="004E614C" w:rsidRDefault="00B861FE" w:rsidP="00B861FE">
      <w:pPr>
        <w:pStyle w:val="4"/>
        <w:spacing w:before="180" w:after="180"/>
        <w:rPr>
          <w:lang w:eastAsia="zh-CN"/>
        </w:rPr>
      </w:pPr>
      <w:r w:rsidRPr="004E614C">
        <w:rPr>
          <w:rFonts w:hint="eastAsia"/>
          <w:lang w:eastAsia="zh-CN"/>
        </w:rPr>
        <w:t>中介效应分析</w:t>
      </w:r>
      <w:r w:rsidR="00665D7F" w:rsidRPr="004E614C">
        <w:rPr>
          <w:rFonts w:hint="eastAsia"/>
          <w:lang w:eastAsia="zh-CN"/>
        </w:rPr>
        <w:t>（社会比较方向）</w:t>
      </w:r>
    </w:p>
    <w:p w14:paraId="6FC62D9C" w14:textId="66946EDF" w:rsidR="00B861FE" w:rsidRPr="004E614C" w:rsidRDefault="00B861FE" w:rsidP="00752C85">
      <w:pPr>
        <w:pStyle w:val="af3"/>
      </w:pPr>
      <w:r w:rsidRPr="004E614C">
        <w:rPr>
          <w:rFonts w:hint="eastAsia"/>
        </w:rPr>
        <w:t>表</w:t>
      </w:r>
      <w:r w:rsidR="00ED7C80">
        <w:rPr>
          <w:rFonts w:hint="eastAsia"/>
        </w:rPr>
        <w:t>7</w:t>
      </w:r>
      <w:r w:rsidR="00F34A7E">
        <w:t>.4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912A16" w:rsidRPr="00912A16" w14:paraId="6089ACA2" w14:textId="77777777" w:rsidTr="00912A16">
        <w:trPr>
          <w:trHeight w:val="315"/>
          <w:tblHeader/>
        </w:trPr>
        <w:tc>
          <w:tcPr>
            <w:tcW w:w="388" w:type="pct"/>
            <w:tcBorders>
              <w:top w:val="single" w:sz="12" w:space="0" w:color="auto"/>
              <w:left w:val="nil"/>
              <w:bottom w:val="single" w:sz="4" w:space="0" w:color="auto"/>
              <w:right w:val="nil"/>
            </w:tcBorders>
          </w:tcPr>
          <w:p w14:paraId="33A3477D" w14:textId="7AA9515F" w:rsidR="00912A16" w:rsidRPr="00912A16" w:rsidRDefault="00912A16" w:rsidP="004E56F9">
            <w:pPr>
              <w:widowControl/>
              <w:jc w:val="center"/>
              <w:rPr>
                <w:color w:val="000000"/>
                <w:sz w:val="21"/>
                <w:szCs w:val="21"/>
              </w:rPr>
            </w:pPr>
            <w:r>
              <w:rPr>
                <w:rFonts w:hint="eastAsia"/>
                <w:color w:val="000000"/>
                <w:sz w:val="21"/>
                <w:szCs w:val="21"/>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7F0DBF6F" w14:textId="07827A8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因变量</w:t>
            </w:r>
          </w:p>
        </w:tc>
        <w:tc>
          <w:tcPr>
            <w:tcW w:w="1028" w:type="pct"/>
            <w:tcBorders>
              <w:top w:val="single" w:sz="12" w:space="0" w:color="auto"/>
              <w:left w:val="nil"/>
              <w:bottom w:val="single" w:sz="4" w:space="0" w:color="auto"/>
              <w:right w:val="nil"/>
            </w:tcBorders>
            <w:vAlign w:val="center"/>
          </w:tcPr>
          <w:p w14:paraId="4D75FEDC" w14:textId="3C7D9D75"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42BF0960"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35D77E58"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2716C0F9"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2EF5E37B"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2A24A30D"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A8FFA7E"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R</w:t>
            </w:r>
            <w:r w:rsidRPr="00912A16">
              <w:rPr>
                <w:rFonts w:cs="Times New Roman"/>
                <w:color w:val="000000"/>
                <w:kern w:val="0"/>
                <w:sz w:val="21"/>
                <w:szCs w:val="21"/>
                <w:vertAlign w:val="superscript"/>
                <w:lang w:eastAsia="zh-CN"/>
              </w:rPr>
              <w:t>2</w:t>
            </w:r>
          </w:p>
        </w:tc>
      </w:tr>
      <w:tr w:rsidR="00912A16" w:rsidRPr="00912A16" w14:paraId="3F08A7FA" w14:textId="77777777" w:rsidTr="00912A16">
        <w:trPr>
          <w:trHeight w:val="375"/>
        </w:trPr>
        <w:tc>
          <w:tcPr>
            <w:tcW w:w="388" w:type="pct"/>
            <w:tcBorders>
              <w:top w:val="single" w:sz="4" w:space="0" w:color="auto"/>
              <w:left w:val="nil"/>
              <w:right w:val="nil"/>
            </w:tcBorders>
          </w:tcPr>
          <w:p w14:paraId="3373DE22" w14:textId="4CA3A79E"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3E63E4E1" w14:textId="19FA53F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1028" w:type="pct"/>
            <w:tcBorders>
              <w:top w:val="single" w:sz="4" w:space="0" w:color="auto"/>
              <w:left w:val="nil"/>
              <w:right w:val="nil"/>
            </w:tcBorders>
            <w:vAlign w:val="center"/>
          </w:tcPr>
          <w:p w14:paraId="19505B9D" w14:textId="140F08E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single" w:sz="4" w:space="0" w:color="auto"/>
              <w:left w:val="nil"/>
              <w:right w:val="nil"/>
            </w:tcBorders>
            <w:shd w:val="clear" w:color="auto" w:fill="auto"/>
            <w:noWrap/>
            <w:vAlign w:val="center"/>
          </w:tcPr>
          <w:p w14:paraId="3AD761A3" w14:textId="01A227F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.20</w:t>
            </w:r>
            <w:r w:rsidRPr="00912A16">
              <w:rPr>
                <w:rFonts w:cs="Times New Roman"/>
                <w:sz w:val="21"/>
                <w:szCs w:val="21"/>
                <w:vertAlign w:val="superscript"/>
              </w:rPr>
              <w:t>*</w:t>
            </w:r>
          </w:p>
        </w:tc>
        <w:tc>
          <w:tcPr>
            <w:tcW w:w="335" w:type="pct"/>
            <w:tcBorders>
              <w:top w:val="single" w:sz="4" w:space="0" w:color="auto"/>
              <w:left w:val="nil"/>
              <w:right w:val="nil"/>
            </w:tcBorders>
            <w:shd w:val="clear" w:color="auto" w:fill="auto"/>
            <w:noWrap/>
            <w:vAlign w:val="center"/>
          </w:tcPr>
          <w:p w14:paraId="73C98E9E" w14:textId="17AB366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.10</w:t>
            </w:r>
          </w:p>
        </w:tc>
        <w:tc>
          <w:tcPr>
            <w:tcW w:w="416" w:type="pct"/>
            <w:tcBorders>
              <w:top w:val="single" w:sz="4" w:space="0" w:color="auto"/>
              <w:left w:val="nil"/>
              <w:right w:val="nil"/>
            </w:tcBorders>
            <w:shd w:val="clear" w:color="auto" w:fill="auto"/>
            <w:noWrap/>
            <w:vAlign w:val="center"/>
          </w:tcPr>
          <w:p w14:paraId="16712C87" w14:textId="6F58378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single" w:sz="4" w:space="0" w:color="auto"/>
              <w:left w:val="nil"/>
              <w:right w:val="nil"/>
            </w:tcBorders>
            <w:shd w:val="clear" w:color="auto" w:fill="auto"/>
            <w:noWrap/>
            <w:vAlign w:val="center"/>
          </w:tcPr>
          <w:p w14:paraId="0EC5E487" w14:textId="464F1E7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.40</w:t>
            </w:r>
          </w:p>
        </w:tc>
        <w:tc>
          <w:tcPr>
            <w:tcW w:w="428" w:type="pct"/>
            <w:tcBorders>
              <w:top w:val="single" w:sz="4" w:space="0" w:color="auto"/>
              <w:left w:val="nil"/>
              <w:right w:val="nil"/>
            </w:tcBorders>
            <w:shd w:val="clear" w:color="auto" w:fill="auto"/>
            <w:noWrap/>
            <w:vAlign w:val="center"/>
          </w:tcPr>
          <w:p w14:paraId="58DCCC55" w14:textId="119A93A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.047</w:t>
            </w:r>
          </w:p>
        </w:tc>
        <w:tc>
          <w:tcPr>
            <w:tcW w:w="484" w:type="pct"/>
            <w:tcBorders>
              <w:top w:val="single" w:sz="4" w:space="0" w:color="auto"/>
              <w:left w:val="nil"/>
              <w:right w:val="nil"/>
            </w:tcBorders>
            <w:shd w:val="clear" w:color="auto" w:fill="auto"/>
            <w:noWrap/>
            <w:vAlign w:val="center"/>
            <w:hideMark/>
          </w:tcPr>
          <w:p w14:paraId="2997C90C" w14:textId="034507F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.037</w:t>
            </w:r>
          </w:p>
        </w:tc>
      </w:tr>
      <w:tr w:rsidR="00912A16" w:rsidRPr="00912A16" w14:paraId="4AF8A7B3" w14:textId="77777777" w:rsidTr="00912A16">
        <w:trPr>
          <w:trHeight w:val="375"/>
        </w:trPr>
        <w:tc>
          <w:tcPr>
            <w:tcW w:w="388" w:type="pct"/>
            <w:tcBorders>
              <w:left w:val="nil"/>
              <w:right w:val="nil"/>
            </w:tcBorders>
          </w:tcPr>
          <w:p w14:paraId="2B1FBB9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26D3E732" w14:textId="7F1D890D"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A593F1C" w14:textId="7BDE077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63" w:type="pct"/>
            <w:tcBorders>
              <w:left w:val="nil"/>
              <w:right w:val="nil"/>
            </w:tcBorders>
            <w:shd w:val="clear" w:color="auto" w:fill="auto"/>
            <w:noWrap/>
            <w:vAlign w:val="center"/>
          </w:tcPr>
          <w:p w14:paraId="3CD6D5C3" w14:textId="0985046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335" w:type="pct"/>
            <w:tcBorders>
              <w:left w:val="nil"/>
              <w:right w:val="nil"/>
            </w:tcBorders>
            <w:shd w:val="clear" w:color="auto" w:fill="auto"/>
            <w:noWrap/>
            <w:vAlign w:val="center"/>
          </w:tcPr>
          <w:p w14:paraId="18D36359" w14:textId="1E52386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416" w:type="pct"/>
            <w:tcBorders>
              <w:left w:val="nil"/>
              <w:right w:val="nil"/>
            </w:tcBorders>
            <w:shd w:val="clear" w:color="auto" w:fill="auto"/>
            <w:noWrap/>
            <w:vAlign w:val="center"/>
          </w:tcPr>
          <w:p w14:paraId="00970814" w14:textId="2657D13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30" w:type="pct"/>
            <w:tcBorders>
              <w:left w:val="nil"/>
              <w:right w:val="nil"/>
            </w:tcBorders>
            <w:shd w:val="clear" w:color="auto" w:fill="auto"/>
            <w:noWrap/>
            <w:vAlign w:val="center"/>
          </w:tcPr>
          <w:p w14:paraId="3D1DAA54" w14:textId="6451BDB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428" w:type="pct"/>
            <w:tcBorders>
              <w:left w:val="nil"/>
              <w:right w:val="nil"/>
            </w:tcBorders>
            <w:shd w:val="clear" w:color="auto" w:fill="auto"/>
            <w:noWrap/>
            <w:vAlign w:val="center"/>
          </w:tcPr>
          <w:p w14:paraId="361C21CC" w14:textId="721FCFC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.035</w:t>
            </w:r>
          </w:p>
        </w:tc>
        <w:tc>
          <w:tcPr>
            <w:tcW w:w="484" w:type="pct"/>
            <w:tcBorders>
              <w:left w:val="nil"/>
              <w:right w:val="nil"/>
            </w:tcBorders>
            <w:shd w:val="clear" w:color="auto" w:fill="auto"/>
            <w:noWrap/>
            <w:vAlign w:val="center"/>
          </w:tcPr>
          <w:p w14:paraId="704966C6" w14:textId="77777777" w:rsidR="00912A16" w:rsidRPr="00912A16" w:rsidRDefault="00912A16" w:rsidP="004E56F9">
            <w:pPr>
              <w:widowControl/>
              <w:jc w:val="center"/>
              <w:rPr>
                <w:rFonts w:cs="Times New Roman"/>
                <w:sz w:val="21"/>
                <w:szCs w:val="21"/>
                <w:lang w:eastAsia="zh-CN"/>
              </w:rPr>
            </w:pPr>
          </w:p>
        </w:tc>
      </w:tr>
      <w:tr w:rsidR="00912A16" w:rsidRPr="00912A16" w14:paraId="051D5A5E" w14:textId="77777777" w:rsidTr="00912A16">
        <w:trPr>
          <w:trHeight w:val="375"/>
        </w:trPr>
        <w:tc>
          <w:tcPr>
            <w:tcW w:w="388" w:type="pct"/>
            <w:tcBorders>
              <w:left w:val="nil"/>
              <w:right w:val="nil"/>
            </w:tcBorders>
          </w:tcPr>
          <w:p w14:paraId="12D3339A"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4EB57684" w14:textId="7B6CAA6E"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29077B4" w14:textId="1524962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63" w:type="pct"/>
            <w:tcBorders>
              <w:left w:val="nil"/>
              <w:right w:val="nil"/>
            </w:tcBorders>
            <w:shd w:val="clear" w:color="auto" w:fill="auto"/>
            <w:noWrap/>
            <w:vAlign w:val="center"/>
          </w:tcPr>
          <w:p w14:paraId="1B4CEE63" w14:textId="2C1F69F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335" w:type="pct"/>
            <w:tcBorders>
              <w:left w:val="nil"/>
              <w:right w:val="nil"/>
            </w:tcBorders>
            <w:shd w:val="clear" w:color="auto" w:fill="auto"/>
            <w:noWrap/>
            <w:vAlign w:val="center"/>
          </w:tcPr>
          <w:p w14:paraId="71621611" w14:textId="53498E7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-.09</w:t>
            </w:r>
          </w:p>
        </w:tc>
        <w:tc>
          <w:tcPr>
            <w:tcW w:w="416" w:type="pct"/>
            <w:tcBorders>
              <w:left w:val="nil"/>
              <w:right w:val="nil"/>
            </w:tcBorders>
            <w:shd w:val="clear" w:color="auto" w:fill="auto"/>
            <w:noWrap/>
            <w:vAlign w:val="center"/>
          </w:tcPr>
          <w:p w14:paraId="5AF57CAA" w14:textId="1201553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-.37</w:t>
            </w:r>
          </w:p>
        </w:tc>
        <w:tc>
          <w:tcPr>
            <w:tcW w:w="430" w:type="pct"/>
            <w:tcBorders>
              <w:left w:val="nil"/>
              <w:right w:val="nil"/>
            </w:tcBorders>
            <w:shd w:val="clear" w:color="auto" w:fill="auto"/>
            <w:noWrap/>
            <w:vAlign w:val="center"/>
          </w:tcPr>
          <w:p w14:paraId="16BC7494" w14:textId="2EE7C53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28" w:type="pct"/>
            <w:tcBorders>
              <w:left w:val="nil"/>
              <w:right w:val="nil"/>
            </w:tcBorders>
            <w:shd w:val="clear" w:color="auto" w:fill="auto"/>
            <w:noWrap/>
            <w:vAlign w:val="center"/>
          </w:tcPr>
          <w:p w14:paraId="56D11E0B" w14:textId="4973CCA8"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.080</w:t>
            </w:r>
          </w:p>
        </w:tc>
        <w:tc>
          <w:tcPr>
            <w:tcW w:w="484" w:type="pct"/>
            <w:tcBorders>
              <w:left w:val="nil"/>
              <w:right w:val="nil"/>
            </w:tcBorders>
            <w:shd w:val="clear" w:color="auto" w:fill="auto"/>
            <w:noWrap/>
            <w:vAlign w:val="center"/>
          </w:tcPr>
          <w:p w14:paraId="2F7A6264" w14:textId="77777777" w:rsidR="00912A16" w:rsidRPr="00912A16" w:rsidRDefault="00912A16" w:rsidP="004E56F9">
            <w:pPr>
              <w:widowControl/>
              <w:jc w:val="center"/>
              <w:rPr>
                <w:rFonts w:cs="Times New Roman"/>
                <w:sz w:val="21"/>
                <w:szCs w:val="21"/>
                <w:lang w:eastAsia="zh-CN"/>
              </w:rPr>
            </w:pPr>
          </w:p>
        </w:tc>
      </w:tr>
      <w:tr w:rsidR="00912A16" w:rsidRPr="00912A16" w14:paraId="5E52FA5C" w14:textId="77777777" w:rsidTr="00912A16">
        <w:trPr>
          <w:trHeight w:val="375"/>
        </w:trPr>
        <w:tc>
          <w:tcPr>
            <w:tcW w:w="388" w:type="pct"/>
            <w:tcBorders>
              <w:left w:val="nil"/>
              <w:right w:val="nil"/>
            </w:tcBorders>
          </w:tcPr>
          <w:p w14:paraId="0928CB03"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74602DCD" w14:textId="4B6F5550"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8CA005E" w14:textId="42367ACC"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63" w:type="pct"/>
            <w:tcBorders>
              <w:left w:val="nil"/>
              <w:right w:val="nil"/>
            </w:tcBorders>
            <w:shd w:val="clear" w:color="auto" w:fill="auto"/>
            <w:noWrap/>
            <w:vAlign w:val="center"/>
          </w:tcPr>
          <w:p w14:paraId="687CE964" w14:textId="4C32271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335" w:type="pct"/>
            <w:tcBorders>
              <w:left w:val="nil"/>
              <w:right w:val="nil"/>
            </w:tcBorders>
            <w:shd w:val="clear" w:color="auto" w:fill="auto"/>
            <w:noWrap/>
            <w:vAlign w:val="center"/>
          </w:tcPr>
          <w:p w14:paraId="1B1299F7" w14:textId="47EC6CE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16" w:type="pct"/>
            <w:tcBorders>
              <w:left w:val="nil"/>
              <w:right w:val="nil"/>
            </w:tcBorders>
            <w:shd w:val="clear" w:color="auto" w:fill="auto"/>
            <w:noWrap/>
            <w:vAlign w:val="center"/>
          </w:tcPr>
          <w:p w14:paraId="33A95D24" w14:textId="582DED1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430" w:type="pct"/>
            <w:tcBorders>
              <w:left w:val="nil"/>
              <w:right w:val="nil"/>
            </w:tcBorders>
            <w:shd w:val="clear" w:color="auto" w:fill="auto"/>
            <w:noWrap/>
            <w:vAlign w:val="center"/>
          </w:tcPr>
          <w:p w14:paraId="036701B4" w14:textId="0C85772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.21</w:t>
            </w:r>
          </w:p>
        </w:tc>
        <w:tc>
          <w:tcPr>
            <w:tcW w:w="428" w:type="pct"/>
            <w:tcBorders>
              <w:left w:val="nil"/>
              <w:right w:val="nil"/>
            </w:tcBorders>
            <w:shd w:val="clear" w:color="auto" w:fill="auto"/>
            <w:noWrap/>
            <w:vAlign w:val="center"/>
          </w:tcPr>
          <w:p w14:paraId="21B8FEC7" w14:textId="7A7F132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.901</w:t>
            </w:r>
          </w:p>
        </w:tc>
        <w:tc>
          <w:tcPr>
            <w:tcW w:w="484" w:type="pct"/>
            <w:tcBorders>
              <w:left w:val="nil"/>
              <w:right w:val="nil"/>
            </w:tcBorders>
            <w:shd w:val="clear" w:color="auto" w:fill="auto"/>
            <w:noWrap/>
            <w:vAlign w:val="center"/>
          </w:tcPr>
          <w:p w14:paraId="5112EE76" w14:textId="77777777" w:rsidR="00912A16" w:rsidRPr="00912A16" w:rsidRDefault="00912A16" w:rsidP="004E56F9">
            <w:pPr>
              <w:widowControl/>
              <w:jc w:val="center"/>
              <w:rPr>
                <w:rFonts w:cs="Times New Roman"/>
                <w:sz w:val="21"/>
                <w:szCs w:val="21"/>
                <w:lang w:eastAsia="zh-CN"/>
              </w:rPr>
            </w:pPr>
          </w:p>
        </w:tc>
      </w:tr>
      <w:tr w:rsidR="00912A16" w:rsidRPr="00912A16" w14:paraId="34D6A5AD" w14:textId="77777777" w:rsidTr="00912A16">
        <w:trPr>
          <w:trHeight w:val="375"/>
        </w:trPr>
        <w:tc>
          <w:tcPr>
            <w:tcW w:w="388" w:type="pct"/>
            <w:tcBorders>
              <w:left w:val="nil"/>
              <w:right w:val="nil"/>
            </w:tcBorders>
          </w:tcPr>
          <w:p w14:paraId="270EF65E"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24076FD4" w14:textId="7D00E99C"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4C59E9C3" w14:textId="276BBC8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63" w:type="pct"/>
            <w:tcBorders>
              <w:left w:val="nil"/>
              <w:right w:val="nil"/>
            </w:tcBorders>
            <w:shd w:val="clear" w:color="auto" w:fill="auto"/>
            <w:noWrap/>
            <w:vAlign w:val="center"/>
          </w:tcPr>
          <w:p w14:paraId="3069BE33" w14:textId="4DF230A8"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335" w:type="pct"/>
            <w:tcBorders>
              <w:left w:val="nil"/>
              <w:right w:val="nil"/>
            </w:tcBorders>
            <w:shd w:val="clear" w:color="auto" w:fill="auto"/>
            <w:noWrap/>
            <w:vAlign w:val="center"/>
          </w:tcPr>
          <w:p w14:paraId="63B274A1" w14:textId="07E31A5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416" w:type="pct"/>
            <w:tcBorders>
              <w:left w:val="nil"/>
              <w:right w:val="nil"/>
            </w:tcBorders>
            <w:shd w:val="clear" w:color="auto" w:fill="auto"/>
            <w:noWrap/>
            <w:vAlign w:val="center"/>
          </w:tcPr>
          <w:p w14:paraId="503136FA" w14:textId="6253086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-.14</w:t>
            </w:r>
          </w:p>
        </w:tc>
        <w:tc>
          <w:tcPr>
            <w:tcW w:w="430" w:type="pct"/>
            <w:tcBorders>
              <w:left w:val="nil"/>
              <w:right w:val="nil"/>
            </w:tcBorders>
            <w:shd w:val="clear" w:color="auto" w:fill="auto"/>
            <w:noWrap/>
            <w:vAlign w:val="center"/>
          </w:tcPr>
          <w:p w14:paraId="0B1703A5" w14:textId="4EBAE63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.07</w:t>
            </w:r>
          </w:p>
        </w:tc>
        <w:tc>
          <w:tcPr>
            <w:tcW w:w="428" w:type="pct"/>
            <w:tcBorders>
              <w:left w:val="nil"/>
              <w:right w:val="nil"/>
            </w:tcBorders>
            <w:shd w:val="clear" w:color="auto" w:fill="auto"/>
            <w:noWrap/>
            <w:vAlign w:val="center"/>
          </w:tcPr>
          <w:p w14:paraId="0CF376DC" w14:textId="4A03B3E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.548</w:t>
            </w:r>
          </w:p>
        </w:tc>
        <w:tc>
          <w:tcPr>
            <w:tcW w:w="484" w:type="pct"/>
            <w:tcBorders>
              <w:left w:val="nil"/>
              <w:right w:val="nil"/>
            </w:tcBorders>
            <w:shd w:val="clear" w:color="auto" w:fill="auto"/>
            <w:noWrap/>
            <w:vAlign w:val="center"/>
          </w:tcPr>
          <w:p w14:paraId="732385F3" w14:textId="77777777" w:rsidR="00912A16" w:rsidRPr="00912A16" w:rsidRDefault="00912A16" w:rsidP="004E56F9">
            <w:pPr>
              <w:widowControl/>
              <w:jc w:val="center"/>
              <w:rPr>
                <w:rFonts w:cs="Times New Roman"/>
                <w:sz w:val="21"/>
                <w:szCs w:val="21"/>
                <w:lang w:eastAsia="zh-CN"/>
              </w:rPr>
            </w:pPr>
          </w:p>
        </w:tc>
      </w:tr>
      <w:tr w:rsidR="00912A16" w:rsidRPr="00912A16" w14:paraId="2795D757" w14:textId="77777777" w:rsidTr="00912A16">
        <w:trPr>
          <w:trHeight w:val="375"/>
        </w:trPr>
        <w:tc>
          <w:tcPr>
            <w:tcW w:w="388" w:type="pct"/>
            <w:tcBorders>
              <w:left w:val="nil"/>
              <w:right w:val="nil"/>
            </w:tcBorders>
          </w:tcPr>
          <w:p w14:paraId="2F26EA6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8DDEEE2" w14:textId="040E2ED2"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5224911" w14:textId="3795268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向上比较频率</w:t>
            </w:r>
          </w:p>
        </w:tc>
        <w:tc>
          <w:tcPr>
            <w:tcW w:w="463" w:type="pct"/>
            <w:tcBorders>
              <w:left w:val="nil"/>
              <w:right w:val="nil"/>
            </w:tcBorders>
            <w:shd w:val="clear" w:color="auto" w:fill="auto"/>
            <w:noWrap/>
            <w:vAlign w:val="center"/>
          </w:tcPr>
          <w:p w14:paraId="2F59D968" w14:textId="6C748673" w:rsidR="00912A16" w:rsidRPr="00912A16" w:rsidRDefault="00912A16" w:rsidP="004E56F9">
            <w:pPr>
              <w:widowControl/>
              <w:jc w:val="center"/>
              <w:rPr>
                <w:rFonts w:cs="Times New Roman"/>
                <w:sz w:val="21"/>
                <w:szCs w:val="21"/>
                <w:lang w:eastAsia="zh-CN"/>
              </w:rPr>
            </w:pPr>
            <w:r w:rsidRPr="00912A16">
              <w:rPr>
                <w:rFonts w:cs="Times New Roman"/>
                <w:sz w:val="21"/>
                <w:szCs w:val="21"/>
              </w:rPr>
              <w:t>-.07</w:t>
            </w:r>
          </w:p>
        </w:tc>
        <w:tc>
          <w:tcPr>
            <w:tcW w:w="335" w:type="pct"/>
            <w:tcBorders>
              <w:left w:val="nil"/>
              <w:right w:val="nil"/>
            </w:tcBorders>
            <w:shd w:val="clear" w:color="auto" w:fill="auto"/>
            <w:noWrap/>
            <w:vAlign w:val="center"/>
          </w:tcPr>
          <w:p w14:paraId="24F64885" w14:textId="13EB5531" w:rsidR="00912A16" w:rsidRPr="00912A16" w:rsidRDefault="00912A16" w:rsidP="004E56F9">
            <w:pPr>
              <w:widowControl/>
              <w:jc w:val="center"/>
              <w:rPr>
                <w:rFonts w:cs="Times New Roman"/>
                <w:sz w:val="21"/>
                <w:szCs w:val="21"/>
                <w:lang w:eastAsia="zh-CN"/>
              </w:rPr>
            </w:pPr>
            <w:r w:rsidRPr="00912A16">
              <w:rPr>
                <w:rFonts w:cs="Times New Roman"/>
                <w:sz w:val="21"/>
                <w:szCs w:val="21"/>
              </w:rPr>
              <w:t>-.07</w:t>
            </w:r>
          </w:p>
        </w:tc>
        <w:tc>
          <w:tcPr>
            <w:tcW w:w="416" w:type="pct"/>
            <w:tcBorders>
              <w:left w:val="nil"/>
              <w:right w:val="nil"/>
            </w:tcBorders>
            <w:shd w:val="clear" w:color="auto" w:fill="auto"/>
            <w:noWrap/>
            <w:vAlign w:val="center"/>
          </w:tcPr>
          <w:p w14:paraId="1748D2B6" w14:textId="352C06B9" w:rsidR="00912A16" w:rsidRPr="00912A16" w:rsidRDefault="00912A16" w:rsidP="004E56F9">
            <w:pPr>
              <w:widowControl/>
              <w:jc w:val="center"/>
              <w:rPr>
                <w:rFonts w:cs="Times New Roman"/>
                <w:sz w:val="21"/>
                <w:szCs w:val="21"/>
                <w:lang w:eastAsia="zh-CN"/>
              </w:rPr>
            </w:pPr>
            <w:r w:rsidRPr="00912A16">
              <w:rPr>
                <w:rFonts w:cs="Times New Roman"/>
                <w:sz w:val="21"/>
                <w:szCs w:val="21"/>
              </w:rPr>
              <w:t>-.17</w:t>
            </w:r>
          </w:p>
        </w:tc>
        <w:tc>
          <w:tcPr>
            <w:tcW w:w="430" w:type="pct"/>
            <w:tcBorders>
              <w:left w:val="nil"/>
              <w:right w:val="nil"/>
            </w:tcBorders>
            <w:shd w:val="clear" w:color="auto" w:fill="auto"/>
            <w:noWrap/>
            <w:vAlign w:val="center"/>
          </w:tcPr>
          <w:p w14:paraId="5FC85307" w14:textId="29179A3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28" w:type="pct"/>
            <w:tcBorders>
              <w:left w:val="nil"/>
              <w:right w:val="nil"/>
            </w:tcBorders>
            <w:shd w:val="clear" w:color="auto" w:fill="auto"/>
            <w:noWrap/>
            <w:vAlign w:val="center"/>
          </w:tcPr>
          <w:p w14:paraId="23261540" w14:textId="0C99B424" w:rsidR="00912A16" w:rsidRPr="00912A16" w:rsidRDefault="00912A16" w:rsidP="004E56F9">
            <w:pPr>
              <w:widowControl/>
              <w:jc w:val="center"/>
              <w:rPr>
                <w:rFonts w:cs="Times New Roman"/>
                <w:sz w:val="21"/>
                <w:szCs w:val="21"/>
                <w:lang w:eastAsia="zh-CN"/>
              </w:rPr>
            </w:pPr>
            <w:r w:rsidRPr="00912A16">
              <w:rPr>
                <w:rFonts w:cs="Times New Roman"/>
                <w:sz w:val="21"/>
                <w:szCs w:val="21"/>
              </w:rPr>
              <w:t>.208</w:t>
            </w:r>
          </w:p>
        </w:tc>
        <w:tc>
          <w:tcPr>
            <w:tcW w:w="484" w:type="pct"/>
            <w:tcBorders>
              <w:left w:val="nil"/>
              <w:right w:val="nil"/>
            </w:tcBorders>
            <w:shd w:val="clear" w:color="auto" w:fill="auto"/>
            <w:noWrap/>
            <w:vAlign w:val="center"/>
          </w:tcPr>
          <w:p w14:paraId="070A0CB3" w14:textId="77777777" w:rsidR="00912A16" w:rsidRPr="00912A16" w:rsidRDefault="00912A16" w:rsidP="004E56F9">
            <w:pPr>
              <w:widowControl/>
              <w:jc w:val="center"/>
              <w:rPr>
                <w:rFonts w:cs="Times New Roman"/>
                <w:sz w:val="21"/>
                <w:szCs w:val="21"/>
                <w:lang w:eastAsia="zh-CN"/>
              </w:rPr>
            </w:pPr>
          </w:p>
        </w:tc>
      </w:tr>
      <w:tr w:rsidR="00912A16" w:rsidRPr="00912A16" w14:paraId="746CC00C" w14:textId="77777777" w:rsidTr="00912A16">
        <w:trPr>
          <w:trHeight w:val="375"/>
        </w:trPr>
        <w:tc>
          <w:tcPr>
            <w:tcW w:w="388" w:type="pct"/>
            <w:tcBorders>
              <w:top w:val="nil"/>
              <w:left w:val="nil"/>
              <w:bottom w:val="nil"/>
              <w:right w:val="nil"/>
            </w:tcBorders>
          </w:tcPr>
          <w:p w14:paraId="5EE71530" w14:textId="3D6226D9"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2</w:t>
            </w:r>
          </w:p>
        </w:tc>
        <w:tc>
          <w:tcPr>
            <w:tcW w:w="1028" w:type="pct"/>
            <w:tcBorders>
              <w:top w:val="nil"/>
              <w:left w:val="nil"/>
              <w:bottom w:val="nil"/>
              <w:right w:val="nil"/>
            </w:tcBorders>
            <w:shd w:val="clear" w:color="auto" w:fill="auto"/>
            <w:noWrap/>
            <w:vAlign w:val="center"/>
            <w:hideMark/>
          </w:tcPr>
          <w:p w14:paraId="28B123B7" w14:textId="02FA7F02"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1028" w:type="pct"/>
            <w:tcBorders>
              <w:top w:val="nil"/>
              <w:left w:val="nil"/>
              <w:bottom w:val="nil"/>
              <w:right w:val="nil"/>
            </w:tcBorders>
            <w:vAlign w:val="center"/>
          </w:tcPr>
          <w:p w14:paraId="2EB3E7F7" w14:textId="76C9F79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nil"/>
              <w:left w:val="nil"/>
              <w:bottom w:val="nil"/>
              <w:right w:val="nil"/>
            </w:tcBorders>
            <w:shd w:val="clear" w:color="auto" w:fill="auto"/>
            <w:noWrap/>
            <w:vAlign w:val="center"/>
          </w:tcPr>
          <w:p w14:paraId="46D6C952" w14:textId="52812CA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335" w:type="pct"/>
            <w:tcBorders>
              <w:top w:val="nil"/>
              <w:left w:val="nil"/>
              <w:bottom w:val="nil"/>
              <w:right w:val="nil"/>
            </w:tcBorders>
            <w:shd w:val="clear" w:color="auto" w:fill="auto"/>
            <w:noWrap/>
            <w:vAlign w:val="center"/>
          </w:tcPr>
          <w:p w14:paraId="38F6196B" w14:textId="2372DE9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center"/>
          </w:tcPr>
          <w:p w14:paraId="5439F46A" w14:textId="58BFA42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-.41</w:t>
            </w:r>
          </w:p>
        </w:tc>
        <w:tc>
          <w:tcPr>
            <w:tcW w:w="430" w:type="pct"/>
            <w:tcBorders>
              <w:top w:val="nil"/>
              <w:left w:val="nil"/>
              <w:bottom w:val="nil"/>
              <w:right w:val="nil"/>
            </w:tcBorders>
            <w:shd w:val="clear" w:color="auto" w:fill="auto"/>
            <w:noWrap/>
            <w:vAlign w:val="center"/>
          </w:tcPr>
          <w:p w14:paraId="4E62587B" w14:textId="58998C5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428" w:type="pct"/>
            <w:tcBorders>
              <w:top w:val="nil"/>
              <w:left w:val="nil"/>
              <w:bottom w:val="nil"/>
              <w:right w:val="nil"/>
            </w:tcBorders>
            <w:shd w:val="clear" w:color="auto" w:fill="auto"/>
            <w:noWrap/>
            <w:vAlign w:val="center"/>
          </w:tcPr>
          <w:p w14:paraId="2DE93596" w14:textId="228B4C2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.185</w:t>
            </w:r>
          </w:p>
        </w:tc>
        <w:tc>
          <w:tcPr>
            <w:tcW w:w="484" w:type="pct"/>
            <w:tcBorders>
              <w:top w:val="nil"/>
              <w:left w:val="nil"/>
              <w:bottom w:val="nil"/>
              <w:right w:val="nil"/>
            </w:tcBorders>
            <w:shd w:val="clear" w:color="auto" w:fill="auto"/>
            <w:noWrap/>
            <w:vAlign w:val="center"/>
            <w:hideMark/>
          </w:tcPr>
          <w:p w14:paraId="66B9793B" w14:textId="60CFD5F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.033</w:t>
            </w:r>
          </w:p>
        </w:tc>
      </w:tr>
      <w:tr w:rsidR="00912A16" w:rsidRPr="00912A16" w14:paraId="384E7557" w14:textId="77777777" w:rsidTr="00912A16">
        <w:trPr>
          <w:trHeight w:val="375"/>
        </w:trPr>
        <w:tc>
          <w:tcPr>
            <w:tcW w:w="388" w:type="pct"/>
            <w:tcBorders>
              <w:top w:val="nil"/>
              <w:left w:val="nil"/>
              <w:bottom w:val="nil"/>
              <w:right w:val="nil"/>
            </w:tcBorders>
          </w:tcPr>
          <w:p w14:paraId="38A95227"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A361467" w14:textId="6224CBBF"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7B9A8D4" w14:textId="0EBCF42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63" w:type="pct"/>
            <w:tcBorders>
              <w:top w:val="nil"/>
              <w:left w:val="nil"/>
              <w:bottom w:val="nil"/>
              <w:right w:val="nil"/>
            </w:tcBorders>
            <w:shd w:val="clear" w:color="auto" w:fill="auto"/>
            <w:noWrap/>
            <w:vAlign w:val="center"/>
          </w:tcPr>
          <w:p w14:paraId="588EBF0E" w14:textId="409B352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335" w:type="pct"/>
            <w:tcBorders>
              <w:top w:val="nil"/>
              <w:left w:val="nil"/>
              <w:bottom w:val="nil"/>
              <w:right w:val="nil"/>
            </w:tcBorders>
            <w:shd w:val="clear" w:color="auto" w:fill="auto"/>
            <w:noWrap/>
            <w:vAlign w:val="center"/>
          </w:tcPr>
          <w:p w14:paraId="77446775" w14:textId="08D2E64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416" w:type="pct"/>
            <w:tcBorders>
              <w:top w:val="nil"/>
              <w:left w:val="nil"/>
              <w:bottom w:val="nil"/>
              <w:right w:val="nil"/>
            </w:tcBorders>
            <w:shd w:val="clear" w:color="auto" w:fill="auto"/>
            <w:noWrap/>
            <w:vAlign w:val="center"/>
          </w:tcPr>
          <w:p w14:paraId="1641D883" w14:textId="4B08EBC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430" w:type="pct"/>
            <w:tcBorders>
              <w:top w:val="nil"/>
              <w:left w:val="nil"/>
              <w:bottom w:val="nil"/>
              <w:right w:val="nil"/>
            </w:tcBorders>
            <w:shd w:val="clear" w:color="auto" w:fill="auto"/>
            <w:noWrap/>
            <w:vAlign w:val="center"/>
          </w:tcPr>
          <w:p w14:paraId="771BC75E" w14:textId="15AAED1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.05</w:t>
            </w:r>
          </w:p>
        </w:tc>
        <w:tc>
          <w:tcPr>
            <w:tcW w:w="428" w:type="pct"/>
            <w:tcBorders>
              <w:top w:val="nil"/>
              <w:left w:val="nil"/>
              <w:bottom w:val="nil"/>
              <w:right w:val="nil"/>
            </w:tcBorders>
            <w:shd w:val="clear" w:color="auto" w:fill="auto"/>
            <w:noWrap/>
            <w:vAlign w:val="center"/>
          </w:tcPr>
          <w:p w14:paraId="7FBC60AC" w14:textId="54F6219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.042</w:t>
            </w:r>
          </w:p>
        </w:tc>
        <w:tc>
          <w:tcPr>
            <w:tcW w:w="484" w:type="pct"/>
            <w:tcBorders>
              <w:top w:val="nil"/>
              <w:left w:val="nil"/>
              <w:bottom w:val="nil"/>
              <w:right w:val="nil"/>
            </w:tcBorders>
            <w:shd w:val="clear" w:color="auto" w:fill="auto"/>
            <w:noWrap/>
            <w:vAlign w:val="center"/>
          </w:tcPr>
          <w:p w14:paraId="78D5ACAE" w14:textId="77777777" w:rsidR="00912A16" w:rsidRPr="00912A16" w:rsidRDefault="00912A16" w:rsidP="004E56F9">
            <w:pPr>
              <w:widowControl/>
              <w:jc w:val="center"/>
              <w:rPr>
                <w:rFonts w:cs="Times New Roman"/>
                <w:sz w:val="21"/>
                <w:szCs w:val="21"/>
                <w:lang w:eastAsia="zh-CN"/>
              </w:rPr>
            </w:pPr>
          </w:p>
        </w:tc>
      </w:tr>
      <w:tr w:rsidR="00912A16" w:rsidRPr="00912A16" w14:paraId="071DDECD" w14:textId="77777777" w:rsidTr="00912A16">
        <w:trPr>
          <w:trHeight w:val="375"/>
        </w:trPr>
        <w:tc>
          <w:tcPr>
            <w:tcW w:w="388" w:type="pct"/>
            <w:tcBorders>
              <w:top w:val="nil"/>
              <w:left w:val="nil"/>
              <w:bottom w:val="nil"/>
              <w:right w:val="nil"/>
            </w:tcBorders>
          </w:tcPr>
          <w:p w14:paraId="61A5A295"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E450883" w14:textId="52C16DFF"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645BA3" w14:textId="79BA5E2A"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63" w:type="pct"/>
            <w:tcBorders>
              <w:top w:val="nil"/>
              <w:left w:val="nil"/>
              <w:bottom w:val="nil"/>
              <w:right w:val="nil"/>
            </w:tcBorders>
            <w:shd w:val="clear" w:color="auto" w:fill="auto"/>
            <w:noWrap/>
            <w:vAlign w:val="center"/>
          </w:tcPr>
          <w:p w14:paraId="7A1C5214" w14:textId="1D52BFE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335" w:type="pct"/>
            <w:tcBorders>
              <w:top w:val="nil"/>
              <w:left w:val="nil"/>
              <w:bottom w:val="nil"/>
              <w:right w:val="nil"/>
            </w:tcBorders>
            <w:shd w:val="clear" w:color="auto" w:fill="auto"/>
            <w:noWrap/>
            <w:vAlign w:val="center"/>
          </w:tcPr>
          <w:p w14:paraId="2B85CF9D" w14:textId="1DD9294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16" w:type="pct"/>
            <w:tcBorders>
              <w:top w:val="nil"/>
              <w:left w:val="nil"/>
              <w:bottom w:val="nil"/>
              <w:right w:val="nil"/>
            </w:tcBorders>
            <w:shd w:val="clear" w:color="auto" w:fill="auto"/>
            <w:noWrap/>
            <w:vAlign w:val="center"/>
          </w:tcPr>
          <w:p w14:paraId="477A87BC" w14:textId="304AA81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w:t>
            </w:r>
          </w:p>
        </w:tc>
        <w:tc>
          <w:tcPr>
            <w:tcW w:w="430" w:type="pct"/>
            <w:tcBorders>
              <w:top w:val="nil"/>
              <w:left w:val="nil"/>
              <w:bottom w:val="nil"/>
              <w:right w:val="nil"/>
            </w:tcBorders>
            <w:shd w:val="clear" w:color="auto" w:fill="auto"/>
            <w:noWrap/>
            <w:vAlign w:val="center"/>
          </w:tcPr>
          <w:p w14:paraId="42B61EFF" w14:textId="5957016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.40</w:t>
            </w:r>
          </w:p>
        </w:tc>
        <w:tc>
          <w:tcPr>
            <w:tcW w:w="428" w:type="pct"/>
            <w:tcBorders>
              <w:top w:val="nil"/>
              <w:left w:val="nil"/>
              <w:bottom w:val="nil"/>
              <w:right w:val="nil"/>
            </w:tcBorders>
            <w:shd w:val="clear" w:color="auto" w:fill="auto"/>
            <w:noWrap/>
            <w:vAlign w:val="center"/>
          </w:tcPr>
          <w:p w14:paraId="5FD00576" w14:textId="0174073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.439</w:t>
            </w:r>
          </w:p>
        </w:tc>
        <w:tc>
          <w:tcPr>
            <w:tcW w:w="484" w:type="pct"/>
            <w:tcBorders>
              <w:top w:val="nil"/>
              <w:left w:val="nil"/>
              <w:bottom w:val="nil"/>
              <w:right w:val="nil"/>
            </w:tcBorders>
            <w:shd w:val="clear" w:color="auto" w:fill="auto"/>
            <w:noWrap/>
            <w:vAlign w:val="center"/>
          </w:tcPr>
          <w:p w14:paraId="4A6E5E20" w14:textId="77777777" w:rsidR="00912A16" w:rsidRPr="00912A16" w:rsidRDefault="00912A16" w:rsidP="004E56F9">
            <w:pPr>
              <w:widowControl/>
              <w:jc w:val="center"/>
              <w:rPr>
                <w:rFonts w:cs="Times New Roman"/>
                <w:sz w:val="21"/>
                <w:szCs w:val="21"/>
                <w:lang w:eastAsia="zh-CN"/>
              </w:rPr>
            </w:pPr>
          </w:p>
        </w:tc>
      </w:tr>
      <w:tr w:rsidR="00912A16" w:rsidRPr="00912A16" w14:paraId="6795CE52" w14:textId="77777777" w:rsidTr="00912A16">
        <w:trPr>
          <w:trHeight w:val="375"/>
        </w:trPr>
        <w:tc>
          <w:tcPr>
            <w:tcW w:w="388" w:type="pct"/>
            <w:tcBorders>
              <w:top w:val="nil"/>
              <w:left w:val="nil"/>
              <w:bottom w:val="nil"/>
              <w:right w:val="nil"/>
            </w:tcBorders>
          </w:tcPr>
          <w:p w14:paraId="01BDA1BA"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5932BF6" w14:textId="2A5B0AE4"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A0A3C1D" w14:textId="1A810A2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63" w:type="pct"/>
            <w:tcBorders>
              <w:top w:val="nil"/>
              <w:left w:val="nil"/>
              <w:bottom w:val="nil"/>
              <w:right w:val="nil"/>
            </w:tcBorders>
            <w:shd w:val="clear" w:color="auto" w:fill="auto"/>
            <w:noWrap/>
            <w:vAlign w:val="center"/>
          </w:tcPr>
          <w:p w14:paraId="15B0F5FC" w14:textId="0A98FD9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335" w:type="pct"/>
            <w:tcBorders>
              <w:top w:val="nil"/>
              <w:left w:val="nil"/>
              <w:bottom w:val="nil"/>
              <w:right w:val="nil"/>
            </w:tcBorders>
            <w:shd w:val="clear" w:color="auto" w:fill="auto"/>
            <w:noWrap/>
            <w:vAlign w:val="center"/>
          </w:tcPr>
          <w:p w14:paraId="40D98908" w14:textId="2F12645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16" w:type="pct"/>
            <w:tcBorders>
              <w:top w:val="nil"/>
              <w:left w:val="nil"/>
              <w:bottom w:val="nil"/>
              <w:right w:val="nil"/>
            </w:tcBorders>
            <w:shd w:val="clear" w:color="auto" w:fill="auto"/>
            <w:noWrap/>
            <w:vAlign w:val="center"/>
          </w:tcPr>
          <w:p w14:paraId="746AD27E" w14:textId="3B1FFA1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-.22</w:t>
            </w:r>
          </w:p>
        </w:tc>
        <w:tc>
          <w:tcPr>
            <w:tcW w:w="430" w:type="pct"/>
            <w:tcBorders>
              <w:top w:val="nil"/>
              <w:left w:val="nil"/>
              <w:bottom w:val="nil"/>
              <w:right w:val="nil"/>
            </w:tcBorders>
            <w:shd w:val="clear" w:color="auto" w:fill="auto"/>
            <w:noWrap/>
            <w:vAlign w:val="center"/>
          </w:tcPr>
          <w:p w14:paraId="411A1CC4" w14:textId="79DE533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.25</w:t>
            </w:r>
          </w:p>
        </w:tc>
        <w:tc>
          <w:tcPr>
            <w:tcW w:w="428" w:type="pct"/>
            <w:tcBorders>
              <w:top w:val="nil"/>
              <w:left w:val="nil"/>
              <w:bottom w:val="nil"/>
              <w:right w:val="nil"/>
            </w:tcBorders>
            <w:shd w:val="clear" w:color="auto" w:fill="auto"/>
            <w:noWrap/>
            <w:vAlign w:val="center"/>
          </w:tcPr>
          <w:p w14:paraId="21CE61BF" w14:textId="5B4461A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.860</w:t>
            </w:r>
          </w:p>
        </w:tc>
        <w:tc>
          <w:tcPr>
            <w:tcW w:w="484" w:type="pct"/>
            <w:tcBorders>
              <w:top w:val="nil"/>
              <w:left w:val="nil"/>
              <w:bottom w:val="nil"/>
              <w:right w:val="nil"/>
            </w:tcBorders>
            <w:shd w:val="clear" w:color="auto" w:fill="auto"/>
            <w:noWrap/>
            <w:vAlign w:val="center"/>
          </w:tcPr>
          <w:p w14:paraId="0588AE5D" w14:textId="77777777" w:rsidR="00912A16" w:rsidRPr="00912A16" w:rsidRDefault="00912A16" w:rsidP="004E56F9">
            <w:pPr>
              <w:widowControl/>
              <w:jc w:val="center"/>
              <w:rPr>
                <w:rFonts w:cs="Times New Roman"/>
                <w:sz w:val="21"/>
                <w:szCs w:val="21"/>
                <w:lang w:eastAsia="zh-CN"/>
              </w:rPr>
            </w:pPr>
          </w:p>
        </w:tc>
      </w:tr>
      <w:tr w:rsidR="00912A16" w:rsidRPr="00912A16" w14:paraId="133B0C55" w14:textId="77777777" w:rsidTr="00912A16">
        <w:trPr>
          <w:trHeight w:val="375"/>
        </w:trPr>
        <w:tc>
          <w:tcPr>
            <w:tcW w:w="388" w:type="pct"/>
            <w:tcBorders>
              <w:top w:val="nil"/>
              <w:left w:val="nil"/>
              <w:bottom w:val="nil"/>
              <w:right w:val="nil"/>
            </w:tcBorders>
          </w:tcPr>
          <w:p w14:paraId="7A365B5A"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FDD0AFF" w14:textId="62F20854"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DFB9840" w14:textId="66A57061"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63" w:type="pct"/>
            <w:tcBorders>
              <w:top w:val="nil"/>
              <w:left w:val="nil"/>
              <w:bottom w:val="nil"/>
              <w:right w:val="nil"/>
            </w:tcBorders>
            <w:shd w:val="clear" w:color="auto" w:fill="auto"/>
            <w:noWrap/>
            <w:vAlign w:val="center"/>
          </w:tcPr>
          <w:p w14:paraId="480CB142" w14:textId="4FFDE05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335" w:type="pct"/>
            <w:tcBorders>
              <w:top w:val="nil"/>
              <w:left w:val="nil"/>
              <w:bottom w:val="nil"/>
              <w:right w:val="nil"/>
            </w:tcBorders>
            <w:shd w:val="clear" w:color="auto" w:fill="auto"/>
            <w:noWrap/>
            <w:vAlign w:val="center"/>
          </w:tcPr>
          <w:p w14:paraId="29F8FAEF" w14:textId="4513160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.09</w:t>
            </w:r>
          </w:p>
        </w:tc>
        <w:tc>
          <w:tcPr>
            <w:tcW w:w="416" w:type="pct"/>
            <w:tcBorders>
              <w:top w:val="nil"/>
              <w:left w:val="nil"/>
              <w:bottom w:val="nil"/>
              <w:right w:val="nil"/>
            </w:tcBorders>
            <w:shd w:val="clear" w:color="auto" w:fill="auto"/>
            <w:noWrap/>
            <w:vAlign w:val="center"/>
          </w:tcPr>
          <w:p w14:paraId="4FBF6104" w14:textId="62DC5C0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nil"/>
              <w:left w:val="nil"/>
              <w:bottom w:val="nil"/>
              <w:right w:val="nil"/>
            </w:tcBorders>
            <w:shd w:val="clear" w:color="auto" w:fill="auto"/>
            <w:noWrap/>
            <w:vAlign w:val="center"/>
          </w:tcPr>
          <w:p w14:paraId="7BF9A726" w14:textId="30AB7C7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.24</w:t>
            </w:r>
          </w:p>
        </w:tc>
        <w:tc>
          <w:tcPr>
            <w:tcW w:w="428" w:type="pct"/>
            <w:tcBorders>
              <w:top w:val="nil"/>
              <w:left w:val="nil"/>
              <w:bottom w:val="nil"/>
              <w:right w:val="nil"/>
            </w:tcBorders>
            <w:shd w:val="clear" w:color="auto" w:fill="auto"/>
            <w:noWrap/>
            <w:vAlign w:val="center"/>
          </w:tcPr>
          <w:p w14:paraId="338E4EB2" w14:textId="3E83A1D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.064</w:t>
            </w:r>
          </w:p>
        </w:tc>
        <w:tc>
          <w:tcPr>
            <w:tcW w:w="484" w:type="pct"/>
            <w:tcBorders>
              <w:top w:val="nil"/>
              <w:left w:val="nil"/>
              <w:bottom w:val="nil"/>
              <w:right w:val="nil"/>
            </w:tcBorders>
            <w:shd w:val="clear" w:color="auto" w:fill="auto"/>
            <w:noWrap/>
            <w:vAlign w:val="center"/>
          </w:tcPr>
          <w:p w14:paraId="756DE019" w14:textId="77777777" w:rsidR="00912A16" w:rsidRPr="00912A16" w:rsidRDefault="00912A16" w:rsidP="004E56F9">
            <w:pPr>
              <w:widowControl/>
              <w:jc w:val="center"/>
              <w:rPr>
                <w:rFonts w:cs="Times New Roman"/>
                <w:sz w:val="21"/>
                <w:szCs w:val="21"/>
                <w:lang w:eastAsia="zh-CN"/>
              </w:rPr>
            </w:pPr>
          </w:p>
        </w:tc>
      </w:tr>
      <w:tr w:rsidR="00912A16" w:rsidRPr="00912A16" w14:paraId="3CDE290A" w14:textId="77777777" w:rsidTr="00912A16">
        <w:trPr>
          <w:trHeight w:val="375"/>
        </w:trPr>
        <w:tc>
          <w:tcPr>
            <w:tcW w:w="388" w:type="pct"/>
            <w:tcBorders>
              <w:top w:val="nil"/>
              <w:left w:val="nil"/>
              <w:bottom w:val="nil"/>
              <w:right w:val="nil"/>
            </w:tcBorders>
          </w:tcPr>
          <w:p w14:paraId="5B131F5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0BD1260" w14:textId="125B7E90"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076B076" w14:textId="530CD81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463" w:type="pct"/>
            <w:tcBorders>
              <w:top w:val="nil"/>
              <w:left w:val="nil"/>
              <w:bottom w:val="nil"/>
              <w:right w:val="nil"/>
            </w:tcBorders>
            <w:shd w:val="clear" w:color="auto" w:fill="auto"/>
            <w:noWrap/>
            <w:vAlign w:val="center"/>
          </w:tcPr>
          <w:p w14:paraId="245C7290" w14:textId="3A8A27AA"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335" w:type="pct"/>
            <w:tcBorders>
              <w:top w:val="nil"/>
              <w:left w:val="nil"/>
              <w:bottom w:val="nil"/>
              <w:right w:val="nil"/>
            </w:tcBorders>
            <w:shd w:val="clear" w:color="auto" w:fill="auto"/>
            <w:noWrap/>
            <w:vAlign w:val="center"/>
          </w:tcPr>
          <w:p w14:paraId="09A3D409" w14:textId="6C2230EE"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416" w:type="pct"/>
            <w:tcBorders>
              <w:top w:val="nil"/>
              <w:left w:val="nil"/>
              <w:bottom w:val="nil"/>
              <w:right w:val="nil"/>
            </w:tcBorders>
            <w:shd w:val="clear" w:color="auto" w:fill="auto"/>
            <w:noWrap/>
            <w:vAlign w:val="center"/>
          </w:tcPr>
          <w:p w14:paraId="6D0A08F3" w14:textId="220EC47A" w:rsidR="00912A16" w:rsidRPr="00912A16" w:rsidRDefault="00912A16" w:rsidP="004E56F9">
            <w:pPr>
              <w:widowControl/>
              <w:jc w:val="center"/>
              <w:rPr>
                <w:rFonts w:cs="Times New Roman"/>
                <w:sz w:val="21"/>
                <w:szCs w:val="21"/>
                <w:lang w:eastAsia="zh-CN"/>
              </w:rPr>
            </w:pPr>
            <w:r w:rsidRPr="00912A16">
              <w:rPr>
                <w:rFonts w:cs="Times New Roman"/>
                <w:sz w:val="21"/>
                <w:szCs w:val="21"/>
              </w:rPr>
              <w:t>-.15</w:t>
            </w:r>
          </w:p>
        </w:tc>
        <w:tc>
          <w:tcPr>
            <w:tcW w:w="430" w:type="pct"/>
            <w:tcBorders>
              <w:top w:val="nil"/>
              <w:left w:val="nil"/>
              <w:bottom w:val="nil"/>
              <w:right w:val="nil"/>
            </w:tcBorders>
            <w:shd w:val="clear" w:color="auto" w:fill="auto"/>
            <w:noWrap/>
            <w:vAlign w:val="center"/>
          </w:tcPr>
          <w:p w14:paraId="35064E82" w14:textId="04101C02" w:rsidR="00912A16" w:rsidRPr="00912A16" w:rsidRDefault="00912A16" w:rsidP="004E56F9">
            <w:pPr>
              <w:widowControl/>
              <w:jc w:val="center"/>
              <w:rPr>
                <w:rFonts w:cs="Times New Roman"/>
                <w:sz w:val="21"/>
                <w:szCs w:val="21"/>
                <w:lang w:eastAsia="zh-CN"/>
              </w:rPr>
            </w:pPr>
            <w:r w:rsidRPr="00912A16">
              <w:rPr>
                <w:rFonts w:cs="Times New Roman"/>
                <w:sz w:val="21"/>
                <w:szCs w:val="21"/>
              </w:rPr>
              <w:t>.07</w:t>
            </w:r>
          </w:p>
        </w:tc>
        <w:tc>
          <w:tcPr>
            <w:tcW w:w="428" w:type="pct"/>
            <w:tcBorders>
              <w:top w:val="nil"/>
              <w:left w:val="nil"/>
              <w:bottom w:val="nil"/>
              <w:right w:val="nil"/>
            </w:tcBorders>
            <w:shd w:val="clear" w:color="auto" w:fill="auto"/>
            <w:noWrap/>
            <w:vAlign w:val="center"/>
          </w:tcPr>
          <w:p w14:paraId="4DFEB15C" w14:textId="0B3043E7" w:rsidR="00912A16" w:rsidRPr="00912A16" w:rsidRDefault="00912A16" w:rsidP="004E56F9">
            <w:pPr>
              <w:widowControl/>
              <w:jc w:val="center"/>
              <w:rPr>
                <w:rFonts w:cs="Times New Roman"/>
                <w:sz w:val="21"/>
                <w:szCs w:val="21"/>
                <w:lang w:eastAsia="zh-CN"/>
              </w:rPr>
            </w:pPr>
            <w:r w:rsidRPr="00912A16">
              <w:rPr>
                <w:rFonts w:cs="Times New Roman"/>
                <w:sz w:val="21"/>
                <w:szCs w:val="21"/>
              </w:rPr>
              <w:t>.435</w:t>
            </w:r>
          </w:p>
        </w:tc>
        <w:tc>
          <w:tcPr>
            <w:tcW w:w="484" w:type="pct"/>
            <w:tcBorders>
              <w:top w:val="nil"/>
              <w:left w:val="nil"/>
              <w:bottom w:val="nil"/>
              <w:right w:val="nil"/>
            </w:tcBorders>
            <w:shd w:val="clear" w:color="auto" w:fill="auto"/>
            <w:noWrap/>
            <w:vAlign w:val="center"/>
          </w:tcPr>
          <w:p w14:paraId="3EE6F1FC" w14:textId="77777777" w:rsidR="00912A16" w:rsidRPr="00912A16" w:rsidRDefault="00912A16" w:rsidP="004E56F9">
            <w:pPr>
              <w:widowControl/>
              <w:jc w:val="center"/>
              <w:rPr>
                <w:rFonts w:cs="Times New Roman"/>
                <w:sz w:val="21"/>
                <w:szCs w:val="21"/>
                <w:lang w:eastAsia="zh-CN"/>
              </w:rPr>
            </w:pPr>
          </w:p>
        </w:tc>
      </w:tr>
      <w:tr w:rsidR="00912A16" w:rsidRPr="00912A16" w14:paraId="173E55CD" w14:textId="77777777" w:rsidTr="00912A16">
        <w:trPr>
          <w:trHeight w:val="315"/>
        </w:trPr>
        <w:tc>
          <w:tcPr>
            <w:tcW w:w="388" w:type="pct"/>
            <w:tcBorders>
              <w:top w:val="nil"/>
              <w:left w:val="nil"/>
              <w:bottom w:val="nil"/>
              <w:right w:val="nil"/>
            </w:tcBorders>
          </w:tcPr>
          <w:p w14:paraId="710B4CE3" w14:textId="7979337D"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3</w:t>
            </w:r>
          </w:p>
        </w:tc>
        <w:tc>
          <w:tcPr>
            <w:tcW w:w="1028" w:type="pct"/>
            <w:tcBorders>
              <w:top w:val="nil"/>
              <w:left w:val="nil"/>
              <w:bottom w:val="nil"/>
              <w:right w:val="nil"/>
            </w:tcBorders>
            <w:shd w:val="clear" w:color="auto" w:fill="auto"/>
            <w:noWrap/>
            <w:vAlign w:val="center"/>
            <w:hideMark/>
          </w:tcPr>
          <w:p w14:paraId="73787992" w14:textId="07A571C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生活满意度</w:t>
            </w:r>
          </w:p>
        </w:tc>
        <w:tc>
          <w:tcPr>
            <w:tcW w:w="1028" w:type="pct"/>
            <w:tcBorders>
              <w:top w:val="nil"/>
              <w:left w:val="nil"/>
              <w:bottom w:val="nil"/>
              <w:right w:val="nil"/>
            </w:tcBorders>
            <w:vAlign w:val="center"/>
          </w:tcPr>
          <w:p w14:paraId="6FDCC3E2" w14:textId="317D9982"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nil"/>
              <w:left w:val="nil"/>
              <w:bottom w:val="nil"/>
              <w:right w:val="nil"/>
            </w:tcBorders>
            <w:shd w:val="clear" w:color="auto" w:fill="auto"/>
            <w:noWrap/>
            <w:vAlign w:val="center"/>
          </w:tcPr>
          <w:p w14:paraId="03539A09" w14:textId="6DF8FFF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.21</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3948F228" w14:textId="20022F7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.09</w:t>
            </w:r>
          </w:p>
        </w:tc>
        <w:tc>
          <w:tcPr>
            <w:tcW w:w="416" w:type="pct"/>
            <w:tcBorders>
              <w:top w:val="nil"/>
              <w:left w:val="nil"/>
              <w:bottom w:val="nil"/>
              <w:right w:val="nil"/>
            </w:tcBorders>
            <w:shd w:val="clear" w:color="auto" w:fill="auto"/>
            <w:noWrap/>
            <w:vAlign w:val="center"/>
          </w:tcPr>
          <w:p w14:paraId="3E7ECCCA" w14:textId="5D5E4CE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30" w:type="pct"/>
            <w:tcBorders>
              <w:top w:val="nil"/>
              <w:left w:val="nil"/>
              <w:bottom w:val="nil"/>
              <w:right w:val="nil"/>
            </w:tcBorders>
            <w:shd w:val="clear" w:color="auto" w:fill="auto"/>
            <w:noWrap/>
            <w:vAlign w:val="center"/>
          </w:tcPr>
          <w:p w14:paraId="21832D36" w14:textId="03563E7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.36</w:t>
            </w:r>
          </w:p>
        </w:tc>
        <w:tc>
          <w:tcPr>
            <w:tcW w:w="428" w:type="pct"/>
            <w:tcBorders>
              <w:top w:val="nil"/>
              <w:left w:val="nil"/>
              <w:bottom w:val="nil"/>
              <w:right w:val="nil"/>
            </w:tcBorders>
            <w:shd w:val="clear" w:color="auto" w:fill="auto"/>
            <w:noWrap/>
            <w:vAlign w:val="center"/>
          </w:tcPr>
          <w:p w14:paraId="406A4390" w14:textId="7BA442C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.007</w:t>
            </w:r>
          </w:p>
        </w:tc>
        <w:tc>
          <w:tcPr>
            <w:tcW w:w="484" w:type="pct"/>
            <w:tcBorders>
              <w:top w:val="nil"/>
              <w:left w:val="nil"/>
              <w:bottom w:val="nil"/>
              <w:right w:val="nil"/>
            </w:tcBorders>
            <w:shd w:val="clear" w:color="auto" w:fill="auto"/>
            <w:noWrap/>
            <w:vAlign w:val="center"/>
            <w:hideMark/>
          </w:tcPr>
          <w:p w14:paraId="47AEC813" w14:textId="1FA2822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.645</w:t>
            </w:r>
            <w:r w:rsidRPr="00912A16">
              <w:rPr>
                <w:rFonts w:cs="Times New Roman"/>
                <w:sz w:val="21"/>
                <w:szCs w:val="21"/>
                <w:vertAlign w:val="superscript"/>
                <w:lang w:eastAsia="zh-CN"/>
              </w:rPr>
              <w:t>***</w:t>
            </w:r>
          </w:p>
        </w:tc>
      </w:tr>
      <w:tr w:rsidR="00912A16" w:rsidRPr="00912A16" w14:paraId="718FC7C6" w14:textId="77777777" w:rsidTr="00912A16">
        <w:trPr>
          <w:trHeight w:val="315"/>
        </w:trPr>
        <w:tc>
          <w:tcPr>
            <w:tcW w:w="388" w:type="pct"/>
            <w:tcBorders>
              <w:top w:val="nil"/>
              <w:left w:val="nil"/>
              <w:bottom w:val="nil"/>
              <w:right w:val="nil"/>
            </w:tcBorders>
          </w:tcPr>
          <w:p w14:paraId="42B3B31B"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A0C35A7" w14:textId="59919FFE"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1730BC7" w14:textId="7A5E152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63" w:type="pct"/>
            <w:tcBorders>
              <w:top w:val="nil"/>
              <w:left w:val="nil"/>
              <w:bottom w:val="nil"/>
              <w:right w:val="nil"/>
            </w:tcBorders>
            <w:shd w:val="clear" w:color="auto" w:fill="auto"/>
            <w:noWrap/>
            <w:vAlign w:val="center"/>
          </w:tcPr>
          <w:p w14:paraId="1597AF68" w14:textId="27CF792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335" w:type="pct"/>
            <w:tcBorders>
              <w:top w:val="nil"/>
              <w:left w:val="nil"/>
              <w:bottom w:val="nil"/>
              <w:right w:val="nil"/>
            </w:tcBorders>
            <w:shd w:val="clear" w:color="auto" w:fill="auto"/>
            <w:noWrap/>
            <w:vAlign w:val="center"/>
          </w:tcPr>
          <w:p w14:paraId="7730E1A6" w14:textId="0EE48CF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center"/>
          </w:tcPr>
          <w:p w14:paraId="294D9857" w14:textId="05B9D4E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nil"/>
              <w:left w:val="nil"/>
              <w:bottom w:val="nil"/>
              <w:right w:val="nil"/>
            </w:tcBorders>
            <w:shd w:val="clear" w:color="auto" w:fill="auto"/>
            <w:noWrap/>
            <w:vAlign w:val="center"/>
          </w:tcPr>
          <w:p w14:paraId="20D9FEF9" w14:textId="1EA697D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28" w:type="pct"/>
            <w:tcBorders>
              <w:top w:val="nil"/>
              <w:left w:val="nil"/>
              <w:bottom w:val="nil"/>
              <w:right w:val="nil"/>
            </w:tcBorders>
            <w:shd w:val="clear" w:color="auto" w:fill="auto"/>
            <w:noWrap/>
            <w:vAlign w:val="center"/>
          </w:tcPr>
          <w:p w14:paraId="6617673A" w14:textId="67A2935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.577</w:t>
            </w:r>
          </w:p>
        </w:tc>
        <w:tc>
          <w:tcPr>
            <w:tcW w:w="484" w:type="pct"/>
            <w:tcBorders>
              <w:top w:val="nil"/>
              <w:left w:val="nil"/>
              <w:bottom w:val="nil"/>
              <w:right w:val="nil"/>
            </w:tcBorders>
            <w:shd w:val="clear" w:color="auto" w:fill="auto"/>
            <w:noWrap/>
            <w:vAlign w:val="center"/>
          </w:tcPr>
          <w:p w14:paraId="2AE014EE" w14:textId="77777777" w:rsidR="00912A16" w:rsidRPr="00912A16" w:rsidRDefault="00912A16" w:rsidP="004E56F9">
            <w:pPr>
              <w:widowControl/>
              <w:jc w:val="center"/>
              <w:rPr>
                <w:rFonts w:cs="Times New Roman"/>
                <w:sz w:val="21"/>
                <w:szCs w:val="21"/>
                <w:lang w:eastAsia="zh-CN"/>
              </w:rPr>
            </w:pPr>
          </w:p>
        </w:tc>
      </w:tr>
      <w:tr w:rsidR="00912A16" w:rsidRPr="00912A16" w14:paraId="13EF962E" w14:textId="77777777" w:rsidTr="00912A16">
        <w:trPr>
          <w:trHeight w:val="315"/>
        </w:trPr>
        <w:tc>
          <w:tcPr>
            <w:tcW w:w="388" w:type="pct"/>
            <w:tcBorders>
              <w:top w:val="nil"/>
              <w:left w:val="nil"/>
              <w:bottom w:val="nil"/>
              <w:right w:val="nil"/>
            </w:tcBorders>
          </w:tcPr>
          <w:p w14:paraId="0B59F8E6"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A78970B" w14:textId="02EAF8DD"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F478803" w14:textId="4A8F027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63" w:type="pct"/>
            <w:tcBorders>
              <w:top w:val="nil"/>
              <w:left w:val="nil"/>
              <w:bottom w:val="nil"/>
              <w:right w:val="nil"/>
            </w:tcBorders>
            <w:shd w:val="clear" w:color="auto" w:fill="auto"/>
            <w:noWrap/>
            <w:vAlign w:val="center"/>
          </w:tcPr>
          <w:p w14:paraId="7639E794" w14:textId="5D68321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.14</w:t>
            </w:r>
          </w:p>
        </w:tc>
        <w:tc>
          <w:tcPr>
            <w:tcW w:w="335" w:type="pct"/>
            <w:tcBorders>
              <w:top w:val="nil"/>
              <w:left w:val="nil"/>
              <w:bottom w:val="nil"/>
              <w:right w:val="nil"/>
            </w:tcBorders>
            <w:shd w:val="clear" w:color="auto" w:fill="auto"/>
            <w:noWrap/>
            <w:vAlign w:val="center"/>
          </w:tcPr>
          <w:p w14:paraId="267608C9" w14:textId="71011FF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center"/>
          </w:tcPr>
          <w:p w14:paraId="193BCFC7" w14:textId="452A3DB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nil"/>
              <w:left w:val="nil"/>
              <w:bottom w:val="nil"/>
              <w:right w:val="nil"/>
            </w:tcBorders>
            <w:shd w:val="clear" w:color="auto" w:fill="auto"/>
            <w:noWrap/>
            <w:vAlign w:val="center"/>
          </w:tcPr>
          <w:p w14:paraId="269EC715" w14:textId="781BA49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.29</w:t>
            </w:r>
          </w:p>
        </w:tc>
        <w:tc>
          <w:tcPr>
            <w:tcW w:w="428" w:type="pct"/>
            <w:tcBorders>
              <w:top w:val="nil"/>
              <w:left w:val="nil"/>
              <w:bottom w:val="nil"/>
              <w:right w:val="nil"/>
            </w:tcBorders>
            <w:shd w:val="clear" w:color="auto" w:fill="auto"/>
            <w:noWrap/>
            <w:vAlign w:val="center"/>
          </w:tcPr>
          <w:p w14:paraId="3448368A" w14:textId="62FAB87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.081</w:t>
            </w:r>
          </w:p>
        </w:tc>
        <w:tc>
          <w:tcPr>
            <w:tcW w:w="484" w:type="pct"/>
            <w:tcBorders>
              <w:top w:val="nil"/>
              <w:left w:val="nil"/>
              <w:bottom w:val="nil"/>
              <w:right w:val="nil"/>
            </w:tcBorders>
            <w:shd w:val="clear" w:color="auto" w:fill="auto"/>
            <w:noWrap/>
            <w:vAlign w:val="center"/>
          </w:tcPr>
          <w:p w14:paraId="516111AA" w14:textId="77777777" w:rsidR="00912A16" w:rsidRPr="00912A16" w:rsidRDefault="00912A16" w:rsidP="004E56F9">
            <w:pPr>
              <w:widowControl/>
              <w:jc w:val="center"/>
              <w:rPr>
                <w:rFonts w:cs="Times New Roman"/>
                <w:sz w:val="21"/>
                <w:szCs w:val="21"/>
                <w:lang w:eastAsia="zh-CN"/>
              </w:rPr>
            </w:pPr>
          </w:p>
        </w:tc>
      </w:tr>
      <w:tr w:rsidR="00912A16" w:rsidRPr="00912A16" w14:paraId="5FF901E9" w14:textId="77777777" w:rsidTr="00912A16">
        <w:trPr>
          <w:trHeight w:val="315"/>
        </w:trPr>
        <w:tc>
          <w:tcPr>
            <w:tcW w:w="388" w:type="pct"/>
            <w:tcBorders>
              <w:top w:val="nil"/>
              <w:left w:val="nil"/>
              <w:bottom w:val="nil"/>
              <w:right w:val="nil"/>
            </w:tcBorders>
          </w:tcPr>
          <w:p w14:paraId="5C0EB2E3"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2297AFC" w14:textId="15AE5565"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C5FCEA5" w14:textId="2397DF2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63" w:type="pct"/>
            <w:tcBorders>
              <w:top w:val="nil"/>
              <w:left w:val="nil"/>
              <w:bottom w:val="nil"/>
              <w:right w:val="nil"/>
            </w:tcBorders>
            <w:shd w:val="clear" w:color="auto" w:fill="auto"/>
            <w:noWrap/>
            <w:vAlign w:val="center"/>
          </w:tcPr>
          <w:p w14:paraId="72875326" w14:textId="0155D96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335" w:type="pct"/>
            <w:tcBorders>
              <w:top w:val="nil"/>
              <w:left w:val="nil"/>
              <w:bottom w:val="nil"/>
              <w:right w:val="nil"/>
            </w:tcBorders>
            <w:shd w:val="clear" w:color="auto" w:fill="auto"/>
            <w:noWrap/>
            <w:vAlign w:val="center"/>
          </w:tcPr>
          <w:p w14:paraId="4C8DD662" w14:textId="533556E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center"/>
          </w:tcPr>
          <w:p w14:paraId="786657EC" w14:textId="008FA45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430" w:type="pct"/>
            <w:tcBorders>
              <w:top w:val="nil"/>
              <w:left w:val="nil"/>
              <w:bottom w:val="nil"/>
              <w:right w:val="nil"/>
            </w:tcBorders>
            <w:shd w:val="clear" w:color="auto" w:fill="auto"/>
            <w:noWrap/>
            <w:vAlign w:val="center"/>
          </w:tcPr>
          <w:p w14:paraId="0947EF46" w14:textId="57867E7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w:t>
            </w:r>
          </w:p>
        </w:tc>
        <w:tc>
          <w:tcPr>
            <w:tcW w:w="428" w:type="pct"/>
            <w:tcBorders>
              <w:top w:val="nil"/>
              <w:left w:val="nil"/>
              <w:bottom w:val="nil"/>
              <w:right w:val="nil"/>
            </w:tcBorders>
            <w:shd w:val="clear" w:color="auto" w:fill="auto"/>
            <w:noWrap/>
            <w:vAlign w:val="center"/>
          </w:tcPr>
          <w:p w14:paraId="27B311B2" w14:textId="4784450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.602</w:t>
            </w:r>
          </w:p>
        </w:tc>
        <w:tc>
          <w:tcPr>
            <w:tcW w:w="484" w:type="pct"/>
            <w:tcBorders>
              <w:top w:val="nil"/>
              <w:left w:val="nil"/>
              <w:bottom w:val="nil"/>
              <w:right w:val="nil"/>
            </w:tcBorders>
            <w:shd w:val="clear" w:color="auto" w:fill="auto"/>
            <w:noWrap/>
            <w:vAlign w:val="center"/>
          </w:tcPr>
          <w:p w14:paraId="1BBA9529" w14:textId="77777777" w:rsidR="00912A16" w:rsidRPr="00912A16" w:rsidRDefault="00912A16" w:rsidP="004E56F9">
            <w:pPr>
              <w:widowControl/>
              <w:jc w:val="center"/>
              <w:rPr>
                <w:rFonts w:cs="Times New Roman"/>
                <w:sz w:val="21"/>
                <w:szCs w:val="21"/>
                <w:lang w:eastAsia="zh-CN"/>
              </w:rPr>
            </w:pPr>
          </w:p>
        </w:tc>
      </w:tr>
      <w:tr w:rsidR="00912A16" w:rsidRPr="00912A16" w14:paraId="17FA3768" w14:textId="77777777" w:rsidTr="00912A16">
        <w:trPr>
          <w:trHeight w:val="315"/>
        </w:trPr>
        <w:tc>
          <w:tcPr>
            <w:tcW w:w="388" w:type="pct"/>
            <w:tcBorders>
              <w:top w:val="nil"/>
              <w:left w:val="nil"/>
              <w:bottom w:val="nil"/>
              <w:right w:val="nil"/>
            </w:tcBorders>
          </w:tcPr>
          <w:p w14:paraId="5F3C179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881E344" w14:textId="3AF189B1"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9F86FDB" w14:textId="52D60AB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63" w:type="pct"/>
            <w:tcBorders>
              <w:top w:val="nil"/>
              <w:left w:val="nil"/>
              <w:bottom w:val="nil"/>
              <w:right w:val="nil"/>
            </w:tcBorders>
            <w:shd w:val="clear" w:color="auto" w:fill="auto"/>
            <w:noWrap/>
            <w:vAlign w:val="center"/>
          </w:tcPr>
          <w:p w14:paraId="7AE821B0" w14:textId="4B9886F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335" w:type="pct"/>
            <w:tcBorders>
              <w:top w:val="nil"/>
              <w:left w:val="nil"/>
              <w:bottom w:val="nil"/>
              <w:right w:val="nil"/>
            </w:tcBorders>
            <w:shd w:val="clear" w:color="auto" w:fill="auto"/>
            <w:noWrap/>
            <w:vAlign w:val="center"/>
          </w:tcPr>
          <w:p w14:paraId="366143D1" w14:textId="0404108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416" w:type="pct"/>
            <w:tcBorders>
              <w:top w:val="nil"/>
              <w:left w:val="nil"/>
              <w:bottom w:val="nil"/>
              <w:right w:val="nil"/>
            </w:tcBorders>
            <w:shd w:val="clear" w:color="auto" w:fill="auto"/>
            <w:noWrap/>
            <w:vAlign w:val="center"/>
          </w:tcPr>
          <w:p w14:paraId="4C736B89" w14:textId="0C59535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30" w:type="pct"/>
            <w:tcBorders>
              <w:top w:val="nil"/>
              <w:left w:val="nil"/>
              <w:bottom w:val="nil"/>
              <w:right w:val="nil"/>
            </w:tcBorders>
            <w:shd w:val="clear" w:color="auto" w:fill="auto"/>
            <w:noWrap/>
            <w:vAlign w:val="center"/>
          </w:tcPr>
          <w:p w14:paraId="02F152F8" w14:textId="72FFC05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.20</w:t>
            </w:r>
          </w:p>
        </w:tc>
        <w:tc>
          <w:tcPr>
            <w:tcW w:w="428" w:type="pct"/>
            <w:tcBorders>
              <w:top w:val="nil"/>
              <w:left w:val="nil"/>
              <w:bottom w:val="nil"/>
              <w:right w:val="nil"/>
            </w:tcBorders>
            <w:shd w:val="clear" w:color="auto" w:fill="auto"/>
            <w:noWrap/>
            <w:vAlign w:val="center"/>
          </w:tcPr>
          <w:p w14:paraId="7F08B2A8" w14:textId="328274D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.545</w:t>
            </w:r>
          </w:p>
        </w:tc>
        <w:tc>
          <w:tcPr>
            <w:tcW w:w="484" w:type="pct"/>
            <w:tcBorders>
              <w:top w:val="nil"/>
              <w:left w:val="nil"/>
              <w:bottom w:val="nil"/>
              <w:right w:val="nil"/>
            </w:tcBorders>
            <w:shd w:val="clear" w:color="auto" w:fill="auto"/>
            <w:noWrap/>
            <w:vAlign w:val="center"/>
          </w:tcPr>
          <w:p w14:paraId="0BBACA94" w14:textId="77777777" w:rsidR="00912A16" w:rsidRPr="00912A16" w:rsidRDefault="00912A16" w:rsidP="004E56F9">
            <w:pPr>
              <w:widowControl/>
              <w:jc w:val="center"/>
              <w:rPr>
                <w:rFonts w:cs="Times New Roman"/>
                <w:sz w:val="21"/>
                <w:szCs w:val="21"/>
                <w:lang w:eastAsia="zh-CN"/>
              </w:rPr>
            </w:pPr>
          </w:p>
        </w:tc>
      </w:tr>
      <w:tr w:rsidR="00912A16" w:rsidRPr="00912A16" w14:paraId="7DC7C03C" w14:textId="77777777" w:rsidTr="00912A16">
        <w:trPr>
          <w:trHeight w:val="315"/>
        </w:trPr>
        <w:tc>
          <w:tcPr>
            <w:tcW w:w="388" w:type="pct"/>
            <w:tcBorders>
              <w:top w:val="nil"/>
              <w:left w:val="nil"/>
              <w:bottom w:val="nil"/>
              <w:right w:val="nil"/>
            </w:tcBorders>
          </w:tcPr>
          <w:p w14:paraId="758C6BED"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2B72757" w14:textId="1F615F29"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76D0049" w14:textId="0247B37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向上比较频率</w:t>
            </w:r>
          </w:p>
        </w:tc>
        <w:tc>
          <w:tcPr>
            <w:tcW w:w="463" w:type="pct"/>
            <w:tcBorders>
              <w:top w:val="nil"/>
              <w:left w:val="nil"/>
              <w:bottom w:val="nil"/>
              <w:right w:val="nil"/>
            </w:tcBorders>
            <w:shd w:val="clear" w:color="auto" w:fill="auto"/>
            <w:noWrap/>
            <w:vAlign w:val="center"/>
          </w:tcPr>
          <w:p w14:paraId="4BB0B587" w14:textId="47257C9D"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335" w:type="pct"/>
            <w:tcBorders>
              <w:top w:val="nil"/>
              <w:left w:val="nil"/>
              <w:bottom w:val="nil"/>
              <w:right w:val="nil"/>
            </w:tcBorders>
            <w:shd w:val="clear" w:color="auto" w:fill="auto"/>
            <w:noWrap/>
            <w:vAlign w:val="center"/>
          </w:tcPr>
          <w:p w14:paraId="5530E10C" w14:textId="53E68E7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416" w:type="pct"/>
            <w:tcBorders>
              <w:top w:val="nil"/>
              <w:left w:val="nil"/>
              <w:bottom w:val="nil"/>
              <w:right w:val="nil"/>
            </w:tcBorders>
            <w:shd w:val="clear" w:color="auto" w:fill="auto"/>
            <w:noWrap/>
            <w:vAlign w:val="center"/>
          </w:tcPr>
          <w:p w14:paraId="4F365D81" w14:textId="6F6DE08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30" w:type="pct"/>
            <w:tcBorders>
              <w:top w:val="nil"/>
              <w:left w:val="nil"/>
              <w:bottom w:val="nil"/>
              <w:right w:val="nil"/>
            </w:tcBorders>
            <w:shd w:val="clear" w:color="auto" w:fill="auto"/>
            <w:noWrap/>
            <w:vAlign w:val="center"/>
          </w:tcPr>
          <w:p w14:paraId="73ADF706" w14:textId="46F92B4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428" w:type="pct"/>
            <w:tcBorders>
              <w:top w:val="nil"/>
              <w:left w:val="nil"/>
              <w:bottom w:val="nil"/>
              <w:right w:val="nil"/>
            </w:tcBorders>
            <w:shd w:val="clear" w:color="auto" w:fill="auto"/>
            <w:noWrap/>
            <w:vAlign w:val="center"/>
          </w:tcPr>
          <w:p w14:paraId="73EAA739" w14:textId="2C027ACC" w:rsidR="00912A16" w:rsidRPr="00912A16" w:rsidRDefault="00912A16" w:rsidP="004E56F9">
            <w:pPr>
              <w:widowControl/>
              <w:jc w:val="center"/>
              <w:rPr>
                <w:rFonts w:cs="Times New Roman"/>
                <w:sz w:val="21"/>
                <w:szCs w:val="21"/>
                <w:lang w:eastAsia="zh-CN"/>
              </w:rPr>
            </w:pPr>
            <w:r w:rsidRPr="00912A16">
              <w:rPr>
                <w:rFonts w:cs="Times New Roman"/>
                <w:sz w:val="21"/>
                <w:szCs w:val="21"/>
              </w:rPr>
              <w:t>.006</w:t>
            </w:r>
          </w:p>
        </w:tc>
        <w:tc>
          <w:tcPr>
            <w:tcW w:w="484" w:type="pct"/>
            <w:tcBorders>
              <w:top w:val="nil"/>
              <w:left w:val="nil"/>
              <w:bottom w:val="nil"/>
              <w:right w:val="nil"/>
            </w:tcBorders>
            <w:shd w:val="clear" w:color="auto" w:fill="auto"/>
            <w:noWrap/>
            <w:vAlign w:val="center"/>
          </w:tcPr>
          <w:p w14:paraId="0C1E3444" w14:textId="77777777" w:rsidR="00912A16" w:rsidRPr="00912A16" w:rsidRDefault="00912A16" w:rsidP="004E56F9">
            <w:pPr>
              <w:widowControl/>
              <w:jc w:val="center"/>
              <w:rPr>
                <w:rFonts w:cs="Times New Roman"/>
                <w:sz w:val="21"/>
                <w:szCs w:val="21"/>
                <w:lang w:eastAsia="zh-CN"/>
              </w:rPr>
            </w:pPr>
          </w:p>
        </w:tc>
      </w:tr>
      <w:tr w:rsidR="00912A16" w:rsidRPr="00912A16" w14:paraId="0FB96273" w14:textId="77777777" w:rsidTr="00912A16">
        <w:trPr>
          <w:trHeight w:val="315"/>
        </w:trPr>
        <w:tc>
          <w:tcPr>
            <w:tcW w:w="388" w:type="pct"/>
            <w:tcBorders>
              <w:top w:val="nil"/>
              <w:left w:val="nil"/>
              <w:bottom w:val="nil"/>
              <w:right w:val="nil"/>
            </w:tcBorders>
          </w:tcPr>
          <w:p w14:paraId="7A27D75F"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A62C546" w14:textId="2715609B"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A36C3ED" w14:textId="496824CD"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463" w:type="pct"/>
            <w:tcBorders>
              <w:top w:val="nil"/>
              <w:left w:val="nil"/>
              <w:bottom w:val="nil"/>
              <w:right w:val="nil"/>
            </w:tcBorders>
            <w:shd w:val="clear" w:color="auto" w:fill="auto"/>
            <w:noWrap/>
            <w:vAlign w:val="center"/>
          </w:tcPr>
          <w:p w14:paraId="02074F77" w14:textId="7D3C1EDF"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335" w:type="pct"/>
            <w:tcBorders>
              <w:top w:val="nil"/>
              <w:left w:val="nil"/>
              <w:bottom w:val="nil"/>
              <w:right w:val="nil"/>
            </w:tcBorders>
            <w:shd w:val="clear" w:color="auto" w:fill="auto"/>
            <w:noWrap/>
            <w:vAlign w:val="center"/>
          </w:tcPr>
          <w:p w14:paraId="6D803F13" w14:textId="1C5E192C"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416" w:type="pct"/>
            <w:tcBorders>
              <w:top w:val="nil"/>
              <w:left w:val="nil"/>
              <w:bottom w:val="nil"/>
              <w:right w:val="nil"/>
            </w:tcBorders>
            <w:shd w:val="clear" w:color="auto" w:fill="auto"/>
            <w:noWrap/>
            <w:vAlign w:val="center"/>
          </w:tcPr>
          <w:p w14:paraId="6C00BA9B" w14:textId="1E538B4C"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430" w:type="pct"/>
            <w:tcBorders>
              <w:top w:val="nil"/>
              <w:left w:val="nil"/>
              <w:bottom w:val="nil"/>
              <w:right w:val="nil"/>
            </w:tcBorders>
            <w:shd w:val="clear" w:color="auto" w:fill="auto"/>
            <w:noWrap/>
            <w:vAlign w:val="center"/>
          </w:tcPr>
          <w:p w14:paraId="7303C311" w14:textId="109A6C41"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428" w:type="pct"/>
            <w:tcBorders>
              <w:top w:val="nil"/>
              <w:left w:val="nil"/>
              <w:bottom w:val="nil"/>
              <w:right w:val="nil"/>
            </w:tcBorders>
            <w:shd w:val="clear" w:color="auto" w:fill="auto"/>
            <w:noWrap/>
            <w:vAlign w:val="center"/>
          </w:tcPr>
          <w:p w14:paraId="725F5FA1" w14:textId="543EA08D" w:rsidR="00912A16" w:rsidRPr="00912A16" w:rsidRDefault="00912A16" w:rsidP="004E56F9">
            <w:pPr>
              <w:widowControl/>
              <w:jc w:val="center"/>
              <w:rPr>
                <w:rFonts w:cs="Times New Roman"/>
                <w:sz w:val="21"/>
                <w:szCs w:val="21"/>
                <w:lang w:eastAsia="zh-CN"/>
              </w:rPr>
            </w:pPr>
            <w:r w:rsidRPr="00912A16">
              <w:rPr>
                <w:rFonts w:cs="Times New Roman"/>
                <w:sz w:val="21"/>
                <w:szCs w:val="21"/>
              </w:rPr>
              <w:t>.366</w:t>
            </w:r>
          </w:p>
        </w:tc>
        <w:tc>
          <w:tcPr>
            <w:tcW w:w="484" w:type="pct"/>
            <w:tcBorders>
              <w:top w:val="nil"/>
              <w:left w:val="nil"/>
              <w:bottom w:val="nil"/>
              <w:right w:val="nil"/>
            </w:tcBorders>
            <w:shd w:val="clear" w:color="auto" w:fill="auto"/>
            <w:noWrap/>
            <w:vAlign w:val="center"/>
          </w:tcPr>
          <w:p w14:paraId="4FE49873" w14:textId="77777777" w:rsidR="00912A16" w:rsidRPr="00912A16" w:rsidRDefault="00912A16" w:rsidP="004E56F9">
            <w:pPr>
              <w:widowControl/>
              <w:jc w:val="center"/>
              <w:rPr>
                <w:rFonts w:cs="Times New Roman"/>
                <w:sz w:val="21"/>
                <w:szCs w:val="21"/>
                <w:lang w:eastAsia="zh-CN"/>
              </w:rPr>
            </w:pPr>
          </w:p>
        </w:tc>
      </w:tr>
      <w:tr w:rsidR="00912A16" w:rsidRPr="00912A16" w14:paraId="5135D24B" w14:textId="77777777" w:rsidTr="00912A16">
        <w:trPr>
          <w:trHeight w:val="375"/>
        </w:trPr>
        <w:tc>
          <w:tcPr>
            <w:tcW w:w="388" w:type="pct"/>
            <w:tcBorders>
              <w:top w:val="nil"/>
              <w:left w:val="nil"/>
              <w:bottom w:val="nil"/>
              <w:right w:val="nil"/>
            </w:tcBorders>
          </w:tcPr>
          <w:p w14:paraId="3B2E76D8"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BF92189" w14:textId="657E5923"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F88480E" w14:textId="516D0E31"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相对剥夺感</w:t>
            </w:r>
          </w:p>
        </w:tc>
        <w:tc>
          <w:tcPr>
            <w:tcW w:w="463" w:type="pct"/>
            <w:tcBorders>
              <w:top w:val="nil"/>
              <w:left w:val="nil"/>
              <w:bottom w:val="nil"/>
              <w:right w:val="nil"/>
            </w:tcBorders>
            <w:shd w:val="clear" w:color="auto" w:fill="auto"/>
            <w:noWrap/>
            <w:vAlign w:val="center"/>
            <w:hideMark/>
          </w:tcPr>
          <w:p w14:paraId="0A411F46" w14:textId="37F16B2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-.59</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vAlign w:val="center"/>
            <w:hideMark/>
          </w:tcPr>
          <w:p w14:paraId="7F598044" w14:textId="382E2BC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w:t>
            </w:r>
          </w:p>
        </w:tc>
        <w:tc>
          <w:tcPr>
            <w:tcW w:w="416" w:type="pct"/>
            <w:tcBorders>
              <w:top w:val="nil"/>
              <w:left w:val="nil"/>
              <w:bottom w:val="nil"/>
              <w:right w:val="nil"/>
            </w:tcBorders>
            <w:shd w:val="clear" w:color="auto" w:fill="auto"/>
            <w:noWrap/>
            <w:vAlign w:val="center"/>
            <w:hideMark/>
          </w:tcPr>
          <w:p w14:paraId="279AA79E" w14:textId="3A8B237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-.71</w:t>
            </w:r>
          </w:p>
        </w:tc>
        <w:tc>
          <w:tcPr>
            <w:tcW w:w="430" w:type="pct"/>
            <w:tcBorders>
              <w:top w:val="nil"/>
              <w:left w:val="nil"/>
              <w:bottom w:val="nil"/>
              <w:right w:val="nil"/>
            </w:tcBorders>
            <w:shd w:val="clear" w:color="auto" w:fill="auto"/>
            <w:noWrap/>
            <w:vAlign w:val="center"/>
            <w:hideMark/>
          </w:tcPr>
          <w:p w14:paraId="731D1610" w14:textId="6817649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-.48</w:t>
            </w:r>
          </w:p>
        </w:tc>
        <w:tc>
          <w:tcPr>
            <w:tcW w:w="428" w:type="pct"/>
            <w:tcBorders>
              <w:top w:val="nil"/>
              <w:left w:val="nil"/>
              <w:bottom w:val="nil"/>
              <w:right w:val="nil"/>
            </w:tcBorders>
            <w:shd w:val="clear" w:color="auto" w:fill="auto"/>
            <w:noWrap/>
            <w:vAlign w:val="center"/>
            <w:hideMark/>
          </w:tcPr>
          <w:p w14:paraId="3DE45076"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&lt;.001</w:t>
            </w:r>
          </w:p>
        </w:tc>
        <w:tc>
          <w:tcPr>
            <w:tcW w:w="484" w:type="pct"/>
            <w:tcBorders>
              <w:top w:val="nil"/>
              <w:left w:val="nil"/>
              <w:bottom w:val="nil"/>
              <w:right w:val="nil"/>
            </w:tcBorders>
            <w:shd w:val="clear" w:color="auto" w:fill="auto"/>
            <w:noWrap/>
            <w:vAlign w:val="center"/>
            <w:hideMark/>
          </w:tcPr>
          <w:p w14:paraId="7AEF8107" w14:textId="77777777" w:rsidR="00912A16" w:rsidRPr="00912A16" w:rsidRDefault="00912A16" w:rsidP="004E56F9">
            <w:pPr>
              <w:widowControl/>
              <w:jc w:val="center"/>
              <w:rPr>
                <w:rFonts w:cs="Times New Roman"/>
                <w:color w:val="000000"/>
                <w:kern w:val="0"/>
                <w:sz w:val="21"/>
                <w:szCs w:val="21"/>
                <w:lang w:eastAsia="zh-CN"/>
              </w:rPr>
            </w:pPr>
          </w:p>
        </w:tc>
      </w:tr>
      <w:tr w:rsidR="00912A16" w:rsidRPr="00912A16" w14:paraId="04F83D35" w14:textId="77777777" w:rsidTr="00912A16">
        <w:trPr>
          <w:trHeight w:val="375"/>
        </w:trPr>
        <w:tc>
          <w:tcPr>
            <w:tcW w:w="388" w:type="pct"/>
            <w:tcBorders>
              <w:top w:val="nil"/>
              <w:left w:val="nil"/>
              <w:bottom w:val="single" w:sz="12" w:space="0" w:color="auto"/>
              <w:right w:val="nil"/>
            </w:tcBorders>
          </w:tcPr>
          <w:p w14:paraId="0137B1D0"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332A5ECE" w14:textId="0092223A"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7B83C8A5" w14:textId="31CCB332"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感知到的优越感</w:t>
            </w:r>
          </w:p>
        </w:tc>
        <w:tc>
          <w:tcPr>
            <w:tcW w:w="463" w:type="pct"/>
            <w:tcBorders>
              <w:top w:val="nil"/>
              <w:left w:val="nil"/>
              <w:bottom w:val="single" w:sz="12" w:space="0" w:color="auto"/>
              <w:right w:val="nil"/>
            </w:tcBorders>
            <w:shd w:val="clear" w:color="auto" w:fill="auto"/>
            <w:noWrap/>
            <w:vAlign w:val="center"/>
            <w:hideMark/>
          </w:tcPr>
          <w:p w14:paraId="09B54A8C" w14:textId="318B68D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.46</w:t>
            </w:r>
            <w:r w:rsidRPr="00912A16">
              <w:rPr>
                <w:rFonts w:cs="Times New Roman"/>
                <w:sz w:val="21"/>
                <w:szCs w:val="21"/>
                <w:vertAlign w:val="superscript"/>
              </w:rPr>
              <w:t>***</w:t>
            </w:r>
          </w:p>
        </w:tc>
        <w:tc>
          <w:tcPr>
            <w:tcW w:w="335" w:type="pct"/>
            <w:tcBorders>
              <w:top w:val="nil"/>
              <w:left w:val="nil"/>
              <w:bottom w:val="single" w:sz="12" w:space="0" w:color="auto"/>
              <w:right w:val="nil"/>
            </w:tcBorders>
            <w:shd w:val="clear" w:color="auto" w:fill="auto"/>
            <w:noWrap/>
            <w:vAlign w:val="center"/>
            <w:hideMark/>
          </w:tcPr>
          <w:p w14:paraId="0AF97FDB" w14:textId="114520A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w:t>
            </w:r>
          </w:p>
        </w:tc>
        <w:tc>
          <w:tcPr>
            <w:tcW w:w="416" w:type="pct"/>
            <w:tcBorders>
              <w:top w:val="nil"/>
              <w:left w:val="nil"/>
              <w:bottom w:val="single" w:sz="12" w:space="0" w:color="auto"/>
              <w:right w:val="nil"/>
            </w:tcBorders>
            <w:shd w:val="clear" w:color="auto" w:fill="auto"/>
            <w:noWrap/>
            <w:vAlign w:val="center"/>
            <w:hideMark/>
          </w:tcPr>
          <w:p w14:paraId="20AAA15E" w14:textId="66B0EFF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.38</w:t>
            </w:r>
          </w:p>
        </w:tc>
        <w:tc>
          <w:tcPr>
            <w:tcW w:w="430" w:type="pct"/>
            <w:tcBorders>
              <w:top w:val="nil"/>
              <w:left w:val="nil"/>
              <w:bottom w:val="single" w:sz="12" w:space="0" w:color="auto"/>
              <w:right w:val="nil"/>
            </w:tcBorders>
            <w:shd w:val="clear" w:color="auto" w:fill="auto"/>
            <w:noWrap/>
            <w:vAlign w:val="center"/>
            <w:hideMark/>
          </w:tcPr>
          <w:p w14:paraId="4CFD5E73" w14:textId="4EC9CB5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.56</w:t>
            </w:r>
          </w:p>
        </w:tc>
        <w:tc>
          <w:tcPr>
            <w:tcW w:w="428" w:type="pct"/>
            <w:tcBorders>
              <w:top w:val="nil"/>
              <w:left w:val="nil"/>
              <w:bottom w:val="single" w:sz="12" w:space="0" w:color="auto"/>
              <w:right w:val="nil"/>
            </w:tcBorders>
            <w:shd w:val="clear" w:color="auto" w:fill="auto"/>
            <w:noWrap/>
            <w:vAlign w:val="center"/>
            <w:hideMark/>
          </w:tcPr>
          <w:p w14:paraId="2F1D50AC"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&lt;.001</w:t>
            </w:r>
          </w:p>
        </w:tc>
        <w:tc>
          <w:tcPr>
            <w:tcW w:w="484" w:type="pct"/>
            <w:tcBorders>
              <w:top w:val="nil"/>
              <w:left w:val="nil"/>
              <w:bottom w:val="single" w:sz="12" w:space="0" w:color="auto"/>
              <w:right w:val="nil"/>
            </w:tcBorders>
            <w:shd w:val="clear" w:color="auto" w:fill="auto"/>
            <w:noWrap/>
            <w:vAlign w:val="center"/>
            <w:hideMark/>
          </w:tcPr>
          <w:p w14:paraId="12ACA9BC" w14:textId="77777777" w:rsidR="00912A16" w:rsidRPr="00912A16" w:rsidRDefault="00912A16" w:rsidP="004E56F9">
            <w:pPr>
              <w:widowControl/>
              <w:jc w:val="center"/>
              <w:rPr>
                <w:rFonts w:cs="Times New Roman"/>
                <w:color w:val="000000"/>
                <w:kern w:val="0"/>
                <w:sz w:val="21"/>
                <w:szCs w:val="21"/>
                <w:lang w:eastAsia="zh-CN"/>
              </w:rPr>
            </w:pPr>
          </w:p>
        </w:tc>
      </w:tr>
    </w:tbl>
    <w:p w14:paraId="0FAF9DA6" w14:textId="7E8D1CC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0ED79EFE" w14:textId="77777777" w:rsidR="00B861FE" w:rsidRPr="004E56F9" w:rsidRDefault="00B861FE" w:rsidP="00B861FE">
      <w:pPr>
        <w:rPr>
          <w:lang w:eastAsia="zh-CN"/>
        </w:rPr>
      </w:pPr>
    </w:p>
    <w:p w14:paraId="0FCF78F1" w14:textId="7FD15C37" w:rsidR="00232A7D" w:rsidRPr="004E614C" w:rsidRDefault="00B861FE" w:rsidP="00232A7D">
      <w:pPr>
        <w:rPr>
          <w:lang w:eastAsia="zh-CN"/>
        </w:rPr>
      </w:pPr>
      <w:r w:rsidRPr="004E614C">
        <w:rPr>
          <w:lang w:eastAsia="zh-CN"/>
        </w:rPr>
        <w:tab/>
      </w:r>
      <w:r w:rsidR="003A192D">
        <w:rPr>
          <w:lang w:eastAsia="zh-CN"/>
        </w:rPr>
        <w:t>本研究</w:t>
      </w:r>
      <w:r w:rsidRPr="004E614C">
        <w:rPr>
          <w:lang w:eastAsia="zh-CN"/>
        </w:rPr>
        <w:t>的中介模型的各项拟合度指标为，</w:t>
      </w:r>
      <w:r w:rsidRPr="004E614C">
        <w:rPr>
          <w:rFonts w:cs="Times New Roman"/>
          <w:lang w:eastAsia="zh-CN"/>
        </w:rPr>
        <w:t>χ</w:t>
      </w:r>
      <w:r w:rsidRPr="004E614C">
        <w:rPr>
          <w:rFonts w:cs="Times New Roman"/>
          <w:vertAlign w:val="superscript"/>
          <w:lang w:eastAsia="zh-CN"/>
        </w:rPr>
        <w:t>2</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1328.07</w:t>
      </w:r>
      <w:r w:rsidRPr="004E614C">
        <w:rPr>
          <w:rFonts w:cs="Times New Roman"/>
          <w:lang w:eastAsia="zh-CN"/>
        </w:rPr>
        <w:t xml:space="preserve">, df = </w:t>
      </w:r>
      <w:r w:rsidR="00041487">
        <w:rPr>
          <w:rFonts w:cs="Times New Roman"/>
          <w:lang w:eastAsia="zh-CN"/>
        </w:rPr>
        <w:t>320</w:t>
      </w:r>
      <w:r w:rsidRPr="004E614C">
        <w:rPr>
          <w:rFonts w:cs="Times New Roman"/>
          <w:lang w:eastAsia="zh-CN"/>
        </w:rPr>
        <w:t>, p</w:t>
      </w:r>
      <w:r w:rsidR="00041487">
        <w:rPr>
          <w:rFonts w:cs="Times New Roman"/>
          <w:lang w:eastAsia="zh-CN"/>
        </w:rPr>
        <w:t xml:space="preserve"> </w:t>
      </w:r>
      <w:r w:rsidRPr="004E614C">
        <w:rPr>
          <w:rFonts w:cs="Times New Roman"/>
          <w:lang w:eastAsia="zh-CN"/>
        </w:rPr>
        <w:t>&lt;</w:t>
      </w:r>
      <w:r w:rsidR="00041487">
        <w:rPr>
          <w:rFonts w:cs="Times New Roman"/>
          <w:lang w:eastAsia="zh-CN"/>
        </w:rPr>
        <w:t xml:space="preserve"> </w:t>
      </w:r>
      <w:r w:rsidRPr="004E614C">
        <w:rPr>
          <w:rFonts w:cs="Times New Roman"/>
          <w:lang w:eastAsia="zh-CN"/>
        </w:rPr>
        <w:t>.001, χ</w:t>
      </w:r>
      <w:r w:rsidRPr="004E614C">
        <w:rPr>
          <w:rFonts w:cs="Times New Roman"/>
          <w:vertAlign w:val="superscript"/>
          <w:lang w:eastAsia="zh-CN"/>
        </w:rPr>
        <w:t>2</w:t>
      </w:r>
      <w:r w:rsidRPr="004E614C">
        <w:rPr>
          <w:rFonts w:cs="Times New Roman"/>
          <w:lang w:eastAsia="zh-CN"/>
        </w:rPr>
        <w:t xml:space="preserve">/df = </w:t>
      </w:r>
      <w:r w:rsidR="00041487">
        <w:rPr>
          <w:rFonts w:cs="Times New Roman"/>
          <w:lang w:eastAsia="zh-CN"/>
        </w:rPr>
        <w:t>4.15</w:t>
      </w:r>
      <w:r w:rsidRPr="004E614C">
        <w:rPr>
          <w:rFonts w:cs="Times New Roman"/>
          <w:lang w:eastAsia="zh-CN"/>
        </w:rPr>
        <w:t>, CFI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w:t>
      </w:r>
      <w:r w:rsidR="005601D6" w:rsidRPr="004E614C">
        <w:rPr>
          <w:rFonts w:cs="Times New Roman"/>
          <w:lang w:eastAsia="zh-CN"/>
        </w:rPr>
        <w:t>8</w:t>
      </w:r>
      <w:r w:rsidR="00041487">
        <w:rPr>
          <w:rFonts w:cs="Times New Roman"/>
          <w:lang w:eastAsia="zh-CN"/>
        </w:rPr>
        <w:t>69</w:t>
      </w:r>
      <w:r w:rsidRPr="004E614C">
        <w:rPr>
          <w:rFonts w:cs="Times New Roman" w:hint="eastAsia"/>
          <w:lang w:eastAsia="zh-CN"/>
        </w:rPr>
        <w:t>,</w:t>
      </w:r>
      <w:r w:rsidRPr="004E614C">
        <w:rPr>
          <w:rFonts w:cs="Times New Roman"/>
          <w:lang w:eastAsia="zh-CN"/>
        </w:rPr>
        <w:t xml:space="preserve"> TLI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.8</w:t>
      </w:r>
      <w:r w:rsidR="005A7279">
        <w:rPr>
          <w:rFonts w:cs="Times New Roman"/>
          <w:lang w:eastAsia="zh-CN"/>
        </w:rPr>
        <w:t>5</w:t>
      </w:r>
      <w:r w:rsidR="00041487">
        <w:rPr>
          <w:rFonts w:cs="Times New Roman"/>
          <w:lang w:eastAsia="zh-CN"/>
        </w:rPr>
        <w:t>1</w:t>
      </w:r>
      <w:r w:rsidRPr="004E614C">
        <w:rPr>
          <w:rFonts w:cs="Times New Roman"/>
          <w:lang w:eastAsia="zh-CN"/>
        </w:rPr>
        <w:t>, RMSEA=.</w:t>
      </w:r>
      <w:r w:rsidR="005601D6" w:rsidRPr="004E614C">
        <w:rPr>
          <w:rFonts w:cs="Times New Roman"/>
          <w:lang w:eastAsia="zh-CN"/>
        </w:rPr>
        <w:t>0</w:t>
      </w:r>
      <w:r w:rsidR="00041487">
        <w:rPr>
          <w:rFonts w:cs="Times New Roman"/>
          <w:lang w:eastAsia="zh-CN"/>
        </w:rPr>
        <w:t>7</w:t>
      </w:r>
      <w:r w:rsidR="005A7279">
        <w:rPr>
          <w:rFonts w:cs="Times New Roman"/>
          <w:lang w:eastAsia="zh-CN"/>
        </w:rPr>
        <w:t>9</w:t>
      </w:r>
      <w:r w:rsidRPr="004E614C">
        <w:rPr>
          <w:rFonts w:cs="Times New Roman"/>
          <w:lang w:eastAsia="zh-CN"/>
        </w:rPr>
        <w:t>, SRMR = .</w:t>
      </w:r>
      <w:r w:rsidR="00041487">
        <w:rPr>
          <w:rFonts w:cs="Times New Roman"/>
          <w:lang w:eastAsia="zh-CN"/>
        </w:rPr>
        <w:t>092</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Pr="004E614C">
        <w:rPr>
          <w:rFonts w:hint="eastAsia"/>
          <w:lang w:eastAsia="zh-CN"/>
        </w:rPr>
        <w:t>向上比较的频率</w:t>
      </w:r>
      <w:r w:rsidR="00AD3062">
        <w:rPr>
          <w:rFonts w:hint="eastAsia"/>
          <w:lang w:eastAsia="zh-CN"/>
        </w:rPr>
        <w:t>与</w:t>
      </w:r>
      <w:r w:rsidRPr="004E614C">
        <w:rPr>
          <w:lang w:eastAsia="zh-CN"/>
        </w:rPr>
        <w:t>相对剥夺感</w:t>
      </w:r>
      <w:r w:rsidR="00AD3062">
        <w:rPr>
          <w:rFonts w:hint="eastAsia"/>
          <w:lang w:eastAsia="zh-CN"/>
        </w:rPr>
        <w:t>之间不存在显著相关</w:t>
      </w:r>
      <w:r w:rsidR="00AD3062">
        <w:rPr>
          <w:rFonts w:hint="eastAsia"/>
          <w:lang w:eastAsia="zh-CN"/>
        </w:rPr>
        <w:t xml:space="preserve"> </w:t>
      </w:r>
      <w:r w:rsidRPr="004E614C">
        <w:rPr>
          <w:rFonts w:hint="eastAsia"/>
          <w:lang w:eastAsia="zh-CN"/>
        </w:rPr>
        <w:t>(</w:t>
      </w:r>
      <w:r w:rsidRPr="004E614C">
        <w:rPr>
          <w:lang w:eastAsia="zh-CN"/>
        </w:rPr>
        <w:t xml:space="preserve">b = </w:t>
      </w:r>
      <w:r w:rsidR="00AD3062">
        <w:rPr>
          <w:lang w:eastAsia="zh-CN"/>
        </w:rPr>
        <w:t>-.07</w:t>
      </w:r>
      <w:r w:rsidRPr="004E614C">
        <w:rPr>
          <w:lang w:eastAsia="zh-CN"/>
        </w:rPr>
        <w:t xml:space="preserve">, β = </w:t>
      </w:r>
      <w:r w:rsidR="00AD3062">
        <w:rPr>
          <w:lang w:eastAsia="zh-CN"/>
        </w:rPr>
        <w:t>-.07</w:t>
      </w:r>
      <w:r w:rsidRPr="004E614C">
        <w:rPr>
          <w:lang w:eastAsia="zh-CN"/>
        </w:rPr>
        <w:t>, p = .</w:t>
      </w:r>
      <w:r w:rsidR="00AD3062">
        <w:rPr>
          <w:lang w:eastAsia="zh-CN"/>
        </w:rPr>
        <w:t>2</w:t>
      </w:r>
      <w:r w:rsidR="002E310B">
        <w:rPr>
          <w:lang w:eastAsia="zh-CN"/>
        </w:rPr>
        <w:t>08</w:t>
      </w:r>
      <w:r w:rsidRPr="004E614C">
        <w:rPr>
          <w:lang w:eastAsia="zh-CN"/>
        </w:rPr>
        <w:t>)</w:t>
      </w:r>
      <w:r w:rsidR="00AD3062">
        <w:rPr>
          <w:rFonts w:hint="eastAsia"/>
          <w:lang w:eastAsia="zh-CN"/>
        </w:rPr>
        <w:t>，与</w:t>
      </w:r>
      <w:r w:rsidR="002A789E">
        <w:rPr>
          <w:rFonts w:hint="eastAsia"/>
          <w:lang w:eastAsia="zh-CN"/>
        </w:rPr>
        <w:t>研究</w:t>
      </w:r>
      <w:r w:rsidR="00AD3062">
        <w:rPr>
          <w:rFonts w:hint="eastAsia"/>
          <w:lang w:eastAsia="zh-CN"/>
        </w:rPr>
        <w:t>2</w:t>
      </w:r>
      <w:r w:rsidR="00AD3062">
        <w:rPr>
          <w:rFonts w:hint="eastAsia"/>
          <w:lang w:eastAsia="zh-CN"/>
        </w:rPr>
        <w:t>不一致，假设</w:t>
      </w:r>
      <w:r w:rsidR="00AD3062">
        <w:rPr>
          <w:rFonts w:hint="eastAsia"/>
          <w:lang w:eastAsia="zh-CN"/>
        </w:rPr>
        <w:t>1</w:t>
      </w:r>
      <w:r w:rsidR="00AD3062">
        <w:rPr>
          <w:rFonts w:hint="eastAsia"/>
          <w:lang w:eastAsia="zh-CN"/>
        </w:rPr>
        <w:t>未被证实</w:t>
      </w:r>
      <w:r w:rsidRPr="004E614C">
        <w:rPr>
          <w:rFonts w:hint="eastAsia"/>
          <w:lang w:eastAsia="zh-CN"/>
        </w:rPr>
        <w:t>；向下比较的频率越高</w:t>
      </w:r>
      <w:r w:rsidRPr="004E614C">
        <w:rPr>
          <w:lang w:eastAsia="zh-CN"/>
        </w:rPr>
        <w:t>，</w:t>
      </w:r>
      <w:r w:rsidRPr="004E614C">
        <w:rPr>
          <w:rFonts w:hint="eastAsia"/>
          <w:lang w:eastAsia="zh-CN"/>
        </w:rPr>
        <w:t>并不</w:t>
      </w:r>
      <w:r w:rsidRPr="004E614C">
        <w:rPr>
          <w:lang w:eastAsia="zh-CN"/>
        </w:rPr>
        <w:t>意味着感知到更多的优越感</w:t>
      </w:r>
      <w:r w:rsidRPr="004E614C">
        <w:rPr>
          <w:rFonts w:hint="eastAsia"/>
          <w:lang w:eastAsia="zh-CN"/>
        </w:rPr>
        <w:t>(</w:t>
      </w:r>
      <w:r w:rsidRPr="004E614C">
        <w:rPr>
          <w:lang w:eastAsia="zh-CN"/>
        </w:rPr>
        <w:t xml:space="preserve">b = </w:t>
      </w:r>
      <w:r w:rsidR="002E310B">
        <w:rPr>
          <w:lang w:eastAsia="zh-CN"/>
        </w:rPr>
        <w:t>-.04</w:t>
      </w:r>
      <w:r w:rsidRPr="004E614C">
        <w:rPr>
          <w:lang w:eastAsia="zh-CN"/>
        </w:rPr>
        <w:t xml:space="preserve">, β = </w:t>
      </w:r>
      <w:r w:rsidR="002E310B">
        <w:rPr>
          <w:lang w:eastAsia="zh-CN"/>
        </w:rPr>
        <w:t>-</w:t>
      </w:r>
      <w:r w:rsidRPr="004E614C">
        <w:rPr>
          <w:lang w:eastAsia="zh-CN"/>
        </w:rPr>
        <w:t>.</w:t>
      </w:r>
      <w:r w:rsidR="005601D6" w:rsidRPr="004E614C">
        <w:rPr>
          <w:lang w:eastAsia="zh-CN"/>
        </w:rPr>
        <w:t>0</w:t>
      </w:r>
      <w:r w:rsidR="002E310B">
        <w:rPr>
          <w:lang w:eastAsia="zh-CN"/>
        </w:rPr>
        <w:t>4</w:t>
      </w:r>
      <w:r w:rsidRPr="004E614C">
        <w:rPr>
          <w:lang w:eastAsia="zh-CN"/>
        </w:rPr>
        <w:t>, p = .</w:t>
      </w:r>
      <w:r w:rsidR="002E310B">
        <w:rPr>
          <w:lang w:eastAsia="zh-CN"/>
        </w:rPr>
        <w:t>435</w:t>
      </w:r>
      <w:r w:rsidRPr="004E614C">
        <w:rPr>
          <w:lang w:eastAsia="zh-CN"/>
        </w:rPr>
        <w:t>)</w:t>
      </w:r>
      <w:r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5601D6" w:rsidRPr="004E614C">
        <w:rPr>
          <w:rFonts w:hint="eastAsia"/>
          <w:lang w:eastAsia="zh-CN"/>
        </w:rPr>
        <w:t>一致，</w:t>
      </w:r>
      <w:r w:rsidRPr="004E614C">
        <w:rPr>
          <w:lang w:eastAsia="zh-CN"/>
        </w:rPr>
        <w:t>假设</w:t>
      </w:r>
      <w:r w:rsidRPr="004E614C">
        <w:rPr>
          <w:rFonts w:hint="eastAsia"/>
          <w:lang w:eastAsia="zh-CN"/>
        </w:rPr>
        <w:t>3</w:t>
      </w:r>
      <w:r w:rsidR="005C773B">
        <w:rPr>
          <w:rFonts w:hint="eastAsia"/>
          <w:lang w:eastAsia="zh-CN"/>
        </w:rPr>
        <w:t>未被证实</w:t>
      </w:r>
      <w:r w:rsidRPr="004E614C">
        <w:rPr>
          <w:lang w:eastAsia="zh-CN"/>
        </w:rPr>
        <w:t>。</w:t>
      </w:r>
      <w:r w:rsidRPr="004E614C">
        <w:rPr>
          <w:rFonts w:hint="eastAsia"/>
          <w:lang w:eastAsia="zh-CN"/>
        </w:rPr>
        <w:t>与</w:t>
      </w:r>
      <w:r w:rsidR="002A789E">
        <w:rPr>
          <w:rFonts w:hint="eastAsia"/>
          <w:lang w:eastAsia="zh-CN"/>
        </w:rPr>
        <w:t>研究</w:t>
      </w:r>
      <w:r w:rsidRPr="004E614C">
        <w:rPr>
          <w:rFonts w:hint="eastAsia"/>
          <w:lang w:eastAsia="zh-CN"/>
        </w:rPr>
        <w:t>1</w:t>
      </w:r>
      <w:r w:rsidR="005601D6" w:rsidRPr="004E614C">
        <w:rPr>
          <w:rFonts w:hint="eastAsia"/>
          <w:lang w:eastAsia="zh-CN"/>
        </w:rPr>
        <w:t>和</w:t>
      </w:r>
      <w:r w:rsidR="002A789E">
        <w:rPr>
          <w:rFonts w:hint="eastAsia"/>
          <w:lang w:eastAsia="zh-CN"/>
        </w:rPr>
        <w:t>研究</w:t>
      </w:r>
      <w:r w:rsidR="005601D6" w:rsidRPr="004E614C">
        <w:rPr>
          <w:rFonts w:hint="eastAsia"/>
          <w:lang w:eastAsia="zh-CN"/>
        </w:rPr>
        <w:t>2</w:t>
      </w:r>
      <w:r w:rsidRPr="004E614C">
        <w:rPr>
          <w:rFonts w:hint="eastAsia"/>
          <w:lang w:eastAsia="zh-CN"/>
        </w:rPr>
        <w:t>一致</w:t>
      </w:r>
      <w:r w:rsidR="00AD3062">
        <w:rPr>
          <w:rFonts w:hint="eastAsia"/>
          <w:lang w:eastAsia="zh-CN"/>
        </w:rPr>
        <w:t>的是，在模型</w:t>
      </w:r>
      <w:r w:rsidR="00AD3062">
        <w:rPr>
          <w:rFonts w:hint="eastAsia"/>
          <w:lang w:eastAsia="zh-CN"/>
        </w:rPr>
        <w:t>3</w:t>
      </w:r>
      <w:r w:rsidR="00AD3062">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2E310B">
        <w:rPr>
          <w:lang w:eastAsia="zh-CN"/>
        </w:rPr>
        <w:t>59</w:t>
      </w:r>
      <w:r w:rsidRPr="004E614C">
        <w:rPr>
          <w:lang w:eastAsia="zh-CN"/>
        </w:rPr>
        <w:t>, β = -.</w:t>
      </w:r>
      <w:r w:rsidR="002E310B">
        <w:rPr>
          <w:lang w:eastAsia="zh-CN"/>
        </w:rPr>
        <w:t>54</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2E310B">
        <w:rPr>
          <w:lang w:eastAsia="zh-CN"/>
        </w:rPr>
        <w:t>46</w:t>
      </w:r>
      <w:r w:rsidRPr="004E614C">
        <w:rPr>
          <w:lang w:eastAsia="zh-CN"/>
        </w:rPr>
        <w:t>, β = .</w:t>
      </w:r>
      <w:r w:rsidR="005601D6" w:rsidRPr="004E614C">
        <w:rPr>
          <w:lang w:eastAsia="zh-CN"/>
        </w:rPr>
        <w:t>54</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Pr="004E614C">
        <w:rPr>
          <w:rFonts w:hint="eastAsia"/>
          <w:lang w:eastAsia="zh-CN"/>
        </w:rPr>
        <w:t>向上比较频率</w:t>
      </w:r>
      <w:r w:rsidRPr="004E614C">
        <w:rPr>
          <w:lang w:eastAsia="zh-CN"/>
        </w:rPr>
        <w:t>与生活满意度之间，由相对剥夺感中介的效应大小为</w:t>
      </w:r>
      <w:r w:rsidRPr="004E614C">
        <w:rPr>
          <w:lang w:eastAsia="zh-CN"/>
        </w:rPr>
        <w:t xml:space="preserve">a1*b1 = </w:t>
      </w:r>
      <w:r w:rsidR="00AD3062">
        <w:rPr>
          <w:lang w:eastAsia="zh-CN"/>
        </w:rPr>
        <w:t>.039</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AD3062">
        <w:rPr>
          <w:lang w:eastAsia="zh-CN"/>
        </w:rPr>
        <w:t>02</w:t>
      </w:r>
      <w:r w:rsidR="002E310B">
        <w:rPr>
          <w:lang w:eastAsia="zh-CN"/>
        </w:rPr>
        <w:t>2</w:t>
      </w:r>
      <w:r w:rsidRPr="004E614C">
        <w:rPr>
          <w:lang w:eastAsia="zh-CN"/>
        </w:rPr>
        <w:t xml:space="preserve">, </w:t>
      </w:r>
      <w:r w:rsidR="00AD3062">
        <w:rPr>
          <w:lang w:eastAsia="zh-CN"/>
        </w:rPr>
        <w:t>.103</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AD3062">
        <w:rPr>
          <w:rFonts w:hint="eastAsia"/>
          <w:lang w:eastAsia="zh-CN"/>
        </w:rPr>
        <w:t>不</w:t>
      </w:r>
      <w:r w:rsidR="005601D6" w:rsidRPr="004E614C">
        <w:rPr>
          <w:rFonts w:hint="eastAsia"/>
          <w:lang w:eastAsia="zh-CN"/>
        </w:rPr>
        <w:t>一致，</w:t>
      </w:r>
      <w:r w:rsidRPr="004E614C">
        <w:rPr>
          <w:lang w:eastAsia="zh-CN"/>
        </w:rPr>
        <w:t>假设</w:t>
      </w:r>
      <w:r w:rsidRPr="004E614C">
        <w:rPr>
          <w:rFonts w:hint="eastAsia"/>
          <w:lang w:eastAsia="zh-CN"/>
        </w:rPr>
        <w:t>2</w:t>
      </w:r>
      <w:r w:rsidR="00AD3062">
        <w:rPr>
          <w:rFonts w:hint="eastAsia"/>
          <w:lang w:eastAsia="zh-CN"/>
        </w:rPr>
        <w:t>未被证实</w:t>
      </w:r>
      <w:r w:rsidRPr="004E614C">
        <w:rPr>
          <w:lang w:eastAsia="zh-CN"/>
        </w:rPr>
        <w:t>；由感知到的优越感中介的效应大小为</w:t>
      </w:r>
      <w:r w:rsidRPr="004E614C">
        <w:rPr>
          <w:lang w:eastAsia="zh-CN"/>
        </w:rPr>
        <w:t xml:space="preserve">a2*b2 = </w:t>
      </w:r>
      <w:r w:rsidR="00AD3062">
        <w:rPr>
          <w:lang w:eastAsia="zh-CN"/>
        </w:rPr>
        <w:t>-.02</w:t>
      </w:r>
      <w:r w:rsidR="002E310B">
        <w:rPr>
          <w:lang w:eastAsia="zh-CN"/>
        </w:rPr>
        <w:t>0</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[-.0</w:t>
      </w:r>
      <w:r w:rsidR="00AD3062">
        <w:rPr>
          <w:lang w:eastAsia="zh-CN"/>
        </w:rPr>
        <w:t>7</w:t>
      </w:r>
      <w:r w:rsidR="002E310B">
        <w:rPr>
          <w:lang w:eastAsia="zh-CN"/>
        </w:rPr>
        <w:t>1</w:t>
      </w:r>
      <w:r w:rsidRPr="004E614C">
        <w:rPr>
          <w:lang w:eastAsia="zh-CN"/>
        </w:rPr>
        <w:t>, .</w:t>
      </w:r>
      <w:r w:rsidR="005601D6" w:rsidRPr="004E614C">
        <w:rPr>
          <w:lang w:eastAsia="zh-CN"/>
        </w:rPr>
        <w:t>0</w:t>
      </w:r>
      <w:r w:rsidR="00AD3062">
        <w:rPr>
          <w:lang w:eastAsia="zh-CN"/>
        </w:rPr>
        <w:t>3</w:t>
      </w:r>
      <w:r w:rsidR="002E310B">
        <w:rPr>
          <w:lang w:eastAsia="zh-CN"/>
        </w:rPr>
        <w:t>1</w:t>
      </w:r>
      <w:r w:rsidRPr="004E614C">
        <w:rPr>
          <w:lang w:eastAsia="zh-CN"/>
        </w:rPr>
        <w:t xml:space="preserve">] </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5601D6" w:rsidRPr="004E614C">
        <w:rPr>
          <w:rFonts w:hint="eastAsia"/>
          <w:lang w:eastAsia="zh-CN"/>
        </w:rPr>
        <w:t>一致，假设</w:t>
      </w:r>
      <w:r w:rsidR="005601D6" w:rsidRPr="004E614C">
        <w:rPr>
          <w:rFonts w:hint="eastAsia"/>
          <w:lang w:eastAsia="zh-CN"/>
        </w:rPr>
        <w:t>4</w:t>
      </w:r>
      <w:r w:rsidR="00AD3062">
        <w:rPr>
          <w:rFonts w:hint="eastAsia"/>
          <w:lang w:eastAsia="zh-CN"/>
        </w:rPr>
        <w:t>未被证实</w:t>
      </w:r>
      <w:r w:rsidR="00B2463F">
        <w:rPr>
          <w:rFonts w:hint="eastAsia"/>
          <w:lang w:eastAsia="zh-CN"/>
        </w:rPr>
        <w:t>。</w:t>
      </w:r>
    </w:p>
    <w:p w14:paraId="2AE7CCBC" w14:textId="27864AF5" w:rsidR="00232A7D" w:rsidRPr="004E614C" w:rsidRDefault="00232A7D" w:rsidP="00232A7D">
      <w:pPr>
        <w:pStyle w:val="4"/>
        <w:spacing w:before="180" w:after="180"/>
        <w:rPr>
          <w:lang w:eastAsia="zh-CN"/>
        </w:rPr>
      </w:pPr>
      <w:r w:rsidRPr="004E614C">
        <w:rPr>
          <w:rFonts w:hint="eastAsia"/>
          <w:lang w:eastAsia="zh-CN"/>
        </w:rPr>
        <w:t>调节效应分析</w:t>
      </w:r>
      <w:r w:rsidR="00A04DC1" w:rsidRPr="004E614C">
        <w:rPr>
          <w:lang w:eastAsia="zh-CN"/>
        </w:rPr>
        <w:t>(</w:t>
      </w:r>
      <w:r w:rsidR="00A04DC1" w:rsidRPr="004E614C">
        <w:rPr>
          <w:rFonts w:hint="eastAsia"/>
          <w:lang w:eastAsia="zh-CN"/>
        </w:rPr>
        <w:t>社会比较方向*社会比较倾向</w:t>
      </w:r>
      <w:r w:rsidR="00A04DC1" w:rsidRPr="004E614C">
        <w:rPr>
          <w:lang w:eastAsia="zh-CN"/>
        </w:rPr>
        <w:t>)</w:t>
      </w:r>
    </w:p>
    <w:p w14:paraId="19A607C4" w14:textId="0D1C149E" w:rsidR="00232A7D" w:rsidRPr="004E614C" w:rsidRDefault="00232A7D" w:rsidP="00752C85">
      <w:pPr>
        <w:pStyle w:val="af3"/>
      </w:pPr>
      <w:r w:rsidRPr="004E614C">
        <w:rPr>
          <w:rFonts w:hint="eastAsia"/>
        </w:rPr>
        <w:t>表</w:t>
      </w:r>
      <w:r w:rsidR="00ED7C80">
        <w:rPr>
          <w:rFonts w:hint="eastAsia"/>
        </w:rPr>
        <w:t>7</w:t>
      </w:r>
      <w:r w:rsidR="00F34A7E">
        <w:t>.5</w:t>
      </w:r>
      <w:r w:rsidRPr="004E614C">
        <w:t xml:space="preserve"> </w:t>
      </w:r>
      <w:r w:rsidRPr="004E614C">
        <w:rPr>
          <w:rFonts w:hint="eastAsia"/>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636"/>
        <w:gridCol w:w="1686"/>
        <w:gridCol w:w="1686"/>
        <w:gridCol w:w="759"/>
        <w:gridCol w:w="549"/>
        <w:gridCol w:w="683"/>
        <w:gridCol w:w="706"/>
        <w:gridCol w:w="702"/>
        <w:gridCol w:w="794"/>
      </w:tblGrid>
      <w:tr w:rsidR="00912A16" w:rsidRPr="00912A16" w14:paraId="775C2207" w14:textId="77777777" w:rsidTr="00912A16">
        <w:trPr>
          <w:trHeight w:val="315"/>
          <w:tblHeader/>
        </w:trPr>
        <w:tc>
          <w:tcPr>
            <w:tcW w:w="0" w:type="auto"/>
            <w:tcBorders>
              <w:top w:val="single" w:sz="12" w:space="0" w:color="auto"/>
              <w:bottom w:val="single" w:sz="4" w:space="0" w:color="auto"/>
            </w:tcBorders>
          </w:tcPr>
          <w:p w14:paraId="7CE91050" w14:textId="14E8D8E7" w:rsidR="00912A16" w:rsidRPr="00912A16" w:rsidRDefault="00912A16" w:rsidP="004E56F9">
            <w:pPr>
              <w:widowControl/>
              <w:jc w:val="center"/>
              <w:rPr>
                <w:color w:val="000000"/>
                <w:sz w:val="21"/>
                <w:szCs w:val="21"/>
              </w:rPr>
            </w:pPr>
            <w:r w:rsidRPr="00912A16">
              <w:rPr>
                <w:rFonts w:hint="eastAsia"/>
                <w:color w:val="000000"/>
                <w:sz w:val="21"/>
                <w:szCs w:val="21"/>
              </w:rPr>
              <w:t>模型</w:t>
            </w:r>
          </w:p>
        </w:tc>
        <w:tc>
          <w:tcPr>
            <w:tcW w:w="0" w:type="auto"/>
            <w:tcBorders>
              <w:top w:val="single" w:sz="12" w:space="0" w:color="auto"/>
              <w:bottom w:val="single" w:sz="4" w:space="0" w:color="auto"/>
            </w:tcBorders>
            <w:shd w:val="clear" w:color="auto" w:fill="auto"/>
            <w:noWrap/>
            <w:vAlign w:val="center"/>
            <w:hideMark/>
          </w:tcPr>
          <w:p w14:paraId="26C497D8" w14:textId="09542A5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因变量</w:t>
            </w:r>
          </w:p>
        </w:tc>
        <w:tc>
          <w:tcPr>
            <w:tcW w:w="0" w:type="auto"/>
            <w:tcBorders>
              <w:top w:val="single" w:sz="12" w:space="0" w:color="auto"/>
              <w:bottom w:val="single" w:sz="4" w:space="0" w:color="auto"/>
            </w:tcBorders>
            <w:vAlign w:val="center"/>
          </w:tcPr>
          <w:p w14:paraId="5F01F6E9" w14:textId="35D6D21D"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自变量</w:t>
            </w:r>
          </w:p>
        </w:tc>
        <w:tc>
          <w:tcPr>
            <w:tcW w:w="0" w:type="auto"/>
            <w:tcBorders>
              <w:top w:val="single" w:sz="12" w:space="0" w:color="auto"/>
              <w:bottom w:val="single" w:sz="4" w:space="0" w:color="auto"/>
            </w:tcBorders>
            <w:shd w:val="clear" w:color="auto" w:fill="auto"/>
            <w:noWrap/>
            <w:vAlign w:val="center"/>
            <w:hideMark/>
          </w:tcPr>
          <w:p w14:paraId="696A2062"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b</w:t>
            </w:r>
          </w:p>
        </w:tc>
        <w:tc>
          <w:tcPr>
            <w:tcW w:w="0" w:type="auto"/>
            <w:tcBorders>
              <w:top w:val="single" w:sz="12" w:space="0" w:color="auto"/>
              <w:bottom w:val="single" w:sz="4" w:space="0" w:color="auto"/>
            </w:tcBorders>
            <w:shd w:val="clear" w:color="auto" w:fill="auto"/>
            <w:noWrap/>
            <w:vAlign w:val="center"/>
            <w:hideMark/>
          </w:tcPr>
          <w:p w14:paraId="27694457"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β</w:t>
            </w:r>
          </w:p>
        </w:tc>
        <w:tc>
          <w:tcPr>
            <w:tcW w:w="0" w:type="auto"/>
            <w:tcBorders>
              <w:top w:val="single" w:sz="12" w:space="0" w:color="auto"/>
              <w:bottom w:val="single" w:sz="4" w:space="0" w:color="auto"/>
            </w:tcBorders>
            <w:shd w:val="clear" w:color="auto" w:fill="auto"/>
            <w:noWrap/>
            <w:vAlign w:val="center"/>
            <w:hideMark/>
          </w:tcPr>
          <w:p w14:paraId="0C6F974C"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LLCI</w:t>
            </w:r>
          </w:p>
        </w:tc>
        <w:tc>
          <w:tcPr>
            <w:tcW w:w="0" w:type="auto"/>
            <w:tcBorders>
              <w:top w:val="single" w:sz="12" w:space="0" w:color="auto"/>
              <w:bottom w:val="single" w:sz="4" w:space="0" w:color="auto"/>
            </w:tcBorders>
            <w:shd w:val="clear" w:color="auto" w:fill="auto"/>
            <w:noWrap/>
            <w:vAlign w:val="center"/>
            <w:hideMark/>
          </w:tcPr>
          <w:p w14:paraId="300C0259"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ULCI</w:t>
            </w:r>
          </w:p>
        </w:tc>
        <w:tc>
          <w:tcPr>
            <w:tcW w:w="0" w:type="auto"/>
            <w:tcBorders>
              <w:top w:val="single" w:sz="12" w:space="0" w:color="auto"/>
              <w:bottom w:val="single" w:sz="4" w:space="0" w:color="auto"/>
            </w:tcBorders>
            <w:shd w:val="clear" w:color="auto" w:fill="auto"/>
            <w:noWrap/>
            <w:vAlign w:val="center"/>
            <w:hideMark/>
          </w:tcPr>
          <w:p w14:paraId="57C2CB99"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p</w:t>
            </w:r>
          </w:p>
        </w:tc>
        <w:tc>
          <w:tcPr>
            <w:tcW w:w="0" w:type="auto"/>
            <w:tcBorders>
              <w:top w:val="single" w:sz="12" w:space="0" w:color="auto"/>
              <w:bottom w:val="single" w:sz="4" w:space="0" w:color="auto"/>
            </w:tcBorders>
            <w:shd w:val="clear" w:color="auto" w:fill="auto"/>
            <w:noWrap/>
            <w:vAlign w:val="center"/>
            <w:hideMark/>
          </w:tcPr>
          <w:p w14:paraId="6709A06B"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R</w:t>
            </w:r>
            <w:r w:rsidRPr="00912A16">
              <w:rPr>
                <w:rFonts w:cs="Times New Roman"/>
                <w:color w:val="000000"/>
                <w:kern w:val="0"/>
                <w:sz w:val="21"/>
                <w:szCs w:val="21"/>
                <w:vertAlign w:val="superscript"/>
                <w:lang w:eastAsia="zh-CN"/>
              </w:rPr>
              <w:t>2</w:t>
            </w:r>
          </w:p>
        </w:tc>
      </w:tr>
      <w:tr w:rsidR="00912A16" w:rsidRPr="00912A16" w14:paraId="3C6751D6" w14:textId="77777777" w:rsidTr="00912A16">
        <w:trPr>
          <w:trHeight w:val="375"/>
        </w:trPr>
        <w:tc>
          <w:tcPr>
            <w:tcW w:w="0" w:type="auto"/>
            <w:tcBorders>
              <w:top w:val="single" w:sz="4" w:space="0" w:color="auto"/>
              <w:bottom w:val="nil"/>
            </w:tcBorders>
          </w:tcPr>
          <w:p w14:paraId="3A057837" w14:textId="43D5BFE1"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1</w:t>
            </w:r>
          </w:p>
        </w:tc>
        <w:tc>
          <w:tcPr>
            <w:tcW w:w="0" w:type="auto"/>
            <w:tcBorders>
              <w:top w:val="single" w:sz="4" w:space="0" w:color="auto"/>
              <w:bottom w:val="nil"/>
            </w:tcBorders>
            <w:shd w:val="clear" w:color="auto" w:fill="auto"/>
            <w:noWrap/>
            <w:vAlign w:val="center"/>
          </w:tcPr>
          <w:p w14:paraId="1DD5F212" w14:textId="1423BC8F"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0" w:type="auto"/>
            <w:tcBorders>
              <w:top w:val="single" w:sz="4" w:space="0" w:color="auto"/>
              <w:bottom w:val="nil"/>
            </w:tcBorders>
            <w:vAlign w:val="center"/>
          </w:tcPr>
          <w:p w14:paraId="33B46DEA" w14:textId="796A697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tcBorders>
              <w:top w:val="single" w:sz="4" w:space="0" w:color="auto"/>
              <w:bottom w:val="nil"/>
            </w:tcBorders>
            <w:shd w:val="clear" w:color="auto" w:fill="auto"/>
            <w:noWrap/>
            <w:vAlign w:val="center"/>
          </w:tcPr>
          <w:p w14:paraId="2BE96787" w14:textId="434319A0" w:rsidR="00912A16" w:rsidRPr="00912A16" w:rsidRDefault="00912A16" w:rsidP="004E56F9">
            <w:pPr>
              <w:widowControl/>
              <w:jc w:val="center"/>
              <w:rPr>
                <w:rFonts w:cs="Times New Roman"/>
                <w:color w:val="000000"/>
                <w:kern w:val="0"/>
                <w:sz w:val="21"/>
                <w:szCs w:val="21"/>
                <w:lang w:eastAsia="zh-CN"/>
              </w:rPr>
            </w:pPr>
            <w:r w:rsidRPr="00912A16">
              <w:rPr>
                <w:sz w:val="21"/>
                <w:szCs w:val="21"/>
              </w:rPr>
              <w:t>.20</w:t>
            </w:r>
            <w:r w:rsidRPr="00912A16">
              <w:rPr>
                <w:sz w:val="21"/>
                <w:szCs w:val="21"/>
                <w:vertAlign w:val="superscript"/>
              </w:rPr>
              <w:t>*</w:t>
            </w:r>
          </w:p>
        </w:tc>
        <w:tc>
          <w:tcPr>
            <w:tcW w:w="0" w:type="auto"/>
            <w:tcBorders>
              <w:top w:val="single" w:sz="4" w:space="0" w:color="auto"/>
              <w:bottom w:val="nil"/>
            </w:tcBorders>
            <w:shd w:val="clear" w:color="auto" w:fill="auto"/>
            <w:noWrap/>
            <w:vAlign w:val="center"/>
          </w:tcPr>
          <w:p w14:paraId="34355E64" w14:textId="4D6F7C24" w:rsidR="00912A16" w:rsidRPr="00912A16" w:rsidRDefault="00912A16" w:rsidP="004E56F9">
            <w:pPr>
              <w:widowControl/>
              <w:jc w:val="center"/>
              <w:rPr>
                <w:rFonts w:cs="Times New Roman"/>
                <w:color w:val="000000"/>
                <w:kern w:val="0"/>
                <w:sz w:val="21"/>
                <w:szCs w:val="21"/>
                <w:lang w:eastAsia="zh-CN"/>
              </w:rPr>
            </w:pPr>
            <w:r w:rsidRPr="00912A16">
              <w:rPr>
                <w:sz w:val="21"/>
                <w:szCs w:val="21"/>
              </w:rPr>
              <w:t>.09</w:t>
            </w:r>
          </w:p>
        </w:tc>
        <w:tc>
          <w:tcPr>
            <w:tcW w:w="0" w:type="auto"/>
            <w:tcBorders>
              <w:top w:val="single" w:sz="4" w:space="0" w:color="auto"/>
              <w:bottom w:val="nil"/>
            </w:tcBorders>
            <w:shd w:val="clear" w:color="auto" w:fill="auto"/>
            <w:noWrap/>
            <w:vAlign w:val="center"/>
          </w:tcPr>
          <w:p w14:paraId="7E72EC94" w14:textId="69EBC2DD" w:rsidR="00912A16" w:rsidRPr="00912A16" w:rsidRDefault="00912A16" w:rsidP="004E56F9">
            <w:pPr>
              <w:widowControl/>
              <w:jc w:val="center"/>
              <w:rPr>
                <w:rFonts w:cs="Times New Roman"/>
                <w:color w:val="000000"/>
                <w:kern w:val="0"/>
                <w:sz w:val="21"/>
                <w:szCs w:val="21"/>
                <w:lang w:eastAsia="zh-CN"/>
              </w:rPr>
            </w:pPr>
            <w:r w:rsidRPr="00912A16">
              <w:rPr>
                <w:sz w:val="21"/>
                <w:szCs w:val="21"/>
              </w:rPr>
              <w:t>.01</w:t>
            </w:r>
          </w:p>
        </w:tc>
        <w:tc>
          <w:tcPr>
            <w:tcW w:w="0" w:type="auto"/>
            <w:tcBorders>
              <w:top w:val="single" w:sz="4" w:space="0" w:color="auto"/>
              <w:bottom w:val="nil"/>
            </w:tcBorders>
            <w:shd w:val="clear" w:color="auto" w:fill="auto"/>
            <w:noWrap/>
            <w:vAlign w:val="center"/>
          </w:tcPr>
          <w:p w14:paraId="19EAEA32" w14:textId="149F932C" w:rsidR="00912A16" w:rsidRPr="00912A16" w:rsidRDefault="00912A16" w:rsidP="004E56F9">
            <w:pPr>
              <w:widowControl/>
              <w:jc w:val="center"/>
              <w:rPr>
                <w:rFonts w:cs="Times New Roman"/>
                <w:color w:val="000000"/>
                <w:kern w:val="0"/>
                <w:sz w:val="21"/>
                <w:szCs w:val="21"/>
                <w:lang w:eastAsia="zh-CN"/>
              </w:rPr>
            </w:pPr>
            <w:r w:rsidRPr="00912A16">
              <w:rPr>
                <w:sz w:val="21"/>
                <w:szCs w:val="21"/>
              </w:rPr>
              <w:t>.40</w:t>
            </w:r>
          </w:p>
        </w:tc>
        <w:tc>
          <w:tcPr>
            <w:tcW w:w="0" w:type="auto"/>
            <w:tcBorders>
              <w:top w:val="single" w:sz="4" w:space="0" w:color="auto"/>
              <w:bottom w:val="nil"/>
            </w:tcBorders>
            <w:shd w:val="clear" w:color="auto" w:fill="auto"/>
            <w:noWrap/>
            <w:vAlign w:val="center"/>
          </w:tcPr>
          <w:p w14:paraId="64274087" w14:textId="1862DA88" w:rsidR="00912A16" w:rsidRPr="00912A16" w:rsidRDefault="00912A16" w:rsidP="004E56F9">
            <w:pPr>
              <w:widowControl/>
              <w:jc w:val="center"/>
              <w:rPr>
                <w:rFonts w:cs="Times New Roman"/>
                <w:color w:val="000000"/>
                <w:kern w:val="0"/>
                <w:sz w:val="21"/>
                <w:szCs w:val="21"/>
                <w:lang w:eastAsia="zh-CN"/>
              </w:rPr>
            </w:pPr>
            <w:r w:rsidRPr="00912A16">
              <w:rPr>
                <w:sz w:val="21"/>
                <w:szCs w:val="21"/>
              </w:rPr>
              <w:t>.018</w:t>
            </w:r>
          </w:p>
        </w:tc>
        <w:tc>
          <w:tcPr>
            <w:tcW w:w="0" w:type="auto"/>
            <w:tcBorders>
              <w:top w:val="single" w:sz="4" w:space="0" w:color="auto"/>
              <w:bottom w:val="nil"/>
            </w:tcBorders>
            <w:shd w:val="clear" w:color="auto" w:fill="auto"/>
            <w:noWrap/>
            <w:vAlign w:val="center"/>
            <w:hideMark/>
          </w:tcPr>
          <w:p w14:paraId="50E35601" w14:textId="0DBDD05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.183</w:t>
            </w:r>
            <w:r w:rsidRPr="00912A16">
              <w:rPr>
                <w:rFonts w:cs="Times New Roman"/>
                <w:sz w:val="21"/>
                <w:szCs w:val="21"/>
                <w:vertAlign w:val="superscript"/>
                <w:lang w:eastAsia="zh-CN"/>
              </w:rPr>
              <w:t>***</w:t>
            </w:r>
          </w:p>
        </w:tc>
      </w:tr>
      <w:tr w:rsidR="00912A16" w:rsidRPr="00912A16" w14:paraId="29A8C94D" w14:textId="77777777" w:rsidTr="00912A16">
        <w:trPr>
          <w:trHeight w:val="375"/>
        </w:trPr>
        <w:tc>
          <w:tcPr>
            <w:tcW w:w="0" w:type="auto"/>
            <w:tcBorders>
              <w:top w:val="nil"/>
            </w:tcBorders>
          </w:tcPr>
          <w:p w14:paraId="32CF80B6"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1EF56A1F" w14:textId="7EE1ADA5"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47F4E8F9" w14:textId="68AF3FA3"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0" w:type="auto"/>
            <w:tcBorders>
              <w:top w:val="nil"/>
            </w:tcBorders>
            <w:shd w:val="clear" w:color="auto" w:fill="auto"/>
            <w:noWrap/>
            <w:vAlign w:val="center"/>
          </w:tcPr>
          <w:p w14:paraId="199A7DC3" w14:textId="4B9B9520" w:rsidR="00912A16" w:rsidRPr="00912A16" w:rsidRDefault="00912A16" w:rsidP="004E56F9">
            <w:pPr>
              <w:widowControl/>
              <w:jc w:val="center"/>
              <w:rPr>
                <w:rFonts w:cs="Times New Roman"/>
                <w:sz w:val="21"/>
                <w:szCs w:val="21"/>
                <w:lang w:eastAsia="zh-CN"/>
              </w:rPr>
            </w:pPr>
            <w:r w:rsidRPr="00912A16">
              <w:rPr>
                <w:sz w:val="21"/>
                <w:szCs w:val="21"/>
              </w:rPr>
              <w:t>-.02</w:t>
            </w:r>
            <w:r w:rsidRPr="00912A16">
              <w:rPr>
                <w:sz w:val="21"/>
                <w:szCs w:val="21"/>
                <w:vertAlign w:val="superscript"/>
              </w:rPr>
              <w:t>**</w:t>
            </w:r>
          </w:p>
        </w:tc>
        <w:tc>
          <w:tcPr>
            <w:tcW w:w="0" w:type="auto"/>
            <w:tcBorders>
              <w:top w:val="nil"/>
            </w:tcBorders>
            <w:shd w:val="clear" w:color="auto" w:fill="auto"/>
            <w:noWrap/>
            <w:vAlign w:val="center"/>
          </w:tcPr>
          <w:p w14:paraId="56D76B7E" w14:textId="48FA4107"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tcBorders>
              <w:top w:val="nil"/>
            </w:tcBorders>
            <w:shd w:val="clear" w:color="auto" w:fill="auto"/>
            <w:noWrap/>
            <w:vAlign w:val="center"/>
          </w:tcPr>
          <w:p w14:paraId="2143AFD2" w14:textId="48DDAE44" w:rsidR="00912A16" w:rsidRPr="00912A16" w:rsidRDefault="00912A16" w:rsidP="004E56F9">
            <w:pPr>
              <w:widowControl/>
              <w:jc w:val="center"/>
              <w:rPr>
                <w:rFonts w:cs="Times New Roman"/>
                <w:color w:val="000000"/>
                <w:kern w:val="0"/>
                <w:sz w:val="21"/>
                <w:szCs w:val="21"/>
                <w:lang w:eastAsia="zh-CN"/>
              </w:rPr>
            </w:pPr>
            <w:r w:rsidRPr="00912A16">
              <w:rPr>
                <w:sz w:val="21"/>
                <w:szCs w:val="21"/>
              </w:rPr>
              <w:t>-.04</w:t>
            </w:r>
          </w:p>
        </w:tc>
        <w:tc>
          <w:tcPr>
            <w:tcW w:w="0" w:type="auto"/>
            <w:tcBorders>
              <w:top w:val="nil"/>
            </w:tcBorders>
            <w:shd w:val="clear" w:color="auto" w:fill="auto"/>
            <w:noWrap/>
            <w:vAlign w:val="center"/>
          </w:tcPr>
          <w:p w14:paraId="3CBCC61C" w14:textId="7B7331C7"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tcBorders>
              <w:top w:val="nil"/>
            </w:tcBorders>
            <w:shd w:val="clear" w:color="auto" w:fill="auto"/>
            <w:noWrap/>
            <w:vAlign w:val="center"/>
          </w:tcPr>
          <w:p w14:paraId="3108EA34" w14:textId="2366410A" w:rsidR="00912A16" w:rsidRPr="00912A16" w:rsidRDefault="00912A16" w:rsidP="004E56F9">
            <w:pPr>
              <w:widowControl/>
              <w:jc w:val="center"/>
              <w:rPr>
                <w:rFonts w:cs="Times New Roman"/>
                <w:sz w:val="21"/>
                <w:szCs w:val="21"/>
                <w:lang w:eastAsia="zh-CN"/>
              </w:rPr>
            </w:pPr>
            <w:r w:rsidRPr="00912A16">
              <w:rPr>
                <w:sz w:val="21"/>
                <w:szCs w:val="21"/>
              </w:rPr>
              <w:t>.009</w:t>
            </w:r>
          </w:p>
        </w:tc>
        <w:tc>
          <w:tcPr>
            <w:tcW w:w="0" w:type="auto"/>
            <w:tcBorders>
              <w:top w:val="nil"/>
            </w:tcBorders>
            <w:shd w:val="clear" w:color="auto" w:fill="auto"/>
            <w:noWrap/>
            <w:vAlign w:val="center"/>
          </w:tcPr>
          <w:p w14:paraId="3E0D920D" w14:textId="77777777" w:rsidR="00912A16" w:rsidRPr="00912A16" w:rsidRDefault="00912A16" w:rsidP="004E56F9">
            <w:pPr>
              <w:widowControl/>
              <w:jc w:val="center"/>
              <w:rPr>
                <w:rFonts w:cs="Times New Roman"/>
                <w:sz w:val="21"/>
                <w:szCs w:val="21"/>
                <w:lang w:eastAsia="zh-CN"/>
              </w:rPr>
            </w:pPr>
          </w:p>
        </w:tc>
      </w:tr>
      <w:tr w:rsidR="00912A16" w:rsidRPr="00912A16" w14:paraId="2BF2FAAD" w14:textId="77777777" w:rsidTr="00912A16">
        <w:trPr>
          <w:trHeight w:val="375"/>
        </w:trPr>
        <w:tc>
          <w:tcPr>
            <w:tcW w:w="0" w:type="auto"/>
            <w:tcBorders>
              <w:top w:val="nil"/>
            </w:tcBorders>
          </w:tcPr>
          <w:p w14:paraId="046584B2"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397C9CA6" w14:textId="5D89A400"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7C926EAF" w14:textId="169248FE"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0" w:type="auto"/>
            <w:tcBorders>
              <w:top w:val="nil"/>
            </w:tcBorders>
            <w:shd w:val="clear" w:color="auto" w:fill="auto"/>
            <w:noWrap/>
            <w:vAlign w:val="center"/>
          </w:tcPr>
          <w:p w14:paraId="18AD1C5F" w14:textId="2AB4C3C5" w:rsidR="00912A16" w:rsidRPr="00912A16" w:rsidRDefault="00912A16" w:rsidP="004E56F9">
            <w:pPr>
              <w:widowControl/>
              <w:jc w:val="center"/>
              <w:rPr>
                <w:rFonts w:cs="Times New Roman"/>
                <w:sz w:val="21"/>
                <w:szCs w:val="21"/>
                <w:lang w:eastAsia="zh-CN"/>
              </w:rPr>
            </w:pPr>
            <w:r w:rsidRPr="00912A16">
              <w:rPr>
                <w:sz w:val="21"/>
                <w:szCs w:val="21"/>
              </w:rPr>
              <w:t>-.17</w:t>
            </w:r>
            <w:r w:rsidRPr="00912A16">
              <w:rPr>
                <w:sz w:val="21"/>
                <w:szCs w:val="21"/>
                <w:vertAlign w:val="superscript"/>
              </w:rPr>
              <w:t>*</w:t>
            </w:r>
          </w:p>
        </w:tc>
        <w:tc>
          <w:tcPr>
            <w:tcW w:w="0" w:type="auto"/>
            <w:tcBorders>
              <w:top w:val="nil"/>
            </w:tcBorders>
            <w:shd w:val="clear" w:color="auto" w:fill="auto"/>
            <w:noWrap/>
            <w:vAlign w:val="center"/>
          </w:tcPr>
          <w:p w14:paraId="44263876" w14:textId="439D7C1D" w:rsidR="00912A16" w:rsidRPr="00912A16" w:rsidRDefault="00912A16" w:rsidP="004E56F9">
            <w:pPr>
              <w:widowControl/>
              <w:jc w:val="center"/>
              <w:rPr>
                <w:rFonts w:cs="Times New Roman"/>
                <w:sz w:val="21"/>
                <w:szCs w:val="21"/>
                <w:lang w:eastAsia="zh-CN"/>
              </w:rPr>
            </w:pPr>
            <w:r w:rsidRPr="00912A16">
              <w:rPr>
                <w:sz w:val="21"/>
                <w:szCs w:val="21"/>
              </w:rPr>
              <w:t>-.08</w:t>
            </w:r>
          </w:p>
        </w:tc>
        <w:tc>
          <w:tcPr>
            <w:tcW w:w="0" w:type="auto"/>
            <w:tcBorders>
              <w:top w:val="nil"/>
            </w:tcBorders>
            <w:shd w:val="clear" w:color="auto" w:fill="auto"/>
            <w:noWrap/>
            <w:vAlign w:val="center"/>
          </w:tcPr>
          <w:p w14:paraId="0950D971" w14:textId="0D499FA6" w:rsidR="00912A16" w:rsidRPr="00912A16" w:rsidRDefault="00912A16" w:rsidP="004E56F9">
            <w:pPr>
              <w:widowControl/>
              <w:jc w:val="center"/>
              <w:rPr>
                <w:rFonts w:cs="Times New Roman"/>
                <w:color w:val="000000"/>
                <w:kern w:val="0"/>
                <w:sz w:val="21"/>
                <w:szCs w:val="21"/>
                <w:lang w:eastAsia="zh-CN"/>
              </w:rPr>
            </w:pPr>
            <w:r w:rsidRPr="00912A16">
              <w:rPr>
                <w:sz w:val="21"/>
                <w:szCs w:val="21"/>
              </w:rPr>
              <w:t>-.35</w:t>
            </w:r>
          </w:p>
        </w:tc>
        <w:tc>
          <w:tcPr>
            <w:tcW w:w="0" w:type="auto"/>
            <w:tcBorders>
              <w:top w:val="nil"/>
            </w:tcBorders>
            <w:shd w:val="clear" w:color="auto" w:fill="auto"/>
            <w:noWrap/>
            <w:vAlign w:val="center"/>
          </w:tcPr>
          <w:p w14:paraId="7DB27DF8" w14:textId="5C7E5CA0"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tcBorders>
              <w:top w:val="nil"/>
            </w:tcBorders>
            <w:shd w:val="clear" w:color="auto" w:fill="auto"/>
            <w:noWrap/>
            <w:vAlign w:val="center"/>
          </w:tcPr>
          <w:p w14:paraId="43977C98" w14:textId="24D9E7DD" w:rsidR="00912A16" w:rsidRPr="00912A16" w:rsidRDefault="00912A16" w:rsidP="004E56F9">
            <w:pPr>
              <w:widowControl/>
              <w:jc w:val="center"/>
              <w:rPr>
                <w:rFonts w:cs="Times New Roman"/>
                <w:sz w:val="21"/>
                <w:szCs w:val="21"/>
                <w:lang w:eastAsia="zh-CN"/>
              </w:rPr>
            </w:pPr>
            <w:r w:rsidRPr="00912A16">
              <w:rPr>
                <w:sz w:val="21"/>
                <w:szCs w:val="21"/>
              </w:rPr>
              <w:t>.027</w:t>
            </w:r>
          </w:p>
        </w:tc>
        <w:tc>
          <w:tcPr>
            <w:tcW w:w="0" w:type="auto"/>
            <w:tcBorders>
              <w:top w:val="nil"/>
            </w:tcBorders>
            <w:shd w:val="clear" w:color="auto" w:fill="auto"/>
            <w:noWrap/>
            <w:vAlign w:val="center"/>
          </w:tcPr>
          <w:p w14:paraId="2593A378" w14:textId="77777777" w:rsidR="00912A16" w:rsidRPr="00912A16" w:rsidRDefault="00912A16" w:rsidP="004E56F9">
            <w:pPr>
              <w:widowControl/>
              <w:jc w:val="center"/>
              <w:rPr>
                <w:rFonts w:cs="Times New Roman"/>
                <w:sz w:val="21"/>
                <w:szCs w:val="21"/>
                <w:lang w:eastAsia="zh-CN"/>
              </w:rPr>
            </w:pPr>
          </w:p>
        </w:tc>
      </w:tr>
      <w:tr w:rsidR="00912A16" w:rsidRPr="00912A16" w14:paraId="5B80F87E" w14:textId="77777777" w:rsidTr="00912A16">
        <w:trPr>
          <w:trHeight w:val="375"/>
        </w:trPr>
        <w:tc>
          <w:tcPr>
            <w:tcW w:w="0" w:type="auto"/>
            <w:tcBorders>
              <w:top w:val="nil"/>
            </w:tcBorders>
          </w:tcPr>
          <w:p w14:paraId="33DCAE56"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0EF8E483" w14:textId="45A05B55"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7D633E1E" w14:textId="7885D44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0" w:type="auto"/>
            <w:tcBorders>
              <w:top w:val="nil"/>
            </w:tcBorders>
            <w:shd w:val="clear" w:color="auto" w:fill="auto"/>
            <w:noWrap/>
            <w:vAlign w:val="center"/>
          </w:tcPr>
          <w:p w14:paraId="6352FE81" w14:textId="65D80248"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tcBorders>
              <w:top w:val="nil"/>
            </w:tcBorders>
            <w:shd w:val="clear" w:color="auto" w:fill="auto"/>
            <w:noWrap/>
            <w:vAlign w:val="center"/>
          </w:tcPr>
          <w:p w14:paraId="01FA9394" w14:textId="0BAF44D2"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tcBorders>
              <w:top w:val="nil"/>
            </w:tcBorders>
            <w:shd w:val="clear" w:color="auto" w:fill="auto"/>
            <w:noWrap/>
            <w:vAlign w:val="center"/>
          </w:tcPr>
          <w:p w14:paraId="04FC39C9" w14:textId="76B43E3D" w:rsidR="00912A16" w:rsidRPr="00912A16" w:rsidRDefault="00912A16" w:rsidP="004E56F9">
            <w:pPr>
              <w:widowControl/>
              <w:jc w:val="center"/>
              <w:rPr>
                <w:rFonts w:cs="Times New Roman"/>
                <w:color w:val="000000"/>
                <w:kern w:val="0"/>
                <w:sz w:val="21"/>
                <w:szCs w:val="21"/>
                <w:lang w:eastAsia="zh-CN"/>
              </w:rPr>
            </w:pPr>
            <w:r w:rsidRPr="00912A16">
              <w:rPr>
                <w:sz w:val="21"/>
                <w:szCs w:val="21"/>
              </w:rPr>
              <w:t>-.19</w:t>
            </w:r>
          </w:p>
        </w:tc>
        <w:tc>
          <w:tcPr>
            <w:tcW w:w="0" w:type="auto"/>
            <w:tcBorders>
              <w:top w:val="nil"/>
            </w:tcBorders>
            <w:shd w:val="clear" w:color="auto" w:fill="auto"/>
            <w:noWrap/>
            <w:vAlign w:val="center"/>
          </w:tcPr>
          <w:p w14:paraId="5B417D28" w14:textId="7BC49B60"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tcBorders>
              <w:top w:val="nil"/>
            </w:tcBorders>
            <w:shd w:val="clear" w:color="auto" w:fill="auto"/>
            <w:noWrap/>
            <w:vAlign w:val="center"/>
          </w:tcPr>
          <w:p w14:paraId="7A6B4DA5" w14:textId="56A0CAD9" w:rsidR="00912A16" w:rsidRPr="00912A16" w:rsidRDefault="00912A16" w:rsidP="004E56F9">
            <w:pPr>
              <w:widowControl/>
              <w:jc w:val="center"/>
              <w:rPr>
                <w:rFonts w:cs="Times New Roman"/>
                <w:sz w:val="21"/>
                <w:szCs w:val="21"/>
                <w:lang w:eastAsia="zh-CN"/>
              </w:rPr>
            </w:pPr>
            <w:r w:rsidRPr="00912A16">
              <w:rPr>
                <w:sz w:val="21"/>
                <w:szCs w:val="21"/>
              </w:rPr>
              <w:t>.466</w:t>
            </w:r>
          </w:p>
        </w:tc>
        <w:tc>
          <w:tcPr>
            <w:tcW w:w="0" w:type="auto"/>
            <w:tcBorders>
              <w:top w:val="nil"/>
            </w:tcBorders>
            <w:shd w:val="clear" w:color="auto" w:fill="auto"/>
            <w:noWrap/>
            <w:vAlign w:val="center"/>
          </w:tcPr>
          <w:p w14:paraId="018EB9F7" w14:textId="77777777" w:rsidR="00912A16" w:rsidRPr="00912A16" w:rsidRDefault="00912A16" w:rsidP="004E56F9">
            <w:pPr>
              <w:widowControl/>
              <w:jc w:val="center"/>
              <w:rPr>
                <w:rFonts w:cs="Times New Roman"/>
                <w:sz w:val="21"/>
                <w:szCs w:val="21"/>
                <w:lang w:eastAsia="zh-CN"/>
              </w:rPr>
            </w:pPr>
          </w:p>
        </w:tc>
      </w:tr>
      <w:tr w:rsidR="00912A16" w:rsidRPr="00912A16" w14:paraId="1FAF7DCA" w14:textId="77777777" w:rsidTr="00912A16">
        <w:trPr>
          <w:trHeight w:val="375"/>
        </w:trPr>
        <w:tc>
          <w:tcPr>
            <w:tcW w:w="0" w:type="auto"/>
            <w:tcBorders>
              <w:top w:val="nil"/>
            </w:tcBorders>
          </w:tcPr>
          <w:p w14:paraId="3A5513C5"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306596A4" w14:textId="3418E6A5"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4450E3B3" w14:textId="0D708BF5"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0" w:type="auto"/>
            <w:tcBorders>
              <w:top w:val="nil"/>
            </w:tcBorders>
            <w:shd w:val="clear" w:color="auto" w:fill="auto"/>
            <w:noWrap/>
            <w:vAlign w:val="center"/>
          </w:tcPr>
          <w:p w14:paraId="6E3C26DC" w14:textId="65FFEF6C"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tcBorders>
              <w:top w:val="nil"/>
            </w:tcBorders>
            <w:shd w:val="clear" w:color="auto" w:fill="auto"/>
            <w:noWrap/>
            <w:vAlign w:val="center"/>
          </w:tcPr>
          <w:p w14:paraId="14ABC826" w14:textId="58C0F8D8"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tcBorders>
              <w:top w:val="nil"/>
            </w:tcBorders>
            <w:shd w:val="clear" w:color="auto" w:fill="auto"/>
            <w:noWrap/>
            <w:vAlign w:val="center"/>
          </w:tcPr>
          <w:p w14:paraId="1D2A27F5" w14:textId="7A681EB4" w:rsidR="00912A16" w:rsidRPr="00912A16" w:rsidRDefault="00912A16" w:rsidP="004E56F9">
            <w:pPr>
              <w:widowControl/>
              <w:jc w:val="center"/>
              <w:rPr>
                <w:rFonts w:cs="Times New Roman"/>
                <w:color w:val="000000"/>
                <w:kern w:val="0"/>
                <w:sz w:val="21"/>
                <w:szCs w:val="21"/>
                <w:lang w:eastAsia="zh-CN"/>
              </w:rPr>
            </w:pPr>
            <w:r w:rsidRPr="00912A16">
              <w:rPr>
                <w:sz w:val="21"/>
                <w:szCs w:val="21"/>
              </w:rPr>
              <w:t>-.17</w:t>
            </w:r>
          </w:p>
        </w:tc>
        <w:tc>
          <w:tcPr>
            <w:tcW w:w="0" w:type="auto"/>
            <w:tcBorders>
              <w:top w:val="nil"/>
            </w:tcBorders>
            <w:shd w:val="clear" w:color="auto" w:fill="auto"/>
            <w:noWrap/>
            <w:vAlign w:val="center"/>
          </w:tcPr>
          <w:p w14:paraId="754BA6C9" w14:textId="42794811"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tcBorders>
              <w:top w:val="nil"/>
            </w:tcBorders>
            <w:shd w:val="clear" w:color="auto" w:fill="auto"/>
            <w:noWrap/>
            <w:vAlign w:val="center"/>
          </w:tcPr>
          <w:p w14:paraId="724A637A" w14:textId="25977C6D" w:rsidR="00912A16" w:rsidRPr="00912A16" w:rsidRDefault="00912A16" w:rsidP="004E56F9">
            <w:pPr>
              <w:widowControl/>
              <w:jc w:val="center"/>
              <w:rPr>
                <w:rFonts w:cs="Times New Roman"/>
                <w:sz w:val="21"/>
                <w:szCs w:val="21"/>
                <w:lang w:eastAsia="zh-CN"/>
              </w:rPr>
            </w:pPr>
            <w:r w:rsidRPr="00912A16">
              <w:rPr>
                <w:sz w:val="21"/>
                <w:szCs w:val="21"/>
              </w:rPr>
              <w:t>.082</w:t>
            </w:r>
          </w:p>
        </w:tc>
        <w:tc>
          <w:tcPr>
            <w:tcW w:w="0" w:type="auto"/>
            <w:tcBorders>
              <w:top w:val="nil"/>
            </w:tcBorders>
            <w:shd w:val="clear" w:color="auto" w:fill="auto"/>
            <w:noWrap/>
            <w:vAlign w:val="center"/>
          </w:tcPr>
          <w:p w14:paraId="2AD74645" w14:textId="77777777" w:rsidR="00912A16" w:rsidRPr="00912A16" w:rsidRDefault="00912A16" w:rsidP="004E56F9">
            <w:pPr>
              <w:widowControl/>
              <w:jc w:val="center"/>
              <w:rPr>
                <w:rFonts w:cs="Times New Roman"/>
                <w:sz w:val="21"/>
                <w:szCs w:val="21"/>
                <w:lang w:eastAsia="zh-CN"/>
              </w:rPr>
            </w:pPr>
          </w:p>
        </w:tc>
      </w:tr>
      <w:tr w:rsidR="00912A16" w:rsidRPr="00912A16" w14:paraId="63265676" w14:textId="77777777" w:rsidTr="00912A16">
        <w:trPr>
          <w:trHeight w:val="375"/>
        </w:trPr>
        <w:tc>
          <w:tcPr>
            <w:tcW w:w="0" w:type="auto"/>
            <w:tcBorders>
              <w:top w:val="nil"/>
            </w:tcBorders>
          </w:tcPr>
          <w:p w14:paraId="0B65615B"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4BF790DD" w14:textId="6CE43F82"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737D4F51" w14:textId="2E209EF2"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向上比较频率</w:t>
            </w:r>
          </w:p>
        </w:tc>
        <w:tc>
          <w:tcPr>
            <w:tcW w:w="0" w:type="auto"/>
            <w:tcBorders>
              <w:top w:val="nil"/>
            </w:tcBorders>
            <w:shd w:val="clear" w:color="auto" w:fill="auto"/>
            <w:noWrap/>
            <w:vAlign w:val="center"/>
          </w:tcPr>
          <w:p w14:paraId="2958B8E2" w14:textId="01D2DA3F" w:rsidR="00912A16" w:rsidRPr="00912A16" w:rsidRDefault="00912A16" w:rsidP="004E56F9">
            <w:pPr>
              <w:widowControl/>
              <w:jc w:val="center"/>
              <w:rPr>
                <w:rFonts w:cs="Times New Roman"/>
                <w:sz w:val="21"/>
                <w:szCs w:val="21"/>
                <w:lang w:eastAsia="zh-CN"/>
              </w:rPr>
            </w:pPr>
            <w:r w:rsidRPr="00912A16">
              <w:rPr>
                <w:sz w:val="21"/>
                <w:szCs w:val="21"/>
              </w:rPr>
              <w:t>-.20</w:t>
            </w:r>
            <w:r w:rsidRPr="00912A16">
              <w:rPr>
                <w:sz w:val="21"/>
                <w:szCs w:val="21"/>
                <w:vertAlign w:val="superscript"/>
              </w:rPr>
              <w:t>***</w:t>
            </w:r>
          </w:p>
        </w:tc>
        <w:tc>
          <w:tcPr>
            <w:tcW w:w="0" w:type="auto"/>
            <w:tcBorders>
              <w:top w:val="nil"/>
            </w:tcBorders>
            <w:shd w:val="clear" w:color="auto" w:fill="auto"/>
            <w:noWrap/>
            <w:vAlign w:val="center"/>
          </w:tcPr>
          <w:p w14:paraId="4BB983A7" w14:textId="628734CE" w:rsidR="00912A16" w:rsidRPr="00912A16" w:rsidRDefault="00912A16" w:rsidP="004E56F9">
            <w:pPr>
              <w:widowControl/>
              <w:jc w:val="center"/>
              <w:rPr>
                <w:rFonts w:cs="Times New Roman"/>
                <w:sz w:val="21"/>
                <w:szCs w:val="21"/>
                <w:lang w:eastAsia="zh-CN"/>
              </w:rPr>
            </w:pPr>
            <w:r w:rsidRPr="00912A16">
              <w:rPr>
                <w:sz w:val="21"/>
                <w:szCs w:val="21"/>
              </w:rPr>
              <w:t>-.20</w:t>
            </w:r>
          </w:p>
        </w:tc>
        <w:tc>
          <w:tcPr>
            <w:tcW w:w="0" w:type="auto"/>
            <w:tcBorders>
              <w:top w:val="nil"/>
            </w:tcBorders>
            <w:shd w:val="clear" w:color="auto" w:fill="auto"/>
            <w:noWrap/>
            <w:vAlign w:val="center"/>
          </w:tcPr>
          <w:p w14:paraId="26FC776F" w14:textId="2E220A7F" w:rsidR="00912A16" w:rsidRPr="00912A16" w:rsidRDefault="00912A16" w:rsidP="004E56F9">
            <w:pPr>
              <w:widowControl/>
              <w:jc w:val="center"/>
              <w:rPr>
                <w:rFonts w:cs="Times New Roman"/>
                <w:color w:val="000000"/>
                <w:kern w:val="0"/>
                <w:sz w:val="21"/>
                <w:szCs w:val="21"/>
                <w:lang w:eastAsia="zh-CN"/>
              </w:rPr>
            </w:pPr>
            <w:r w:rsidRPr="00912A16">
              <w:rPr>
                <w:sz w:val="21"/>
                <w:szCs w:val="21"/>
              </w:rPr>
              <w:t>-.31</w:t>
            </w:r>
          </w:p>
        </w:tc>
        <w:tc>
          <w:tcPr>
            <w:tcW w:w="0" w:type="auto"/>
            <w:tcBorders>
              <w:top w:val="nil"/>
            </w:tcBorders>
            <w:shd w:val="clear" w:color="auto" w:fill="auto"/>
            <w:noWrap/>
            <w:vAlign w:val="center"/>
          </w:tcPr>
          <w:p w14:paraId="3E7EA807" w14:textId="7C9FF529"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tcBorders>
              <w:top w:val="nil"/>
            </w:tcBorders>
            <w:shd w:val="clear" w:color="auto" w:fill="auto"/>
            <w:noWrap/>
            <w:vAlign w:val="center"/>
          </w:tcPr>
          <w:p w14:paraId="1C00F20E" w14:textId="01C692D5"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tcBorders>
              <w:top w:val="nil"/>
            </w:tcBorders>
            <w:shd w:val="clear" w:color="auto" w:fill="auto"/>
            <w:noWrap/>
            <w:vAlign w:val="center"/>
          </w:tcPr>
          <w:p w14:paraId="6B52D0EF" w14:textId="77777777" w:rsidR="00912A16" w:rsidRPr="00912A16" w:rsidRDefault="00912A16" w:rsidP="004E56F9">
            <w:pPr>
              <w:widowControl/>
              <w:jc w:val="center"/>
              <w:rPr>
                <w:rFonts w:cs="Times New Roman"/>
                <w:sz w:val="21"/>
                <w:szCs w:val="21"/>
                <w:lang w:eastAsia="zh-CN"/>
              </w:rPr>
            </w:pPr>
          </w:p>
        </w:tc>
      </w:tr>
      <w:tr w:rsidR="00912A16" w:rsidRPr="00912A16" w14:paraId="44667A7B" w14:textId="77777777" w:rsidTr="00912A16">
        <w:trPr>
          <w:trHeight w:val="375"/>
        </w:trPr>
        <w:tc>
          <w:tcPr>
            <w:tcW w:w="0" w:type="auto"/>
          </w:tcPr>
          <w:p w14:paraId="05F4C8B9"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41A4BAE" w14:textId="4B548EBD"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FD613EC" w14:textId="485CA2A0"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02C72A0B" w14:textId="7A83C983" w:rsidR="00912A16" w:rsidRPr="00912A16" w:rsidRDefault="00912A16" w:rsidP="004E56F9">
            <w:pPr>
              <w:widowControl/>
              <w:jc w:val="center"/>
              <w:rPr>
                <w:rFonts w:cs="Times New Roman"/>
                <w:sz w:val="21"/>
                <w:szCs w:val="21"/>
                <w:lang w:eastAsia="zh-CN"/>
              </w:rPr>
            </w:pPr>
            <w:r w:rsidRPr="00912A16">
              <w:rPr>
                <w:sz w:val="21"/>
                <w:szCs w:val="21"/>
              </w:rPr>
              <w:t>.37</w:t>
            </w:r>
            <w:r w:rsidRPr="00912A16">
              <w:rPr>
                <w:sz w:val="21"/>
                <w:szCs w:val="21"/>
                <w:vertAlign w:val="superscript"/>
              </w:rPr>
              <w:t>***</w:t>
            </w:r>
          </w:p>
        </w:tc>
        <w:tc>
          <w:tcPr>
            <w:tcW w:w="0" w:type="auto"/>
            <w:shd w:val="clear" w:color="auto" w:fill="auto"/>
            <w:noWrap/>
            <w:vAlign w:val="center"/>
          </w:tcPr>
          <w:p w14:paraId="2DA48B4A" w14:textId="73798CC6" w:rsidR="00912A16" w:rsidRPr="00912A16" w:rsidRDefault="00912A16" w:rsidP="004E56F9">
            <w:pPr>
              <w:widowControl/>
              <w:jc w:val="center"/>
              <w:rPr>
                <w:rFonts w:cs="Times New Roman"/>
                <w:sz w:val="21"/>
                <w:szCs w:val="21"/>
                <w:lang w:eastAsia="zh-CN"/>
              </w:rPr>
            </w:pPr>
            <w:r w:rsidRPr="00912A16">
              <w:rPr>
                <w:sz w:val="21"/>
                <w:szCs w:val="21"/>
              </w:rPr>
              <w:t>.32</w:t>
            </w:r>
          </w:p>
        </w:tc>
        <w:tc>
          <w:tcPr>
            <w:tcW w:w="0" w:type="auto"/>
            <w:shd w:val="clear" w:color="auto" w:fill="auto"/>
            <w:noWrap/>
            <w:vAlign w:val="center"/>
          </w:tcPr>
          <w:p w14:paraId="1C805E91" w14:textId="0282FB49" w:rsidR="00912A16" w:rsidRPr="00912A16" w:rsidRDefault="00912A16" w:rsidP="004E56F9">
            <w:pPr>
              <w:widowControl/>
              <w:jc w:val="center"/>
              <w:rPr>
                <w:rFonts w:cs="Times New Roman"/>
                <w:sz w:val="21"/>
                <w:szCs w:val="21"/>
                <w:lang w:eastAsia="zh-CN"/>
              </w:rPr>
            </w:pPr>
            <w:r w:rsidRPr="00912A16">
              <w:rPr>
                <w:sz w:val="21"/>
                <w:szCs w:val="21"/>
              </w:rPr>
              <w:t>.24</w:t>
            </w:r>
          </w:p>
        </w:tc>
        <w:tc>
          <w:tcPr>
            <w:tcW w:w="0" w:type="auto"/>
            <w:shd w:val="clear" w:color="auto" w:fill="auto"/>
            <w:noWrap/>
            <w:vAlign w:val="center"/>
          </w:tcPr>
          <w:p w14:paraId="03B8B280" w14:textId="64FEFF5F" w:rsidR="00912A16" w:rsidRPr="00912A16" w:rsidRDefault="00912A16" w:rsidP="004E56F9">
            <w:pPr>
              <w:widowControl/>
              <w:jc w:val="center"/>
              <w:rPr>
                <w:rFonts w:cs="Times New Roman"/>
                <w:sz w:val="21"/>
                <w:szCs w:val="21"/>
                <w:lang w:eastAsia="zh-CN"/>
              </w:rPr>
            </w:pPr>
            <w:r w:rsidRPr="00912A16">
              <w:rPr>
                <w:sz w:val="21"/>
                <w:szCs w:val="21"/>
              </w:rPr>
              <w:t>.51</w:t>
            </w:r>
          </w:p>
        </w:tc>
        <w:tc>
          <w:tcPr>
            <w:tcW w:w="0" w:type="auto"/>
            <w:shd w:val="clear" w:color="auto" w:fill="auto"/>
            <w:noWrap/>
            <w:vAlign w:val="center"/>
          </w:tcPr>
          <w:p w14:paraId="5FA49976" w14:textId="040B87F2"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shd w:val="clear" w:color="auto" w:fill="auto"/>
            <w:noWrap/>
            <w:vAlign w:val="center"/>
          </w:tcPr>
          <w:p w14:paraId="48A03037" w14:textId="77777777" w:rsidR="00912A16" w:rsidRPr="00912A16" w:rsidRDefault="00912A16" w:rsidP="004E56F9">
            <w:pPr>
              <w:widowControl/>
              <w:jc w:val="center"/>
              <w:rPr>
                <w:rFonts w:cs="Times New Roman"/>
                <w:sz w:val="21"/>
                <w:szCs w:val="21"/>
                <w:lang w:eastAsia="zh-CN"/>
              </w:rPr>
            </w:pPr>
          </w:p>
        </w:tc>
      </w:tr>
      <w:tr w:rsidR="00912A16" w:rsidRPr="00912A16" w14:paraId="34C5D30F" w14:textId="77777777" w:rsidTr="00912A16">
        <w:trPr>
          <w:trHeight w:val="375"/>
        </w:trPr>
        <w:tc>
          <w:tcPr>
            <w:tcW w:w="0" w:type="auto"/>
          </w:tcPr>
          <w:p w14:paraId="14EE184D" w14:textId="7A2EE9C9"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2</w:t>
            </w:r>
          </w:p>
        </w:tc>
        <w:tc>
          <w:tcPr>
            <w:tcW w:w="0" w:type="auto"/>
            <w:shd w:val="clear" w:color="auto" w:fill="auto"/>
            <w:noWrap/>
            <w:vAlign w:val="center"/>
          </w:tcPr>
          <w:p w14:paraId="7F539A37" w14:textId="1AC50F71"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0" w:type="auto"/>
            <w:vAlign w:val="center"/>
          </w:tcPr>
          <w:p w14:paraId="45502E9C" w14:textId="250A87FD"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3018EF9D" w14:textId="73C7198E" w:rsidR="00912A16" w:rsidRPr="00912A16" w:rsidRDefault="00912A16" w:rsidP="004E56F9">
            <w:pPr>
              <w:widowControl/>
              <w:jc w:val="center"/>
              <w:rPr>
                <w:rFonts w:cs="Times New Roman"/>
                <w:color w:val="000000"/>
                <w:kern w:val="0"/>
                <w:sz w:val="21"/>
                <w:szCs w:val="21"/>
                <w:lang w:eastAsia="zh-CN"/>
              </w:rPr>
            </w:pPr>
            <w:r w:rsidRPr="00912A16">
              <w:rPr>
                <w:sz w:val="21"/>
                <w:szCs w:val="21"/>
              </w:rPr>
              <w:t>.20</w:t>
            </w:r>
            <w:r w:rsidRPr="00912A16">
              <w:rPr>
                <w:sz w:val="21"/>
                <w:szCs w:val="21"/>
                <w:vertAlign w:val="superscript"/>
              </w:rPr>
              <w:t>*</w:t>
            </w:r>
          </w:p>
        </w:tc>
        <w:tc>
          <w:tcPr>
            <w:tcW w:w="0" w:type="auto"/>
            <w:shd w:val="clear" w:color="auto" w:fill="auto"/>
            <w:noWrap/>
            <w:vAlign w:val="center"/>
          </w:tcPr>
          <w:p w14:paraId="47AD24D0" w14:textId="4F66F5B1" w:rsidR="00912A16" w:rsidRPr="00912A16" w:rsidRDefault="00912A16" w:rsidP="004E56F9">
            <w:pPr>
              <w:widowControl/>
              <w:jc w:val="center"/>
              <w:rPr>
                <w:rFonts w:cs="Times New Roman"/>
                <w:color w:val="000000"/>
                <w:kern w:val="0"/>
                <w:sz w:val="21"/>
                <w:szCs w:val="21"/>
                <w:lang w:eastAsia="zh-CN"/>
              </w:rPr>
            </w:pPr>
            <w:r w:rsidRPr="00912A16">
              <w:rPr>
                <w:sz w:val="21"/>
                <w:szCs w:val="21"/>
              </w:rPr>
              <w:t>.09</w:t>
            </w:r>
          </w:p>
        </w:tc>
        <w:tc>
          <w:tcPr>
            <w:tcW w:w="0" w:type="auto"/>
            <w:shd w:val="clear" w:color="auto" w:fill="auto"/>
            <w:noWrap/>
            <w:vAlign w:val="center"/>
          </w:tcPr>
          <w:p w14:paraId="586A240A" w14:textId="18FFF1A4" w:rsidR="00912A16" w:rsidRPr="00912A16" w:rsidRDefault="00912A16" w:rsidP="004E56F9">
            <w:pPr>
              <w:widowControl/>
              <w:jc w:val="center"/>
              <w:rPr>
                <w:rFonts w:cs="Times New Roman"/>
                <w:color w:val="000000"/>
                <w:kern w:val="0"/>
                <w:sz w:val="21"/>
                <w:szCs w:val="21"/>
                <w:lang w:eastAsia="zh-CN"/>
              </w:rPr>
            </w:pPr>
            <w:r w:rsidRPr="00912A16">
              <w:rPr>
                <w:sz w:val="21"/>
                <w:szCs w:val="21"/>
              </w:rPr>
              <w:t>.01</w:t>
            </w:r>
          </w:p>
        </w:tc>
        <w:tc>
          <w:tcPr>
            <w:tcW w:w="0" w:type="auto"/>
            <w:shd w:val="clear" w:color="auto" w:fill="auto"/>
            <w:noWrap/>
            <w:vAlign w:val="center"/>
          </w:tcPr>
          <w:p w14:paraId="7AF583B9" w14:textId="2DE5CCA3" w:rsidR="00912A16" w:rsidRPr="00912A16" w:rsidRDefault="00912A16" w:rsidP="004E56F9">
            <w:pPr>
              <w:widowControl/>
              <w:jc w:val="center"/>
              <w:rPr>
                <w:rFonts w:cs="Times New Roman"/>
                <w:color w:val="000000"/>
                <w:kern w:val="0"/>
                <w:sz w:val="21"/>
                <w:szCs w:val="21"/>
                <w:lang w:eastAsia="zh-CN"/>
              </w:rPr>
            </w:pPr>
            <w:r w:rsidRPr="00912A16">
              <w:rPr>
                <w:sz w:val="21"/>
                <w:szCs w:val="21"/>
              </w:rPr>
              <w:t>.39</w:t>
            </w:r>
          </w:p>
        </w:tc>
        <w:tc>
          <w:tcPr>
            <w:tcW w:w="0" w:type="auto"/>
            <w:shd w:val="clear" w:color="auto" w:fill="auto"/>
            <w:noWrap/>
            <w:vAlign w:val="center"/>
          </w:tcPr>
          <w:p w14:paraId="37CB4638" w14:textId="1C2DAE83" w:rsidR="00912A16" w:rsidRPr="00912A16" w:rsidRDefault="00912A16" w:rsidP="004E56F9">
            <w:pPr>
              <w:widowControl/>
              <w:jc w:val="center"/>
              <w:rPr>
                <w:rFonts w:cs="Times New Roman"/>
                <w:color w:val="000000"/>
                <w:kern w:val="0"/>
                <w:sz w:val="21"/>
                <w:szCs w:val="21"/>
                <w:lang w:eastAsia="zh-CN"/>
              </w:rPr>
            </w:pPr>
            <w:r w:rsidRPr="00912A16">
              <w:rPr>
                <w:sz w:val="21"/>
                <w:szCs w:val="21"/>
              </w:rPr>
              <w:t>.020</w:t>
            </w:r>
          </w:p>
        </w:tc>
        <w:tc>
          <w:tcPr>
            <w:tcW w:w="0" w:type="auto"/>
            <w:shd w:val="clear" w:color="auto" w:fill="auto"/>
            <w:noWrap/>
            <w:vAlign w:val="center"/>
            <w:hideMark/>
          </w:tcPr>
          <w:p w14:paraId="0C51AF7C" w14:textId="3D7BDA6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.184</w:t>
            </w:r>
            <w:r w:rsidRPr="00912A16">
              <w:rPr>
                <w:rFonts w:cs="Times New Roman"/>
                <w:sz w:val="21"/>
                <w:szCs w:val="21"/>
                <w:vertAlign w:val="superscript"/>
                <w:lang w:eastAsia="zh-CN"/>
              </w:rPr>
              <w:t>***</w:t>
            </w:r>
          </w:p>
        </w:tc>
      </w:tr>
      <w:tr w:rsidR="00912A16" w:rsidRPr="00912A16" w14:paraId="0522FDFE" w14:textId="77777777" w:rsidTr="00912A16">
        <w:trPr>
          <w:trHeight w:val="375"/>
        </w:trPr>
        <w:tc>
          <w:tcPr>
            <w:tcW w:w="0" w:type="auto"/>
          </w:tcPr>
          <w:p w14:paraId="2D8E6CD3"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215A37CD" w14:textId="0D2708EF"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D1B86DF" w14:textId="18CC155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4411D2DB" w14:textId="382C573F" w:rsidR="00912A16" w:rsidRPr="00912A16" w:rsidRDefault="00912A16" w:rsidP="004E56F9">
            <w:pPr>
              <w:widowControl/>
              <w:jc w:val="center"/>
              <w:rPr>
                <w:rFonts w:cs="Times New Roman"/>
                <w:color w:val="000000"/>
                <w:kern w:val="0"/>
                <w:sz w:val="21"/>
                <w:szCs w:val="21"/>
                <w:lang w:eastAsia="zh-CN"/>
              </w:rPr>
            </w:pPr>
            <w:r w:rsidRPr="00912A16">
              <w:rPr>
                <w:sz w:val="21"/>
                <w:szCs w:val="21"/>
              </w:rPr>
              <w:t>-.02</w:t>
            </w:r>
            <w:r w:rsidRPr="00912A16">
              <w:rPr>
                <w:sz w:val="21"/>
                <w:szCs w:val="21"/>
                <w:vertAlign w:val="superscript"/>
              </w:rPr>
              <w:t>*</w:t>
            </w:r>
          </w:p>
        </w:tc>
        <w:tc>
          <w:tcPr>
            <w:tcW w:w="0" w:type="auto"/>
            <w:shd w:val="clear" w:color="auto" w:fill="auto"/>
            <w:noWrap/>
            <w:vAlign w:val="center"/>
          </w:tcPr>
          <w:p w14:paraId="7AD2FE16" w14:textId="3BEC6D94" w:rsidR="00912A16" w:rsidRPr="00912A16" w:rsidRDefault="00912A16" w:rsidP="004E56F9">
            <w:pPr>
              <w:widowControl/>
              <w:jc w:val="center"/>
              <w:rPr>
                <w:rFonts w:cs="Times New Roman"/>
                <w:color w:val="000000"/>
                <w:kern w:val="0"/>
                <w:sz w:val="21"/>
                <w:szCs w:val="21"/>
                <w:lang w:eastAsia="zh-CN"/>
              </w:rPr>
            </w:pPr>
            <w:r w:rsidRPr="00912A16">
              <w:rPr>
                <w:sz w:val="21"/>
                <w:szCs w:val="21"/>
              </w:rPr>
              <w:t>-.12</w:t>
            </w:r>
          </w:p>
        </w:tc>
        <w:tc>
          <w:tcPr>
            <w:tcW w:w="0" w:type="auto"/>
            <w:shd w:val="clear" w:color="auto" w:fill="auto"/>
            <w:noWrap/>
            <w:vAlign w:val="center"/>
          </w:tcPr>
          <w:p w14:paraId="0B6A8CBA" w14:textId="63E85B8F" w:rsidR="00912A16" w:rsidRPr="00912A16" w:rsidRDefault="00912A16" w:rsidP="004E56F9">
            <w:pPr>
              <w:widowControl/>
              <w:jc w:val="center"/>
              <w:rPr>
                <w:rFonts w:cs="Times New Roman"/>
                <w:color w:val="000000"/>
                <w:kern w:val="0"/>
                <w:sz w:val="21"/>
                <w:szCs w:val="21"/>
                <w:lang w:eastAsia="zh-CN"/>
              </w:rPr>
            </w:pPr>
            <w:r w:rsidRPr="00912A16">
              <w:rPr>
                <w:sz w:val="21"/>
                <w:szCs w:val="21"/>
              </w:rPr>
              <w:t>-.04</w:t>
            </w:r>
          </w:p>
        </w:tc>
        <w:tc>
          <w:tcPr>
            <w:tcW w:w="0" w:type="auto"/>
            <w:shd w:val="clear" w:color="auto" w:fill="auto"/>
            <w:noWrap/>
            <w:vAlign w:val="center"/>
          </w:tcPr>
          <w:p w14:paraId="11A5836E" w14:textId="640D6EB0" w:rsidR="00912A16" w:rsidRPr="00912A16" w:rsidRDefault="00912A16" w:rsidP="004E56F9">
            <w:pPr>
              <w:widowControl/>
              <w:jc w:val="center"/>
              <w:rPr>
                <w:rFonts w:cs="Times New Roman"/>
                <w:color w:val="000000"/>
                <w:kern w:val="0"/>
                <w:sz w:val="21"/>
                <w:szCs w:val="21"/>
                <w:lang w:eastAsia="zh-CN"/>
              </w:rPr>
            </w:pPr>
            <w:r w:rsidRPr="00912A16">
              <w:rPr>
                <w:sz w:val="21"/>
                <w:szCs w:val="21"/>
              </w:rPr>
              <w:t>.00</w:t>
            </w:r>
          </w:p>
        </w:tc>
        <w:tc>
          <w:tcPr>
            <w:tcW w:w="0" w:type="auto"/>
            <w:shd w:val="clear" w:color="auto" w:fill="auto"/>
            <w:noWrap/>
            <w:vAlign w:val="center"/>
          </w:tcPr>
          <w:p w14:paraId="15AFCDDC" w14:textId="1F8CA824" w:rsidR="00912A16" w:rsidRPr="00912A16" w:rsidRDefault="00912A16" w:rsidP="004E56F9">
            <w:pPr>
              <w:widowControl/>
              <w:jc w:val="center"/>
              <w:rPr>
                <w:rFonts w:cs="Times New Roman"/>
                <w:color w:val="000000"/>
                <w:kern w:val="0"/>
                <w:sz w:val="21"/>
                <w:szCs w:val="21"/>
                <w:lang w:eastAsia="zh-CN"/>
              </w:rPr>
            </w:pPr>
            <w:r w:rsidRPr="00912A16">
              <w:rPr>
                <w:sz w:val="21"/>
                <w:szCs w:val="21"/>
              </w:rPr>
              <w:t>.009</w:t>
            </w:r>
          </w:p>
        </w:tc>
        <w:tc>
          <w:tcPr>
            <w:tcW w:w="0" w:type="auto"/>
            <w:shd w:val="clear" w:color="auto" w:fill="auto"/>
            <w:noWrap/>
            <w:vAlign w:val="center"/>
          </w:tcPr>
          <w:p w14:paraId="14791B8F" w14:textId="77777777" w:rsidR="00912A16" w:rsidRPr="00912A16" w:rsidRDefault="00912A16" w:rsidP="004E56F9">
            <w:pPr>
              <w:widowControl/>
              <w:jc w:val="center"/>
              <w:rPr>
                <w:rFonts w:cs="Times New Roman"/>
                <w:sz w:val="21"/>
                <w:szCs w:val="21"/>
                <w:lang w:eastAsia="zh-CN"/>
              </w:rPr>
            </w:pPr>
          </w:p>
        </w:tc>
      </w:tr>
      <w:tr w:rsidR="00912A16" w:rsidRPr="00912A16" w14:paraId="04A9CE05" w14:textId="77777777" w:rsidTr="00912A16">
        <w:trPr>
          <w:trHeight w:val="375"/>
        </w:trPr>
        <w:tc>
          <w:tcPr>
            <w:tcW w:w="0" w:type="auto"/>
          </w:tcPr>
          <w:p w14:paraId="12FC5392"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1CE9553C" w14:textId="4BF1B6BD"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E77AD79" w14:textId="6F1328F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1046CA29" w14:textId="181BCCB4" w:rsidR="00912A16" w:rsidRPr="00912A16" w:rsidRDefault="00912A16" w:rsidP="004E56F9">
            <w:pPr>
              <w:widowControl/>
              <w:jc w:val="center"/>
              <w:rPr>
                <w:rFonts w:cs="Times New Roman"/>
                <w:color w:val="000000"/>
                <w:kern w:val="0"/>
                <w:sz w:val="21"/>
                <w:szCs w:val="21"/>
                <w:lang w:eastAsia="zh-CN"/>
              </w:rPr>
            </w:pPr>
            <w:r w:rsidRPr="00912A16">
              <w:rPr>
                <w:sz w:val="21"/>
                <w:szCs w:val="21"/>
              </w:rPr>
              <w:t>-.18</w:t>
            </w:r>
            <w:r w:rsidRPr="00912A16">
              <w:rPr>
                <w:sz w:val="21"/>
                <w:szCs w:val="21"/>
                <w:vertAlign w:val="superscript"/>
              </w:rPr>
              <w:t>*</w:t>
            </w:r>
          </w:p>
        </w:tc>
        <w:tc>
          <w:tcPr>
            <w:tcW w:w="0" w:type="auto"/>
            <w:shd w:val="clear" w:color="auto" w:fill="auto"/>
            <w:noWrap/>
            <w:vAlign w:val="center"/>
          </w:tcPr>
          <w:p w14:paraId="06C63A26" w14:textId="78349E47" w:rsidR="00912A16" w:rsidRPr="00912A16" w:rsidRDefault="00912A16" w:rsidP="004E56F9">
            <w:pPr>
              <w:widowControl/>
              <w:jc w:val="center"/>
              <w:rPr>
                <w:rFonts w:cs="Times New Roman"/>
                <w:color w:val="000000"/>
                <w:kern w:val="0"/>
                <w:sz w:val="21"/>
                <w:szCs w:val="21"/>
                <w:lang w:eastAsia="zh-CN"/>
              </w:rPr>
            </w:pPr>
            <w:r w:rsidRPr="00912A16">
              <w:rPr>
                <w:sz w:val="21"/>
                <w:szCs w:val="21"/>
              </w:rPr>
              <w:t>-.07</w:t>
            </w:r>
          </w:p>
        </w:tc>
        <w:tc>
          <w:tcPr>
            <w:tcW w:w="0" w:type="auto"/>
            <w:shd w:val="clear" w:color="auto" w:fill="auto"/>
            <w:noWrap/>
            <w:vAlign w:val="center"/>
          </w:tcPr>
          <w:p w14:paraId="7DB18091" w14:textId="725C4BCC" w:rsidR="00912A16" w:rsidRPr="00912A16" w:rsidRDefault="00912A16" w:rsidP="004E56F9">
            <w:pPr>
              <w:widowControl/>
              <w:jc w:val="center"/>
              <w:rPr>
                <w:rFonts w:cs="Times New Roman"/>
                <w:color w:val="000000"/>
                <w:kern w:val="0"/>
                <w:sz w:val="21"/>
                <w:szCs w:val="21"/>
                <w:lang w:eastAsia="zh-CN"/>
              </w:rPr>
            </w:pPr>
            <w:r w:rsidRPr="00912A16">
              <w:rPr>
                <w:sz w:val="21"/>
                <w:szCs w:val="21"/>
              </w:rPr>
              <w:t>-.36</w:t>
            </w:r>
          </w:p>
        </w:tc>
        <w:tc>
          <w:tcPr>
            <w:tcW w:w="0" w:type="auto"/>
            <w:shd w:val="clear" w:color="auto" w:fill="auto"/>
            <w:noWrap/>
            <w:vAlign w:val="center"/>
          </w:tcPr>
          <w:p w14:paraId="1D9E46CB" w14:textId="59D4C698" w:rsidR="00912A16" w:rsidRPr="00912A16" w:rsidRDefault="00912A16" w:rsidP="004E56F9">
            <w:pPr>
              <w:widowControl/>
              <w:jc w:val="center"/>
              <w:rPr>
                <w:rFonts w:cs="Times New Roman"/>
                <w:color w:val="000000"/>
                <w:kern w:val="0"/>
                <w:sz w:val="21"/>
                <w:szCs w:val="21"/>
                <w:lang w:eastAsia="zh-CN"/>
              </w:rPr>
            </w:pPr>
            <w:r w:rsidRPr="00912A16">
              <w:rPr>
                <w:sz w:val="21"/>
                <w:szCs w:val="21"/>
              </w:rPr>
              <w:t>-.01</w:t>
            </w:r>
          </w:p>
        </w:tc>
        <w:tc>
          <w:tcPr>
            <w:tcW w:w="0" w:type="auto"/>
            <w:shd w:val="clear" w:color="auto" w:fill="auto"/>
            <w:noWrap/>
            <w:vAlign w:val="center"/>
          </w:tcPr>
          <w:p w14:paraId="5C0EA6FF" w14:textId="721B2AAB" w:rsidR="00912A16" w:rsidRPr="00912A16" w:rsidRDefault="00912A16" w:rsidP="004E56F9">
            <w:pPr>
              <w:widowControl/>
              <w:jc w:val="center"/>
              <w:rPr>
                <w:rFonts w:cs="Times New Roman"/>
                <w:color w:val="000000"/>
                <w:kern w:val="0"/>
                <w:sz w:val="21"/>
                <w:szCs w:val="21"/>
                <w:lang w:eastAsia="zh-CN"/>
              </w:rPr>
            </w:pPr>
            <w:r w:rsidRPr="00912A16">
              <w:rPr>
                <w:sz w:val="21"/>
                <w:szCs w:val="21"/>
              </w:rPr>
              <w:t>.020</w:t>
            </w:r>
          </w:p>
        </w:tc>
        <w:tc>
          <w:tcPr>
            <w:tcW w:w="0" w:type="auto"/>
            <w:shd w:val="clear" w:color="auto" w:fill="auto"/>
            <w:noWrap/>
            <w:vAlign w:val="center"/>
          </w:tcPr>
          <w:p w14:paraId="392968E4" w14:textId="77777777" w:rsidR="00912A16" w:rsidRPr="00912A16" w:rsidRDefault="00912A16" w:rsidP="004E56F9">
            <w:pPr>
              <w:widowControl/>
              <w:jc w:val="center"/>
              <w:rPr>
                <w:rFonts w:cs="Times New Roman"/>
                <w:sz w:val="21"/>
                <w:szCs w:val="21"/>
                <w:lang w:eastAsia="zh-CN"/>
              </w:rPr>
            </w:pPr>
          </w:p>
        </w:tc>
      </w:tr>
      <w:tr w:rsidR="00912A16" w:rsidRPr="00912A16" w14:paraId="3C5B46DE" w14:textId="77777777" w:rsidTr="00912A16">
        <w:trPr>
          <w:trHeight w:val="375"/>
        </w:trPr>
        <w:tc>
          <w:tcPr>
            <w:tcW w:w="0" w:type="auto"/>
          </w:tcPr>
          <w:p w14:paraId="35B39825"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4AE268F" w14:textId="751EB285"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80A17BD" w14:textId="2DF56B9D"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563D74B1" w14:textId="60BFB6B1" w:rsidR="00912A16" w:rsidRPr="00912A16" w:rsidRDefault="00912A16" w:rsidP="004E56F9">
            <w:pPr>
              <w:widowControl/>
              <w:jc w:val="center"/>
              <w:rPr>
                <w:rFonts w:cs="Times New Roman"/>
                <w:color w:val="000000"/>
                <w:kern w:val="0"/>
                <w:sz w:val="21"/>
                <w:szCs w:val="21"/>
                <w:lang w:eastAsia="zh-CN"/>
              </w:rPr>
            </w:pPr>
            <w:r w:rsidRPr="00912A16">
              <w:rPr>
                <w:sz w:val="21"/>
                <w:szCs w:val="21"/>
              </w:rPr>
              <w:t>.00</w:t>
            </w:r>
          </w:p>
        </w:tc>
        <w:tc>
          <w:tcPr>
            <w:tcW w:w="0" w:type="auto"/>
            <w:shd w:val="clear" w:color="auto" w:fill="auto"/>
            <w:noWrap/>
            <w:vAlign w:val="center"/>
          </w:tcPr>
          <w:p w14:paraId="0EB28BA3" w14:textId="15A90FFE" w:rsidR="00912A16" w:rsidRPr="00912A16" w:rsidRDefault="00912A16" w:rsidP="004E56F9">
            <w:pPr>
              <w:widowControl/>
              <w:jc w:val="center"/>
              <w:rPr>
                <w:rFonts w:cs="Times New Roman"/>
                <w:color w:val="000000"/>
                <w:kern w:val="0"/>
                <w:sz w:val="21"/>
                <w:szCs w:val="21"/>
                <w:lang w:eastAsia="zh-CN"/>
              </w:rPr>
            </w:pPr>
            <w:r w:rsidRPr="00912A16">
              <w:rPr>
                <w:sz w:val="21"/>
                <w:szCs w:val="21"/>
              </w:rPr>
              <w:t>.00</w:t>
            </w:r>
          </w:p>
        </w:tc>
        <w:tc>
          <w:tcPr>
            <w:tcW w:w="0" w:type="auto"/>
            <w:shd w:val="clear" w:color="auto" w:fill="auto"/>
            <w:noWrap/>
            <w:vAlign w:val="center"/>
          </w:tcPr>
          <w:p w14:paraId="72A39DD1" w14:textId="52D3AE3A" w:rsidR="00912A16" w:rsidRPr="00912A16" w:rsidRDefault="00912A16" w:rsidP="004E56F9">
            <w:pPr>
              <w:widowControl/>
              <w:jc w:val="center"/>
              <w:rPr>
                <w:rFonts w:cs="Times New Roman"/>
                <w:color w:val="000000"/>
                <w:kern w:val="0"/>
                <w:sz w:val="21"/>
                <w:szCs w:val="21"/>
                <w:lang w:eastAsia="zh-CN"/>
              </w:rPr>
            </w:pPr>
            <w:r w:rsidRPr="00912A16">
              <w:rPr>
                <w:sz w:val="21"/>
                <w:szCs w:val="21"/>
              </w:rPr>
              <w:t>-.19</w:t>
            </w:r>
          </w:p>
        </w:tc>
        <w:tc>
          <w:tcPr>
            <w:tcW w:w="0" w:type="auto"/>
            <w:shd w:val="clear" w:color="auto" w:fill="auto"/>
            <w:noWrap/>
            <w:vAlign w:val="center"/>
          </w:tcPr>
          <w:p w14:paraId="09EA3E36" w14:textId="1DCFCE53" w:rsidR="00912A16" w:rsidRPr="00912A16" w:rsidRDefault="00912A16" w:rsidP="004E56F9">
            <w:pPr>
              <w:widowControl/>
              <w:jc w:val="center"/>
              <w:rPr>
                <w:rFonts w:cs="Times New Roman"/>
                <w:color w:val="000000"/>
                <w:kern w:val="0"/>
                <w:sz w:val="21"/>
                <w:szCs w:val="21"/>
                <w:lang w:eastAsia="zh-CN"/>
              </w:rPr>
            </w:pPr>
            <w:r w:rsidRPr="00912A16">
              <w:rPr>
                <w:sz w:val="21"/>
                <w:szCs w:val="21"/>
              </w:rPr>
              <w:t>.18</w:t>
            </w:r>
          </w:p>
        </w:tc>
        <w:tc>
          <w:tcPr>
            <w:tcW w:w="0" w:type="auto"/>
            <w:shd w:val="clear" w:color="auto" w:fill="auto"/>
            <w:noWrap/>
            <w:vAlign w:val="center"/>
          </w:tcPr>
          <w:p w14:paraId="7A6144A7" w14:textId="1740C7CD" w:rsidR="00912A16" w:rsidRPr="00912A16" w:rsidRDefault="00912A16" w:rsidP="004E56F9">
            <w:pPr>
              <w:widowControl/>
              <w:jc w:val="center"/>
              <w:rPr>
                <w:rFonts w:cs="Times New Roman"/>
                <w:color w:val="000000"/>
                <w:kern w:val="0"/>
                <w:sz w:val="21"/>
                <w:szCs w:val="21"/>
                <w:lang w:eastAsia="zh-CN"/>
              </w:rPr>
            </w:pPr>
            <w:r w:rsidRPr="00912A16">
              <w:rPr>
                <w:sz w:val="21"/>
                <w:szCs w:val="21"/>
              </w:rPr>
              <w:t>.485</w:t>
            </w:r>
          </w:p>
        </w:tc>
        <w:tc>
          <w:tcPr>
            <w:tcW w:w="0" w:type="auto"/>
            <w:shd w:val="clear" w:color="auto" w:fill="auto"/>
            <w:noWrap/>
            <w:vAlign w:val="center"/>
          </w:tcPr>
          <w:p w14:paraId="0093ACDD" w14:textId="77777777" w:rsidR="00912A16" w:rsidRPr="00912A16" w:rsidRDefault="00912A16" w:rsidP="004E56F9">
            <w:pPr>
              <w:widowControl/>
              <w:jc w:val="center"/>
              <w:rPr>
                <w:rFonts w:cs="Times New Roman"/>
                <w:sz w:val="21"/>
                <w:szCs w:val="21"/>
                <w:lang w:eastAsia="zh-CN"/>
              </w:rPr>
            </w:pPr>
          </w:p>
        </w:tc>
      </w:tr>
      <w:tr w:rsidR="00912A16" w:rsidRPr="00912A16" w14:paraId="620076BE" w14:textId="77777777" w:rsidTr="00912A16">
        <w:trPr>
          <w:trHeight w:val="375"/>
        </w:trPr>
        <w:tc>
          <w:tcPr>
            <w:tcW w:w="0" w:type="auto"/>
          </w:tcPr>
          <w:p w14:paraId="54522C96"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D7654FA" w14:textId="45E098C9"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0FA6B3EB" w14:textId="6099DC3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09510196" w14:textId="1DDC9637" w:rsidR="00912A16" w:rsidRPr="00912A16" w:rsidRDefault="00912A16" w:rsidP="004E56F9">
            <w:pPr>
              <w:widowControl/>
              <w:jc w:val="center"/>
              <w:rPr>
                <w:rFonts w:cs="Times New Roman"/>
                <w:color w:val="000000"/>
                <w:kern w:val="0"/>
                <w:sz w:val="21"/>
                <w:szCs w:val="21"/>
                <w:lang w:eastAsia="zh-CN"/>
              </w:rPr>
            </w:pPr>
            <w:r w:rsidRPr="00912A16">
              <w:rPr>
                <w:sz w:val="21"/>
                <w:szCs w:val="21"/>
              </w:rPr>
              <w:t>-.07</w:t>
            </w:r>
          </w:p>
        </w:tc>
        <w:tc>
          <w:tcPr>
            <w:tcW w:w="0" w:type="auto"/>
            <w:shd w:val="clear" w:color="auto" w:fill="auto"/>
            <w:noWrap/>
            <w:vAlign w:val="center"/>
          </w:tcPr>
          <w:p w14:paraId="03B68859" w14:textId="0A33A037" w:rsidR="00912A16" w:rsidRPr="00912A16" w:rsidRDefault="00912A16" w:rsidP="004E56F9">
            <w:pPr>
              <w:widowControl/>
              <w:jc w:val="center"/>
              <w:rPr>
                <w:rFonts w:cs="Times New Roman"/>
                <w:color w:val="000000"/>
                <w:kern w:val="0"/>
                <w:sz w:val="21"/>
                <w:szCs w:val="21"/>
                <w:lang w:eastAsia="zh-CN"/>
              </w:rPr>
            </w:pPr>
            <w:r w:rsidRPr="00912A16">
              <w:rPr>
                <w:sz w:val="21"/>
                <w:szCs w:val="21"/>
              </w:rPr>
              <w:t>-.06</w:t>
            </w:r>
          </w:p>
        </w:tc>
        <w:tc>
          <w:tcPr>
            <w:tcW w:w="0" w:type="auto"/>
            <w:shd w:val="clear" w:color="auto" w:fill="auto"/>
            <w:noWrap/>
            <w:vAlign w:val="center"/>
          </w:tcPr>
          <w:p w14:paraId="0C99824C" w14:textId="3572133F" w:rsidR="00912A16" w:rsidRPr="00912A16" w:rsidRDefault="00912A16" w:rsidP="004E56F9">
            <w:pPr>
              <w:widowControl/>
              <w:jc w:val="center"/>
              <w:rPr>
                <w:rFonts w:cs="Times New Roman"/>
                <w:color w:val="000000"/>
                <w:kern w:val="0"/>
                <w:sz w:val="21"/>
                <w:szCs w:val="21"/>
                <w:lang w:eastAsia="zh-CN"/>
              </w:rPr>
            </w:pPr>
            <w:r w:rsidRPr="00912A16">
              <w:rPr>
                <w:sz w:val="21"/>
                <w:szCs w:val="21"/>
              </w:rPr>
              <w:t>-.16</w:t>
            </w:r>
          </w:p>
        </w:tc>
        <w:tc>
          <w:tcPr>
            <w:tcW w:w="0" w:type="auto"/>
            <w:shd w:val="clear" w:color="auto" w:fill="auto"/>
            <w:noWrap/>
            <w:vAlign w:val="center"/>
          </w:tcPr>
          <w:p w14:paraId="7828476B" w14:textId="19A522F9" w:rsidR="00912A16" w:rsidRPr="00912A16" w:rsidRDefault="00912A16" w:rsidP="004E56F9">
            <w:pPr>
              <w:widowControl/>
              <w:jc w:val="center"/>
              <w:rPr>
                <w:rFonts w:cs="Times New Roman"/>
                <w:color w:val="000000"/>
                <w:kern w:val="0"/>
                <w:sz w:val="21"/>
                <w:szCs w:val="21"/>
                <w:lang w:eastAsia="zh-CN"/>
              </w:rPr>
            </w:pPr>
            <w:r w:rsidRPr="00912A16">
              <w:rPr>
                <w:sz w:val="21"/>
                <w:szCs w:val="21"/>
              </w:rPr>
              <w:t>.03</w:t>
            </w:r>
          </w:p>
        </w:tc>
        <w:tc>
          <w:tcPr>
            <w:tcW w:w="0" w:type="auto"/>
            <w:shd w:val="clear" w:color="auto" w:fill="auto"/>
            <w:noWrap/>
            <w:vAlign w:val="center"/>
          </w:tcPr>
          <w:p w14:paraId="3C48BB59" w14:textId="7C6EF99D" w:rsidR="00912A16" w:rsidRPr="00912A16" w:rsidRDefault="00912A16" w:rsidP="004E56F9">
            <w:pPr>
              <w:widowControl/>
              <w:jc w:val="center"/>
              <w:rPr>
                <w:rFonts w:cs="Times New Roman"/>
                <w:color w:val="000000"/>
                <w:kern w:val="0"/>
                <w:sz w:val="21"/>
                <w:szCs w:val="21"/>
                <w:lang w:eastAsia="zh-CN"/>
              </w:rPr>
            </w:pPr>
            <w:r w:rsidRPr="00912A16">
              <w:rPr>
                <w:sz w:val="21"/>
                <w:szCs w:val="21"/>
              </w:rPr>
              <w:t>.087</w:t>
            </w:r>
          </w:p>
        </w:tc>
        <w:tc>
          <w:tcPr>
            <w:tcW w:w="0" w:type="auto"/>
            <w:shd w:val="clear" w:color="auto" w:fill="auto"/>
            <w:noWrap/>
            <w:vAlign w:val="center"/>
          </w:tcPr>
          <w:p w14:paraId="4D481953" w14:textId="77777777" w:rsidR="00912A16" w:rsidRPr="00912A16" w:rsidRDefault="00912A16" w:rsidP="004E56F9">
            <w:pPr>
              <w:widowControl/>
              <w:jc w:val="center"/>
              <w:rPr>
                <w:rFonts w:cs="Times New Roman"/>
                <w:sz w:val="21"/>
                <w:szCs w:val="21"/>
                <w:lang w:eastAsia="zh-CN"/>
              </w:rPr>
            </w:pPr>
          </w:p>
        </w:tc>
      </w:tr>
      <w:tr w:rsidR="00912A16" w:rsidRPr="00912A16" w14:paraId="03ED0D4A" w14:textId="77777777" w:rsidTr="00912A16">
        <w:trPr>
          <w:trHeight w:val="375"/>
        </w:trPr>
        <w:tc>
          <w:tcPr>
            <w:tcW w:w="0" w:type="auto"/>
          </w:tcPr>
          <w:p w14:paraId="6AE5C1D7"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FAC57CD" w14:textId="6F8560F6"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1B143B7" w14:textId="589C2B0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向上比较频率</w:t>
            </w:r>
          </w:p>
        </w:tc>
        <w:tc>
          <w:tcPr>
            <w:tcW w:w="0" w:type="auto"/>
            <w:shd w:val="clear" w:color="auto" w:fill="auto"/>
            <w:noWrap/>
            <w:vAlign w:val="center"/>
          </w:tcPr>
          <w:p w14:paraId="487FA137" w14:textId="0DC3C381" w:rsidR="00912A16" w:rsidRPr="00912A16" w:rsidRDefault="00912A16" w:rsidP="004E56F9">
            <w:pPr>
              <w:widowControl/>
              <w:jc w:val="center"/>
              <w:rPr>
                <w:rFonts w:cs="Times New Roman"/>
                <w:color w:val="000000"/>
                <w:kern w:val="0"/>
                <w:sz w:val="21"/>
                <w:szCs w:val="21"/>
                <w:lang w:eastAsia="zh-CN"/>
              </w:rPr>
            </w:pPr>
            <w:r w:rsidRPr="00912A16">
              <w:rPr>
                <w:sz w:val="21"/>
                <w:szCs w:val="21"/>
              </w:rPr>
              <w:t>-.21</w:t>
            </w:r>
            <w:r w:rsidRPr="00912A16">
              <w:rPr>
                <w:sz w:val="21"/>
                <w:szCs w:val="21"/>
                <w:vertAlign w:val="superscript"/>
              </w:rPr>
              <w:t>***</w:t>
            </w:r>
          </w:p>
        </w:tc>
        <w:tc>
          <w:tcPr>
            <w:tcW w:w="0" w:type="auto"/>
            <w:shd w:val="clear" w:color="auto" w:fill="auto"/>
            <w:noWrap/>
            <w:vAlign w:val="center"/>
          </w:tcPr>
          <w:p w14:paraId="63589DBC" w14:textId="0F4AAE9B"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59A81E92" w14:textId="566F4A63" w:rsidR="00912A16" w:rsidRPr="00912A16" w:rsidRDefault="00912A16" w:rsidP="004E56F9">
            <w:pPr>
              <w:widowControl/>
              <w:jc w:val="center"/>
              <w:rPr>
                <w:rFonts w:cs="Times New Roman"/>
                <w:color w:val="000000"/>
                <w:kern w:val="0"/>
                <w:sz w:val="21"/>
                <w:szCs w:val="21"/>
                <w:lang w:eastAsia="zh-CN"/>
              </w:rPr>
            </w:pPr>
            <w:r w:rsidRPr="00912A16">
              <w:rPr>
                <w:sz w:val="21"/>
                <w:szCs w:val="21"/>
              </w:rPr>
              <w:t>-.31</w:t>
            </w:r>
          </w:p>
        </w:tc>
        <w:tc>
          <w:tcPr>
            <w:tcW w:w="0" w:type="auto"/>
            <w:shd w:val="clear" w:color="auto" w:fill="auto"/>
            <w:noWrap/>
            <w:vAlign w:val="center"/>
          </w:tcPr>
          <w:p w14:paraId="21A9A8BF" w14:textId="500BBCEB"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04BB7BD6" w14:textId="2BC88B29"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shd w:val="clear" w:color="auto" w:fill="auto"/>
            <w:noWrap/>
            <w:vAlign w:val="center"/>
          </w:tcPr>
          <w:p w14:paraId="278A690E" w14:textId="77777777" w:rsidR="00912A16" w:rsidRPr="00912A16" w:rsidRDefault="00912A16" w:rsidP="004E56F9">
            <w:pPr>
              <w:widowControl/>
              <w:jc w:val="center"/>
              <w:rPr>
                <w:rFonts w:cs="Times New Roman"/>
                <w:sz w:val="21"/>
                <w:szCs w:val="21"/>
                <w:lang w:eastAsia="zh-CN"/>
              </w:rPr>
            </w:pPr>
          </w:p>
        </w:tc>
      </w:tr>
      <w:tr w:rsidR="00912A16" w:rsidRPr="00912A16" w14:paraId="5BB76F14" w14:textId="77777777" w:rsidTr="00912A16">
        <w:trPr>
          <w:trHeight w:val="375"/>
        </w:trPr>
        <w:tc>
          <w:tcPr>
            <w:tcW w:w="0" w:type="auto"/>
          </w:tcPr>
          <w:p w14:paraId="38C6C25A"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9190120" w14:textId="0B4A345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F4CE073" w14:textId="77E45601"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634B5B9D" w14:textId="7D88CD6F" w:rsidR="00912A16" w:rsidRPr="00912A16" w:rsidRDefault="00912A16" w:rsidP="004E56F9">
            <w:pPr>
              <w:widowControl/>
              <w:jc w:val="center"/>
              <w:rPr>
                <w:rFonts w:cs="Times New Roman"/>
                <w:sz w:val="21"/>
                <w:szCs w:val="21"/>
                <w:lang w:eastAsia="zh-CN"/>
              </w:rPr>
            </w:pPr>
            <w:r w:rsidRPr="00912A16">
              <w:rPr>
                <w:sz w:val="21"/>
                <w:szCs w:val="21"/>
              </w:rPr>
              <w:t>.55</w:t>
            </w:r>
            <w:r w:rsidRPr="00912A16">
              <w:rPr>
                <w:sz w:val="21"/>
                <w:szCs w:val="21"/>
                <w:vertAlign w:val="superscript"/>
              </w:rPr>
              <w:t>*</w:t>
            </w:r>
          </w:p>
        </w:tc>
        <w:tc>
          <w:tcPr>
            <w:tcW w:w="0" w:type="auto"/>
            <w:shd w:val="clear" w:color="auto" w:fill="auto"/>
            <w:noWrap/>
            <w:vAlign w:val="center"/>
          </w:tcPr>
          <w:p w14:paraId="5D068CF2" w14:textId="45D18169" w:rsidR="00912A16" w:rsidRPr="00912A16" w:rsidRDefault="00912A16" w:rsidP="004E56F9">
            <w:pPr>
              <w:widowControl/>
              <w:jc w:val="center"/>
              <w:rPr>
                <w:rFonts w:cs="Times New Roman"/>
                <w:sz w:val="21"/>
                <w:szCs w:val="21"/>
                <w:lang w:eastAsia="zh-CN"/>
              </w:rPr>
            </w:pPr>
            <w:r w:rsidRPr="00912A16">
              <w:rPr>
                <w:sz w:val="21"/>
                <w:szCs w:val="21"/>
              </w:rPr>
              <w:t>.50</w:t>
            </w:r>
          </w:p>
        </w:tc>
        <w:tc>
          <w:tcPr>
            <w:tcW w:w="0" w:type="auto"/>
            <w:shd w:val="clear" w:color="auto" w:fill="auto"/>
            <w:noWrap/>
            <w:vAlign w:val="center"/>
          </w:tcPr>
          <w:p w14:paraId="5F5A03DE" w14:textId="649AF7B8"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1B534154" w14:textId="2AC51524" w:rsidR="00912A16" w:rsidRPr="00912A16" w:rsidRDefault="00912A16" w:rsidP="004E56F9">
            <w:pPr>
              <w:widowControl/>
              <w:jc w:val="center"/>
              <w:rPr>
                <w:rFonts w:cs="Times New Roman"/>
                <w:sz w:val="21"/>
                <w:szCs w:val="21"/>
                <w:lang w:eastAsia="zh-CN"/>
              </w:rPr>
            </w:pPr>
            <w:r w:rsidRPr="00912A16">
              <w:rPr>
                <w:sz w:val="21"/>
                <w:szCs w:val="21"/>
              </w:rPr>
              <w:t>1.08</w:t>
            </w:r>
          </w:p>
        </w:tc>
        <w:tc>
          <w:tcPr>
            <w:tcW w:w="0" w:type="auto"/>
            <w:shd w:val="clear" w:color="auto" w:fill="auto"/>
            <w:noWrap/>
            <w:vAlign w:val="center"/>
          </w:tcPr>
          <w:p w14:paraId="63FDF9A6" w14:textId="66268878" w:rsidR="00912A16" w:rsidRPr="00912A16" w:rsidRDefault="00912A16" w:rsidP="004E56F9">
            <w:pPr>
              <w:widowControl/>
              <w:jc w:val="center"/>
              <w:rPr>
                <w:rFonts w:cs="Times New Roman"/>
                <w:sz w:val="21"/>
                <w:szCs w:val="21"/>
                <w:lang w:eastAsia="zh-CN"/>
              </w:rPr>
            </w:pPr>
            <w:r w:rsidRPr="00912A16">
              <w:rPr>
                <w:sz w:val="21"/>
                <w:szCs w:val="21"/>
              </w:rPr>
              <w:t>.020</w:t>
            </w:r>
          </w:p>
        </w:tc>
        <w:tc>
          <w:tcPr>
            <w:tcW w:w="0" w:type="auto"/>
            <w:shd w:val="clear" w:color="auto" w:fill="auto"/>
            <w:noWrap/>
            <w:vAlign w:val="center"/>
          </w:tcPr>
          <w:p w14:paraId="215F2FBF" w14:textId="77777777" w:rsidR="00912A16" w:rsidRPr="00912A16" w:rsidRDefault="00912A16" w:rsidP="004E56F9">
            <w:pPr>
              <w:widowControl/>
              <w:jc w:val="center"/>
              <w:rPr>
                <w:rFonts w:cs="Times New Roman"/>
                <w:sz w:val="21"/>
                <w:szCs w:val="21"/>
                <w:lang w:eastAsia="zh-CN"/>
              </w:rPr>
            </w:pPr>
          </w:p>
        </w:tc>
      </w:tr>
      <w:tr w:rsidR="00912A16" w:rsidRPr="00912A16" w14:paraId="5C709D3C" w14:textId="77777777" w:rsidTr="00912A16">
        <w:trPr>
          <w:trHeight w:val="375"/>
        </w:trPr>
        <w:tc>
          <w:tcPr>
            <w:tcW w:w="0" w:type="auto"/>
          </w:tcPr>
          <w:p w14:paraId="68802ED0"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BBF90F3" w14:textId="3C1ABAE1"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2500784E"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向上比较频率</w:t>
            </w:r>
          </w:p>
          <w:p w14:paraId="1E14185D"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w:t>
            </w:r>
          </w:p>
          <w:p w14:paraId="4F2869DB" w14:textId="03F75AF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5C71DD82" w14:textId="5136ED85"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174BB419" w14:textId="7087B28B"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4E48DDD3" w14:textId="6351EDED" w:rsidR="00912A16" w:rsidRPr="00912A16" w:rsidRDefault="00912A16" w:rsidP="004E56F9">
            <w:pPr>
              <w:widowControl/>
              <w:jc w:val="center"/>
              <w:rPr>
                <w:rFonts w:cs="Times New Roman"/>
                <w:sz w:val="21"/>
                <w:szCs w:val="21"/>
                <w:lang w:eastAsia="zh-CN"/>
              </w:rPr>
            </w:pPr>
            <w:r w:rsidRPr="00912A16">
              <w:rPr>
                <w:sz w:val="21"/>
                <w:szCs w:val="21"/>
              </w:rPr>
              <w:t>-.14</w:t>
            </w:r>
          </w:p>
        </w:tc>
        <w:tc>
          <w:tcPr>
            <w:tcW w:w="0" w:type="auto"/>
            <w:shd w:val="clear" w:color="auto" w:fill="auto"/>
            <w:noWrap/>
            <w:vAlign w:val="center"/>
          </w:tcPr>
          <w:p w14:paraId="5C72D113" w14:textId="74A01E10"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3BCBB58C" w14:textId="29E4E27C" w:rsidR="00912A16" w:rsidRPr="00912A16" w:rsidRDefault="00912A16" w:rsidP="004E56F9">
            <w:pPr>
              <w:widowControl/>
              <w:jc w:val="center"/>
              <w:rPr>
                <w:rFonts w:cs="Times New Roman"/>
                <w:sz w:val="21"/>
                <w:szCs w:val="21"/>
                <w:lang w:eastAsia="zh-CN"/>
              </w:rPr>
            </w:pPr>
            <w:r w:rsidRPr="00912A16">
              <w:rPr>
                <w:sz w:val="21"/>
                <w:szCs w:val="21"/>
              </w:rPr>
              <w:t>.228</w:t>
            </w:r>
          </w:p>
        </w:tc>
        <w:tc>
          <w:tcPr>
            <w:tcW w:w="0" w:type="auto"/>
            <w:shd w:val="clear" w:color="auto" w:fill="auto"/>
            <w:noWrap/>
            <w:vAlign w:val="center"/>
          </w:tcPr>
          <w:p w14:paraId="11008811" w14:textId="77777777" w:rsidR="00912A16" w:rsidRPr="00912A16" w:rsidRDefault="00912A16" w:rsidP="004E56F9">
            <w:pPr>
              <w:widowControl/>
              <w:jc w:val="center"/>
              <w:rPr>
                <w:rFonts w:cs="Times New Roman"/>
                <w:sz w:val="21"/>
                <w:szCs w:val="21"/>
                <w:lang w:eastAsia="zh-CN"/>
              </w:rPr>
            </w:pPr>
          </w:p>
        </w:tc>
      </w:tr>
      <w:tr w:rsidR="00912A16" w:rsidRPr="00912A16" w14:paraId="550DA754" w14:textId="77777777" w:rsidTr="00912A16">
        <w:trPr>
          <w:trHeight w:val="375"/>
        </w:trPr>
        <w:tc>
          <w:tcPr>
            <w:tcW w:w="0" w:type="auto"/>
          </w:tcPr>
          <w:p w14:paraId="0962CBAE" w14:textId="74CBB60F"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3</w:t>
            </w:r>
          </w:p>
        </w:tc>
        <w:tc>
          <w:tcPr>
            <w:tcW w:w="0" w:type="auto"/>
            <w:shd w:val="clear" w:color="auto" w:fill="auto"/>
            <w:noWrap/>
            <w:vAlign w:val="center"/>
          </w:tcPr>
          <w:p w14:paraId="2A33C177" w14:textId="1890E30B"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0" w:type="auto"/>
            <w:vAlign w:val="center"/>
          </w:tcPr>
          <w:p w14:paraId="1E91BE49" w14:textId="1F272A4D"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583DB801" w14:textId="119A3B4E" w:rsidR="00912A16" w:rsidRPr="00912A16" w:rsidRDefault="00912A16" w:rsidP="004E56F9">
            <w:pPr>
              <w:widowControl/>
              <w:jc w:val="center"/>
              <w:rPr>
                <w:rFonts w:cs="Times New Roman"/>
                <w:sz w:val="21"/>
                <w:szCs w:val="21"/>
                <w:lang w:eastAsia="zh-CN"/>
              </w:rPr>
            </w:pPr>
            <w:r w:rsidRPr="00912A16">
              <w:rPr>
                <w:sz w:val="21"/>
                <w:szCs w:val="21"/>
              </w:rPr>
              <w:t>-.17</w:t>
            </w:r>
          </w:p>
        </w:tc>
        <w:tc>
          <w:tcPr>
            <w:tcW w:w="0" w:type="auto"/>
            <w:shd w:val="clear" w:color="auto" w:fill="auto"/>
            <w:noWrap/>
            <w:vAlign w:val="center"/>
          </w:tcPr>
          <w:p w14:paraId="52C8F520" w14:textId="45886DC6"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shd w:val="clear" w:color="auto" w:fill="auto"/>
            <w:noWrap/>
            <w:vAlign w:val="center"/>
          </w:tcPr>
          <w:p w14:paraId="0270A2A6" w14:textId="7FDBE17C" w:rsidR="00912A16" w:rsidRPr="00912A16" w:rsidRDefault="00912A16" w:rsidP="004E56F9">
            <w:pPr>
              <w:widowControl/>
              <w:jc w:val="center"/>
              <w:rPr>
                <w:rFonts w:cs="Times New Roman"/>
                <w:sz w:val="21"/>
                <w:szCs w:val="21"/>
                <w:lang w:eastAsia="zh-CN"/>
              </w:rPr>
            </w:pPr>
            <w:r w:rsidRPr="00912A16">
              <w:rPr>
                <w:sz w:val="21"/>
                <w:szCs w:val="21"/>
              </w:rPr>
              <w:t>-.39</w:t>
            </w:r>
          </w:p>
        </w:tc>
        <w:tc>
          <w:tcPr>
            <w:tcW w:w="0" w:type="auto"/>
            <w:shd w:val="clear" w:color="auto" w:fill="auto"/>
            <w:noWrap/>
            <w:vAlign w:val="center"/>
          </w:tcPr>
          <w:p w14:paraId="361C5B80" w14:textId="316641C4"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78EF02E2" w14:textId="0605B56D" w:rsidR="00912A16" w:rsidRPr="00912A16" w:rsidRDefault="00912A16" w:rsidP="004E56F9">
            <w:pPr>
              <w:widowControl/>
              <w:jc w:val="center"/>
              <w:rPr>
                <w:rFonts w:cs="Times New Roman"/>
                <w:sz w:val="21"/>
                <w:szCs w:val="21"/>
                <w:lang w:eastAsia="zh-CN"/>
              </w:rPr>
            </w:pPr>
            <w:r w:rsidRPr="00912A16">
              <w:rPr>
                <w:sz w:val="21"/>
                <w:szCs w:val="21"/>
              </w:rPr>
              <w:t>.068</w:t>
            </w:r>
          </w:p>
        </w:tc>
        <w:tc>
          <w:tcPr>
            <w:tcW w:w="0" w:type="auto"/>
            <w:shd w:val="clear" w:color="auto" w:fill="auto"/>
            <w:noWrap/>
            <w:vAlign w:val="center"/>
          </w:tcPr>
          <w:p w14:paraId="044E9097" w14:textId="26B5DD60"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.181</w:t>
            </w:r>
            <w:r w:rsidRPr="00912A16">
              <w:rPr>
                <w:rFonts w:cs="Times New Roman"/>
                <w:sz w:val="21"/>
                <w:szCs w:val="21"/>
                <w:vertAlign w:val="superscript"/>
                <w:lang w:eastAsia="zh-CN"/>
              </w:rPr>
              <w:t>***</w:t>
            </w:r>
          </w:p>
        </w:tc>
      </w:tr>
      <w:tr w:rsidR="00912A16" w:rsidRPr="00912A16" w14:paraId="242A2B0B" w14:textId="77777777" w:rsidTr="00912A16">
        <w:trPr>
          <w:trHeight w:val="375"/>
        </w:trPr>
        <w:tc>
          <w:tcPr>
            <w:tcW w:w="0" w:type="auto"/>
          </w:tcPr>
          <w:p w14:paraId="7E0017DF"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1E96F323" w14:textId="2E2C8BE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FFA3D8A" w14:textId="442354C6"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5E1796F8" w14:textId="5CEF6495" w:rsidR="00912A16" w:rsidRPr="00912A16" w:rsidRDefault="00912A16" w:rsidP="004E56F9">
            <w:pPr>
              <w:widowControl/>
              <w:jc w:val="center"/>
              <w:rPr>
                <w:rFonts w:cs="Times New Roman"/>
                <w:sz w:val="21"/>
                <w:szCs w:val="21"/>
                <w:lang w:eastAsia="zh-CN"/>
              </w:rPr>
            </w:pPr>
            <w:r w:rsidRPr="00912A16">
              <w:rPr>
                <w:sz w:val="21"/>
                <w:szCs w:val="21"/>
              </w:rPr>
              <w:t>.02</w:t>
            </w:r>
            <w:r w:rsidRPr="00912A16">
              <w:rPr>
                <w:sz w:val="21"/>
                <w:szCs w:val="21"/>
                <w:vertAlign w:val="superscript"/>
              </w:rPr>
              <w:t>**</w:t>
            </w:r>
          </w:p>
        </w:tc>
        <w:tc>
          <w:tcPr>
            <w:tcW w:w="0" w:type="auto"/>
            <w:shd w:val="clear" w:color="auto" w:fill="auto"/>
            <w:noWrap/>
            <w:vAlign w:val="center"/>
          </w:tcPr>
          <w:p w14:paraId="4A079F01" w14:textId="1DE81BA0"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216BCD52" w14:textId="3AF5CF73"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FB0821B" w14:textId="0324410D"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717C0BF0" w14:textId="240DDB4F" w:rsidR="00912A16" w:rsidRPr="00912A16" w:rsidRDefault="00912A16" w:rsidP="004E56F9">
            <w:pPr>
              <w:widowControl/>
              <w:jc w:val="center"/>
              <w:rPr>
                <w:rFonts w:cs="Times New Roman"/>
                <w:sz w:val="21"/>
                <w:szCs w:val="21"/>
                <w:lang w:eastAsia="zh-CN"/>
              </w:rPr>
            </w:pPr>
            <w:r w:rsidRPr="00912A16">
              <w:rPr>
                <w:sz w:val="21"/>
                <w:szCs w:val="21"/>
              </w:rPr>
              <w:t>.009</w:t>
            </w:r>
          </w:p>
        </w:tc>
        <w:tc>
          <w:tcPr>
            <w:tcW w:w="0" w:type="auto"/>
            <w:shd w:val="clear" w:color="auto" w:fill="auto"/>
            <w:noWrap/>
            <w:vAlign w:val="center"/>
          </w:tcPr>
          <w:p w14:paraId="3EE2F6FD" w14:textId="77777777" w:rsidR="00912A16" w:rsidRPr="00912A16" w:rsidRDefault="00912A16" w:rsidP="004E56F9">
            <w:pPr>
              <w:widowControl/>
              <w:jc w:val="center"/>
              <w:rPr>
                <w:rFonts w:cs="Times New Roman"/>
                <w:sz w:val="21"/>
                <w:szCs w:val="21"/>
                <w:lang w:eastAsia="zh-CN"/>
              </w:rPr>
            </w:pPr>
          </w:p>
        </w:tc>
      </w:tr>
      <w:tr w:rsidR="00912A16" w:rsidRPr="00912A16" w14:paraId="4F20B282" w14:textId="77777777" w:rsidTr="00912A16">
        <w:trPr>
          <w:trHeight w:val="375"/>
        </w:trPr>
        <w:tc>
          <w:tcPr>
            <w:tcW w:w="0" w:type="auto"/>
          </w:tcPr>
          <w:p w14:paraId="074B58DF"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A182DD9" w14:textId="64A0C8FC"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CA3A430" w14:textId="0A1B9C3E"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3CDEB4C8" w14:textId="48722F70"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shd w:val="clear" w:color="auto" w:fill="auto"/>
            <w:noWrap/>
            <w:vAlign w:val="center"/>
          </w:tcPr>
          <w:p w14:paraId="46CA3359" w14:textId="6C7882AB"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5620BD3D" w14:textId="20E05422"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4108BA2E" w14:textId="59086FF9" w:rsidR="00912A16" w:rsidRPr="00912A16" w:rsidRDefault="00912A16" w:rsidP="004E56F9">
            <w:pPr>
              <w:widowControl/>
              <w:jc w:val="center"/>
              <w:rPr>
                <w:rFonts w:cs="Times New Roman"/>
                <w:sz w:val="21"/>
                <w:szCs w:val="21"/>
                <w:lang w:eastAsia="zh-CN"/>
              </w:rPr>
            </w:pPr>
            <w:r w:rsidRPr="00912A16">
              <w:rPr>
                <w:sz w:val="21"/>
                <w:szCs w:val="21"/>
              </w:rPr>
              <w:t>.33</w:t>
            </w:r>
          </w:p>
        </w:tc>
        <w:tc>
          <w:tcPr>
            <w:tcW w:w="0" w:type="auto"/>
            <w:shd w:val="clear" w:color="auto" w:fill="auto"/>
            <w:noWrap/>
            <w:vAlign w:val="center"/>
          </w:tcPr>
          <w:p w14:paraId="06DB5B91" w14:textId="42A32ED4" w:rsidR="00912A16" w:rsidRPr="00912A16" w:rsidRDefault="00912A16" w:rsidP="004E56F9">
            <w:pPr>
              <w:widowControl/>
              <w:jc w:val="center"/>
              <w:rPr>
                <w:rFonts w:cs="Times New Roman"/>
                <w:sz w:val="21"/>
                <w:szCs w:val="21"/>
                <w:lang w:eastAsia="zh-CN"/>
              </w:rPr>
            </w:pPr>
            <w:r w:rsidRPr="00912A16">
              <w:rPr>
                <w:sz w:val="21"/>
                <w:szCs w:val="21"/>
              </w:rPr>
              <w:t>.103</w:t>
            </w:r>
          </w:p>
        </w:tc>
        <w:tc>
          <w:tcPr>
            <w:tcW w:w="0" w:type="auto"/>
            <w:shd w:val="clear" w:color="auto" w:fill="auto"/>
            <w:noWrap/>
            <w:vAlign w:val="center"/>
          </w:tcPr>
          <w:p w14:paraId="28548FE3" w14:textId="77777777" w:rsidR="00912A16" w:rsidRPr="00912A16" w:rsidRDefault="00912A16" w:rsidP="004E56F9">
            <w:pPr>
              <w:widowControl/>
              <w:jc w:val="center"/>
              <w:rPr>
                <w:rFonts w:cs="Times New Roman"/>
                <w:sz w:val="21"/>
                <w:szCs w:val="21"/>
                <w:lang w:eastAsia="zh-CN"/>
              </w:rPr>
            </w:pPr>
          </w:p>
        </w:tc>
      </w:tr>
      <w:tr w:rsidR="00912A16" w:rsidRPr="00912A16" w14:paraId="2D7FBCA3" w14:textId="77777777" w:rsidTr="00912A16">
        <w:trPr>
          <w:trHeight w:val="375"/>
        </w:trPr>
        <w:tc>
          <w:tcPr>
            <w:tcW w:w="0" w:type="auto"/>
          </w:tcPr>
          <w:p w14:paraId="5588AA2D"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0317C86" w14:textId="709D170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583024F" w14:textId="6B865472"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6DFC8489" w14:textId="5F92BE11"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0B7574EF" w14:textId="6639C724"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4139D5D" w14:textId="33BC8936" w:rsidR="00912A16" w:rsidRPr="00912A16" w:rsidRDefault="00912A16" w:rsidP="004E56F9">
            <w:pPr>
              <w:widowControl/>
              <w:jc w:val="center"/>
              <w:rPr>
                <w:rFonts w:cs="Times New Roman"/>
                <w:sz w:val="21"/>
                <w:szCs w:val="21"/>
                <w:lang w:eastAsia="zh-CN"/>
              </w:rPr>
            </w:pPr>
            <w:r w:rsidRPr="00912A16">
              <w:rPr>
                <w:sz w:val="21"/>
                <w:szCs w:val="21"/>
              </w:rPr>
              <w:t>-.22</w:t>
            </w:r>
          </w:p>
        </w:tc>
        <w:tc>
          <w:tcPr>
            <w:tcW w:w="0" w:type="auto"/>
            <w:shd w:val="clear" w:color="auto" w:fill="auto"/>
            <w:noWrap/>
            <w:vAlign w:val="center"/>
          </w:tcPr>
          <w:p w14:paraId="6F88B686" w14:textId="62E8A9B7" w:rsidR="00912A16" w:rsidRPr="00912A16" w:rsidRDefault="00912A16" w:rsidP="004E56F9">
            <w:pPr>
              <w:widowControl/>
              <w:jc w:val="center"/>
              <w:rPr>
                <w:rFonts w:cs="Times New Roman"/>
                <w:sz w:val="21"/>
                <w:szCs w:val="21"/>
                <w:lang w:eastAsia="zh-CN"/>
              </w:rPr>
            </w:pPr>
            <w:r w:rsidRPr="00912A16">
              <w:rPr>
                <w:sz w:val="21"/>
                <w:szCs w:val="21"/>
              </w:rPr>
              <w:t>.22</w:t>
            </w:r>
          </w:p>
        </w:tc>
        <w:tc>
          <w:tcPr>
            <w:tcW w:w="0" w:type="auto"/>
            <w:shd w:val="clear" w:color="auto" w:fill="auto"/>
            <w:noWrap/>
            <w:vAlign w:val="center"/>
          </w:tcPr>
          <w:p w14:paraId="6ACF264B" w14:textId="09485FA6" w:rsidR="00912A16" w:rsidRPr="00912A16" w:rsidRDefault="00912A16" w:rsidP="004E56F9">
            <w:pPr>
              <w:widowControl/>
              <w:jc w:val="center"/>
              <w:rPr>
                <w:rFonts w:cs="Times New Roman"/>
                <w:sz w:val="21"/>
                <w:szCs w:val="21"/>
                <w:lang w:eastAsia="zh-CN"/>
              </w:rPr>
            </w:pPr>
            <w:r w:rsidRPr="00912A16">
              <w:rPr>
                <w:sz w:val="21"/>
                <w:szCs w:val="21"/>
              </w:rPr>
              <w:t>.498</w:t>
            </w:r>
          </w:p>
        </w:tc>
        <w:tc>
          <w:tcPr>
            <w:tcW w:w="0" w:type="auto"/>
            <w:shd w:val="clear" w:color="auto" w:fill="auto"/>
            <w:noWrap/>
            <w:vAlign w:val="center"/>
          </w:tcPr>
          <w:p w14:paraId="27FCEF94" w14:textId="77777777" w:rsidR="00912A16" w:rsidRPr="00912A16" w:rsidRDefault="00912A16" w:rsidP="004E56F9">
            <w:pPr>
              <w:widowControl/>
              <w:jc w:val="center"/>
              <w:rPr>
                <w:rFonts w:cs="Times New Roman"/>
                <w:sz w:val="21"/>
                <w:szCs w:val="21"/>
                <w:lang w:eastAsia="zh-CN"/>
              </w:rPr>
            </w:pPr>
          </w:p>
        </w:tc>
      </w:tr>
      <w:tr w:rsidR="00912A16" w:rsidRPr="00912A16" w14:paraId="2E420046" w14:textId="77777777" w:rsidTr="00912A16">
        <w:trPr>
          <w:trHeight w:val="375"/>
        </w:trPr>
        <w:tc>
          <w:tcPr>
            <w:tcW w:w="0" w:type="auto"/>
          </w:tcPr>
          <w:p w14:paraId="3EF06555"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BAED200" w14:textId="76F56353"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CBB2590" w14:textId="2E8FAC76"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729CDDCD" w14:textId="5E1DE667"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06F5EF2C" w14:textId="0BF63AE8"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23E51B77" w14:textId="7CC8DE52"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275B6BB7" w14:textId="1C0B52A4" w:rsidR="00912A16" w:rsidRPr="00912A16" w:rsidRDefault="00912A16" w:rsidP="004E56F9">
            <w:pPr>
              <w:widowControl/>
              <w:jc w:val="center"/>
              <w:rPr>
                <w:rFonts w:cs="Times New Roman"/>
                <w:sz w:val="21"/>
                <w:szCs w:val="21"/>
                <w:lang w:eastAsia="zh-CN"/>
              </w:rPr>
            </w:pPr>
            <w:r w:rsidRPr="00912A16">
              <w:rPr>
                <w:sz w:val="21"/>
                <w:szCs w:val="21"/>
              </w:rPr>
              <w:t>.17</w:t>
            </w:r>
          </w:p>
        </w:tc>
        <w:tc>
          <w:tcPr>
            <w:tcW w:w="0" w:type="auto"/>
            <w:shd w:val="clear" w:color="auto" w:fill="auto"/>
            <w:noWrap/>
            <w:vAlign w:val="center"/>
          </w:tcPr>
          <w:p w14:paraId="794009E4" w14:textId="24456C15" w:rsidR="00912A16" w:rsidRPr="00912A16" w:rsidRDefault="00912A16" w:rsidP="004E56F9">
            <w:pPr>
              <w:widowControl/>
              <w:jc w:val="center"/>
              <w:rPr>
                <w:rFonts w:cs="Times New Roman"/>
                <w:sz w:val="21"/>
                <w:szCs w:val="21"/>
                <w:lang w:eastAsia="zh-CN"/>
              </w:rPr>
            </w:pPr>
            <w:r w:rsidRPr="00912A16">
              <w:rPr>
                <w:sz w:val="21"/>
                <w:szCs w:val="21"/>
              </w:rPr>
              <w:t>.168</w:t>
            </w:r>
          </w:p>
        </w:tc>
        <w:tc>
          <w:tcPr>
            <w:tcW w:w="0" w:type="auto"/>
            <w:shd w:val="clear" w:color="auto" w:fill="auto"/>
            <w:noWrap/>
            <w:vAlign w:val="center"/>
          </w:tcPr>
          <w:p w14:paraId="28C87BCC" w14:textId="77777777" w:rsidR="00912A16" w:rsidRPr="00912A16" w:rsidRDefault="00912A16" w:rsidP="004E56F9">
            <w:pPr>
              <w:widowControl/>
              <w:jc w:val="center"/>
              <w:rPr>
                <w:rFonts w:cs="Times New Roman"/>
                <w:sz w:val="21"/>
                <w:szCs w:val="21"/>
                <w:lang w:eastAsia="zh-CN"/>
              </w:rPr>
            </w:pPr>
          </w:p>
        </w:tc>
      </w:tr>
      <w:tr w:rsidR="00912A16" w:rsidRPr="00912A16" w14:paraId="1578BC3F" w14:textId="77777777" w:rsidTr="00912A16">
        <w:trPr>
          <w:trHeight w:val="315"/>
        </w:trPr>
        <w:tc>
          <w:tcPr>
            <w:tcW w:w="0" w:type="auto"/>
          </w:tcPr>
          <w:p w14:paraId="7F5BB746"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34D05B5" w14:textId="276C4339"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CE0B28B" w14:textId="59B5E33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0" w:type="auto"/>
            <w:shd w:val="clear" w:color="auto" w:fill="auto"/>
            <w:noWrap/>
            <w:vAlign w:val="center"/>
          </w:tcPr>
          <w:p w14:paraId="132E4469" w14:textId="3E23BAFB"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71032651" w14:textId="7ABBE332"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20E1D7C8" w14:textId="105A2333" w:rsidR="00912A16" w:rsidRPr="00912A16" w:rsidRDefault="00912A16" w:rsidP="004E56F9">
            <w:pPr>
              <w:widowControl/>
              <w:jc w:val="center"/>
              <w:rPr>
                <w:rFonts w:cs="Times New Roman"/>
                <w:sz w:val="21"/>
                <w:szCs w:val="21"/>
                <w:lang w:eastAsia="zh-CN"/>
              </w:rPr>
            </w:pPr>
            <w:r w:rsidRPr="00912A16">
              <w:rPr>
                <w:sz w:val="21"/>
                <w:szCs w:val="21"/>
              </w:rPr>
              <w:t>-.14</w:t>
            </w:r>
          </w:p>
        </w:tc>
        <w:tc>
          <w:tcPr>
            <w:tcW w:w="0" w:type="auto"/>
            <w:shd w:val="clear" w:color="auto" w:fill="auto"/>
            <w:noWrap/>
            <w:vAlign w:val="center"/>
          </w:tcPr>
          <w:p w14:paraId="131FCBEE" w14:textId="759930FB"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45DF2CBF" w14:textId="19DED7A1" w:rsidR="00912A16" w:rsidRPr="00912A16" w:rsidRDefault="00912A16" w:rsidP="004E56F9">
            <w:pPr>
              <w:widowControl/>
              <w:jc w:val="center"/>
              <w:rPr>
                <w:rFonts w:cs="Times New Roman"/>
                <w:sz w:val="21"/>
                <w:szCs w:val="21"/>
                <w:lang w:eastAsia="zh-CN"/>
              </w:rPr>
            </w:pPr>
            <w:r w:rsidRPr="00912A16">
              <w:rPr>
                <w:sz w:val="21"/>
                <w:szCs w:val="21"/>
              </w:rPr>
              <w:t>.228</w:t>
            </w:r>
          </w:p>
        </w:tc>
        <w:tc>
          <w:tcPr>
            <w:tcW w:w="0" w:type="auto"/>
            <w:shd w:val="clear" w:color="auto" w:fill="auto"/>
            <w:noWrap/>
            <w:vAlign w:val="center"/>
          </w:tcPr>
          <w:p w14:paraId="1DC47993" w14:textId="77777777" w:rsidR="00912A16" w:rsidRPr="00912A16" w:rsidRDefault="00912A16" w:rsidP="004E56F9">
            <w:pPr>
              <w:widowControl/>
              <w:jc w:val="center"/>
              <w:rPr>
                <w:rFonts w:cs="Times New Roman"/>
                <w:sz w:val="21"/>
                <w:szCs w:val="21"/>
                <w:lang w:eastAsia="zh-CN"/>
              </w:rPr>
            </w:pPr>
          </w:p>
        </w:tc>
      </w:tr>
      <w:tr w:rsidR="00912A16" w:rsidRPr="00912A16" w14:paraId="40FA0178" w14:textId="77777777" w:rsidTr="00912A16">
        <w:trPr>
          <w:trHeight w:val="315"/>
        </w:trPr>
        <w:tc>
          <w:tcPr>
            <w:tcW w:w="0" w:type="auto"/>
          </w:tcPr>
          <w:p w14:paraId="2A17961B"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7CB1017D" w14:textId="7C92E2E6"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2D932474" w14:textId="035FE93E"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00EA3C5A" w14:textId="67050409" w:rsidR="00912A16" w:rsidRPr="00912A16" w:rsidRDefault="00912A16" w:rsidP="004E56F9">
            <w:pPr>
              <w:widowControl/>
              <w:jc w:val="center"/>
              <w:rPr>
                <w:rFonts w:cs="Times New Roman"/>
                <w:sz w:val="21"/>
                <w:szCs w:val="21"/>
                <w:lang w:eastAsia="zh-CN"/>
              </w:rPr>
            </w:pPr>
            <w:r w:rsidRPr="00912A16">
              <w:rPr>
                <w:sz w:val="21"/>
                <w:szCs w:val="21"/>
              </w:rPr>
              <w:t>.52</w:t>
            </w:r>
          </w:p>
        </w:tc>
        <w:tc>
          <w:tcPr>
            <w:tcW w:w="0" w:type="auto"/>
            <w:shd w:val="clear" w:color="auto" w:fill="auto"/>
            <w:noWrap/>
            <w:vAlign w:val="center"/>
          </w:tcPr>
          <w:p w14:paraId="351A03BD" w14:textId="6DA1F42D" w:rsidR="00912A16" w:rsidRPr="00912A16" w:rsidRDefault="00912A16" w:rsidP="004E56F9">
            <w:pPr>
              <w:widowControl/>
              <w:jc w:val="center"/>
              <w:rPr>
                <w:rFonts w:cs="Times New Roman"/>
                <w:sz w:val="21"/>
                <w:szCs w:val="21"/>
                <w:lang w:eastAsia="zh-CN"/>
              </w:rPr>
            </w:pPr>
            <w:r w:rsidRPr="00912A16">
              <w:rPr>
                <w:sz w:val="21"/>
                <w:szCs w:val="21"/>
              </w:rPr>
              <w:t>.38</w:t>
            </w:r>
          </w:p>
        </w:tc>
        <w:tc>
          <w:tcPr>
            <w:tcW w:w="0" w:type="auto"/>
            <w:shd w:val="clear" w:color="auto" w:fill="auto"/>
            <w:noWrap/>
            <w:vAlign w:val="center"/>
          </w:tcPr>
          <w:p w14:paraId="420E4898" w14:textId="3D1BE55E" w:rsidR="00912A16" w:rsidRPr="00912A16" w:rsidRDefault="00912A16" w:rsidP="004E56F9">
            <w:pPr>
              <w:widowControl/>
              <w:jc w:val="center"/>
              <w:rPr>
                <w:rFonts w:cs="Times New Roman"/>
                <w:sz w:val="21"/>
                <w:szCs w:val="21"/>
                <w:lang w:eastAsia="zh-CN"/>
              </w:rPr>
            </w:pPr>
            <w:r w:rsidRPr="00912A16">
              <w:rPr>
                <w:sz w:val="21"/>
                <w:szCs w:val="21"/>
              </w:rPr>
              <w:t>.39</w:t>
            </w:r>
          </w:p>
        </w:tc>
        <w:tc>
          <w:tcPr>
            <w:tcW w:w="0" w:type="auto"/>
            <w:shd w:val="clear" w:color="auto" w:fill="auto"/>
            <w:noWrap/>
            <w:vAlign w:val="center"/>
          </w:tcPr>
          <w:p w14:paraId="3903D9E1" w14:textId="61A3F920" w:rsidR="00912A16" w:rsidRPr="00912A16" w:rsidRDefault="00912A16" w:rsidP="004E56F9">
            <w:pPr>
              <w:widowControl/>
              <w:jc w:val="center"/>
              <w:rPr>
                <w:rFonts w:cs="Times New Roman"/>
                <w:sz w:val="21"/>
                <w:szCs w:val="21"/>
                <w:lang w:eastAsia="zh-CN"/>
              </w:rPr>
            </w:pPr>
            <w:r w:rsidRPr="00912A16">
              <w:rPr>
                <w:sz w:val="21"/>
                <w:szCs w:val="21"/>
              </w:rPr>
              <w:t>.67</w:t>
            </w:r>
          </w:p>
        </w:tc>
        <w:tc>
          <w:tcPr>
            <w:tcW w:w="0" w:type="auto"/>
            <w:shd w:val="clear" w:color="auto" w:fill="auto"/>
            <w:noWrap/>
            <w:vAlign w:val="center"/>
          </w:tcPr>
          <w:p w14:paraId="63CA690C" w14:textId="670844C5"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shd w:val="clear" w:color="auto" w:fill="auto"/>
            <w:noWrap/>
            <w:vAlign w:val="center"/>
          </w:tcPr>
          <w:p w14:paraId="672CE92B" w14:textId="77777777" w:rsidR="00912A16" w:rsidRPr="00912A16" w:rsidRDefault="00912A16" w:rsidP="004E56F9">
            <w:pPr>
              <w:widowControl/>
              <w:jc w:val="center"/>
              <w:rPr>
                <w:rFonts w:cs="Times New Roman"/>
                <w:sz w:val="21"/>
                <w:szCs w:val="21"/>
                <w:lang w:eastAsia="zh-CN"/>
              </w:rPr>
            </w:pPr>
          </w:p>
        </w:tc>
      </w:tr>
      <w:tr w:rsidR="00912A16" w:rsidRPr="00912A16" w14:paraId="2BA290DF" w14:textId="77777777" w:rsidTr="00912A16">
        <w:trPr>
          <w:trHeight w:val="315"/>
        </w:trPr>
        <w:tc>
          <w:tcPr>
            <w:tcW w:w="0" w:type="auto"/>
          </w:tcPr>
          <w:p w14:paraId="4EA715B9" w14:textId="461448F9"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4</w:t>
            </w:r>
          </w:p>
        </w:tc>
        <w:tc>
          <w:tcPr>
            <w:tcW w:w="0" w:type="auto"/>
            <w:shd w:val="clear" w:color="auto" w:fill="auto"/>
            <w:noWrap/>
            <w:vAlign w:val="center"/>
          </w:tcPr>
          <w:p w14:paraId="5F135CB4" w14:textId="65E649B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0" w:type="auto"/>
            <w:vAlign w:val="center"/>
          </w:tcPr>
          <w:p w14:paraId="04D83BF0" w14:textId="0B30044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768011CB" w14:textId="61BDF5C1"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2A378E03" w14:textId="444D4F68"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shd w:val="clear" w:color="auto" w:fill="auto"/>
            <w:noWrap/>
            <w:vAlign w:val="center"/>
          </w:tcPr>
          <w:p w14:paraId="304FC6E8" w14:textId="5A598CC4" w:rsidR="00912A16" w:rsidRPr="00912A16" w:rsidRDefault="00912A16" w:rsidP="004E56F9">
            <w:pPr>
              <w:widowControl/>
              <w:jc w:val="center"/>
              <w:rPr>
                <w:rFonts w:cs="Times New Roman"/>
                <w:sz w:val="21"/>
                <w:szCs w:val="21"/>
                <w:lang w:eastAsia="zh-CN"/>
              </w:rPr>
            </w:pPr>
            <w:r w:rsidRPr="00912A16">
              <w:rPr>
                <w:sz w:val="21"/>
                <w:szCs w:val="21"/>
              </w:rPr>
              <w:t>-.40</w:t>
            </w:r>
          </w:p>
        </w:tc>
        <w:tc>
          <w:tcPr>
            <w:tcW w:w="0" w:type="auto"/>
            <w:shd w:val="clear" w:color="auto" w:fill="auto"/>
            <w:noWrap/>
            <w:vAlign w:val="center"/>
          </w:tcPr>
          <w:p w14:paraId="7F8E867F" w14:textId="387A217B"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19CABCA3" w14:textId="60E808D9" w:rsidR="00912A16" w:rsidRPr="00912A16" w:rsidRDefault="00912A16" w:rsidP="004E56F9">
            <w:pPr>
              <w:widowControl/>
              <w:jc w:val="center"/>
              <w:rPr>
                <w:rFonts w:cs="Times New Roman"/>
                <w:sz w:val="21"/>
                <w:szCs w:val="21"/>
                <w:lang w:eastAsia="zh-CN"/>
              </w:rPr>
            </w:pPr>
            <w:r w:rsidRPr="00912A16">
              <w:rPr>
                <w:sz w:val="21"/>
                <w:szCs w:val="21"/>
              </w:rPr>
              <w:t>.064</w:t>
            </w:r>
          </w:p>
        </w:tc>
        <w:tc>
          <w:tcPr>
            <w:tcW w:w="0" w:type="auto"/>
            <w:shd w:val="clear" w:color="auto" w:fill="auto"/>
            <w:noWrap/>
            <w:vAlign w:val="center"/>
          </w:tcPr>
          <w:p w14:paraId="11B36E7E" w14:textId="7C3BA308"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.203</w:t>
            </w:r>
            <w:r w:rsidRPr="00912A16">
              <w:rPr>
                <w:rFonts w:cs="Times New Roman"/>
                <w:sz w:val="21"/>
                <w:szCs w:val="21"/>
                <w:vertAlign w:val="superscript"/>
                <w:lang w:eastAsia="zh-CN"/>
              </w:rPr>
              <w:t>***</w:t>
            </w:r>
          </w:p>
        </w:tc>
      </w:tr>
      <w:tr w:rsidR="00912A16" w:rsidRPr="00912A16" w14:paraId="65A6608E" w14:textId="77777777" w:rsidTr="00912A16">
        <w:trPr>
          <w:trHeight w:val="315"/>
        </w:trPr>
        <w:tc>
          <w:tcPr>
            <w:tcW w:w="0" w:type="auto"/>
          </w:tcPr>
          <w:p w14:paraId="463477AF"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D19EB48" w14:textId="7AF93A09"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664108F" w14:textId="796EB10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07DC0AE8" w14:textId="66F2942C" w:rsidR="00912A16" w:rsidRPr="00912A16" w:rsidRDefault="00912A16" w:rsidP="004E56F9">
            <w:pPr>
              <w:widowControl/>
              <w:jc w:val="center"/>
              <w:rPr>
                <w:rFonts w:cs="Times New Roman"/>
                <w:sz w:val="21"/>
                <w:szCs w:val="21"/>
                <w:lang w:eastAsia="zh-CN"/>
              </w:rPr>
            </w:pPr>
            <w:r w:rsidRPr="00912A16">
              <w:rPr>
                <w:sz w:val="21"/>
                <w:szCs w:val="21"/>
              </w:rPr>
              <w:t>.02</w:t>
            </w:r>
            <w:r w:rsidRPr="00912A16">
              <w:rPr>
                <w:sz w:val="21"/>
                <w:szCs w:val="21"/>
                <w:vertAlign w:val="superscript"/>
              </w:rPr>
              <w:t>*</w:t>
            </w:r>
          </w:p>
        </w:tc>
        <w:tc>
          <w:tcPr>
            <w:tcW w:w="0" w:type="auto"/>
            <w:shd w:val="clear" w:color="auto" w:fill="auto"/>
            <w:noWrap/>
            <w:vAlign w:val="center"/>
          </w:tcPr>
          <w:p w14:paraId="1F9B084D" w14:textId="64EC1A9A" w:rsidR="00912A16" w:rsidRPr="00912A16" w:rsidRDefault="00912A16" w:rsidP="004E56F9">
            <w:pPr>
              <w:widowControl/>
              <w:jc w:val="center"/>
              <w:rPr>
                <w:rFonts w:cs="Times New Roman"/>
                <w:sz w:val="21"/>
                <w:szCs w:val="21"/>
                <w:lang w:eastAsia="zh-CN"/>
              </w:rPr>
            </w:pPr>
            <w:r w:rsidRPr="00912A16">
              <w:rPr>
                <w:sz w:val="21"/>
                <w:szCs w:val="21"/>
              </w:rPr>
              <w:t>.10</w:t>
            </w:r>
          </w:p>
        </w:tc>
        <w:tc>
          <w:tcPr>
            <w:tcW w:w="0" w:type="auto"/>
            <w:shd w:val="clear" w:color="auto" w:fill="auto"/>
            <w:noWrap/>
            <w:vAlign w:val="center"/>
          </w:tcPr>
          <w:p w14:paraId="199A3749" w14:textId="40634333"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4C479FAB" w14:textId="3B15DB5C"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72C54D24" w14:textId="40A8489F" w:rsidR="00912A16" w:rsidRPr="00912A16" w:rsidRDefault="00912A16" w:rsidP="004E56F9">
            <w:pPr>
              <w:widowControl/>
              <w:jc w:val="center"/>
              <w:rPr>
                <w:rFonts w:cs="Times New Roman"/>
                <w:sz w:val="21"/>
                <w:szCs w:val="21"/>
                <w:lang w:eastAsia="zh-CN"/>
              </w:rPr>
            </w:pPr>
            <w:r w:rsidRPr="00912A16">
              <w:rPr>
                <w:sz w:val="21"/>
                <w:szCs w:val="21"/>
              </w:rPr>
              <w:t>.016</w:t>
            </w:r>
          </w:p>
        </w:tc>
        <w:tc>
          <w:tcPr>
            <w:tcW w:w="0" w:type="auto"/>
            <w:shd w:val="clear" w:color="auto" w:fill="auto"/>
            <w:noWrap/>
            <w:vAlign w:val="center"/>
          </w:tcPr>
          <w:p w14:paraId="162D5F1C" w14:textId="77777777" w:rsidR="00912A16" w:rsidRPr="00912A16" w:rsidRDefault="00912A16" w:rsidP="004E56F9">
            <w:pPr>
              <w:widowControl/>
              <w:jc w:val="center"/>
              <w:rPr>
                <w:rFonts w:cs="Times New Roman"/>
                <w:sz w:val="21"/>
                <w:szCs w:val="21"/>
                <w:lang w:eastAsia="zh-CN"/>
              </w:rPr>
            </w:pPr>
          </w:p>
        </w:tc>
      </w:tr>
      <w:tr w:rsidR="00912A16" w:rsidRPr="00912A16" w14:paraId="610DB61A" w14:textId="77777777" w:rsidTr="00912A16">
        <w:trPr>
          <w:trHeight w:val="315"/>
        </w:trPr>
        <w:tc>
          <w:tcPr>
            <w:tcW w:w="0" w:type="auto"/>
          </w:tcPr>
          <w:p w14:paraId="6B776FCB"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1B252CC" w14:textId="65E05DB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11F51D3" w14:textId="296A4F0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7992CCD6" w14:textId="74ECE170" w:rsidR="00912A16" w:rsidRPr="00912A16" w:rsidRDefault="00912A16" w:rsidP="004E56F9">
            <w:pPr>
              <w:widowControl/>
              <w:jc w:val="center"/>
              <w:rPr>
                <w:rFonts w:cs="Times New Roman"/>
                <w:sz w:val="21"/>
                <w:szCs w:val="21"/>
                <w:lang w:eastAsia="zh-CN"/>
              </w:rPr>
            </w:pPr>
            <w:r w:rsidRPr="00912A16">
              <w:rPr>
                <w:sz w:val="21"/>
                <w:szCs w:val="21"/>
              </w:rPr>
              <w:t>.08</w:t>
            </w:r>
          </w:p>
        </w:tc>
        <w:tc>
          <w:tcPr>
            <w:tcW w:w="0" w:type="auto"/>
            <w:shd w:val="clear" w:color="auto" w:fill="auto"/>
            <w:noWrap/>
            <w:vAlign w:val="center"/>
          </w:tcPr>
          <w:p w14:paraId="0FC92EFF" w14:textId="50C56D45"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341CACDA" w14:textId="508D3E79"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4B1FF439" w14:textId="55A290EE" w:rsidR="00912A16" w:rsidRPr="00912A16" w:rsidRDefault="00912A16" w:rsidP="004E56F9">
            <w:pPr>
              <w:widowControl/>
              <w:jc w:val="center"/>
              <w:rPr>
                <w:rFonts w:cs="Times New Roman"/>
                <w:sz w:val="21"/>
                <w:szCs w:val="21"/>
                <w:lang w:eastAsia="zh-CN"/>
              </w:rPr>
            </w:pPr>
            <w:r w:rsidRPr="00912A16">
              <w:rPr>
                <w:sz w:val="21"/>
                <w:szCs w:val="21"/>
              </w:rPr>
              <w:t>.31</w:t>
            </w:r>
          </w:p>
        </w:tc>
        <w:tc>
          <w:tcPr>
            <w:tcW w:w="0" w:type="auto"/>
            <w:shd w:val="clear" w:color="auto" w:fill="auto"/>
            <w:noWrap/>
            <w:vAlign w:val="center"/>
          </w:tcPr>
          <w:p w14:paraId="23E8FE0F" w14:textId="12F6C2CC" w:rsidR="00912A16" w:rsidRPr="00912A16" w:rsidRDefault="00912A16" w:rsidP="004E56F9">
            <w:pPr>
              <w:widowControl/>
              <w:jc w:val="center"/>
              <w:rPr>
                <w:rFonts w:cs="Times New Roman"/>
                <w:sz w:val="21"/>
                <w:szCs w:val="21"/>
                <w:lang w:eastAsia="zh-CN"/>
              </w:rPr>
            </w:pPr>
            <w:r w:rsidRPr="00912A16">
              <w:rPr>
                <w:sz w:val="21"/>
                <w:szCs w:val="21"/>
              </w:rPr>
              <w:t>.213</w:t>
            </w:r>
          </w:p>
        </w:tc>
        <w:tc>
          <w:tcPr>
            <w:tcW w:w="0" w:type="auto"/>
            <w:shd w:val="clear" w:color="auto" w:fill="auto"/>
            <w:noWrap/>
            <w:vAlign w:val="center"/>
          </w:tcPr>
          <w:p w14:paraId="3C6746A3" w14:textId="77777777" w:rsidR="00912A16" w:rsidRPr="00912A16" w:rsidRDefault="00912A16" w:rsidP="004E56F9">
            <w:pPr>
              <w:widowControl/>
              <w:jc w:val="center"/>
              <w:rPr>
                <w:rFonts w:cs="Times New Roman"/>
                <w:sz w:val="21"/>
                <w:szCs w:val="21"/>
                <w:lang w:eastAsia="zh-CN"/>
              </w:rPr>
            </w:pPr>
          </w:p>
        </w:tc>
      </w:tr>
      <w:tr w:rsidR="00912A16" w:rsidRPr="00912A16" w14:paraId="6EA505CD" w14:textId="77777777" w:rsidTr="00912A16">
        <w:trPr>
          <w:trHeight w:val="315"/>
        </w:trPr>
        <w:tc>
          <w:tcPr>
            <w:tcW w:w="0" w:type="auto"/>
          </w:tcPr>
          <w:p w14:paraId="4AFF7D1C"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0A82CA8" w14:textId="6008C1CB"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EC5EC51" w14:textId="04AF149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1A07C91D" w14:textId="3E9177E1"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7BB150F" w14:textId="40FDDC6A"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1F23AAC8" w14:textId="589EE6A8" w:rsidR="00912A16" w:rsidRPr="00912A16" w:rsidRDefault="00912A16" w:rsidP="004E56F9">
            <w:pPr>
              <w:widowControl/>
              <w:jc w:val="center"/>
              <w:rPr>
                <w:rFonts w:cs="Times New Roman"/>
                <w:sz w:val="21"/>
                <w:szCs w:val="21"/>
                <w:lang w:eastAsia="zh-CN"/>
              </w:rPr>
            </w:pPr>
            <w:r w:rsidRPr="00912A16">
              <w:rPr>
                <w:sz w:val="21"/>
                <w:szCs w:val="21"/>
              </w:rPr>
              <w:t>-.21</w:t>
            </w:r>
          </w:p>
        </w:tc>
        <w:tc>
          <w:tcPr>
            <w:tcW w:w="0" w:type="auto"/>
            <w:shd w:val="clear" w:color="auto" w:fill="auto"/>
            <w:noWrap/>
            <w:vAlign w:val="center"/>
          </w:tcPr>
          <w:p w14:paraId="365B7553" w14:textId="63039FF5" w:rsidR="00912A16" w:rsidRPr="00912A16" w:rsidRDefault="00912A16" w:rsidP="004E56F9">
            <w:pPr>
              <w:widowControl/>
              <w:jc w:val="center"/>
              <w:rPr>
                <w:rFonts w:cs="Times New Roman"/>
                <w:sz w:val="21"/>
                <w:szCs w:val="21"/>
                <w:lang w:eastAsia="zh-CN"/>
              </w:rPr>
            </w:pPr>
            <w:r w:rsidRPr="00912A16">
              <w:rPr>
                <w:sz w:val="21"/>
                <w:szCs w:val="21"/>
              </w:rPr>
              <w:t>.22</w:t>
            </w:r>
          </w:p>
        </w:tc>
        <w:tc>
          <w:tcPr>
            <w:tcW w:w="0" w:type="auto"/>
            <w:shd w:val="clear" w:color="auto" w:fill="auto"/>
            <w:noWrap/>
            <w:vAlign w:val="center"/>
          </w:tcPr>
          <w:p w14:paraId="6DB0D39B" w14:textId="1F9BC715" w:rsidR="00912A16" w:rsidRPr="00912A16" w:rsidRDefault="00912A16" w:rsidP="004E56F9">
            <w:pPr>
              <w:widowControl/>
              <w:jc w:val="center"/>
              <w:rPr>
                <w:rFonts w:cs="Times New Roman"/>
                <w:sz w:val="21"/>
                <w:szCs w:val="21"/>
                <w:lang w:eastAsia="zh-CN"/>
              </w:rPr>
            </w:pPr>
            <w:r w:rsidRPr="00912A16">
              <w:rPr>
                <w:sz w:val="21"/>
                <w:szCs w:val="21"/>
              </w:rPr>
              <w:t>.483</w:t>
            </w:r>
          </w:p>
        </w:tc>
        <w:tc>
          <w:tcPr>
            <w:tcW w:w="0" w:type="auto"/>
            <w:shd w:val="clear" w:color="auto" w:fill="auto"/>
            <w:noWrap/>
            <w:vAlign w:val="center"/>
          </w:tcPr>
          <w:p w14:paraId="33B2D513" w14:textId="77777777" w:rsidR="00912A16" w:rsidRPr="00912A16" w:rsidRDefault="00912A16" w:rsidP="004E56F9">
            <w:pPr>
              <w:widowControl/>
              <w:jc w:val="center"/>
              <w:rPr>
                <w:rFonts w:cs="Times New Roman"/>
                <w:sz w:val="21"/>
                <w:szCs w:val="21"/>
                <w:lang w:eastAsia="zh-CN"/>
              </w:rPr>
            </w:pPr>
          </w:p>
        </w:tc>
      </w:tr>
      <w:tr w:rsidR="00912A16" w:rsidRPr="00912A16" w14:paraId="2B421E61" w14:textId="77777777" w:rsidTr="00912A16">
        <w:trPr>
          <w:trHeight w:val="315"/>
        </w:trPr>
        <w:tc>
          <w:tcPr>
            <w:tcW w:w="0" w:type="auto"/>
          </w:tcPr>
          <w:p w14:paraId="3D6A1FF1"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4E1537A9" w14:textId="466F786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F05399F" w14:textId="24FA5C37"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26803978" w14:textId="319CA756"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2029669F" w14:textId="4D308706"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6F5293D0" w14:textId="66A34AC8"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4DFD794A" w14:textId="2F83145E" w:rsidR="00912A16" w:rsidRPr="00912A16" w:rsidRDefault="00912A16" w:rsidP="004E56F9">
            <w:pPr>
              <w:widowControl/>
              <w:jc w:val="center"/>
              <w:rPr>
                <w:rFonts w:cs="Times New Roman"/>
                <w:sz w:val="21"/>
                <w:szCs w:val="21"/>
                <w:lang w:eastAsia="zh-CN"/>
              </w:rPr>
            </w:pPr>
            <w:r w:rsidRPr="00912A16">
              <w:rPr>
                <w:sz w:val="21"/>
                <w:szCs w:val="21"/>
              </w:rPr>
              <w:t>.17</w:t>
            </w:r>
          </w:p>
        </w:tc>
        <w:tc>
          <w:tcPr>
            <w:tcW w:w="0" w:type="auto"/>
            <w:shd w:val="clear" w:color="auto" w:fill="auto"/>
            <w:noWrap/>
            <w:vAlign w:val="center"/>
          </w:tcPr>
          <w:p w14:paraId="1022E6ED" w14:textId="15FB14B7" w:rsidR="00912A16" w:rsidRPr="00912A16" w:rsidRDefault="00912A16" w:rsidP="004E56F9">
            <w:pPr>
              <w:widowControl/>
              <w:jc w:val="center"/>
              <w:rPr>
                <w:rFonts w:cs="Times New Roman"/>
                <w:sz w:val="21"/>
                <w:szCs w:val="21"/>
                <w:lang w:eastAsia="zh-CN"/>
              </w:rPr>
            </w:pPr>
            <w:r w:rsidRPr="00912A16">
              <w:rPr>
                <w:sz w:val="21"/>
                <w:szCs w:val="21"/>
              </w:rPr>
              <w:t>.154</w:t>
            </w:r>
          </w:p>
        </w:tc>
        <w:tc>
          <w:tcPr>
            <w:tcW w:w="0" w:type="auto"/>
            <w:shd w:val="clear" w:color="auto" w:fill="auto"/>
            <w:noWrap/>
            <w:vAlign w:val="center"/>
          </w:tcPr>
          <w:p w14:paraId="2601B9D0" w14:textId="77777777" w:rsidR="00912A16" w:rsidRPr="00912A16" w:rsidRDefault="00912A16" w:rsidP="004E56F9">
            <w:pPr>
              <w:widowControl/>
              <w:jc w:val="center"/>
              <w:rPr>
                <w:rFonts w:cs="Times New Roman"/>
                <w:sz w:val="21"/>
                <w:szCs w:val="21"/>
                <w:lang w:eastAsia="zh-CN"/>
              </w:rPr>
            </w:pPr>
          </w:p>
        </w:tc>
      </w:tr>
      <w:tr w:rsidR="00912A16" w:rsidRPr="00912A16" w14:paraId="768CFB49" w14:textId="77777777" w:rsidTr="00912A16">
        <w:trPr>
          <w:trHeight w:val="315"/>
        </w:trPr>
        <w:tc>
          <w:tcPr>
            <w:tcW w:w="0" w:type="auto"/>
          </w:tcPr>
          <w:p w14:paraId="73A7F5C8"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CA327ED" w14:textId="2B584050"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A3F730E" w14:textId="177447B7"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0" w:type="auto"/>
            <w:shd w:val="clear" w:color="auto" w:fill="auto"/>
            <w:noWrap/>
            <w:vAlign w:val="center"/>
          </w:tcPr>
          <w:p w14:paraId="1F2DD6A0" w14:textId="7909C793"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3C8F793D" w14:textId="21F24940"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672AED14" w14:textId="73FBD8E1"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shd w:val="clear" w:color="auto" w:fill="auto"/>
            <w:noWrap/>
            <w:vAlign w:val="center"/>
          </w:tcPr>
          <w:p w14:paraId="74D602E3" w14:textId="112366C1" w:rsidR="00912A16" w:rsidRPr="00912A16" w:rsidRDefault="00912A16" w:rsidP="004E56F9">
            <w:pPr>
              <w:widowControl/>
              <w:jc w:val="center"/>
              <w:rPr>
                <w:rFonts w:cs="Times New Roman"/>
                <w:sz w:val="21"/>
                <w:szCs w:val="21"/>
                <w:lang w:eastAsia="zh-CN"/>
              </w:rPr>
            </w:pPr>
            <w:r w:rsidRPr="00912A16">
              <w:rPr>
                <w:sz w:val="21"/>
                <w:szCs w:val="21"/>
              </w:rPr>
              <w:t>.08</w:t>
            </w:r>
          </w:p>
        </w:tc>
        <w:tc>
          <w:tcPr>
            <w:tcW w:w="0" w:type="auto"/>
            <w:shd w:val="clear" w:color="auto" w:fill="auto"/>
            <w:noWrap/>
            <w:vAlign w:val="center"/>
          </w:tcPr>
          <w:p w14:paraId="5139AA83" w14:textId="7D25330E" w:rsidR="00912A16" w:rsidRPr="00912A16" w:rsidRDefault="00912A16" w:rsidP="004E56F9">
            <w:pPr>
              <w:widowControl/>
              <w:jc w:val="center"/>
              <w:rPr>
                <w:rFonts w:cs="Times New Roman"/>
                <w:sz w:val="21"/>
                <w:szCs w:val="21"/>
                <w:lang w:eastAsia="zh-CN"/>
              </w:rPr>
            </w:pPr>
            <w:r w:rsidRPr="00912A16">
              <w:rPr>
                <w:sz w:val="21"/>
                <w:szCs w:val="21"/>
              </w:rPr>
              <w:t>.334</w:t>
            </w:r>
          </w:p>
        </w:tc>
        <w:tc>
          <w:tcPr>
            <w:tcW w:w="0" w:type="auto"/>
            <w:shd w:val="clear" w:color="auto" w:fill="auto"/>
            <w:noWrap/>
            <w:vAlign w:val="center"/>
          </w:tcPr>
          <w:p w14:paraId="2C4F3ABC" w14:textId="77777777" w:rsidR="00912A16" w:rsidRPr="00912A16" w:rsidRDefault="00912A16" w:rsidP="004E56F9">
            <w:pPr>
              <w:widowControl/>
              <w:jc w:val="center"/>
              <w:rPr>
                <w:rFonts w:cs="Times New Roman"/>
                <w:sz w:val="21"/>
                <w:szCs w:val="21"/>
                <w:lang w:eastAsia="zh-CN"/>
              </w:rPr>
            </w:pPr>
          </w:p>
        </w:tc>
      </w:tr>
      <w:tr w:rsidR="00912A16" w:rsidRPr="00912A16" w14:paraId="2541E5C8" w14:textId="77777777" w:rsidTr="00912A16">
        <w:trPr>
          <w:trHeight w:val="315"/>
        </w:trPr>
        <w:tc>
          <w:tcPr>
            <w:tcW w:w="0" w:type="auto"/>
          </w:tcPr>
          <w:p w14:paraId="717D3F92"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EA61785" w14:textId="0D8CE6C1"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74E14E16" w14:textId="22B523BB"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027D9D1A" w14:textId="032B5958" w:rsidR="00912A16" w:rsidRPr="00912A16" w:rsidRDefault="00912A16" w:rsidP="004E56F9">
            <w:pPr>
              <w:widowControl/>
              <w:jc w:val="center"/>
              <w:rPr>
                <w:rFonts w:cs="Times New Roman"/>
                <w:sz w:val="21"/>
                <w:szCs w:val="21"/>
                <w:lang w:eastAsia="zh-CN"/>
              </w:rPr>
            </w:pPr>
            <w:r w:rsidRPr="00912A16">
              <w:rPr>
                <w:sz w:val="21"/>
                <w:szCs w:val="21"/>
              </w:rPr>
              <w:t>.24</w:t>
            </w:r>
            <w:r w:rsidRPr="00912A16">
              <w:rPr>
                <w:sz w:val="21"/>
                <w:szCs w:val="21"/>
                <w:vertAlign w:val="superscript"/>
              </w:rPr>
              <w:t>*</w:t>
            </w:r>
          </w:p>
        </w:tc>
        <w:tc>
          <w:tcPr>
            <w:tcW w:w="0" w:type="auto"/>
            <w:shd w:val="clear" w:color="auto" w:fill="auto"/>
            <w:noWrap/>
            <w:vAlign w:val="center"/>
          </w:tcPr>
          <w:p w14:paraId="2800B2B5" w14:textId="3F35A60E"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3DD48F71" w14:textId="56827C36"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1E8FA9AF" w14:textId="529C2D64" w:rsidR="00912A16" w:rsidRPr="00912A16" w:rsidRDefault="00912A16" w:rsidP="004E56F9">
            <w:pPr>
              <w:widowControl/>
              <w:jc w:val="center"/>
              <w:rPr>
                <w:rFonts w:cs="Times New Roman"/>
                <w:sz w:val="21"/>
                <w:szCs w:val="21"/>
                <w:lang w:eastAsia="zh-CN"/>
              </w:rPr>
            </w:pPr>
            <w:r w:rsidRPr="00912A16">
              <w:rPr>
                <w:sz w:val="21"/>
                <w:szCs w:val="21"/>
              </w:rPr>
              <w:t>.52</w:t>
            </w:r>
          </w:p>
        </w:tc>
        <w:tc>
          <w:tcPr>
            <w:tcW w:w="0" w:type="auto"/>
            <w:shd w:val="clear" w:color="auto" w:fill="auto"/>
            <w:noWrap/>
            <w:vAlign w:val="center"/>
          </w:tcPr>
          <w:p w14:paraId="086D6AEE" w14:textId="72BBAD7D" w:rsidR="00912A16" w:rsidRPr="00912A16" w:rsidRDefault="00912A16" w:rsidP="004E56F9">
            <w:pPr>
              <w:widowControl/>
              <w:jc w:val="center"/>
              <w:rPr>
                <w:rFonts w:cs="Times New Roman"/>
                <w:sz w:val="21"/>
                <w:szCs w:val="21"/>
                <w:lang w:eastAsia="zh-CN"/>
              </w:rPr>
            </w:pPr>
            <w:r w:rsidRPr="00912A16">
              <w:rPr>
                <w:sz w:val="21"/>
                <w:szCs w:val="21"/>
              </w:rPr>
              <w:t>.043</w:t>
            </w:r>
          </w:p>
        </w:tc>
        <w:tc>
          <w:tcPr>
            <w:tcW w:w="0" w:type="auto"/>
            <w:shd w:val="clear" w:color="auto" w:fill="auto"/>
            <w:noWrap/>
            <w:vAlign w:val="center"/>
          </w:tcPr>
          <w:p w14:paraId="68ABE375" w14:textId="77777777" w:rsidR="00912A16" w:rsidRPr="00912A16" w:rsidRDefault="00912A16" w:rsidP="004E56F9">
            <w:pPr>
              <w:widowControl/>
              <w:jc w:val="center"/>
              <w:rPr>
                <w:rFonts w:cs="Times New Roman"/>
                <w:sz w:val="21"/>
                <w:szCs w:val="21"/>
                <w:lang w:eastAsia="zh-CN"/>
              </w:rPr>
            </w:pPr>
          </w:p>
        </w:tc>
      </w:tr>
      <w:tr w:rsidR="00912A16" w:rsidRPr="00912A16" w14:paraId="4F75FC85" w14:textId="77777777" w:rsidTr="00912A16">
        <w:trPr>
          <w:trHeight w:val="315"/>
        </w:trPr>
        <w:tc>
          <w:tcPr>
            <w:tcW w:w="0" w:type="auto"/>
          </w:tcPr>
          <w:p w14:paraId="34721958"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28CC580" w14:textId="6CFCAC7D"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96EC712" w14:textId="0CE89FE6"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向下比较频率</w:t>
            </w:r>
          </w:p>
          <w:p w14:paraId="59D7D9D9"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w:t>
            </w:r>
          </w:p>
          <w:p w14:paraId="7D81A03B" w14:textId="48CD51A4"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70ECE460" w14:textId="310F3406" w:rsidR="00912A16" w:rsidRPr="00912A16" w:rsidRDefault="00912A16" w:rsidP="004E56F9">
            <w:pPr>
              <w:widowControl/>
              <w:jc w:val="center"/>
              <w:rPr>
                <w:rFonts w:cs="Times New Roman"/>
                <w:sz w:val="21"/>
                <w:szCs w:val="21"/>
                <w:lang w:eastAsia="zh-CN"/>
              </w:rPr>
            </w:pPr>
            <w:r w:rsidRPr="00912A16">
              <w:rPr>
                <w:sz w:val="21"/>
                <w:szCs w:val="21"/>
              </w:rPr>
              <w:t>.12</w:t>
            </w:r>
            <w:r w:rsidRPr="00912A16">
              <w:rPr>
                <w:sz w:val="21"/>
                <w:szCs w:val="21"/>
                <w:vertAlign w:val="superscript"/>
              </w:rPr>
              <w:t>*</w:t>
            </w:r>
          </w:p>
        </w:tc>
        <w:tc>
          <w:tcPr>
            <w:tcW w:w="0" w:type="auto"/>
            <w:shd w:val="clear" w:color="auto" w:fill="auto"/>
            <w:noWrap/>
            <w:vAlign w:val="center"/>
          </w:tcPr>
          <w:p w14:paraId="4B023B46" w14:textId="3B4C3765" w:rsidR="00912A16" w:rsidRPr="00912A16" w:rsidRDefault="00912A16" w:rsidP="004E56F9">
            <w:pPr>
              <w:widowControl/>
              <w:jc w:val="center"/>
              <w:rPr>
                <w:rFonts w:cs="Times New Roman"/>
                <w:sz w:val="21"/>
                <w:szCs w:val="21"/>
                <w:lang w:eastAsia="zh-CN"/>
              </w:rPr>
            </w:pPr>
            <w:r w:rsidRPr="00912A16">
              <w:rPr>
                <w:sz w:val="21"/>
                <w:szCs w:val="21"/>
              </w:rPr>
              <w:t>.09</w:t>
            </w:r>
          </w:p>
        </w:tc>
        <w:tc>
          <w:tcPr>
            <w:tcW w:w="0" w:type="auto"/>
            <w:shd w:val="clear" w:color="auto" w:fill="auto"/>
            <w:noWrap/>
            <w:vAlign w:val="center"/>
          </w:tcPr>
          <w:p w14:paraId="2FA8C4C5" w14:textId="5586D6DE"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78919952" w14:textId="2F86E0B7" w:rsidR="00912A16" w:rsidRPr="00912A16" w:rsidRDefault="00912A16" w:rsidP="004E56F9">
            <w:pPr>
              <w:widowControl/>
              <w:jc w:val="center"/>
              <w:rPr>
                <w:rFonts w:cs="Times New Roman"/>
                <w:sz w:val="21"/>
                <w:szCs w:val="21"/>
                <w:lang w:eastAsia="zh-CN"/>
              </w:rPr>
            </w:pPr>
            <w:r w:rsidRPr="00912A16">
              <w:rPr>
                <w:sz w:val="21"/>
                <w:szCs w:val="21"/>
              </w:rPr>
              <w:t>.23</w:t>
            </w:r>
          </w:p>
        </w:tc>
        <w:tc>
          <w:tcPr>
            <w:tcW w:w="0" w:type="auto"/>
            <w:shd w:val="clear" w:color="auto" w:fill="auto"/>
            <w:noWrap/>
            <w:vAlign w:val="center"/>
          </w:tcPr>
          <w:p w14:paraId="04B3E43E" w14:textId="5EA16979" w:rsidR="00912A16" w:rsidRPr="00912A16" w:rsidRDefault="00912A16" w:rsidP="004E56F9">
            <w:pPr>
              <w:widowControl/>
              <w:jc w:val="center"/>
              <w:rPr>
                <w:rFonts w:cs="Times New Roman"/>
                <w:sz w:val="21"/>
                <w:szCs w:val="21"/>
                <w:lang w:eastAsia="zh-CN"/>
              </w:rPr>
            </w:pPr>
            <w:r w:rsidRPr="00912A16">
              <w:rPr>
                <w:sz w:val="21"/>
                <w:szCs w:val="21"/>
              </w:rPr>
              <w:t>.019</w:t>
            </w:r>
          </w:p>
        </w:tc>
        <w:tc>
          <w:tcPr>
            <w:tcW w:w="0" w:type="auto"/>
            <w:shd w:val="clear" w:color="auto" w:fill="auto"/>
            <w:noWrap/>
            <w:vAlign w:val="center"/>
          </w:tcPr>
          <w:p w14:paraId="0447BEF9" w14:textId="77777777" w:rsidR="00912A16" w:rsidRPr="00912A16" w:rsidRDefault="00912A16" w:rsidP="004E56F9">
            <w:pPr>
              <w:widowControl/>
              <w:jc w:val="center"/>
              <w:rPr>
                <w:rFonts w:cs="Times New Roman"/>
                <w:sz w:val="21"/>
                <w:szCs w:val="21"/>
                <w:lang w:eastAsia="zh-CN"/>
              </w:rPr>
            </w:pPr>
          </w:p>
        </w:tc>
      </w:tr>
      <w:tr w:rsidR="00912A16" w:rsidRPr="00912A16" w14:paraId="723C2FFA" w14:textId="77777777" w:rsidTr="00912A16">
        <w:trPr>
          <w:trHeight w:val="315"/>
        </w:trPr>
        <w:tc>
          <w:tcPr>
            <w:tcW w:w="0" w:type="auto"/>
          </w:tcPr>
          <w:p w14:paraId="5E97E42F" w14:textId="1340451D" w:rsidR="00912A16" w:rsidRPr="00912A16" w:rsidRDefault="00912A16" w:rsidP="004E56F9">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5</w:t>
            </w:r>
          </w:p>
        </w:tc>
        <w:tc>
          <w:tcPr>
            <w:tcW w:w="0" w:type="auto"/>
            <w:shd w:val="clear" w:color="auto" w:fill="auto"/>
            <w:noWrap/>
            <w:vAlign w:val="center"/>
          </w:tcPr>
          <w:p w14:paraId="57ECC219" w14:textId="18430808"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生活满意度</w:t>
            </w:r>
          </w:p>
        </w:tc>
        <w:tc>
          <w:tcPr>
            <w:tcW w:w="0" w:type="auto"/>
            <w:vAlign w:val="center"/>
          </w:tcPr>
          <w:p w14:paraId="30DF1120" w14:textId="46AACE7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78A0BC82" w14:textId="0447B7D7" w:rsidR="00912A16" w:rsidRPr="00912A16" w:rsidRDefault="00912A16" w:rsidP="004E56F9">
            <w:pPr>
              <w:widowControl/>
              <w:jc w:val="center"/>
              <w:rPr>
                <w:rFonts w:cs="Times New Roman"/>
                <w:sz w:val="21"/>
                <w:szCs w:val="21"/>
                <w:lang w:eastAsia="zh-CN"/>
              </w:rPr>
            </w:pPr>
            <w:r w:rsidRPr="00912A16">
              <w:rPr>
                <w:sz w:val="21"/>
                <w:szCs w:val="21"/>
              </w:rPr>
              <w:t>.21</w:t>
            </w:r>
            <w:r w:rsidRPr="00912A16">
              <w:rPr>
                <w:sz w:val="21"/>
                <w:szCs w:val="21"/>
                <w:vertAlign w:val="superscript"/>
              </w:rPr>
              <w:t>**</w:t>
            </w:r>
          </w:p>
        </w:tc>
        <w:tc>
          <w:tcPr>
            <w:tcW w:w="0" w:type="auto"/>
            <w:shd w:val="clear" w:color="auto" w:fill="auto"/>
            <w:noWrap/>
            <w:vAlign w:val="center"/>
          </w:tcPr>
          <w:p w14:paraId="496CB6CB" w14:textId="02B3148B" w:rsidR="00912A16" w:rsidRPr="00912A16" w:rsidRDefault="00912A16" w:rsidP="004E56F9">
            <w:pPr>
              <w:widowControl/>
              <w:jc w:val="center"/>
              <w:rPr>
                <w:rFonts w:cs="Times New Roman"/>
                <w:sz w:val="21"/>
                <w:szCs w:val="21"/>
                <w:lang w:eastAsia="zh-CN"/>
              </w:rPr>
            </w:pPr>
            <w:r w:rsidRPr="00912A16">
              <w:rPr>
                <w:sz w:val="21"/>
                <w:szCs w:val="21"/>
              </w:rPr>
              <w:t>.09</w:t>
            </w:r>
          </w:p>
        </w:tc>
        <w:tc>
          <w:tcPr>
            <w:tcW w:w="0" w:type="auto"/>
            <w:shd w:val="clear" w:color="auto" w:fill="auto"/>
            <w:noWrap/>
            <w:vAlign w:val="center"/>
          </w:tcPr>
          <w:p w14:paraId="6AAD756A" w14:textId="4B3275CD"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1B7E6463" w14:textId="69DE260B" w:rsidR="00912A16" w:rsidRPr="00912A16" w:rsidRDefault="00912A16" w:rsidP="004E56F9">
            <w:pPr>
              <w:widowControl/>
              <w:jc w:val="center"/>
              <w:rPr>
                <w:rFonts w:cs="Times New Roman"/>
                <w:sz w:val="21"/>
                <w:szCs w:val="21"/>
                <w:lang w:eastAsia="zh-CN"/>
              </w:rPr>
            </w:pPr>
            <w:r w:rsidRPr="00912A16">
              <w:rPr>
                <w:sz w:val="21"/>
                <w:szCs w:val="21"/>
              </w:rPr>
              <w:t>.37</w:t>
            </w:r>
          </w:p>
        </w:tc>
        <w:tc>
          <w:tcPr>
            <w:tcW w:w="0" w:type="auto"/>
            <w:shd w:val="clear" w:color="auto" w:fill="auto"/>
            <w:noWrap/>
            <w:vAlign w:val="center"/>
          </w:tcPr>
          <w:p w14:paraId="5ADDEDA0" w14:textId="7B8F3A1E" w:rsidR="00912A16" w:rsidRPr="00912A16" w:rsidRDefault="00912A16" w:rsidP="004E56F9">
            <w:pPr>
              <w:widowControl/>
              <w:jc w:val="center"/>
              <w:rPr>
                <w:rFonts w:cs="Times New Roman"/>
                <w:sz w:val="21"/>
                <w:szCs w:val="21"/>
                <w:lang w:eastAsia="zh-CN"/>
              </w:rPr>
            </w:pPr>
            <w:r w:rsidRPr="00912A16">
              <w:rPr>
                <w:sz w:val="21"/>
                <w:szCs w:val="21"/>
              </w:rPr>
              <w:t>.004</w:t>
            </w:r>
          </w:p>
        </w:tc>
        <w:tc>
          <w:tcPr>
            <w:tcW w:w="0" w:type="auto"/>
            <w:shd w:val="clear" w:color="auto" w:fill="auto"/>
            <w:noWrap/>
            <w:vAlign w:val="center"/>
          </w:tcPr>
          <w:p w14:paraId="0EF1EDCB" w14:textId="238C1B26"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.636</w:t>
            </w:r>
            <w:r w:rsidRPr="00912A16">
              <w:rPr>
                <w:rFonts w:cs="Times New Roman"/>
                <w:sz w:val="21"/>
                <w:szCs w:val="21"/>
                <w:vertAlign w:val="superscript"/>
                <w:lang w:eastAsia="zh-CN"/>
              </w:rPr>
              <w:t>***</w:t>
            </w:r>
          </w:p>
        </w:tc>
      </w:tr>
      <w:tr w:rsidR="00912A16" w:rsidRPr="00912A16" w14:paraId="08B96BAD" w14:textId="77777777" w:rsidTr="00912A16">
        <w:trPr>
          <w:trHeight w:val="315"/>
        </w:trPr>
        <w:tc>
          <w:tcPr>
            <w:tcW w:w="0" w:type="auto"/>
          </w:tcPr>
          <w:p w14:paraId="6D8C5000"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457038C6" w14:textId="0419D1A5"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7D3EDCDE" w14:textId="5828020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6FAC21CA" w14:textId="4E38B118"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9992703" w14:textId="2B27BEDC"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437A75D5" w14:textId="0A665568"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4C073AC1" w14:textId="12E72F5B"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4C65D7CD" w14:textId="40B57CB8" w:rsidR="00912A16" w:rsidRPr="00912A16" w:rsidRDefault="00912A16" w:rsidP="004E56F9">
            <w:pPr>
              <w:widowControl/>
              <w:jc w:val="center"/>
              <w:rPr>
                <w:rFonts w:cs="Times New Roman"/>
                <w:sz w:val="21"/>
                <w:szCs w:val="21"/>
                <w:lang w:eastAsia="zh-CN"/>
              </w:rPr>
            </w:pPr>
            <w:r w:rsidRPr="00912A16">
              <w:rPr>
                <w:sz w:val="21"/>
                <w:szCs w:val="21"/>
              </w:rPr>
              <w:t>.337</w:t>
            </w:r>
          </w:p>
        </w:tc>
        <w:tc>
          <w:tcPr>
            <w:tcW w:w="0" w:type="auto"/>
            <w:shd w:val="clear" w:color="auto" w:fill="auto"/>
            <w:noWrap/>
            <w:vAlign w:val="center"/>
          </w:tcPr>
          <w:p w14:paraId="7A14BD91" w14:textId="77777777" w:rsidR="00912A16" w:rsidRPr="00912A16" w:rsidRDefault="00912A16" w:rsidP="004E56F9">
            <w:pPr>
              <w:widowControl/>
              <w:jc w:val="center"/>
              <w:rPr>
                <w:rFonts w:cs="Times New Roman"/>
                <w:sz w:val="21"/>
                <w:szCs w:val="21"/>
                <w:lang w:eastAsia="zh-CN"/>
              </w:rPr>
            </w:pPr>
          </w:p>
        </w:tc>
      </w:tr>
      <w:tr w:rsidR="00912A16" w:rsidRPr="00912A16" w14:paraId="43804976" w14:textId="77777777" w:rsidTr="00912A16">
        <w:trPr>
          <w:trHeight w:val="315"/>
        </w:trPr>
        <w:tc>
          <w:tcPr>
            <w:tcW w:w="0" w:type="auto"/>
          </w:tcPr>
          <w:p w14:paraId="24620B29"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1732B35" w14:textId="3AE5FE85"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A4D8944" w14:textId="4DF36BB3"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2B97B698" w14:textId="7C169B6D" w:rsidR="00912A16" w:rsidRPr="00912A16" w:rsidRDefault="00912A16" w:rsidP="004E56F9">
            <w:pPr>
              <w:widowControl/>
              <w:jc w:val="center"/>
              <w:rPr>
                <w:rFonts w:cs="Times New Roman"/>
                <w:sz w:val="21"/>
                <w:szCs w:val="21"/>
                <w:lang w:eastAsia="zh-CN"/>
              </w:rPr>
            </w:pPr>
            <w:r w:rsidRPr="00912A16">
              <w:rPr>
                <w:sz w:val="21"/>
                <w:szCs w:val="21"/>
              </w:rPr>
              <w:t>.14</w:t>
            </w:r>
          </w:p>
        </w:tc>
        <w:tc>
          <w:tcPr>
            <w:tcW w:w="0" w:type="auto"/>
            <w:shd w:val="clear" w:color="auto" w:fill="auto"/>
            <w:noWrap/>
            <w:vAlign w:val="center"/>
          </w:tcPr>
          <w:p w14:paraId="7644A43B" w14:textId="2ED1D7C4"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425D626B" w14:textId="4A106EDB"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13958DCC" w14:textId="73799542" w:rsidR="00912A16" w:rsidRPr="00912A16" w:rsidRDefault="00912A16" w:rsidP="004E56F9">
            <w:pPr>
              <w:widowControl/>
              <w:jc w:val="center"/>
              <w:rPr>
                <w:rFonts w:cs="Times New Roman"/>
                <w:sz w:val="21"/>
                <w:szCs w:val="21"/>
                <w:lang w:eastAsia="zh-CN"/>
              </w:rPr>
            </w:pPr>
            <w:r w:rsidRPr="00912A16">
              <w:rPr>
                <w:sz w:val="21"/>
                <w:szCs w:val="21"/>
              </w:rPr>
              <w:t>.29</w:t>
            </w:r>
          </w:p>
        </w:tc>
        <w:tc>
          <w:tcPr>
            <w:tcW w:w="0" w:type="auto"/>
            <w:shd w:val="clear" w:color="auto" w:fill="auto"/>
            <w:noWrap/>
            <w:vAlign w:val="center"/>
          </w:tcPr>
          <w:p w14:paraId="6B6D864D" w14:textId="0D7E875F" w:rsidR="00912A16" w:rsidRPr="00912A16" w:rsidRDefault="00912A16" w:rsidP="004E56F9">
            <w:pPr>
              <w:widowControl/>
              <w:jc w:val="center"/>
              <w:rPr>
                <w:rFonts w:cs="Times New Roman"/>
                <w:sz w:val="21"/>
                <w:szCs w:val="21"/>
                <w:lang w:eastAsia="zh-CN"/>
              </w:rPr>
            </w:pPr>
            <w:r w:rsidRPr="00912A16">
              <w:rPr>
                <w:sz w:val="21"/>
                <w:szCs w:val="21"/>
              </w:rPr>
              <w:t>.031</w:t>
            </w:r>
          </w:p>
        </w:tc>
        <w:tc>
          <w:tcPr>
            <w:tcW w:w="0" w:type="auto"/>
            <w:shd w:val="clear" w:color="auto" w:fill="auto"/>
            <w:noWrap/>
            <w:vAlign w:val="center"/>
          </w:tcPr>
          <w:p w14:paraId="63C624D7" w14:textId="77777777" w:rsidR="00912A16" w:rsidRPr="00912A16" w:rsidRDefault="00912A16" w:rsidP="004E56F9">
            <w:pPr>
              <w:widowControl/>
              <w:jc w:val="center"/>
              <w:rPr>
                <w:rFonts w:cs="Times New Roman"/>
                <w:sz w:val="21"/>
                <w:szCs w:val="21"/>
                <w:lang w:eastAsia="zh-CN"/>
              </w:rPr>
            </w:pPr>
          </w:p>
        </w:tc>
      </w:tr>
      <w:tr w:rsidR="00912A16" w:rsidRPr="00912A16" w14:paraId="71E42AF9" w14:textId="77777777" w:rsidTr="00912A16">
        <w:trPr>
          <w:trHeight w:val="315"/>
        </w:trPr>
        <w:tc>
          <w:tcPr>
            <w:tcW w:w="0" w:type="auto"/>
          </w:tcPr>
          <w:p w14:paraId="681CA6A7"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BDC6B19" w14:textId="6052EB60"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020583B0" w14:textId="1C34CA33"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2899B61B" w14:textId="34742B6B"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2BEBE202" w14:textId="434F3C84"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134A3A0D" w14:textId="1A5FECAE"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21A1B79A" w14:textId="6D0791AB"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540D4F3C" w14:textId="4A1C09E6" w:rsidR="00912A16" w:rsidRPr="00912A16" w:rsidRDefault="00912A16" w:rsidP="004E56F9">
            <w:pPr>
              <w:widowControl/>
              <w:jc w:val="center"/>
              <w:rPr>
                <w:rFonts w:cs="Times New Roman"/>
                <w:sz w:val="21"/>
                <w:szCs w:val="21"/>
                <w:lang w:eastAsia="zh-CN"/>
              </w:rPr>
            </w:pPr>
            <w:r w:rsidRPr="00912A16">
              <w:rPr>
                <w:sz w:val="21"/>
                <w:szCs w:val="21"/>
              </w:rPr>
              <w:t>.309</w:t>
            </w:r>
          </w:p>
        </w:tc>
        <w:tc>
          <w:tcPr>
            <w:tcW w:w="0" w:type="auto"/>
            <w:shd w:val="clear" w:color="auto" w:fill="auto"/>
            <w:noWrap/>
            <w:vAlign w:val="center"/>
          </w:tcPr>
          <w:p w14:paraId="1DA584CB" w14:textId="77777777" w:rsidR="00912A16" w:rsidRPr="00912A16" w:rsidRDefault="00912A16" w:rsidP="004E56F9">
            <w:pPr>
              <w:widowControl/>
              <w:jc w:val="center"/>
              <w:rPr>
                <w:rFonts w:cs="Times New Roman"/>
                <w:sz w:val="21"/>
                <w:szCs w:val="21"/>
                <w:lang w:eastAsia="zh-CN"/>
              </w:rPr>
            </w:pPr>
          </w:p>
        </w:tc>
      </w:tr>
      <w:tr w:rsidR="00912A16" w:rsidRPr="00912A16" w14:paraId="194815A8" w14:textId="77777777" w:rsidTr="00912A16">
        <w:trPr>
          <w:trHeight w:val="315"/>
        </w:trPr>
        <w:tc>
          <w:tcPr>
            <w:tcW w:w="0" w:type="auto"/>
          </w:tcPr>
          <w:p w14:paraId="57F24E98"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A76AB60" w14:textId="2E323A46"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5996921" w14:textId="4F65586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3962D601" w14:textId="148028B3" w:rsidR="00912A16" w:rsidRPr="00912A16" w:rsidRDefault="00912A16" w:rsidP="004E56F9">
            <w:pPr>
              <w:widowControl/>
              <w:jc w:val="center"/>
              <w:rPr>
                <w:rFonts w:cs="Times New Roman"/>
                <w:sz w:val="21"/>
                <w:szCs w:val="21"/>
                <w:lang w:eastAsia="zh-CN"/>
              </w:rPr>
            </w:pPr>
            <w:r w:rsidRPr="00912A16">
              <w:rPr>
                <w:sz w:val="21"/>
                <w:szCs w:val="21"/>
              </w:rPr>
              <w:t>.11</w:t>
            </w:r>
            <w:r w:rsidRPr="00912A16">
              <w:rPr>
                <w:sz w:val="21"/>
                <w:szCs w:val="21"/>
                <w:vertAlign w:val="superscript"/>
              </w:rPr>
              <w:t>**</w:t>
            </w:r>
          </w:p>
        </w:tc>
        <w:tc>
          <w:tcPr>
            <w:tcW w:w="0" w:type="auto"/>
            <w:shd w:val="clear" w:color="auto" w:fill="auto"/>
            <w:noWrap/>
            <w:vAlign w:val="center"/>
          </w:tcPr>
          <w:p w14:paraId="1FB8B4FD" w14:textId="6900C6D7" w:rsidR="00912A16" w:rsidRPr="00912A16" w:rsidRDefault="00912A16" w:rsidP="004E56F9">
            <w:pPr>
              <w:widowControl/>
              <w:jc w:val="center"/>
              <w:rPr>
                <w:rFonts w:cs="Times New Roman"/>
                <w:sz w:val="21"/>
                <w:szCs w:val="21"/>
                <w:lang w:eastAsia="zh-CN"/>
              </w:rPr>
            </w:pPr>
            <w:r w:rsidRPr="00912A16">
              <w:rPr>
                <w:sz w:val="21"/>
                <w:szCs w:val="21"/>
              </w:rPr>
              <w:t>.10</w:t>
            </w:r>
          </w:p>
        </w:tc>
        <w:tc>
          <w:tcPr>
            <w:tcW w:w="0" w:type="auto"/>
            <w:shd w:val="clear" w:color="auto" w:fill="auto"/>
            <w:noWrap/>
            <w:vAlign w:val="center"/>
          </w:tcPr>
          <w:p w14:paraId="0C041279" w14:textId="1488D359"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13456727" w14:textId="613FE5F7" w:rsidR="00912A16" w:rsidRPr="00912A16" w:rsidRDefault="00912A16" w:rsidP="004E56F9">
            <w:pPr>
              <w:widowControl/>
              <w:jc w:val="center"/>
              <w:rPr>
                <w:rFonts w:cs="Times New Roman"/>
                <w:sz w:val="21"/>
                <w:szCs w:val="21"/>
                <w:lang w:eastAsia="zh-CN"/>
              </w:rPr>
            </w:pPr>
            <w:r w:rsidRPr="00912A16">
              <w:rPr>
                <w:sz w:val="21"/>
                <w:szCs w:val="21"/>
              </w:rPr>
              <w:t>.19</w:t>
            </w:r>
          </w:p>
        </w:tc>
        <w:tc>
          <w:tcPr>
            <w:tcW w:w="0" w:type="auto"/>
            <w:shd w:val="clear" w:color="auto" w:fill="auto"/>
            <w:noWrap/>
            <w:vAlign w:val="center"/>
          </w:tcPr>
          <w:p w14:paraId="689309AC" w14:textId="1A98B6C3" w:rsidR="00912A16" w:rsidRPr="00912A16" w:rsidRDefault="00912A16" w:rsidP="004E56F9">
            <w:pPr>
              <w:widowControl/>
              <w:jc w:val="center"/>
              <w:rPr>
                <w:rFonts w:cs="Times New Roman"/>
                <w:sz w:val="21"/>
                <w:szCs w:val="21"/>
                <w:lang w:eastAsia="zh-CN"/>
              </w:rPr>
            </w:pPr>
            <w:r w:rsidRPr="00912A16">
              <w:rPr>
                <w:sz w:val="21"/>
                <w:szCs w:val="21"/>
              </w:rPr>
              <w:t>.003</w:t>
            </w:r>
          </w:p>
        </w:tc>
        <w:tc>
          <w:tcPr>
            <w:tcW w:w="0" w:type="auto"/>
            <w:shd w:val="clear" w:color="auto" w:fill="auto"/>
            <w:noWrap/>
            <w:vAlign w:val="center"/>
          </w:tcPr>
          <w:p w14:paraId="6BE708C3" w14:textId="77777777" w:rsidR="00912A16" w:rsidRPr="00912A16" w:rsidRDefault="00912A16" w:rsidP="004E56F9">
            <w:pPr>
              <w:widowControl/>
              <w:jc w:val="center"/>
              <w:rPr>
                <w:rFonts w:cs="Times New Roman"/>
                <w:sz w:val="21"/>
                <w:szCs w:val="21"/>
                <w:lang w:eastAsia="zh-CN"/>
              </w:rPr>
            </w:pPr>
          </w:p>
        </w:tc>
      </w:tr>
      <w:tr w:rsidR="00912A16" w:rsidRPr="00912A16" w14:paraId="39C14A5E" w14:textId="77777777" w:rsidTr="00912A16">
        <w:trPr>
          <w:trHeight w:val="315"/>
        </w:trPr>
        <w:tc>
          <w:tcPr>
            <w:tcW w:w="0" w:type="auto"/>
          </w:tcPr>
          <w:p w14:paraId="6470E3F9"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6181C62" w14:textId="05BDFBC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5605B2D1" w14:textId="592625F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向上比较频率</w:t>
            </w:r>
          </w:p>
        </w:tc>
        <w:tc>
          <w:tcPr>
            <w:tcW w:w="0" w:type="auto"/>
            <w:shd w:val="clear" w:color="auto" w:fill="auto"/>
            <w:noWrap/>
            <w:vAlign w:val="center"/>
          </w:tcPr>
          <w:p w14:paraId="33A9E640" w14:textId="1FB12B29"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17F2F56D" w14:textId="6C802ED0"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5EBE17B5" w14:textId="46A59910"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3DA0750A" w14:textId="13F85CDC"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shd w:val="clear" w:color="auto" w:fill="auto"/>
            <w:noWrap/>
            <w:vAlign w:val="center"/>
          </w:tcPr>
          <w:p w14:paraId="4FB6C4E4" w14:textId="204F6CAE" w:rsidR="00912A16" w:rsidRPr="00912A16" w:rsidRDefault="00912A16" w:rsidP="004E56F9">
            <w:pPr>
              <w:widowControl/>
              <w:jc w:val="center"/>
              <w:rPr>
                <w:rFonts w:cs="Times New Roman"/>
                <w:sz w:val="21"/>
                <w:szCs w:val="21"/>
                <w:lang w:eastAsia="zh-CN"/>
              </w:rPr>
            </w:pPr>
            <w:r w:rsidRPr="00912A16">
              <w:rPr>
                <w:sz w:val="21"/>
                <w:szCs w:val="21"/>
              </w:rPr>
              <w:t>.303</w:t>
            </w:r>
          </w:p>
        </w:tc>
        <w:tc>
          <w:tcPr>
            <w:tcW w:w="0" w:type="auto"/>
            <w:shd w:val="clear" w:color="auto" w:fill="auto"/>
            <w:noWrap/>
            <w:vAlign w:val="center"/>
          </w:tcPr>
          <w:p w14:paraId="31AC4AE0" w14:textId="77777777" w:rsidR="00912A16" w:rsidRPr="00912A16" w:rsidRDefault="00912A16" w:rsidP="004E56F9">
            <w:pPr>
              <w:widowControl/>
              <w:jc w:val="center"/>
              <w:rPr>
                <w:rFonts w:cs="Times New Roman"/>
                <w:sz w:val="21"/>
                <w:szCs w:val="21"/>
                <w:lang w:eastAsia="zh-CN"/>
              </w:rPr>
            </w:pPr>
          </w:p>
        </w:tc>
      </w:tr>
      <w:tr w:rsidR="00912A16" w:rsidRPr="00912A16" w14:paraId="2ED3AF35" w14:textId="77777777" w:rsidTr="00912A16">
        <w:trPr>
          <w:trHeight w:val="315"/>
        </w:trPr>
        <w:tc>
          <w:tcPr>
            <w:tcW w:w="0" w:type="auto"/>
          </w:tcPr>
          <w:p w14:paraId="010B83AC"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29E446A8" w14:textId="59E6A9C3"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5776669" w14:textId="62B1978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0" w:type="auto"/>
            <w:shd w:val="clear" w:color="auto" w:fill="auto"/>
            <w:noWrap/>
            <w:vAlign w:val="center"/>
          </w:tcPr>
          <w:p w14:paraId="40A099A5" w14:textId="04C59C2F"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6C331E10" w14:textId="291E7CD2"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001544D3" w14:textId="72689A0C"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shd w:val="clear" w:color="auto" w:fill="auto"/>
            <w:noWrap/>
            <w:vAlign w:val="center"/>
          </w:tcPr>
          <w:p w14:paraId="4AFE139D" w14:textId="159D6C10"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10435A63" w14:textId="5314396E" w:rsidR="00912A16" w:rsidRPr="00912A16" w:rsidRDefault="00912A16" w:rsidP="004E56F9">
            <w:pPr>
              <w:widowControl/>
              <w:jc w:val="center"/>
              <w:rPr>
                <w:rFonts w:cs="Times New Roman"/>
                <w:sz w:val="21"/>
                <w:szCs w:val="21"/>
                <w:lang w:eastAsia="zh-CN"/>
              </w:rPr>
            </w:pPr>
            <w:r w:rsidRPr="00912A16">
              <w:rPr>
                <w:sz w:val="21"/>
                <w:szCs w:val="21"/>
              </w:rPr>
              <w:t>.160</w:t>
            </w:r>
          </w:p>
        </w:tc>
        <w:tc>
          <w:tcPr>
            <w:tcW w:w="0" w:type="auto"/>
            <w:shd w:val="clear" w:color="auto" w:fill="auto"/>
            <w:noWrap/>
            <w:vAlign w:val="center"/>
          </w:tcPr>
          <w:p w14:paraId="02EF3BBF" w14:textId="77777777" w:rsidR="00912A16" w:rsidRPr="00912A16" w:rsidRDefault="00912A16" w:rsidP="004E56F9">
            <w:pPr>
              <w:widowControl/>
              <w:jc w:val="center"/>
              <w:rPr>
                <w:rFonts w:cs="Times New Roman"/>
                <w:sz w:val="21"/>
                <w:szCs w:val="21"/>
                <w:lang w:eastAsia="zh-CN"/>
              </w:rPr>
            </w:pPr>
          </w:p>
        </w:tc>
      </w:tr>
      <w:tr w:rsidR="00912A16" w:rsidRPr="00912A16" w14:paraId="3F3096E3" w14:textId="77777777" w:rsidTr="00912A16">
        <w:trPr>
          <w:trHeight w:val="315"/>
        </w:trPr>
        <w:tc>
          <w:tcPr>
            <w:tcW w:w="0" w:type="auto"/>
          </w:tcPr>
          <w:p w14:paraId="3C052900"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229E04A0" w14:textId="31C70B31"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232422BA" w14:textId="57D9EB4C"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3C5500AE" w14:textId="13A61E51" w:rsidR="00912A16" w:rsidRPr="00912A16" w:rsidRDefault="00912A16" w:rsidP="004E56F9">
            <w:pPr>
              <w:widowControl/>
              <w:jc w:val="center"/>
              <w:rPr>
                <w:rFonts w:cs="Times New Roman"/>
                <w:sz w:val="21"/>
                <w:szCs w:val="21"/>
                <w:lang w:eastAsia="zh-CN"/>
              </w:rPr>
            </w:pPr>
            <w:r w:rsidRPr="00912A16">
              <w:rPr>
                <w:sz w:val="21"/>
                <w:szCs w:val="21"/>
              </w:rPr>
              <w:t>.10</w:t>
            </w:r>
            <w:r w:rsidRPr="00912A16">
              <w:rPr>
                <w:sz w:val="21"/>
                <w:szCs w:val="21"/>
                <w:vertAlign w:val="superscript"/>
              </w:rPr>
              <w:t>*</w:t>
            </w:r>
          </w:p>
        </w:tc>
        <w:tc>
          <w:tcPr>
            <w:tcW w:w="0" w:type="auto"/>
            <w:shd w:val="clear" w:color="auto" w:fill="auto"/>
            <w:noWrap/>
            <w:vAlign w:val="center"/>
          </w:tcPr>
          <w:p w14:paraId="2407D526" w14:textId="5CB90AD3" w:rsidR="00912A16" w:rsidRPr="00912A16" w:rsidRDefault="00912A16" w:rsidP="004E56F9">
            <w:pPr>
              <w:widowControl/>
              <w:jc w:val="center"/>
              <w:rPr>
                <w:rFonts w:cs="Times New Roman"/>
                <w:sz w:val="21"/>
                <w:szCs w:val="21"/>
                <w:lang w:eastAsia="zh-CN"/>
              </w:rPr>
            </w:pPr>
            <w:r w:rsidRPr="00912A16">
              <w:rPr>
                <w:sz w:val="21"/>
                <w:szCs w:val="21"/>
              </w:rPr>
              <w:t>.09</w:t>
            </w:r>
          </w:p>
        </w:tc>
        <w:tc>
          <w:tcPr>
            <w:tcW w:w="0" w:type="auto"/>
            <w:shd w:val="clear" w:color="auto" w:fill="auto"/>
            <w:noWrap/>
            <w:vAlign w:val="center"/>
          </w:tcPr>
          <w:p w14:paraId="5B88E6A6" w14:textId="7399DE4D"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2E0551F6" w14:textId="1420F7B0" w:rsidR="00912A16" w:rsidRPr="00912A16" w:rsidRDefault="00912A16" w:rsidP="004E56F9">
            <w:pPr>
              <w:widowControl/>
              <w:jc w:val="center"/>
              <w:rPr>
                <w:rFonts w:cs="Times New Roman"/>
                <w:sz w:val="21"/>
                <w:szCs w:val="21"/>
                <w:lang w:eastAsia="zh-CN"/>
              </w:rPr>
            </w:pPr>
            <w:r w:rsidRPr="00912A16">
              <w:rPr>
                <w:sz w:val="21"/>
                <w:szCs w:val="21"/>
              </w:rPr>
              <w:t>.20</w:t>
            </w:r>
          </w:p>
        </w:tc>
        <w:tc>
          <w:tcPr>
            <w:tcW w:w="0" w:type="auto"/>
            <w:shd w:val="clear" w:color="auto" w:fill="auto"/>
            <w:noWrap/>
            <w:vAlign w:val="center"/>
          </w:tcPr>
          <w:p w14:paraId="1D26142D" w14:textId="012D57B7" w:rsidR="00912A16" w:rsidRPr="00912A16" w:rsidRDefault="00912A16" w:rsidP="004E56F9">
            <w:pPr>
              <w:widowControl/>
              <w:jc w:val="center"/>
              <w:rPr>
                <w:rFonts w:cs="Times New Roman"/>
                <w:sz w:val="21"/>
                <w:szCs w:val="21"/>
                <w:lang w:eastAsia="zh-CN"/>
              </w:rPr>
            </w:pPr>
            <w:r w:rsidRPr="00912A16">
              <w:rPr>
                <w:sz w:val="21"/>
                <w:szCs w:val="21"/>
              </w:rPr>
              <w:t>.024</w:t>
            </w:r>
          </w:p>
        </w:tc>
        <w:tc>
          <w:tcPr>
            <w:tcW w:w="0" w:type="auto"/>
            <w:shd w:val="clear" w:color="auto" w:fill="auto"/>
            <w:noWrap/>
            <w:vAlign w:val="center"/>
          </w:tcPr>
          <w:p w14:paraId="58E0B29A" w14:textId="77777777" w:rsidR="00912A16" w:rsidRPr="00912A16" w:rsidRDefault="00912A16" w:rsidP="004E56F9">
            <w:pPr>
              <w:widowControl/>
              <w:jc w:val="center"/>
              <w:rPr>
                <w:rFonts w:cs="Times New Roman"/>
                <w:sz w:val="21"/>
                <w:szCs w:val="21"/>
                <w:lang w:eastAsia="zh-CN"/>
              </w:rPr>
            </w:pPr>
          </w:p>
        </w:tc>
      </w:tr>
      <w:tr w:rsidR="00912A16" w:rsidRPr="00912A16" w14:paraId="5F952B34" w14:textId="77777777" w:rsidTr="00912A16">
        <w:trPr>
          <w:trHeight w:val="315"/>
        </w:trPr>
        <w:tc>
          <w:tcPr>
            <w:tcW w:w="0" w:type="auto"/>
          </w:tcPr>
          <w:p w14:paraId="5AD7DCE7"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3B52800" w14:textId="2D02ADF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7CC7817" w14:textId="48281641"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相对剥夺感</w:t>
            </w:r>
          </w:p>
        </w:tc>
        <w:tc>
          <w:tcPr>
            <w:tcW w:w="0" w:type="auto"/>
            <w:shd w:val="clear" w:color="auto" w:fill="auto"/>
            <w:noWrap/>
            <w:vAlign w:val="center"/>
          </w:tcPr>
          <w:p w14:paraId="2A28005F" w14:textId="3055485D" w:rsidR="00912A16" w:rsidRPr="00912A16" w:rsidRDefault="00912A16" w:rsidP="004E56F9">
            <w:pPr>
              <w:widowControl/>
              <w:jc w:val="center"/>
              <w:rPr>
                <w:rFonts w:cs="Times New Roman"/>
                <w:sz w:val="21"/>
                <w:szCs w:val="21"/>
                <w:lang w:eastAsia="zh-CN"/>
              </w:rPr>
            </w:pPr>
            <w:r w:rsidRPr="00912A16">
              <w:rPr>
                <w:sz w:val="21"/>
                <w:szCs w:val="21"/>
              </w:rPr>
              <w:t>-.62</w:t>
            </w:r>
            <w:r w:rsidRPr="00912A16">
              <w:rPr>
                <w:sz w:val="21"/>
                <w:szCs w:val="21"/>
                <w:vertAlign w:val="superscript"/>
              </w:rPr>
              <w:t>***</w:t>
            </w:r>
          </w:p>
        </w:tc>
        <w:tc>
          <w:tcPr>
            <w:tcW w:w="0" w:type="auto"/>
            <w:shd w:val="clear" w:color="auto" w:fill="auto"/>
            <w:noWrap/>
            <w:vAlign w:val="center"/>
          </w:tcPr>
          <w:p w14:paraId="5BA2F335" w14:textId="7380086B" w:rsidR="00912A16" w:rsidRPr="00912A16" w:rsidRDefault="00912A16" w:rsidP="004E56F9">
            <w:pPr>
              <w:widowControl/>
              <w:jc w:val="center"/>
              <w:rPr>
                <w:rFonts w:cs="Times New Roman"/>
                <w:sz w:val="21"/>
                <w:szCs w:val="21"/>
                <w:lang w:eastAsia="zh-CN"/>
              </w:rPr>
            </w:pPr>
            <w:r w:rsidRPr="00912A16">
              <w:rPr>
                <w:sz w:val="21"/>
                <w:szCs w:val="21"/>
              </w:rPr>
              <w:t>-.61</w:t>
            </w:r>
          </w:p>
        </w:tc>
        <w:tc>
          <w:tcPr>
            <w:tcW w:w="0" w:type="auto"/>
            <w:shd w:val="clear" w:color="auto" w:fill="auto"/>
            <w:noWrap/>
            <w:vAlign w:val="center"/>
          </w:tcPr>
          <w:p w14:paraId="15592906" w14:textId="3617DF3F" w:rsidR="00912A16" w:rsidRPr="00912A16" w:rsidRDefault="00912A16" w:rsidP="004E56F9">
            <w:pPr>
              <w:widowControl/>
              <w:jc w:val="center"/>
              <w:rPr>
                <w:rFonts w:cs="Times New Roman"/>
                <w:sz w:val="21"/>
                <w:szCs w:val="21"/>
                <w:lang w:eastAsia="zh-CN"/>
              </w:rPr>
            </w:pPr>
            <w:r w:rsidRPr="00912A16">
              <w:rPr>
                <w:sz w:val="21"/>
                <w:szCs w:val="21"/>
              </w:rPr>
              <w:t>-.74</w:t>
            </w:r>
          </w:p>
        </w:tc>
        <w:tc>
          <w:tcPr>
            <w:tcW w:w="0" w:type="auto"/>
            <w:shd w:val="clear" w:color="auto" w:fill="auto"/>
            <w:noWrap/>
            <w:vAlign w:val="center"/>
          </w:tcPr>
          <w:p w14:paraId="18878CD2" w14:textId="36BC16FD" w:rsidR="00912A16" w:rsidRPr="00912A16" w:rsidRDefault="00912A16" w:rsidP="004E56F9">
            <w:pPr>
              <w:widowControl/>
              <w:jc w:val="center"/>
              <w:rPr>
                <w:rFonts w:cs="Times New Roman"/>
                <w:sz w:val="21"/>
                <w:szCs w:val="21"/>
                <w:lang w:eastAsia="zh-CN"/>
              </w:rPr>
            </w:pPr>
            <w:r w:rsidRPr="00912A16">
              <w:rPr>
                <w:sz w:val="21"/>
                <w:szCs w:val="21"/>
              </w:rPr>
              <w:t>-.51</w:t>
            </w:r>
          </w:p>
        </w:tc>
        <w:tc>
          <w:tcPr>
            <w:tcW w:w="0" w:type="auto"/>
            <w:shd w:val="clear" w:color="auto" w:fill="auto"/>
            <w:noWrap/>
            <w:vAlign w:val="center"/>
          </w:tcPr>
          <w:p w14:paraId="23320C43" w14:textId="77777777"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&lt;.001</w:t>
            </w:r>
          </w:p>
        </w:tc>
        <w:tc>
          <w:tcPr>
            <w:tcW w:w="0" w:type="auto"/>
            <w:shd w:val="clear" w:color="auto" w:fill="auto"/>
            <w:noWrap/>
            <w:vAlign w:val="center"/>
          </w:tcPr>
          <w:p w14:paraId="520D341D" w14:textId="77777777" w:rsidR="00912A16" w:rsidRPr="00912A16" w:rsidRDefault="00912A16" w:rsidP="004E56F9">
            <w:pPr>
              <w:widowControl/>
              <w:jc w:val="center"/>
              <w:rPr>
                <w:rFonts w:cs="Times New Roman"/>
                <w:sz w:val="21"/>
                <w:szCs w:val="21"/>
                <w:lang w:eastAsia="zh-CN"/>
              </w:rPr>
            </w:pPr>
          </w:p>
        </w:tc>
      </w:tr>
      <w:tr w:rsidR="00912A16" w:rsidRPr="00912A16" w14:paraId="491F56E2" w14:textId="77777777" w:rsidTr="00912A16">
        <w:trPr>
          <w:trHeight w:val="375"/>
        </w:trPr>
        <w:tc>
          <w:tcPr>
            <w:tcW w:w="0" w:type="auto"/>
          </w:tcPr>
          <w:p w14:paraId="5CAC1321"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457EFBDA" w14:textId="2642686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390C3EC" w14:textId="3FE315D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感知到的优越感</w:t>
            </w:r>
          </w:p>
        </w:tc>
        <w:tc>
          <w:tcPr>
            <w:tcW w:w="0" w:type="auto"/>
            <w:shd w:val="clear" w:color="auto" w:fill="auto"/>
            <w:noWrap/>
            <w:vAlign w:val="center"/>
            <w:hideMark/>
          </w:tcPr>
          <w:p w14:paraId="53B8F386" w14:textId="1F606023" w:rsidR="00912A16" w:rsidRPr="00912A16" w:rsidRDefault="00912A16" w:rsidP="004E56F9">
            <w:pPr>
              <w:widowControl/>
              <w:jc w:val="center"/>
              <w:rPr>
                <w:rFonts w:cs="Times New Roman"/>
                <w:color w:val="000000"/>
                <w:kern w:val="0"/>
                <w:sz w:val="21"/>
                <w:szCs w:val="21"/>
                <w:lang w:eastAsia="zh-CN"/>
              </w:rPr>
            </w:pPr>
            <w:r w:rsidRPr="00912A16">
              <w:rPr>
                <w:sz w:val="21"/>
                <w:szCs w:val="21"/>
              </w:rPr>
              <w:t>.45</w:t>
            </w:r>
            <w:r w:rsidRPr="00912A16">
              <w:rPr>
                <w:sz w:val="21"/>
                <w:szCs w:val="21"/>
                <w:vertAlign w:val="superscript"/>
              </w:rPr>
              <w:t>***</w:t>
            </w:r>
          </w:p>
        </w:tc>
        <w:tc>
          <w:tcPr>
            <w:tcW w:w="0" w:type="auto"/>
            <w:shd w:val="clear" w:color="auto" w:fill="auto"/>
            <w:noWrap/>
            <w:vAlign w:val="center"/>
          </w:tcPr>
          <w:p w14:paraId="79633DC2" w14:textId="6E43FB8B" w:rsidR="00912A16" w:rsidRPr="00912A16" w:rsidRDefault="00912A16" w:rsidP="004E56F9">
            <w:pPr>
              <w:widowControl/>
              <w:jc w:val="center"/>
              <w:rPr>
                <w:rFonts w:cs="Times New Roman"/>
                <w:color w:val="000000"/>
                <w:kern w:val="0"/>
                <w:sz w:val="21"/>
                <w:szCs w:val="21"/>
                <w:lang w:eastAsia="zh-CN"/>
              </w:rPr>
            </w:pPr>
            <w:r w:rsidRPr="00912A16">
              <w:rPr>
                <w:sz w:val="21"/>
                <w:szCs w:val="21"/>
              </w:rPr>
              <w:t>.53</w:t>
            </w:r>
          </w:p>
        </w:tc>
        <w:tc>
          <w:tcPr>
            <w:tcW w:w="0" w:type="auto"/>
            <w:shd w:val="clear" w:color="auto" w:fill="auto"/>
            <w:noWrap/>
            <w:vAlign w:val="center"/>
          </w:tcPr>
          <w:p w14:paraId="6F4532C3" w14:textId="465DAA13" w:rsidR="00912A16" w:rsidRPr="00912A16" w:rsidRDefault="00912A16" w:rsidP="004E56F9">
            <w:pPr>
              <w:widowControl/>
              <w:jc w:val="center"/>
              <w:rPr>
                <w:rFonts w:cs="Times New Roman"/>
                <w:color w:val="000000"/>
                <w:kern w:val="0"/>
                <w:sz w:val="21"/>
                <w:szCs w:val="21"/>
                <w:lang w:eastAsia="zh-CN"/>
              </w:rPr>
            </w:pPr>
            <w:r w:rsidRPr="00912A16">
              <w:rPr>
                <w:sz w:val="21"/>
                <w:szCs w:val="21"/>
              </w:rPr>
              <w:t>.37</w:t>
            </w:r>
          </w:p>
        </w:tc>
        <w:tc>
          <w:tcPr>
            <w:tcW w:w="0" w:type="auto"/>
            <w:shd w:val="clear" w:color="auto" w:fill="auto"/>
            <w:noWrap/>
            <w:vAlign w:val="center"/>
          </w:tcPr>
          <w:p w14:paraId="4CB94346" w14:textId="029A1493" w:rsidR="00912A16" w:rsidRPr="00912A16" w:rsidRDefault="00912A16" w:rsidP="004E56F9">
            <w:pPr>
              <w:widowControl/>
              <w:jc w:val="center"/>
              <w:rPr>
                <w:rFonts w:cs="Times New Roman"/>
                <w:color w:val="000000"/>
                <w:kern w:val="0"/>
                <w:sz w:val="21"/>
                <w:szCs w:val="21"/>
                <w:lang w:eastAsia="zh-CN"/>
              </w:rPr>
            </w:pPr>
            <w:r w:rsidRPr="00912A16">
              <w:rPr>
                <w:sz w:val="21"/>
                <w:szCs w:val="21"/>
              </w:rPr>
              <w:t>.53</w:t>
            </w:r>
          </w:p>
        </w:tc>
        <w:tc>
          <w:tcPr>
            <w:tcW w:w="0" w:type="auto"/>
            <w:shd w:val="clear" w:color="auto" w:fill="auto"/>
            <w:noWrap/>
            <w:vAlign w:val="center"/>
            <w:hideMark/>
          </w:tcPr>
          <w:p w14:paraId="7A56A593"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&lt;.001</w:t>
            </w:r>
          </w:p>
        </w:tc>
        <w:tc>
          <w:tcPr>
            <w:tcW w:w="0" w:type="auto"/>
            <w:shd w:val="clear" w:color="auto" w:fill="auto"/>
            <w:noWrap/>
            <w:vAlign w:val="center"/>
            <w:hideMark/>
          </w:tcPr>
          <w:p w14:paraId="691AEDBD" w14:textId="77777777" w:rsidR="00912A16" w:rsidRPr="00912A16" w:rsidRDefault="00912A16" w:rsidP="004E56F9">
            <w:pPr>
              <w:widowControl/>
              <w:jc w:val="center"/>
              <w:rPr>
                <w:rFonts w:cs="Times New Roman"/>
                <w:color w:val="000000"/>
                <w:kern w:val="0"/>
                <w:sz w:val="21"/>
                <w:szCs w:val="21"/>
                <w:lang w:eastAsia="zh-CN"/>
              </w:rPr>
            </w:pPr>
          </w:p>
        </w:tc>
      </w:tr>
    </w:tbl>
    <w:p w14:paraId="7258E3F1" w14:textId="7777777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77BE4624" w14:textId="77777777" w:rsidR="00232A7D" w:rsidRPr="004E56F9" w:rsidRDefault="00232A7D" w:rsidP="00232A7D">
      <w:pPr>
        <w:rPr>
          <w:lang w:eastAsia="zh-CN"/>
        </w:rPr>
      </w:pPr>
    </w:p>
    <w:p w14:paraId="5995B9CE" w14:textId="13FD02FE" w:rsidR="00232A7D" w:rsidRDefault="00232A7D" w:rsidP="00232A7D">
      <w:pPr>
        <w:rPr>
          <w:rFonts w:cs="Times New Roman"/>
          <w:lang w:eastAsia="zh-CN"/>
        </w:rPr>
      </w:pPr>
      <w:r w:rsidRPr="004E614C">
        <w:rPr>
          <w:rFonts w:cs="Times New Roman"/>
          <w:lang w:eastAsia="zh-CN"/>
        </w:rPr>
        <w:tab/>
      </w:r>
      <w:r w:rsidRPr="004E614C">
        <w:rPr>
          <w:rFonts w:cs="Times New Roman" w:hint="eastAsia"/>
          <w:lang w:eastAsia="zh-CN"/>
        </w:rPr>
        <w:t>正如表</w:t>
      </w:r>
      <w:r w:rsidR="00ED7C80">
        <w:rPr>
          <w:rFonts w:cs="Times New Roman" w:hint="eastAsia"/>
          <w:lang w:eastAsia="zh-CN"/>
        </w:rPr>
        <w:t>7</w:t>
      </w:r>
      <w:r w:rsidR="00F34A7E">
        <w:rPr>
          <w:rFonts w:cs="Times New Roman"/>
          <w:lang w:eastAsia="zh-CN"/>
        </w:rPr>
        <w:t>.5</w:t>
      </w:r>
      <w:r w:rsidRPr="004E614C">
        <w:rPr>
          <w:rFonts w:cs="Times New Roman" w:hint="eastAsia"/>
          <w:lang w:eastAsia="zh-CN"/>
        </w:rPr>
        <w:t>所示，在模型</w:t>
      </w:r>
      <w:r w:rsidRPr="004E614C">
        <w:rPr>
          <w:rFonts w:cs="Times New Roman" w:hint="eastAsia"/>
          <w:lang w:eastAsia="zh-CN"/>
        </w:rPr>
        <w:t>1</w:t>
      </w:r>
      <w:r w:rsidRPr="004E614C">
        <w:rPr>
          <w:rFonts w:cs="Times New Roman" w:hint="eastAsia"/>
          <w:lang w:eastAsia="zh-CN"/>
        </w:rPr>
        <w:t>中，相对剥夺感与向上比较的频率的回归系数</w:t>
      </w:r>
      <w:r w:rsidR="00B46C0D">
        <w:rPr>
          <w:rFonts w:cs="Times New Roman" w:hint="eastAsia"/>
          <w:lang w:eastAsia="zh-CN"/>
        </w:rPr>
        <w:t>显著为负</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00B46C0D">
        <w:rPr>
          <w:lang w:eastAsia="zh-CN"/>
        </w:rPr>
        <w:t>-.</w:t>
      </w:r>
      <w:r w:rsidR="0083034F">
        <w:rPr>
          <w:lang w:eastAsia="zh-CN"/>
        </w:rPr>
        <w:t>20</w:t>
      </w:r>
      <w:r w:rsidRPr="004E614C">
        <w:rPr>
          <w:lang w:eastAsia="zh-CN"/>
        </w:rPr>
        <w:t xml:space="preserve">, β = </w:t>
      </w:r>
      <w:r w:rsidR="00B46C0D">
        <w:rPr>
          <w:lang w:eastAsia="zh-CN"/>
        </w:rPr>
        <w:t>-.</w:t>
      </w:r>
      <w:r w:rsidR="0083034F">
        <w:rPr>
          <w:lang w:eastAsia="zh-CN"/>
        </w:rPr>
        <w:t>20</w:t>
      </w:r>
      <w:r w:rsidRPr="004E614C">
        <w:rPr>
          <w:lang w:eastAsia="zh-CN"/>
        </w:rPr>
        <w:t xml:space="preserve">, p </w:t>
      </w:r>
      <w:r w:rsidR="00B46C0D" w:rsidRPr="004E614C">
        <w:rPr>
          <w:lang w:eastAsia="zh-CN"/>
        </w:rPr>
        <w:t>&lt; .001</w:t>
      </w:r>
      <w:r w:rsidRPr="004E614C">
        <w:rPr>
          <w:lang w:eastAsia="zh-CN"/>
        </w:rPr>
        <w:t>)</w:t>
      </w:r>
      <w:r w:rsidRPr="004E614C">
        <w:rPr>
          <w:rFonts w:cs="Times New Roman" w:hint="eastAsia"/>
          <w:lang w:eastAsia="zh-CN"/>
        </w:rPr>
        <w:t>，而与社会比较倾向的回归系数显著</w:t>
      </w:r>
      <w:r w:rsidR="007B7972" w:rsidRPr="004E614C">
        <w:rPr>
          <w:rFonts w:cs="Times New Roman" w:hint="eastAsia"/>
          <w:lang w:eastAsia="zh-CN"/>
        </w:rPr>
        <w:t>为正</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83034F">
        <w:rPr>
          <w:lang w:eastAsia="zh-CN"/>
        </w:rPr>
        <w:t>37</w:t>
      </w:r>
      <w:r w:rsidRPr="004E614C">
        <w:rPr>
          <w:lang w:eastAsia="zh-CN"/>
        </w:rPr>
        <w:t>, β = .</w:t>
      </w:r>
      <w:r w:rsidR="0083034F">
        <w:rPr>
          <w:lang w:eastAsia="zh-CN"/>
        </w:rPr>
        <w:t>32</w:t>
      </w:r>
      <w:r w:rsidRPr="004E614C">
        <w:rPr>
          <w:lang w:eastAsia="zh-CN"/>
        </w:rPr>
        <w:t xml:space="preserve">, p </w:t>
      </w:r>
      <w:r w:rsidR="007B7972" w:rsidRPr="004E614C">
        <w:rPr>
          <w:lang w:eastAsia="zh-CN"/>
        </w:rPr>
        <w:t>&lt;</w:t>
      </w:r>
      <w:r w:rsidRPr="004E614C">
        <w:rPr>
          <w:lang w:eastAsia="zh-CN"/>
        </w:rPr>
        <w:t xml:space="preserve"> .</w:t>
      </w:r>
      <w:r w:rsidR="007B7972" w:rsidRPr="004E614C">
        <w:rPr>
          <w:lang w:eastAsia="zh-CN"/>
        </w:rPr>
        <w:t>001</w:t>
      </w:r>
      <w:r w:rsidRPr="004E614C">
        <w:rPr>
          <w:lang w:eastAsia="zh-CN"/>
        </w:rPr>
        <w:t>)</w:t>
      </w:r>
      <w:r w:rsidRPr="004E614C">
        <w:rPr>
          <w:rFonts w:hint="eastAsia"/>
          <w:lang w:eastAsia="zh-CN"/>
        </w:rPr>
        <w:t>。</w:t>
      </w:r>
      <w:r w:rsidR="0083034F">
        <w:rPr>
          <w:rFonts w:hint="eastAsia"/>
          <w:lang w:eastAsia="zh-CN"/>
        </w:rPr>
        <w:t>这两者之间，主要是社会比较倾向解释了相对剥夺感的变异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162</w:t>
      </w:r>
      <w:r w:rsidR="0083034F" w:rsidRPr="004E614C">
        <w:rPr>
          <w:lang w:eastAsia="zh-CN"/>
        </w:rPr>
        <w:t xml:space="preserve">, </w:t>
      </w:r>
      <w:r w:rsidR="0083034F">
        <w:rPr>
          <w:lang w:eastAsia="zh-CN"/>
        </w:rPr>
        <w:t>95%CI [.040, .290]</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2</w:t>
      </w:r>
      <w:r w:rsidRPr="004E614C">
        <w:rPr>
          <w:rFonts w:hint="eastAsia"/>
          <w:lang w:eastAsia="zh-CN"/>
        </w:rPr>
        <w:t>中，</w:t>
      </w:r>
      <w:r w:rsidRPr="004E614C">
        <w:rPr>
          <w:rFonts w:cs="Times New Roman" w:hint="eastAsia"/>
          <w:lang w:eastAsia="zh-CN"/>
        </w:rPr>
        <w:t>当加入社会比较频率与社会比较倾向的乘积项后，向上比较频率与社会比较倾向的交互作用不显著</w:t>
      </w:r>
      <w:r w:rsidR="007B7972" w:rsidRPr="004E614C">
        <w:rPr>
          <w:rFonts w:cs="Times New Roman" w:hint="eastAsia"/>
          <w:lang w:eastAsia="zh-CN"/>
        </w:rPr>
        <w:t xml:space="preserve"> </w:t>
      </w:r>
      <w:r w:rsidR="007B7972" w:rsidRPr="004E614C">
        <w:rPr>
          <w:rFonts w:hint="eastAsia"/>
          <w:lang w:eastAsia="zh-CN"/>
        </w:rPr>
        <w:t>(</w:t>
      </w:r>
      <w:r w:rsidR="007B7972" w:rsidRPr="004E614C">
        <w:rPr>
          <w:lang w:eastAsia="zh-CN"/>
        </w:rPr>
        <w:t>b = -.0</w:t>
      </w:r>
      <w:r w:rsidR="00B46C0D">
        <w:rPr>
          <w:lang w:eastAsia="zh-CN"/>
        </w:rPr>
        <w:t>4</w:t>
      </w:r>
      <w:r w:rsidR="007B7972" w:rsidRPr="004E614C">
        <w:rPr>
          <w:lang w:eastAsia="zh-CN"/>
        </w:rPr>
        <w:t>, β = -.0</w:t>
      </w:r>
      <w:r w:rsidR="0083034F">
        <w:rPr>
          <w:lang w:eastAsia="zh-CN"/>
        </w:rPr>
        <w:t>3</w:t>
      </w:r>
      <w:r w:rsidR="007B7972" w:rsidRPr="004E614C">
        <w:rPr>
          <w:lang w:eastAsia="zh-CN"/>
        </w:rPr>
        <w:t>, p = .</w:t>
      </w:r>
      <w:r w:rsidR="0083034F">
        <w:rPr>
          <w:lang w:eastAsia="zh-CN"/>
        </w:rPr>
        <w:t>228</w:t>
      </w:r>
      <w:r w:rsidR="007B7972" w:rsidRPr="004E614C">
        <w:rPr>
          <w:lang w:eastAsia="zh-CN"/>
        </w:rPr>
        <w:t>)</w:t>
      </w:r>
      <w:r w:rsidRPr="004E614C">
        <w:rPr>
          <w:rFonts w:hint="eastAsia"/>
          <w:lang w:eastAsia="zh-CN"/>
        </w:rPr>
        <w:t>。在模型</w:t>
      </w:r>
      <w:r w:rsidRPr="004E614C">
        <w:rPr>
          <w:rFonts w:hint="eastAsia"/>
          <w:lang w:eastAsia="zh-CN"/>
        </w:rPr>
        <w:t>3</w:t>
      </w:r>
      <w:r w:rsidRPr="004E614C">
        <w:rPr>
          <w:rFonts w:hint="eastAsia"/>
          <w:lang w:eastAsia="zh-CN"/>
        </w:rPr>
        <w:t>中，社会比较倾向与感知到的优越感之间的回归系数显著为正</w:t>
      </w:r>
      <w:r w:rsidRPr="004E614C">
        <w:rPr>
          <w:rFonts w:hint="eastAsia"/>
          <w:lang w:eastAsia="zh-CN"/>
        </w:rPr>
        <w:t xml:space="preserve"> (</w:t>
      </w:r>
      <w:r w:rsidRPr="004E614C">
        <w:rPr>
          <w:lang w:eastAsia="zh-CN"/>
        </w:rPr>
        <w:t>b = .</w:t>
      </w:r>
      <w:r w:rsidR="0083034F">
        <w:rPr>
          <w:lang w:eastAsia="zh-CN"/>
        </w:rPr>
        <w:t>52</w:t>
      </w:r>
      <w:r w:rsidRPr="004E614C">
        <w:rPr>
          <w:lang w:eastAsia="zh-CN"/>
        </w:rPr>
        <w:t>, β = .3</w:t>
      </w:r>
      <w:r w:rsidR="00B46C0D">
        <w:rPr>
          <w:lang w:eastAsia="zh-CN"/>
        </w:rPr>
        <w:t>8</w:t>
      </w:r>
      <w:r w:rsidRPr="004E614C">
        <w:rPr>
          <w:lang w:eastAsia="zh-CN"/>
        </w:rPr>
        <w:t xml:space="preserve">, p </w:t>
      </w:r>
      <w:r w:rsidR="007B7972" w:rsidRPr="004E614C">
        <w:rPr>
          <w:lang w:eastAsia="zh-CN"/>
        </w:rPr>
        <w:t>&lt;</w:t>
      </w:r>
      <w:r w:rsidRPr="004E614C">
        <w:rPr>
          <w:lang w:eastAsia="zh-CN"/>
        </w:rPr>
        <w:t xml:space="preserve"> .001)</w:t>
      </w:r>
      <w:r w:rsidRPr="004E614C">
        <w:rPr>
          <w:rFonts w:hint="eastAsia"/>
          <w:lang w:eastAsia="zh-CN"/>
        </w:rPr>
        <w:t>，而向下比较的频率与感知到的优越感之间的回归系数不显著</w:t>
      </w:r>
      <w:r w:rsidRPr="004E614C">
        <w:rPr>
          <w:rFonts w:hint="eastAsia"/>
          <w:lang w:eastAsia="zh-CN"/>
        </w:rPr>
        <w:t xml:space="preserve"> (</w:t>
      </w:r>
      <w:r w:rsidRPr="004E614C">
        <w:rPr>
          <w:lang w:eastAsia="zh-CN"/>
        </w:rPr>
        <w:t xml:space="preserve">b = </w:t>
      </w:r>
      <w:r w:rsidR="00B46C0D">
        <w:rPr>
          <w:lang w:eastAsia="zh-CN"/>
        </w:rPr>
        <w:t>-.04</w:t>
      </w:r>
      <w:r w:rsidRPr="004E614C">
        <w:rPr>
          <w:lang w:eastAsia="zh-CN"/>
        </w:rPr>
        <w:t xml:space="preserve">, β = </w:t>
      </w:r>
      <w:r w:rsidR="00B46C0D">
        <w:rPr>
          <w:lang w:eastAsia="zh-CN"/>
        </w:rPr>
        <w:t>-.0</w:t>
      </w:r>
      <w:r w:rsidR="0083034F">
        <w:rPr>
          <w:lang w:eastAsia="zh-CN"/>
        </w:rPr>
        <w:t>3</w:t>
      </w:r>
      <w:r w:rsidRPr="004E614C">
        <w:rPr>
          <w:lang w:eastAsia="zh-CN"/>
        </w:rPr>
        <w:t>, p = .</w:t>
      </w:r>
      <w:r w:rsidR="00B46C0D">
        <w:rPr>
          <w:lang w:eastAsia="zh-CN"/>
        </w:rPr>
        <w:t>228</w:t>
      </w:r>
      <w:r w:rsidRPr="004E614C">
        <w:rPr>
          <w:lang w:eastAsia="zh-CN"/>
        </w:rPr>
        <w:t>)</w:t>
      </w:r>
      <w:r w:rsidRPr="004E614C">
        <w:rPr>
          <w:rFonts w:hint="eastAsia"/>
          <w:lang w:eastAsia="zh-CN"/>
        </w:rPr>
        <w:t>。</w:t>
      </w:r>
      <w:r w:rsidR="0083034F">
        <w:rPr>
          <w:rFonts w:hint="eastAsia"/>
          <w:lang w:eastAsia="zh-CN"/>
        </w:rPr>
        <w:t>这两者之间，同样主要是社会比较倾向解释了相对剥夺感的变异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482</w:t>
      </w:r>
      <w:r w:rsidR="0083034F" w:rsidRPr="004E614C">
        <w:rPr>
          <w:lang w:eastAsia="zh-CN"/>
        </w:rPr>
        <w:t xml:space="preserve">, </w:t>
      </w:r>
      <w:r w:rsidR="0083034F">
        <w:rPr>
          <w:lang w:eastAsia="zh-CN"/>
        </w:rPr>
        <w:t>95%CI [.314, .663]</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4</w:t>
      </w:r>
      <w:r w:rsidRPr="004E614C">
        <w:rPr>
          <w:rFonts w:hint="eastAsia"/>
          <w:lang w:eastAsia="zh-CN"/>
        </w:rPr>
        <w:t>中，向下比较的频率与社会比较倾向的交互作用显著</w:t>
      </w:r>
      <w:r w:rsidRPr="004E614C">
        <w:rPr>
          <w:rFonts w:hint="eastAsia"/>
          <w:lang w:eastAsia="zh-CN"/>
        </w:rPr>
        <w:t xml:space="preserve"> (</w:t>
      </w:r>
      <w:r w:rsidRPr="004E614C">
        <w:rPr>
          <w:lang w:eastAsia="zh-CN"/>
        </w:rPr>
        <w:t>b = .1</w:t>
      </w:r>
      <w:r w:rsidR="00B46C0D">
        <w:rPr>
          <w:lang w:eastAsia="zh-CN"/>
        </w:rPr>
        <w:t>2</w:t>
      </w:r>
      <w:r w:rsidRPr="004E614C">
        <w:rPr>
          <w:lang w:eastAsia="zh-CN"/>
        </w:rPr>
        <w:t>, β = .</w:t>
      </w:r>
      <w:r w:rsidR="0083034F">
        <w:rPr>
          <w:lang w:eastAsia="zh-CN"/>
        </w:rPr>
        <w:t>09</w:t>
      </w:r>
      <w:r w:rsidRPr="004E614C">
        <w:rPr>
          <w:lang w:eastAsia="zh-CN"/>
        </w:rPr>
        <w:t>, p = .0</w:t>
      </w:r>
      <w:r w:rsidR="00B46C0D">
        <w:rPr>
          <w:lang w:eastAsia="zh-CN"/>
        </w:rPr>
        <w:t>1</w:t>
      </w:r>
      <w:r w:rsidR="0083034F">
        <w:rPr>
          <w:lang w:eastAsia="zh-CN"/>
        </w:rPr>
        <w:t>9</w:t>
      </w:r>
      <w:r w:rsidRPr="004E614C">
        <w:rPr>
          <w:lang w:eastAsia="zh-CN"/>
        </w:rPr>
        <w:t>)</w:t>
      </w:r>
      <w:r w:rsidRPr="004E614C">
        <w:rPr>
          <w:rFonts w:hint="eastAsia"/>
          <w:lang w:eastAsia="zh-CN"/>
        </w:rPr>
        <w:t>。</w:t>
      </w:r>
      <w:r w:rsidRPr="004E614C">
        <w:rPr>
          <w:rFonts w:cs="Times New Roman" w:hint="eastAsia"/>
          <w:lang w:eastAsia="zh-CN"/>
        </w:rPr>
        <w:t>最后，与</w:t>
      </w:r>
      <w:r w:rsidR="002A789E">
        <w:rPr>
          <w:rFonts w:cs="Times New Roman" w:hint="eastAsia"/>
          <w:lang w:eastAsia="zh-CN"/>
        </w:rPr>
        <w:t>研究</w:t>
      </w:r>
      <w:r w:rsidRPr="004E614C">
        <w:rPr>
          <w:rFonts w:cs="Times New Roman" w:hint="eastAsia"/>
          <w:lang w:eastAsia="zh-CN"/>
        </w:rPr>
        <w:t>1</w:t>
      </w:r>
      <w:r w:rsidR="007B7972" w:rsidRPr="004E614C">
        <w:rPr>
          <w:rFonts w:cs="Times New Roman" w:hint="eastAsia"/>
          <w:lang w:eastAsia="zh-CN"/>
        </w:rPr>
        <w:t>和</w:t>
      </w:r>
      <w:r w:rsidR="002A789E">
        <w:rPr>
          <w:rFonts w:cs="Times New Roman" w:hint="eastAsia"/>
          <w:lang w:eastAsia="zh-CN"/>
        </w:rPr>
        <w:t>研究</w:t>
      </w:r>
      <w:r w:rsidR="007B7972" w:rsidRPr="004E614C">
        <w:rPr>
          <w:rFonts w:cs="Times New Roman" w:hint="eastAsia"/>
          <w:lang w:eastAsia="zh-CN"/>
        </w:rPr>
        <w:t>2</w:t>
      </w:r>
      <w:r w:rsidRPr="004E614C">
        <w:rPr>
          <w:rFonts w:cs="Times New Roman" w:hint="eastAsia"/>
          <w:lang w:eastAsia="zh-CN"/>
        </w:rPr>
        <w:t>中的结果类似，在模型</w:t>
      </w:r>
      <w:r w:rsidRPr="004E614C">
        <w:rPr>
          <w:rFonts w:cs="Times New Roman" w:hint="eastAsia"/>
          <w:lang w:eastAsia="zh-CN"/>
        </w:rPr>
        <w:t>5</w:t>
      </w:r>
      <w:r w:rsidRPr="004E614C">
        <w:rPr>
          <w:rFonts w:cs="Times New Roman" w:hint="eastAsia"/>
          <w:lang w:eastAsia="zh-CN"/>
        </w:rPr>
        <w:t>中，相对剥夺感越高意味着越低的生活满意度</w:t>
      </w:r>
      <w:r w:rsidRPr="004E614C">
        <w:rPr>
          <w:rFonts w:hint="eastAsia"/>
          <w:lang w:eastAsia="zh-CN"/>
        </w:rPr>
        <w:t>(</w:t>
      </w:r>
      <w:r w:rsidRPr="004E614C">
        <w:rPr>
          <w:lang w:eastAsia="zh-CN"/>
        </w:rPr>
        <w:t>b = -.</w:t>
      </w:r>
      <w:r w:rsidR="0012756B" w:rsidRPr="004E614C">
        <w:rPr>
          <w:lang w:eastAsia="zh-CN"/>
        </w:rPr>
        <w:t>6</w:t>
      </w:r>
      <w:r w:rsidR="0083034F">
        <w:rPr>
          <w:lang w:eastAsia="zh-CN"/>
        </w:rPr>
        <w:t>2</w:t>
      </w:r>
      <w:r w:rsidRPr="004E614C">
        <w:rPr>
          <w:lang w:eastAsia="zh-CN"/>
        </w:rPr>
        <w:t>, β = -.</w:t>
      </w:r>
      <w:r w:rsidR="0012756B" w:rsidRPr="004E614C">
        <w:rPr>
          <w:lang w:eastAsia="zh-CN"/>
        </w:rPr>
        <w:t>61</w:t>
      </w:r>
      <w:r w:rsidRPr="004E614C">
        <w:rPr>
          <w:lang w:eastAsia="zh-CN"/>
        </w:rPr>
        <w:t>, p &lt; .001)</w:t>
      </w:r>
      <w:r w:rsidRPr="004E614C">
        <w:rPr>
          <w:rFonts w:cs="Times New Roman" w:hint="eastAsia"/>
          <w:lang w:eastAsia="zh-CN"/>
        </w:rPr>
        <w:t>，感知到的优越感越高意味着越高的生活满意度</w:t>
      </w:r>
      <w:r w:rsidRPr="004E614C">
        <w:rPr>
          <w:rFonts w:hint="eastAsia"/>
          <w:lang w:eastAsia="zh-CN"/>
        </w:rPr>
        <w:t>(</w:t>
      </w:r>
      <w:r w:rsidRPr="004E614C">
        <w:rPr>
          <w:lang w:eastAsia="zh-CN"/>
        </w:rPr>
        <w:t>b = .</w:t>
      </w:r>
      <w:r w:rsidR="0012756B" w:rsidRPr="004E614C">
        <w:rPr>
          <w:lang w:eastAsia="zh-CN"/>
        </w:rPr>
        <w:t>45</w:t>
      </w:r>
      <w:r w:rsidRPr="004E614C">
        <w:rPr>
          <w:lang w:eastAsia="zh-CN"/>
        </w:rPr>
        <w:t>, β =.</w:t>
      </w:r>
      <w:r w:rsidR="0012756B" w:rsidRPr="004E614C">
        <w:rPr>
          <w:lang w:eastAsia="zh-CN"/>
        </w:rPr>
        <w:t>53</w:t>
      </w:r>
      <w:r w:rsidRPr="004E614C">
        <w:rPr>
          <w:lang w:eastAsia="zh-CN"/>
        </w:rPr>
        <w:t>, p &lt; .001)</w:t>
      </w:r>
      <w:r w:rsidRPr="004E614C">
        <w:rPr>
          <w:rFonts w:cs="Times New Roman" w:hint="eastAsia"/>
          <w:lang w:eastAsia="zh-CN"/>
        </w:rPr>
        <w:t>。</w:t>
      </w:r>
    </w:p>
    <w:p w14:paraId="6B14475A" w14:textId="36975132" w:rsidR="003C7FB2" w:rsidRDefault="006D5E37" w:rsidP="00F356A2">
      <w:pPr>
        <w:spacing w:beforeLines="100" w:before="360"/>
        <w:jc w:val="center"/>
        <w:rPr>
          <w:rFonts w:cs="Times New Roman"/>
          <w:lang w:eastAsia="zh-CN"/>
        </w:rPr>
      </w:pPr>
      <w:r>
        <w:rPr>
          <w:rFonts w:cs="Times New Roman"/>
          <w:noProof/>
          <w:lang w:eastAsia="zh-CN"/>
        </w:rPr>
        <w:drawing>
          <wp:inline distT="0" distB="0" distL="0" distR="0" wp14:anchorId="586DF33B" wp14:editId="47B590E2">
            <wp:extent cx="4742506" cy="2838616"/>
            <wp:effectExtent l="0" t="0" r="0" b="0"/>
            <wp:docPr id="510789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0">
                      <a:extLst>
                        <a:ext uri="{28A0092B-C50C-407E-A947-70E740481C1C}">
                          <a14:useLocalDpi xmlns:a14="http://schemas.microsoft.com/office/drawing/2010/main" val="0"/>
                        </a:ext>
                      </a:extLst>
                    </a:blip>
                    <a:srcRect t="8502" b="5854"/>
                    <a:stretch/>
                  </pic:blipFill>
                  <pic:spPr bwMode="auto">
                    <a:xfrm>
                      <a:off x="0" y="0"/>
                      <a:ext cx="4754071" cy="2845538"/>
                    </a:xfrm>
                    <a:prstGeom prst="rect">
                      <a:avLst/>
                    </a:prstGeom>
                    <a:noFill/>
                    <a:ln>
                      <a:noFill/>
                    </a:ln>
                    <a:extLst>
                      <a:ext uri="{53640926-AAD7-44D8-BBD7-CCE9431645EC}">
                        <a14:shadowObscured xmlns:a14="http://schemas.microsoft.com/office/drawing/2010/main"/>
                      </a:ext>
                    </a:extLst>
                  </pic:spPr>
                </pic:pic>
              </a:graphicData>
            </a:graphic>
          </wp:inline>
        </w:drawing>
      </w:r>
    </w:p>
    <w:p w14:paraId="528D0404" w14:textId="50804B05" w:rsidR="003C7FB2" w:rsidRPr="004E614C" w:rsidRDefault="003C7FB2" w:rsidP="003C7FB2">
      <w:pPr>
        <w:pStyle w:val="af5"/>
      </w:pPr>
      <w:r>
        <w:rPr>
          <w:rFonts w:hint="eastAsia"/>
        </w:rPr>
        <w:t>图</w:t>
      </w:r>
      <w:r w:rsidR="00ED7C80">
        <w:rPr>
          <w:rFonts w:hint="eastAsia"/>
        </w:rPr>
        <w:t>7</w:t>
      </w:r>
      <w:r w:rsidR="00F34A7E">
        <w:t>.2</w:t>
      </w:r>
      <w:r>
        <w:rPr>
          <w:rFonts w:hint="eastAsia"/>
        </w:rPr>
        <w:t xml:space="preserve"> 向上比较中社会比较倾向的调节作用</w:t>
      </w:r>
    </w:p>
    <w:p w14:paraId="1CFB68B8" w14:textId="6E143040" w:rsidR="005D7FEF" w:rsidRDefault="00232A7D" w:rsidP="00232A7D">
      <w:pPr>
        <w:rPr>
          <w:lang w:eastAsia="zh-CN"/>
        </w:rPr>
      </w:pPr>
      <w:r w:rsidRPr="004E614C">
        <w:rPr>
          <w:lang w:eastAsia="zh-CN"/>
        </w:rPr>
        <w:tab/>
      </w:r>
      <w:r w:rsidRPr="004E614C">
        <w:rPr>
          <w:rFonts w:hint="eastAsia"/>
          <w:lang w:eastAsia="zh-CN"/>
        </w:rPr>
        <w:t>由于向上比较的频率与社会比较倾向之间的交互作用不显著，这意味着，随着社会比较倾向的变化，向上比较频率与相对剥夺感之间的关系不会变化。</w:t>
      </w:r>
      <w:r w:rsidR="00060300">
        <w:rPr>
          <w:rFonts w:hint="eastAsia"/>
          <w:lang w:eastAsia="zh-CN"/>
        </w:rPr>
        <w:t>与</w:t>
      </w:r>
      <w:r w:rsidR="00912A16">
        <w:rPr>
          <w:rFonts w:hint="eastAsia"/>
          <w:lang w:eastAsia="zh-CN"/>
        </w:rPr>
        <w:t>研究四</w:t>
      </w:r>
      <w:r w:rsidR="00393D27">
        <w:rPr>
          <w:rFonts w:hint="eastAsia"/>
          <w:lang w:eastAsia="zh-CN"/>
        </w:rPr>
        <w:t>一致</w:t>
      </w:r>
      <w:r w:rsidR="00060300">
        <w:rPr>
          <w:rFonts w:hint="eastAsia"/>
          <w:lang w:eastAsia="zh-CN"/>
        </w:rPr>
        <w:t>，</w:t>
      </w:r>
      <w:r w:rsidRPr="004E614C">
        <w:rPr>
          <w:rFonts w:hint="eastAsia"/>
          <w:lang w:eastAsia="zh-CN"/>
        </w:rPr>
        <w:t>假设</w:t>
      </w:r>
      <w:r w:rsidRPr="004E614C">
        <w:rPr>
          <w:rFonts w:hint="eastAsia"/>
          <w:lang w:eastAsia="zh-CN"/>
        </w:rPr>
        <w:t>5a</w:t>
      </w:r>
      <w:r w:rsidR="00060300">
        <w:rPr>
          <w:rFonts w:hint="eastAsia"/>
          <w:lang w:eastAsia="zh-CN"/>
        </w:rPr>
        <w:t>未被</w:t>
      </w:r>
      <w:r w:rsidRPr="004E614C">
        <w:rPr>
          <w:rFonts w:hint="eastAsia"/>
          <w:lang w:eastAsia="zh-CN"/>
        </w:rPr>
        <w:t>证实。而由于向下比较的频率与社会比较倾向之间交互作用显著，</w:t>
      </w:r>
      <w:r w:rsidR="003A192D">
        <w:rPr>
          <w:rFonts w:hint="eastAsia"/>
          <w:lang w:eastAsia="zh-CN"/>
        </w:rPr>
        <w:t>本研究</w:t>
      </w:r>
      <w:r w:rsidRPr="004E614C">
        <w:rPr>
          <w:rFonts w:hint="eastAsia"/>
          <w:lang w:eastAsia="zh-CN"/>
        </w:rPr>
        <w:t>进一步计算了不同社会比较倾向水平下的中介效应值。具体而言，</w:t>
      </w:r>
      <w:r w:rsidR="00AA1CFE">
        <w:rPr>
          <w:rFonts w:hint="eastAsia"/>
          <w:lang w:eastAsia="zh-CN"/>
        </w:rPr>
        <w:t>尽管相较于中等水平的社会比较倾向，在社会比较倾向</w:t>
      </w:r>
      <w:r w:rsidR="00560D3B">
        <w:rPr>
          <w:rFonts w:hint="eastAsia"/>
          <w:lang w:eastAsia="zh-CN"/>
        </w:rPr>
        <w:t>高于均值一个标准差</w:t>
      </w:r>
      <w:r w:rsidR="00AA1CFE">
        <w:rPr>
          <w:rFonts w:hint="eastAsia"/>
          <w:lang w:eastAsia="zh-CN"/>
        </w:rPr>
        <w:t>时，其中介效应值显著更高了</w:t>
      </w:r>
      <w:r w:rsidR="00AA1CFE" w:rsidRPr="004E614C">
        <w:rPr>
          <w:rFonts w:hint="eastAsia"/>
          <w:lang w:eastAsia="zh-CN"/>
        </w:rPr>
        <w:t>(</w:t>
      </w:r>
      <w:r w:rsidR="00AA1CFE">
        <w:rPr>
          <w:lang w:eastAsia="zh-CN"/>
        </w:rPr>
        <w:sym w:font="Symbol" w:char="F044"/>
      </w:r>
      <w:r w:rsidR="00AA1CFE">
        <w:rPr>
          <w:rFonts w:hint="eastAsia"/>
          <w:lang w:eastAsia="zh-CN"/>
        </w:rPr>
        <w:t>ab</w:t>
      </w:r>
      <w:r w:rsidR="00AA1CFE" w:rsidRPr="004E614C">
        <w:rPr>
          <w:lang w:eastAsia="zh-CN"/>
        </w:rPr>
        <w:t xml:space="preserve"> = .</w:t>
      </w:r>
      <w:r w:rsidR="00AA1CFE">
        <w:rPr>
          <w:lang w:eastAsia="zh-CN"/>
        </w:rPr>
        <w:t>05</w:t>
      </w:r>
      <w:r w:rsidR="00DF4420">
        <w:rPr>
          <w:lang w:eastAsia="zh-CN"/>
        </w:rPr>
        <w:t>2</w:t>
      </w:r>
      <w:r w:rsidR="00AA1CFE" w:rsidRPr="004E614C">
        <w:rPr>
          <w:lang w:eastAsia="zh-CN"/>
        </w:rPr>
        <w:t xml:space="preserve">, </w:t>
      </w:r>
      <w:r w:rsidR="00AA1CFE">
        <w:rPr>
          <w:lang w:eastAsia="zh-CN"/>
        </w:rPr>
        <w:t>95%CI [.00</w:t>
      </w:r>
      <w:r w:rsidR="00DF4420">
        <w:rPr>
          <w:lang w:eastAsia="zh-CN"/>
        </w:rPr>
        <w:t>3</w:t>
      </w:r>
      <w:r w:rsidR="00AA1CFE">
        <w:rPr>
          <w:lang w:eastAsia="zh-CN"/>
        </w:rPr>
        <w:t>, .10</w:t>
      </w:r>
      <w:r w:rsidR="00DF4420">
        <w:rPr>
          <w:lang w:eastAsia="zh-CN"/>
        </w:rPr>
        <w:t>3</w:t>
      </w:r>
      <w:r w:rsidR="00AA1CFE">
        <w:rPr>
          <w:lang w:eastAsia="zh-CN"/>
        </w:rPr>
        <w:t>]</w:t>
      </w:r>
      <w:r w:rsidR="00AA1CFE" w:rsidRPr="004E614C">
        <w:rPr>
          <w:lang w:eastAsia="zh-CN"/>
        </w:rPr>
        <w:t>)</w:t>
      </w:r>
      <w:r w:rsidR="00AA1CFE">
        <w:rPr>
          <w:rFonts w:hint="eastAsia"/>
          <w:lang w:eastAsia="zh-CN"/>
        </w:rPr>
        <w:t>，但其中介效应值仍未达显著</w:t>
      </w:r>
      <w:r w:rsidR="00AA1CFE">
        <w:rPr>
          <w:rFonts w:hint="eastAsia"/>
          <w:lang w:eastAsia="zh-CN"/>
        </w:rPr>
        <w:t>(</w:t>
      </w:r>
      <w:r w:rsidR="00AA1CFE" w:rsidRPr="004E614C">
        <w:rPr>
          <w:rFonts w:hint="eastAsia"/>
          <w:lang w:eastAsia="zh-CN"/>
        </w:rPr>
        <w:t>a</w:t>
      </w:r>
      <w:r w:rsidR="00AA1CFE" w:rsidRPr="004E614C">
        <w:rPr>
          <w:lang w:eastAsia="zh-CN"/>
        </w:rPr>
        <w:t>2</w:t>
      </w:r>
      <w:r w:rsidR="00AA1CFE" w:rsidRPr="004E614C">
        <w:rPr>
          <w:rFonts w:hint="eastAsia"/>
          <w:lang w:eastAsia="zh-CN"/>
        </w:rPr>
        <w:t>b</w:t>
      </w:r>
      <w:r w:rsidR="00AA1CFE" w:rsidRPr="004E614C">
        <w:rPr>
          <w:lang w:eastAsia="zh-CN"/>
        </w:rPr>
        <w:t xml:space="preserve">2 = </w:t>
      </w:r>
      <w:r w:rsidR="00AA1CFE" w:rsidRPr="004E614C">
        <w:rPr>
          <w:rFonts w:hint="eastAsia"/>
          <w:lang w:eastAsia="zh-CN"/>
        </w:rPr>
        <w:t>.</w:t>
      </w:r>
      <w:r w:rsidR="00AA1CFE" w:rsidRPr="004E614C">
        <w:rPr>
          <w:lang w:eastAsia="zh-CN"/>
        </w:rPr>
        <w:t>0</w:t>
      </w:r>
      <w:r w:rsidR="00DF4420">
        <w:rPr>
          <w:lang w:eastAsia="zh-CN"/>
        </w:rPr>
        <w:t>42</w:t>
      </w:r>
      <w:r w:rsidR="00AA1CFE" w:rsidRPr="004E614C">
        <w:rPr>
          <w:rFonts w:hint="eastAsia"/>
          <w:lang w:eastAsia="zh-CN"/>
        </w:rPr>
        <w:t>，</w:t>
      </w:r>
      <w:r w:rsidR="00AA1CFE" w:rsidRPr="004E614C">
        <w:rPr>
          <w:lang w:eastAsia="zh-CN"/>
        </w:rPr>
        <w:t>95CI [</w:t>
      </w:r>
      <w:r w:rsidR="00AA1CFE">
        <w:rPr>
          <w:lang w:eastAsia="zh-CN"/>
        </w:rPr>
        <w:t>-.0</w:t>
      </w:r>
      <w:r w:rsidR="00DF4420">
        <w:rPr>
          <w:lang w:eastAsia="zh-CN"/>
        </w:rPr>
        <w:t>29</w:t>
      </w:r>
      <w:r w:rsidR="00AA1CFE" w:rsidRPr="004E614C">
        <w:rPr>
          <w:lang w:eastAsia="zh-CN"/>
        </w:rPr>
        <w:t>, .1</w:t>
      </w:r>
      <w:r w:rsidR="00DF4420">
        <w:rPr>
          <w:lang w:eastAsia="zh-CN"/>
        </w:rPr>
        <w:t>1</w:t>
      </w:r>
      <w:r w:rsidR="00AA1CFE">
        <w:rPr>
          <w:lang w:eastAsia="zh-CN"/>
        </w:rPr>
        <w:t>5</w:t>
      </w:r>
      <w:r w:rsidR="00AA1CFE" w:rsidRPr="004E614C">
        <w:rPr>
          <w:lang w:eastAsia="zh-CN"/>
        </w:rPr>
        <w:t>]</w:t>
      </w:r>
      <w:r w:rsidR="00AA1CFE">
        <w:rPr>
          <w:lang w:eastAsia="zh-CN"/>
        </w:rPr>
        <w:t>)</w:t>
      </w:r>
      <w:r w:rsidR="00AA1CFE">
        <w:rPr>
          <w:rFonts w:hint="eastAsia"/>
          <w:lang w:eastAsia="zh-CN"/>
        </w:rPr>
        <w:t>。</w:t>
      </w:r>
      <w:r w:rsidR="00560D3B">
        <w:rPr>
          <w:rFonts w:hint="eastAsia"/>
          <w:lang w:eastAsia="zh-CN"/>
        </w:rPr>
        <w:t>总的来说，</w:t>
      </w:r>
      <w:r w:rsidR="00393D27">
        <w:rPr>
          <w:rFonts w:hint="eastAsia"/>
          <w:lang w:eastAsia="zh-CN"/>
        </w:rPr>
        <w:t>和</w:t>
      </w:r>
      <w:r w:rsidR="002A789E">
        <w:rPr>
          <w:rFonts w:hint="eastAsia"/>
          <w:lang w:eastAsia="zh-CN"/>
        </w:rPr>
        <w:t>研究</w:t>
      </w:r>
      <w:r w:rsidR="00393D27">
        <w:rPr>
          <w:rFonts w:hint="eastAsia"/>
          <w:lang w:eastAsia="zh-CN"/>
        </w:rPr>
        <w:t>2</w:t>
      </w:r>
      <w:r w:rsidR="00393D27">
        <w:rPr>
          <w:rFonts w:hint="eastAsia"/>
          <w:lang w:eastAsia="zh-CN"/>
        </w:rPr>
        <w:t>一致，</w:t>
      </w:r>
      <w:r w:rsidR="00560D3B">
        <w:rPr>
          <w:rFonts w:hint="eastAsia"/>
          <w:lang w:eastAsia="zh-CN"/>
        </w:rPr>
        <w:t>假设</w:t>
      </w:r>
      <w:r w:rsidR="00560D3B">
        <w:rPr>
          <w:lang w:eastAsia="zh-CN"/>
        </w:rPr>
        <w:t>5</w:t>
      </w:r>
      <w:r w:rsidR="00560D3B">
        <w:rPr>
          <w:rFonts w:hint="eastAsia"/>
          <w:lang w:eastAsia="zh-CN"/>
        </w:rPr>
        <w:t>b</w:t>
      </w:r>
      <w:r w:rsidR="00560D3B">
        <w:rPr>
          <w:rFonts w:hint="eastAsia"/>
          <w:lang w:eastAsia="zh-CN"/>
        </w:rPr>
        <w:t>被证实</w:t>
      </w:r>
      <w:r w:rsidR="00393D27">
        <w:rPr>
          <w:rFonts w:hint="eastAsia"/>
          <w:lang w:eastAsia="zh-CN"/>
        </w:rPr>
        <w:t>了</w:t>
      </w:r>
      <w:r w:rsidR="00560D3B">
        <w:rPr>
          <w:rFonts w:hint="eastAsia"/>
          <w:lang w:eastAsia="zh-CN"/>
        </w:rPr>
        <w:t>。</w:t>
      </w:r>
    </w:p>
    <w:p w14:paraId="3CE654C7" w14:textId="26EE5943" w:rsidR="003C7FB2" w:rsidRDefault="00C44F78" w:rsidP="00F356A2">
      <w:pPr>
        <w:spacing w:beforeLines="100" w:before="360"/>
        <w:jc w:val="center"/>
        <w:rPr>
          <w:lang w:eastAsia="zh-CN"/>
        </w:rPr>
      </w:pPr>
      <w:r>
        <w:rPr>
          <w:noProof/>
          <w:lang w:eastAsia="zh-CN"/>
        </w:rPr>
        <w:drawing>
          <wp:inline distT="0" distB="0" distL="0" distR="0" wp14:anchorId="2AB55944" wp14:editId="2886400A">
            <wp:extent cx="4735928" cy="2814762"/>
            <wp:effectExtent l="0" t="0" r="0" b="0"/>
            <wp:docPr id="12815751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1">
                      <a:extLst>
                        <a:ext uri="{28A0092B-C50C-407E-A947-70E740481C1C}">
                          <a14:useLocalDpi xmlns:a14="http://schemas.microsoft.com/office/drawing/2010/main" val="0"/>
                        </a:ext>
                      </a:extLst>
                    </a:blip>
                    <a:srcRect t="8502" b="6269"/>
                    <a:stretch/>
                  </pic:blipFill>
                  <pic:spPr bwMode="auto">
                    <a:xfrm>
                      <a:off x="0" y="0"/>
                      <a:ext cx="4745831" cy="2820648"/>
                    </a:xfrm>
                    <a:prstGeom prst="rect">
                      <a:avLst/>
                    </a:prstGeom>
                    <a:noFill/>
                    <a:ln>
                      <a:noFill/>
                    </a:ln>
                    <a:extLst>
                      <a:ext uri="{53640926-AAD7-44D8-BBD7-CCE9431645EC}">
                        <a14:shadowObscured xmlns:a14="http://schemas.microsoft.com/office/drawing/2010/main"/>
                      </a:ext>
                    </a:extLst>
                  </pic:spPr>
                </pic:pic>
              </a:graphicData>
            </a:graphic>
          </wp:inline>
        </w:drawing>
      </w:r>
    </w:p>
    <w:p w14:paraId="50F25285" w14:textId="54E396D5" w:rsidR="003C7FB2" w:rsidRPr="004E614C" w:rsidRDefault="003C7FB2" w:rsidP="00180D53">
      <w:pPr>
        <w:pStyle w:val="af5"/>
      </w:pPr>
      <w:r>
        <w:rPr>
          <w:rFonts w:hint="eastAsia"/>
        </w:rPr>
        <w:t>图</w:t>
      </w:r>
      <w:r w:rsidR="00ED7C80">
        <w:rPr>
          <w:rFonts w:hint="eastAsia"/>
        </w:rPr>
        <w:t>7</w:t>
      </w:r>
      <w:r w:rsidR="00F34A7E">
        <w:t>.3</w:t>
      </w:r>
      <w:r>
        <w:rPr>
          <w:rFonts w:hint="eastAsia"/>
        </w:rPr>
        <w:t xml:space="preserve"> 向下比较中社会比较倾向的调节作用</w:t>
      </w:r>
    </w:p>
    <w:p w14:paraId="5FA96DD7" w14:textId="38851866" w:rsidR="00665D7F" w:rsidRPr="004E614C" w:rsidRDefault="00665D7F" w:rsidP="00665D7F">
      <w:pPr>
        <w:pStyle w:val="4"/>
        <w:spacing w:before="180" w:after="180"/>
        <w:rPr>
          <w:lang w:eastAsia="zh-CN"/>
        </w:rPr>
      </w:pPr>
      <w:r w:rsidRPr="004E614C">
        <w:rPr>
          <w:rFonts w:hint="eastAsia"/>
          <w:lang w:eastAsia="zh-CN"/>
        </w:rPr>
        <w:t>中介效应分析（社会比较策略）</w:t>
      </w:r>
    </w:p>
    <w:p w14:paraId="01E7B417" w14:textId="369266AE" w:rsidR="00665D7F" w:rsidRPr="004E614C" w:rsidRDefault="00665D7F" w:rsidP="00153F44">
      <w:pPr>
        <w:pStyle w:val="af3"/>
      </w:pPr>
      <w:r w:rsidRPr="004E614C">
        <w:rPr>
          <w:rFonts w:hint="eastAsia"/>
        </w:rPr>
        <w:t>表</w:t>
      </w:r>
      <w:r w:rsidR="00ED7C80">
        <w:rPr>
          <w:rFonts w:hint="eastAsia"/>
        </w:rPr>
        <w:t>7</w:t>
      </w:r>
      <w:r w:rsidR="00F34A7E">
        <w:t>.6</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912A16" w:rsidRPr="00912A16" w14:paraId="3BE0E83D" w14:textId="77777777" w:rsidTr="007B1020">
        <w:trPr>
          <w:trHeight w:val="315"/>
          <w:tblHeader/>
        </w:trPr>
        <w:tc>
          <w:tcPr>
            <w:tcW w:w="388" w:type="pct"/>
            <w:tcBorders>
              <w:top w:val="single" w:sz="12" w:space="0" w:color="auto"/>
              <w:left w:val="nil"/>
              <w:bottom w:val="single" w:sz="4" w:space="0" w:color="auto"/>
              <w:right w:val="nil"/>
            </w:tcBorders>
          </w:tcPr>
          <w:p w14:paraId="21CACF84" w14:textId="03A01982" w:rsidR="00912A16" w:rsidRPr="00912A16" w:rsidRDefault="00912A16" w:rsidP="004E56F9">
            <w:pPr>
              <w:widowControl/>
              <w:jc w:val="center"/>
              <w:rPr>
                <w:color w:val="000000"/>
                <w:sz w:val="21"/>
                <w:szCs w:val="21"/>
              </w:rPr>
            </w:pPr>
            <w:r>
              <w:rPr>
                <w:rFonts w:hint="eastAsia"/>
                <w:color w:val="000000"/>
                <w:sz w:val="21"/>
                <w:szCs w:val="21"/>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300AE58C" w14:textId="261C2BD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因变量</w:t>
            </w:r>
          </w:p>
        </w:tc>
        <w:tc>
          <w:tcPr>
            <w:tcW w:w="1028" w:type="pct"/>
            <w:tcBorders>
              <w:top w:val="single" w:sz="12" w:space="0" w:color="auto"/>
              <w:left w:val="nil"/>
              <w:bottom w:val="single" w:sz="4" w:space="0" w:color="auto"/>
              <w:right w:val="nil"/>
            </w:tcBorders>
            <w:vAlign w:val="center"/>
          </w:tcPr>
          <w:p w14:paraId="2D14F212" w14:textId="2962640F"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17975796"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2407CE11"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5A791AF8"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730C9028"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4403363B"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4A445E42"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R</w:t>
            </w:r>
            <w:r w:rsidRPr="00912A16">
              <w:rPr>
                <w:rFonts w:cs="Times New Roman"/>
                <w:color w:val="000000"/>
                <w:kern w:val="0"/>
                <w:sz w:val="21"/>
                <w:szCs w:val="21"/>
                <w:vertAlign w:val="superscript"/>
                <w:lang w:eastAsia="zh-CN"/>
              </w:rPr>
              <w:t>2</w:t>
            </w:r>
          </w:p>
        </w:tc>
      </w:tr>
      <w:tr w:rsidR="00912A16" w:rsidRPr="00912A16" w14:paraId="4453132F" w14:textId="77777777" w:rsidTr="007B1020">
        <w:trPr>
          <w:trHeight w:val="375"/>
        </w:trPr>
        <w:tc>
          <w:tcPr>
            <w:tcW w:w="388" w:type="pct"/>
            <w:tcBorders>
              <w:top w:val="single" w:sz="4" w:space="0" w:color="auto"/>
              <w:left w:val="nil"/>
              <w:right w:val="nil"/>
            </w:tcBorders>
          </w:tcPr>
          <w:p w14:paraId="0162E847" w14:textId="2FFF444E"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1</w:t>
            </w:r>
          </w:p>
        </w:tc>
        <w:tc>
          <w:tcPr>
            <w:tcW w:w="1028" w:type="pct"/>
            <w:tcBorders>
              <w:top w:val="single" w:sz="4" w:space="0" w:color="auto"/>
              <w:left w:val="nil"/>
              <w:right w:val="nil"/>
            </w:tcBorders>
            <w:shd w:val="clear" w:color="auto" w:fill="auto"/>
            <w:noWrap/>
            <w:vAlign w:val="center"/>
          </w:tcPr>
          <w:p w14:paraId="59C22085" w14:textId="7C87D0D1"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1028" w:type="pct"/>
            <w:tcBorders>
              <w:top w:val="single" w:sz="4" w:space="0" w:color="auto"/>
              <w:left w:val="nil"/>
              <w:right w:val="nil"/>
            </w:tcBorders>
            <w:vAlign w:val="center"/>
          </w:tcPr>
          <w:p w14:paraId="076672A6" w14:textId="0BD7C23C"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single" w:sz="4" w:space="0" w:color="auto"/>
              <w:left w:val="nil"/>
              <w:right w:val="nil"/>
            </w:tcBorders>
            <w:shd w:val="clear" w:color="auto" w:fill="auto"/>
            <w:noWrap/>
          </w:tcPr>
          <w:p w14:paraId="0049061A" w14:textId="6985BC9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335" w:type="pct"/>
            <w:tcBorders>
              <w:top w:val="single" w:sz="4" w:space="0" w:color="auto"/>
              <w:left w:val="nil"/>
              <w:right w:val="nil"/>
            </w:tcBorders>
            <w:shd w:val="clear" w:color="auto" w:fill="auto"/>
            <w:noWrap/>
          </w:tcPr>
          <w:p w14:paraId="0C7BC4FA" w14:textId="2CD9BA0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6" w:type="pct"/>
            <w:tcBorders>
              <w:top w:val="single" w:sz="4" w:space="0" w:color="auto"/>
              <w:left w:val="nil"/>
              <w:right w:val="nil"/>
            </w:tcBorders>
            <w:shd w:val="clear" w:color="auto" w:fill="auto"/>
            <w:noWrap/>
          </w:tcPr>
          <w:p w14:paraId="034060C6" w14:textId="149F85E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30" w:type="pct"/>
            <w:tcBorders>
              <w:top w:val="single" w:sz="4" w:space="0" w:color="auto"/>
              <w:left w:val="nil"/>
              <w:right w:val="nil"/>
            </w:tcBorders>
            <w:shd w:val="clear" w:color="auto" w:fill="auto"/>
            <w:noWrap/>
            <w:vAlign w:val="bottom"/>
          </w:tcPr>
          <w:p w14:paraId="57CD4564" w14:textId="7214F0A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.28</w:t>
            </w:r>
          </w:p>
        </w:tc>
        <w:tc>
          <w:tcPr>
            <w:tcW w:w="428" w:type="pct"/>
            <w:tcBorders>
              <w:top w:val="single" w:sz="4" w:space="0" w:color="auto"/>
              <w:left w:val="nil"/>
              <w:right w:val="nil"/>
            </w:tcBorders>
            <w:shd w:val="clear" w:color="auto" w:fill="auto"/>
            <w:noWrap/>
          </w:tcPr>
          <w:p w14:paraId="78EBE41F" w14:textId="74E5155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.150</w:t>
            </w:r>
          </w:p>
        </w:tc>
        <w:tc>
          <w:tcPr>
            <w:tcW w:w="484" w:type="pct"/>
            <w:tcBorders>
              <w:top w:val="single" w:sz="4" w:space="0" w:color="auto"/>
              <w:left w:val="nil"/>
              <w:right w:val="nil"/>
            </w:tcBorders>
            <w:shd w:val="clear" w:color="auto" w:fill="auto"/>
            <w:noWrap/>
            <w:vAlign w:val="center"/>
            <w:hideMark/>
          </w:tcPr>
          <w:p w14:paraId="0C9B7E90" w14:textId="162D4A5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.466</w:t>
            </w:r>
            <w:r w:rsidRPr="00912A16">
              <w:rPr>
                <w:rFonts w:cs="Times New Roman"/>
                <w:sz w:val="21"/>
                <w:szCs w:val="21"/>
                <w:vertAlign w:val="superscript"/>
                <w:lang w:eastAsia="zh-CN"/>
              </w:rPr>
              <w:t>***</w:t>
            </w:r>
          </w:p>
        </w:tc>
      </w:tr>
      <w:tr w:rsidR="00912A16" w:rsidRPr="00912A16" w14:paraId="2C7D4D18" w14:textId="77777777" w:rsidTr="007B1020">
        <w:trPr>
          <w:trHeight w:val="375"/>
        </w:trPr>
        <w:tc>
          <w:tcPr>
            <w:tcW w:w="388" w:type="pct"/>
            <w:tcBorders>
              <w:left w:val="nil"/>
              <w:right w:val="nil"/>
            </w:tcBorders>
          </w:tcPr>
          <w:p w14:paraId="1B9A40B1"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7BBDF99C" w14:textId="4A759321"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421DE23D" w14:textId="7D39611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463" w:type="pct"/>
            <w:tcBorders>
              <w:left w:val="nil"/>
              <w:right w:val="nil"/>
            </w:tcBorders>
            <w:shd w:val="clear" w:color="auto" w:fill="auto"/>
            <w:noWrap/>
          </w:tcPr>
          <w:p w14:paraId="0F7D0EB6" w14:textId="4AA16E9C" w:rsidR="00912A16" w:rsidRPr="00912A16" w:rsidRDefault="00912A16" w:rsidP="004E56F9">
            <w:pPr>
              <w:widowControl/>
              <w:jc w:val="center"/>
              <w:rPr>
                <w:rFonts w:cs="Times New Roman"/>
                <w:sz w:val="21"/>
                <w:szCs w:val="21"/>
                <w:lang w:eastAsia="zh-CN"/>
              </w:rPr>
            </w:pPr>
            <w:r w:rsidRPr="00912A16">
              <w:rPr>
                <w:rFonts w:cs="Times New Roman"/>
                <w:sz w:val="21"/>
                <w:szCs w:val="21"/>
              </w:rPr>
              <w:t>.00</w:t>
            </w:r>
          </w:p>
        </w:tc>
        <w:tc>
          <w:tcPr>
            <w:tcW w:w="335" w:type="pct"/>
            <w:tcBorders>
              <w:left w:val="nil"/>
              <w:right w:val="nil"/>
            </w:tcBorders>
            <w:shd w:val="clear" w:color="auto" w:fill="auto"/>
            <w:noWrap/>
          </w:tcPr>
          <w:p w14:paraId="4BAA19B5" w14:textId="37C23852" w:rsidR="00912A16" w:rsidRPr="00912A16" w:rsidRDefault="00912A16" w:rsidP="004E56F9">
            <w:pPr>
              <w:widowControl/>
              <w:jc w:val="center"/>
              <w:rPr>
                <w:rFonts w:cs="Times New Roman"/>
                <w:sz w:val="21"/>
                <w:szCs w:val="21"/>
                <w:lang w:eastAsia="zh-CN"/>
              </w:rPr>
            </w:pPr>
            <w:r w:rsidRPr="00912A16">
              <w:rPr>
                <w:rFonts w:cs="Times New Roman"/>
                <w:sz w:val="21"/>
                <w:szCs w:val="21"/>
              </w:rPr>
              <w:t>.00</w:t>
            </w:r>
          </w:p>
        </w:tc>
        <w:tc>
          <w:tcPr>
            <w:tcW w:w="416" w:type="pct"/>
            <w:tcBorders>
              <w:left w:val="nil"/>
              <w:right w:val="nil"/>
            </w:tcBorders>
            <w:shd w:val="clear" w:color="auto" w:fill="auto"/>
            <w:noWrap/>
          </w:tcPr>
          <w:p w14:paraId="57A91A6E" w14:textId="46DFB28C"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430" w:type="pct"/>
            <w:tcBorders>
              <w:left w:val="nil"/>
              <w:right w:val="nil"/>
            </w:tcBorders>
            <w:shd w:val="clear" w:color="auto" w:fill="auto"/>
            <w:noWrap/>
            <w:vAlign w:val="bottom"/>
          </w:tcPr>
          <w:p w14:paraId="0D67DA76" w14:textId="28623FB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.02</w:t>
            </w:r>
          </w:p>
        </w:tc>
        <w:tc>
          <w:tcPr>
            <w:tcW w:w="428" w:type="pct"/>
            <w:tcBorders>
              <w:left w:val="nil"/>
              <w:right w:val="nil"/>
            </w:tcBorders>
            <w:shd w:val="clear" w:color="auto" w:fill="auto"/>
            <w:noWrap/>
          </w:tcPr>
          <w:p w14:paraId="643494F1" w14:textId="137074B6" w:rsidR="00912A16" w:rsidRPr="00912A16" w:rsidRDefault="00912A16" w:rsidP="004E56F9">
            <w:pPr>
              <w:widowControl/>
              <w:jc w:val="center"/>
              <w:rPr>
                <w:rFonts w:cs="Times New Roman"/>
                <w:sz w:val="21"/>
                <w:szCs w:val="21"/>
                <w:lang w:eastAsia="zh-CN"/>
              </w:rPr>
            </w:pPr>
            <w:r w:rsidRPr="00912A16">
              <w:rPr>
                <w:rFonts w:cs="Times New Roman"/>
                <w:sz w:val="21"/>
                <w:szCs w:val="21"/>
              </w:rPr>
              <w:t>.982</w:t>
            </w:r>
          </w:p>
        </w:tc>
        <w:tc>
          <w:tcPr>
            <w:tcW w:w="484" w:type="pct"/>
            <w:tcBorders>
              <w:left w:val="nil"/>
              <w:right w:val="nil"/>
            </w:tcBorders>
            <w:shd w:val="clear" w:color="auto" w:fill="auto"/>
            <w:noWrap/>
            <w:vAlign w:val="center"/>
          </w:tcPr>
          <w:p w14:paraId="5042C49B" w14:textId="77777777" w:rsidR="00912A16" w:rsidRPr="00912A16" w:rsidRDefault="00912A16" w:rsidP="004E56F9">
            <w:pPr>
              <w:widowControl/>
              <w:jc w:val="center"/>
              <w:rPr>
                <w:rFonts w:cs="Times New Roman"/>
                <w:sz w:val="21"/>
                <w:szCs w:val="21"/>
                <w:lang w:eastAsia="zh-CN"/>
              </w:rPr>
            </w:pPr>
          </w:p>
        </w:tc>
      </w:tr>
      <w:tr w:rsidR="00912A16" w:rsidRPr="00912A16" w14:paraId="7CDA88FE" w14:textId="77777777" w:rsidTr="007B1020">
        <w:trPr>
          <w:trHeight w:val="375"/>
        </w:trPr>
        <w:tc>
          <w:tcPr>
            <w:tcW w:w="388" w:type="pct"/>
            <w:tcBorders>
              <w:left w:val="nil"/>
              <w:right w:val="nil"/>
            </w:tcBorders>
          </w:tcPr>
          <w:p w14:paraId="1C334B51"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D5E9E6A" w14:textId="07B0943B"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61F03F7E" w14:textId="0A2E961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463" w:type="pct"/>
            <w:tcBorders>
              <w:left w:val="nil"/>
              <w:right w:val="nil"/>
            </w:tcBorders>
            <w:shd w:val="clear" w:color="auto" w:fill="auto"/>
            <w:noWrap/>
          </w:tcPr>
          <w:p w14:paraId="58C0AFB2" w14:textId="2E1D2A85"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335" w:type="pct"/>
            <w:tcBorders>
              <w:left w:val="nil"/>
              <w:right w:val="nil"/>
            </w:tcBorders>
            <w:shd w:val="clear" w:color="auto" w:fill="auto"/>
            <w:noWrap/>
          </w:tcPr>
          <w:p w14:paraId="73212138" w14:textId="30F767D9" w:rsidR="00912A16" w:rsidRPr="00912A16" w:rsidRDefault="00912A16" w:rsidP="004E56F9">
            <w:pPr>
              <w:widowControl/>
              <w:jc w:val="center"/>
              <w:rPr>
                <w:rFonts w:cs="Times New Roman"/>
                <w:sz w:val="21"/>
                <w:szCs w:val="21"/>
                <w:lang w:eastAsia="zh-CN"/>
              </w:rPr>
            </w:pPr>
            <w:r w:rsidRPr="00912A16">
              <w:rPr>
                <w:rFonts w:cs="Times New Roman"/>
                <w:sz w:val="21"/>
                <w:szCs w:val="21"/>
              </w:rPr>
              <w:t>-.03</w:t>
            </w:r>
          </w:p>
        </w:tc>
        <w:tc>
          <w:tcPr>
            <w:tcW w:w="416" w:type="pct"/>
            <w:tcBorders>
              <w:left w:val="nil"/>
              <w:right w:val="nil"/>
            </w:tcBorders>
            <w:shd w:val="clear" w:color="auto" w:fill="auto"/>
            <w:noWrap/>
          </w:tcPr>
          <w:p w14:paraId="59044E37" w14:textId="0ED18C57" w:rsidR="00912A16" w:rsidRPr="00912A16" w:rsidRDefault="00912A16" w:rsidP="004E56F9">
            <w:pPr>
              <w:widowControl/>
              <w:jc w:val="center"/>
              <w:rPr>
                <w:rFonts w:cs="Times New Roman"/>
                <w:sz w:val="21"/>
                <w:szCs w:val="21"/>
                <w:lang w:eastAsia="zh-CN"/>
              </w:rPr>
            </w:pPr>
            <w:r w:rsidRPr="00912A16">
              <w:rPr>
                <w:rFonts w:cs="Times New Roman"/>
                <w:sz w:val="21"/>
                <w:szCs w:val="21"/>
              </w:rPr>
              <w:t>-.20</w:t>
            </w:r>
          </w:p>
        </w:tc>
        <w:tc>
          <w:tcPr>
            <w:tcW w:w="430" w:type="pct"/>
            <w:tcBorders>
              <w:left w:val="nil"/>
              <w:right w:val="nil"/>
            </w:tcBorders>
            <w:shd w:val="clear" w:color="auto" w:fill="auto"/>
            <w:noWrap/>
            <w:vAlign w:val="bottom"/>
          </w:tcPr>
          <w:p w14:paraId="15396AFA" w14:textId="5C3431AA"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.08</w:t>
            </w:r>
          </w:p>
        </w:tc>
        <w:tc>
          <w:tcPr>
            <w:tcW w:w="428" w:type="pct"/>
            <w:tcBorders>
              <w:left w:val="nil"/>
              <w:right w:val="nil"/>
            </w:tcBorders>
            <w:shd w:val="clear" w:color="auto" w:fill="auto"/>
            <w:noWrap/>
          </w:tcPr>
          <w:p w14:paraId="56C9A7E0" w14:textId="5C3A3651" w:rsidR="00912A16" w:rsidRPr="00912A16" w:rsidRDefault="00912A16" w:rsidP="004E56F9">
            <w:pPr>
              <w:widowControl/>
              <w:jc w:val="center"/>
              <w:rPr>
                <w:rFonts w:cs="Times New Roman"/>
                <w:sz w:val="21"/>
                <w:szCs w:val="21"/>
                <w:lang w:eastAsia="zh-CN"/>
              </w:rPr>
            </w:pPr>
            <w:r w:rsidRPr="00912A16">
              <w:rPr>
                <w:rFonts w:cs="Times New Roman"/>
                <w:sz w:val="21"/>
                <w:szCs w:val="21"/>
              </w:rPr>
              <w:t>.382</w:t>
            </w:r>
          </w:p>
        </w:tc>
        <w:tc>
          <w:tcPr>
            <w:tcW w:w="484" w:type="pct"/>
            <w:tcBorders>
              <w:left w:val="nil"/>
              <w:right w:val="nil"/>
            </w:tcBorders>
            <w:shd w:val="clear" w:color="auto" w:fill="auto"/>
            <w:noWrap/>
            <w:vAlign w:val="center"/>
          </w:tcPr>
          <w:p w14:paraId="113A18EA" w14:textId="77777777" w:rsidR="00912A16" w:rsidRPr="00912A16" w:rsidRDefault="00912A16" w:rsidP="004E56F9">
            <w:pPr>
              <w:widowControl/>
              <w:jc w:val="center"/>
              <w:rPr>
                <w:rFonts w:cs="Times New Roman"/>
                <w:sz w:val="21"/>
                <w:szCs w:val="21"/>
                <w:lang w:eastAsia="zh-CN"/>
              </w:rPr>
            </w:pPr>
          </w:p>
        </w:tc>
      </w:tr>
      <w:tr w:rsidR="00912A16" w:rsidRPr="00912A16" w14:paraId="24832682" w14:textId="77777777" w:rsidTr="007B1020">
        <w:trPr>
          <w:trHeight w:val="375"/>
        </w:trPr>
        <w:tc>
          <w:tcPr>
            <w:tcW w:w="388" w:type="pct"/>
            <w:tcBorders>
              <w:left w:val="nil"/>
              <w:right w:val="nil"/>
            </w:tcBorders>
          </w:tcPr>
          <w:p w14:paraId="1B02AC11"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578E975B" w14:textId="76DD1885"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1451616B" w14:textId="40C0BBA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463" w:type="pct"/>
            <w:tcBorders>
              <w:left w:val="nil"/>
              <w:right w:val="nil"/>
            </w:tcBorders>
            <w:shd w:val="clear" w:color="auto" w:fill="auto"/>
            <w:noWrap/>
          </w:tcPr>
          <w:p w14:paraId="1112F3CE" w14:textId="2FF4ED9C" w:rsidR="00912A16" w:rsidRPr="00912A16" w:rsidRDefault="00912A16" w:rsidP="004E56F9">
            <w:pPr>
              <w:widowControl/>
              <w:jc w:val="center"/>
              <w:rPr>
                <w:rFonts w:cs="Times New Roman"/>
                <w:sz w:val="21"/>
                <w:szCs w:val="21"/>
                <w:lang w:eastAsia="zh-CN"/>
              </w:rPr>
            </w:pPr>
            <w:r w:rsidRPr="00912A16">
              <w:rPr>
                <w:rFonts w:cs="Times New Roman"/>
                <w:sz w:val="21"/>
                <w:szCs w:val="21"/>
              </w:rPr>
              <w:t>-.01</w:t>
            </w:r>
          </w:p>
        </w:tc>
        <w:tc>
          <w:tcPr>
            <w:tcW w:w="335" w:type="pct"/>
            <w:tcBorders>
              <w:left w:val="nil"/>
              <w:right w:val="nil"/>
            </w:tcBorders>
            <w:shd w:val="clear" w:color="auto" w:fill="auto"/>
            <w:noWrap/>
          </w:tcPr>
          <w:p w14:paraId="1F1FE694" w14:textId="1E57C34E" w:rsidR="00912A16" w:rsidRPr="00912A16" w:rsidRDefault="00912A16" w:rsidP="004E56F9">
            <w:pPr>
              <w:widowControl/>
              <w:jc w:val="center"/>
              <w:rPr>
                <w:rFonts w:cs="Times New Roman"/>
                <w:sz w:val="21"/>
                <w:szCs w:val="21"/>
                <w:lang w:eastAsia="zh-CN"/>
              </w:rPr>
            </w:pPr>
            <w:r w:rsidRPr="00912A16">
              <w:rPr>
                <w:rFonts w:cs="Times New Roman"/>
                <w:sz w:val="21"/>
                <w:szCs w:val="21"/>
              </w:rPr>
              <w:t>-.01</w:t>
            </w:r>
          </w:p>
        </w:tc>
        <w:tc>
          <w:tcPr>
            <w:tcW w:w="416" w:type="pct"/>
            <w:tcBorders>
              <w:left w:val="nil"/>
              <w:right w:val="nil"/>
            </w:tcBorders>
            <w:shd w:val="clear" w:color="auto" w:fill="auto"/>
            <w:noWrap/>
          </w:tcPr>
          <w:p w14:paraId="25DD6CD8" w14:textId="1801932A" w:rsidR="00912A16" w:rsidRPr="00912A16" w:rsidRDefault="00912A16" w:rsidP="004E56F9">
            <w:pPr>
              <w:widowControl/>
              <w:jc w:val="center"/>
              <w:rPr>
                <w:rFonts w:cs="Times New Roman"/>
                <w:sz w:val="21"/>
                <w:szCs w:val="21"/>
                <w:lang w:eastAsia="zh-CN"/>
              </w:rPr>
            </w:pPr>
            <w:r w:rsidRPr="00912A16">
              <w:rPr>
                <w:rFonts w:cs="Times New Roman"/>
                <w:sz w:val="21"/>
                <w:szCs w:val="21"/>
              </w:rPr>
              <w:t>-.16</w:t>
            </w:r>
          </w:p>
        </w:tc>
        <w:tc>
          <w:tcPr>
            <w:tcW w:w="430" w:type="pct"/>
            <w:tcBorders>
              <w:left w:val="nil"/>
              <w:right w:val="nil"/>
            </w:tcBorders>
            <w:shd w:val="clear" w:color="auto" w:fill="auto"/>
            <w:noWrap/>
            <w:vAlign w:val="bottom"/>
          </w:tcPr>
          <w:p w14:paraId="3AA57356" w14:textId="59623833"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.15</w:t>
            </w:r>
          </w:p>
        </w:tc>
        <w:tc>
          <w:tcPr>
            <w:tcW w:w="428" w:type="pct"/>
            <w:tcBorders>
              <w:left w:val="nil"/>
              <w:right w:val="nil"/>
            </w:tcBorders>
            <w:shd w:val="clear" w:color="auto" w:fill="auto"/>
            <w:noWrap/>
          </w:tcPr>
          <w:p w14:paraId="78466E0D" w14:textId="4042B737" w:rsidR="00912A16" w:rsidRPr="00912A16" w:rsidRDefault="00912A16" w:rsidP="004E56F9">
            <w:pPr>
              <w:widowControl/>
              <w:jc w:val="center"/>
              <w:rPr>
                <w:rFonts w:cs="Times New Roman"/>
                <w:sz w:val="21"/>
                <w:szCs w:val="21"/>
                <w:lang w:eastAsia="zh-CN"/>
              </w:rPr>
            </w:pPr>
            <w:r w:rsidRPr="00912A16">
              <w:rPr>
                <w:rFonts w:cs="Times New Roman"/>
                <w:sz w:val="21"/>
                <w:szCs w:val="21"/>
              </w:rPr>
              <w:t>.907</w:t>
            </w:r>
          </w:p>
        </w:tc>
        <w:tc>
          <w:tcPr>
            <w:tcW w:w="484" w:type="pct"/>
            <w:tcBorders>
              <w:left w:val="nil"/>
              <w:right w:val="nil"/>
            </w:tcBorders>
            <w:shd w:val="clear" w:color="auto" w:fill="auto"/>
            <w:noWrap/>
            <w:vAlign w:val="center"/>
          </w:tcPr>
          <w:p w14:paraId="40F8D153" w14:textId="77777777" w:rsidR="00912A16" w:rsidRPr="00912A16" w:rsidRDefault="00912A16" w:rsidP="004E56F9">
            <w:pPr>
              <w:widowControl/>
              <w:jc w:val="center"/>
              <w:rPr>
                <w:rFonts w:cs="Times New Roman"/>
                <w:sz w:val="21"/>
                <w:szCs w:val="21"/>
                <w:lang w:eastAsia="zh-CN"/>
              </w:rPr>
            </w:pPr>
          </w:p>
        </w:tc>
      </w:tr>
      <w:tr w:rsidR="00912A16" w:rsidRPr="00912A16" w14:paraId="0F58BC95" w14:textId="77777777" w:rsidTr="007B1020">
        <w:trPr>
          <w:trHeight w:val="375"/>
        </w:trPr>
        <w:tc>
          <w:tcPr>
            <w:tcW w:w="388" w:type="pct"/>
            <w:tcBorders>
              <w:left w:val="nil"/>
              <w:right w:val="nil"/>
            </w:tcBorders>
          </w:tcPr>
          <w:p w14:paraId="3671F815"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5E8F894B" w14:textId="508FC47E"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4392D830" w14:textId="42D422BA"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463" w:type="pct"/>
            <w:tcBorders>
              <w:left w:val="nil"/>
              <w:right w:val="nil"/>
            </w:tcBorders>
            <w:shd w:val="clear" w:color="auto" w:fill="auto"/>
            <w:noWrap/>
          </w:tcPr>
          <w:p w14:paraId="737C9063" w14:textId="22C575F1" w:rsidR="00912A16" w:rsidRPr="00912A16" w:rsidRDefault="00912A16" w:rsidP="004E56F9">
            <w:pPr>
              <w:widowControl/>
              <w:jc w:val="center"/>
              <w:rPr>
                <w:rFonts w:cs="Times New Roman"/>
                <w:sz w:val="21"/>
                <w:szCs w:val="21"/>
                <w:lang w:eastAsia="zh-CN"/>
              </w:rPr>
            </w:pPr>
            <w:r w:rsidRPr="00912A16">
              <w:rPr>
                <w:rFonts w:cs="Times New Roman"/>
                <w:sz w:val="21"/>
                <w:szCs w:val="21"/>
              </w:rPr>
              <w:t>-.03</w:t>
            </w:r>
          </w:p>
        </w:tc>
        <w:tc>
          <w:tcPr>
            <w:tcW w:w="335" w:type="pct"/>
            <w:tcBorders>
              <w:left w:val="nil"/>
              <w:right w:val="nil"/>
            </w:tcBorders>
            <w:shd w:val="clear" w:color="auto" w:fill="auto"/>
            <w:noWrap/>
          </w:tcPr>
          <w:p w14:paraId="0CBC15D6" w14:textId="2E98B837" w:rsidR="00912A16" w:rsidRPr="00912A16" w:rsidRDefault="00912A16" w:rsidP="004E56F9">
            <w:pPr>
              <w:widowControl/>
              <w:jc w:val="center"/>
              <w:rPr>
                <w:rFonts w:cs="Times New Roman"/>
                <w:sz w:val="21"/>
                <w:szCs w:val="21"/>
                <w:lang w:eastAsia="zh-CN"/>
              </w:rPr>
            </w:pPr>
            <w:r w:rsidRPr="00912A16">
              <w:rPr>
                <w:rFonts w:cs="Times New Roman"/>
                <w:sz w:val="21"/>
                <w:szCs w:val="21"/>
              </w:rPr>
              <w:t>-.03</w:t>
            </w:r>
          </w:p>
        </w:tc>
        <w:tc>
          <w:tcPr>
            <w:tcW w:w="416" w:type="pct"/>
            <w:tcBorders>
              <w:left w:val="nil"/>
              <w:right w:val="nil"/>
            </w:tcBorders>
            <w:shd w:val="clear" w:color="auto" w:fill="auto"/>
            <w:noWrap/>
          </w:tcPr>
          <w:p w14:paraId="269E6D90" w14:textId="750A91FF" w:rsidR="00912A16" w:rsidRPr="00912A16" w:rsidRDefault="00912A16" w:rsidP="004E56F9">
            <w:pPr>
              <w:widowControl/>
              <w:jc w:val="center"/>
              <w:rPr>
                <w:rFonts w:cs="Times New Roman"/>
                <w:sz w:val="21"/>
                <w:szCs w:val="21"/>
                <w:lang w:eastAsia="zh-CN"/>
              </w:rPr>
            </w:pPr>
            <w:r w:rsidRPr="00912A16">
              <w:rPr>
                <w:rFonts w:cs="Times New Roman"/>
                <w:sz w:val="21"/>
                <w:szCs w:val="21"/>
              </w:rPr>
              <w:t>-.14</w:t>
            </w:r>
          </w:p>
        </w:tc>
        <w:tc>
          <w:tcPr>
            <w:tcW w:w="430" w:type="pct"/>
            <w:tcBorders>
              <w:left w:val="nil"/>
              <w:right w:val="nil"/>
            </w:tcBorders>
            <w:shd w:val="clear" w:color="auto" w:fill="auto"/>
            <w:noWrap/>
            <w:vAlign w:val="bottom"/>
          </w:tcPr>
          <w:p w14:paraId="26DDF758" w14:textId="75BC658F"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.08</w:t>
            </w:r>
          </w:p>
        </w:tc>
        <w:tc>
          <w:tcPr>
            <w:tcW w:w="428" w:type="pct"/>
            <w:tcBorders>
              <w:left w:val="nil"/>
              <w:right w:val="nil"/>
            </w:tcBorders>
            <w:shd w:val="clear" w:color="auto" w:fill="auto"/>
            <w:noWrap/>
          </w:tcPr>
          <w:p w14:paraId="2C66B021" w14:textId="4F15F27B" w:rsidR="00912A16" w:rsidRPr="00912A16" w:rsidRDefault="00912A16" w:rsidP="004E56F9">
            <w:pPr>
              <w:widowControl/>
              <w:jc w:val="center"/>
              <w:rPr>
                <w:rFonts w:cs="Times New Roman"/>
                <w:sz w:val="21"/>
                <w:szCs w:val="21"/>
                <w:lang w:eastAsia="zh-CN"/>
              </w:rPr>
            </w:pPr>
            <w:r w:rsidRPr="00912A16">
              <w:rPr>
                <w:rFonts w:cs="Times New Roman"/>
                <w:sz w:val="21"/>
                <w:szCs w:val="21"/>
              </w:rPr>
              <w:t>.577</w:t>
            </w:r>
          </w:p>
        </w:tc>
        <w:tc>
          <w:tcPr>
            <w:tcW w:w="484" w:type="pct"/>
            <w:tcBorders>
              <w:left w:val="nil"/>
              <w:right w:val="nil"/>
            </w:tcBorders>
            <w:shd w:val="clear" w:color="auto" w:fill="auto"/>
            <w:noWrap/>
            <w:vAlign w:val="center"/>
          </w:tcPr>
          <w:p w14:paraId="7A7FAE90" w14:textId="77777777" w:rsidR="00912A16" w:rsidRPr="00912A16" w:rsidRDefault="00912A16" w:rsidP="004E56F9">
            <w:pPr>
              <w:widowControl/>
              <w:jc w:val="center"/>
              <w:rPr>
                <w:rFonts w:cs="Times New Roman"/>
                <w:sz w:val="21"/>
                <w:szCs w:val="21"/>
                <w:lang w:eastAsia="zh-CN"/>
              </w:rPr>
            </w:pPr>
          </w:p>
        </w:tc>
      </w:tr>
      <w:tr w:rsidR="00912A16" w:rsidRPr="00912A16" w14:paraId="195CDE2E" w14:textId="77777777" w:rsidTr="007B1020">
        <w:trPr>
          <w:trHeight w:val="375"/>
        </w:trPr>
        <w:tc>
          <w:tcPr>
            <w:tcW w:w="388" w:type="pct"/>
            <w:tcBorders>
              <w:left w:val="nil"/>
              <w:right w:val="nil"/>
            </w:tcBorders>
          </w:tcPr>
          <w:p w14:paraId="376855CA" w14:textId="77777777" w:rsidR="00912A16" w:rsidRPr="00912A16" w:rsidRDefault="00912A16" w:rsidP="00DF4420">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bottom"/>
          </w:tcPr>
          <w:p w14:paraId="70E64537" w14:textId="4D46FD18" w:rsidR="00912A16" w:rsidRPr="00912A16" w:rsidRDefault="00912A16" w:rsidP="00DF4420">
            <w:pPr>
              <w:widowControl/>
              <w:jc w:val="center"/>
              <w:rPr>
                <w:rFonts w:cs="Times New Roman"/>
                <w:color w:val="000000"/>
                <w:kern w:val="0"/>
                <w:sz w:val="21"/>
                <w:szCs w:val="21"/>
                <w:lang w:eastAsia="zh-CN"/>
              </w:rPr>
            </w:pPr>
          </w:p>
        </w:tc>
        <w:tc>
          <w:tcPr>
            <w:tcW w:w="1028" w:type="pct"/>
            <w:tcBorders>
              <w:left w:val="nil"/>
              <w:right w:val="nil"/>
            </w:tcBorders>
            <w:vAlign w:val="center"/>
          </w:tcPr>
          <w:p w14:paraId="4CFA3A21" w14:textId="71F63010" w:rsidR="00912A16" w:rsidRPr="00912A16" w:rsidRDefault="00912A16" w:rsidP="00DF4420">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向上认同</w:t>
            </w:r>
          </w:p>
        </w:tc>
        <w:tc>
          <w:tcPr>
            <w:tcW w:w="463" w:type="pct"/>
            <w:tcBorders>
              <w:left w:val="nil"/>
              <w:right w:val="nil"/>
            </w:tcBorders>
            <w:shd w:val="clear" w:color="auto" w:fill="auto"/>
            <w:noWrap/>
          </w:tcPr>
          <w:p w14:paraId="3694D43D" w14:textId="2B5FE1D6" w:rsidR="00912A16" w:rsidRPr="00912A16" w:rsidRDefault="00912A16" w:rsidP="00DF4420">
            <w:pPr>
              <w:widowControl/>
              <w:jc w:val="center"/>
              <w:rPr>
                <w:rFonts w:cs="Times New Roman"/>
                <w:sz w:val="21"/>
                <w:szCs w:val="21"/>
                <w:lang w:eastAsia="zh-CN"/>
              </w:rPr>
            </w:pPr>
            <w:r w:rsidRPr="00912A16">
              <w:rPr>
                <w:rFonts w:cs="Times New Roman"/>
                <w:sz w:val="21"/>
                <w:szCs w:val="21"/>
              </w:rPr>
              <w:t>-.26</w:t>
            </w:r>
            <w:r w:rsidRPr="00912A16">
              <w:rPr>
                <w:rFonts w:cs="Times New Roman"/>
                <w:sz w:val="21"/>
                <w:szCs w:val="21"/>
                <w:vertAlign w:val="superscript"/>
              </w:rPr>
              <w:t>**</w:t>
            </w:r>
          </w:p>
        </w:tc>
        <w:tc>
          <w:tcPr>
            <w:tcW w:w="335" w:type="pct"/>
            <w:tcBorders>
              <w:left w:val="nil"/>
              <w:right w:val="nil"/>
            </w:tcBorders>
            <w:shd w:val="clear" w:color="auto" w:fill="auto"/>
            <w:noWrap/>
          </w:tcPr>
          <w:p w14:paraId="069EF03F" w14:textId="303CA5C2" w:rsidR="00912A16" w:rsidRPr="00912A16" w:rsidRDefault="00912A16" w:rsidP="00DF4420">
            <w:pPr>
              <w:widowControl/>
              <w:jc w:val="center"/>
              <w:rPr>
                <w:rFonts w:cs="Times New Roman"/>
                <w:sz w:val="21"/>
                <w:szCs w:val="21"/>
                <w:lang w:eastAsia="zh-CN"/>
              </w:rPr>
            </w:pPr>
            <w:r w:rsidRPr="00912A16">
              <w:rPr>
                <w:rFonts w:cs="Times New Roman"/>
                <w:sz w:val="21"/>
                <w:szCs w:val="21"/>
              </w:rPr>
              <w:t>-.21</w:t>
            </w:r>
          </w:p>
        </w:tc>
        <w:tc>
          <w:tcPr>
            <w:tcW w:w="416" w:type="pct"/>
            <w:tcBorders>
              <w:left w:val="nil"/>
              <w:right w:val="nil"/>
            </w:tcBorders>
            <w:shd w:val="clear" w:color="auto" w:fill="auto"/>
            <w:noWrap/>
          </w:tcPr>
          <w:p w14:paraId="1A734A53" w14:textId="77B745C3" w:rsidR="00912A16" w:rsidRPr="00912A16" w:rsidRDefault="00912A16" w:rsidP="00DF4420">
            <w:pPr>
              <w:widowControl/>
              <w:jc w:val="center"/>
              <w:rPr>
                <w:rFonts w:cs="Times New Roman"/>
                <w:sz w:val="21"/>
                <w:szCs w:val="21"/>
                <w:lang w:eastAsia="zh-CN"/>
              </w:rPr>
            </w:pPr>
            <w:r w:rsidRPr="00912A16">
              <w:rPr>
                <w:rFonts w:cs="Times New Roman"/>
                <w:sz w:val="21"/>
                <w:szCs w:val="21"/>
              </w:rPr>
              <w:t>-.43</w:t>
            </w:r>
          </w:p>
        </w:tc>
        <w:tc>
          <w:tcPr>
            <w:tcW w:w="430" w:type="pct"/>
            <w:tcBorders>
              <w:left w:val="nil"/>
              <w:right w:val="nil"/>
            </w:tcBorders>
            <w:shd w:val="clear" w:color="auto" w:fill="auto"/>
            <w:noWrap/>
            <w:vAlign w:val="bottom"/>
          </w:tcPr>
          <w:p w14:paraId="53F716C9" w14:textId="74177BEA" w:rsidR="00912A16" w:rsidRPr="00912A16" w:rsidRDefault="00912A16" w:rsidP="00DF4420">
            <w:pPr>
              <w:widowControl/>
              <w:jc w:val="center"/>
              <w:rPr>
                <w:rFonts w:cs="Times New Roman"/>
                <w:color w:val="000000"/>
                <w:kern w:val="0"/>
                <w:sz w:val="21"/>
                <w:szCs w:val="21"/>
                <w:lang w:eastAsia="zh-CN"/>
              </w:rPr>
            </w:pPr>
            <w:r w:rsidRPr="00912A16">
              <w:rPr>
                <w:rFonts w:cs="Times New Roman"/>
                <w:color w:val="000000"/>
                <w:sz w:val="21"/>
                <w:szCs w:val="21"/>
              </w:rPr>
              <w:t>-.10</w:t>
            </w:r>
          </w:p>
        </w:tc>
        <w:tc>
          <w:tcPr>
            <w:tcW w:w="428" w:type="pct"/>
            <w:tcBorders>
              <w:left w:val="nil"/>
              <w:right w:val="nil"/>
            </w:tcBorders>
            <w:shd w:val="clear" w:color="auto" w:fill="auto"/>
            <w:noWrap/>
          </w:tcPr>
          <w:p w14:paraId="4932058B" w14:textId="760739D9" w:rsidR="00912A16" w:rsidRPr="00912A16" w:rsidRDefault="00912A16" w:rsidP="00DF4420">
            <w:pPr>
              <w:widowControl/>
              <w:jc w:val="center"/>
              <w:rPr>
                <w:rFonts w:cs="Times New Roman"/>
                <w:sz w:val="21"/>
                <w:szCs w:val="21"/>
                <w:lang w:eastAsia="zh-CN"/>
              </w:rPr>
            </w:pPr>
            <w:r w:rsidRPr="00912A16">
              <w:rPr>
                <w:rFonts w:cs="Times New Roman"/>
                <w:sz w:val="21"/>
                <w:szCs w:val="21"/>
              </w:rPr>
              <w:t>.002</w:t>
            </w:r>
          </w:p>
        </w:tc>
        <w:tc>
          <w:tcPr>
            <w:tcW w:w="484" w:type="pct"/>
            <w:tcBorders>
              <w:left w:val="nil"/>
              <w:right w:val="nil"/>
            </w:tcBorders>
            <w:shd w:val="clear" w:color="auto" w:fill="auto"/>
            <w:noWrap/>
            <w:vAlign w:val="center"/>
          </w:tcPr>
          <w:p w14:paraId="1F0B8E40" w14:textId="77777777" w:rsidR="00912A16" w:rsidRPr="00912A16" w:rsidRDefault="00912A16" w:rsidP="00DF4420">
            <w:pPr>
              <w:widowControl/>
              <w:jc w:val="center"/>
              <w:rPr>
                <w:rFonts w:cs="Times New Roman"/>
                <w:sz w:val="21"/>
                <w:szCs w:val="21"/>
                <w:lang w:eastAsia="zh-CN"/>
              </w:rPr>
            </w:pPr>
          </w:p>
        </w:tc>
      </w:tr>
      <w:tr w:rsidR="00912A16" w:rsidRPr="00912A16" w14:paraId="552E9900" w14:textId="77777777" w:rsidTr="007B1020">
        <w:trPr>
          <w:trHeight w:val="375"/>
        </w:trPr>
        <w:tc>
          <w:tcPr>
            <w:tcW w:w="388" w:type="pct"/>
            <w:tcBorders>
              <w:left w:val="nil"/>
              <w:bottom w:val="nil"/>
              <w:right w:val="nil"/>
            </w:tcBorders>
          </w:tcPr>
          <w:p w14:paraId="51E02992" w14:textId="77777777" w:rsidR="00912A16" w:rsidRPr="00912A16" w:rsidRDefault="00912A16" w:rsidP="00DF4420">
            <w:pPr>
              <w:widowControl/>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bottom"/>
          </w:tcPr>
          <w:p w14:paraId="0BBC4A9B" w14:textId="38AFF894" w:rsidR="00912A16" w:rsidRPr="00912A16" w:rsidRDefault="00912A16" w:rsidP="00DF4420">
            <w:pPr>
              <w:widowControl/>
              <w:jc w:val="center"/>
              <w:rPr>
                <w:rFonts w:cs="Times New Roman"/>
                <w:color w:val="000000"/>
                <w:kern w:val="0"/>
                <w:sz w:val="21"/>
                <w:szCs w:val="21"/>
                <w:lang w:eastAsia="zh-CN"/>
              </w:rPr>
            </w:pPr>
          </w:p>
        </w:tc>
        <w:tc>
          <w:tcPr>
            <w:tcW w:w="1028" w:type="pct"/>
            <w:tcBorders>
              <w:left w:val="nil"/>
              <w:bottom w:val="nil"/>
              <w:right w:val="nil"/>
            </w:tcBorders>
            <w:vAlign w:val="center"/>
          </w:tcPr>
          <w:p w14:paraId="5186DF25" w14:textId="11777ED0" w:rsidR="00912A16" w:rsidRPr="00912A16" w:rsidRDefault="00912A16" w:rsidP="00DF4420">
            <w:pPr>
              <w:widowControl/>
              <w:jc w:val="center"/>
              <w:rPr>
                <w:rFonts w:cs="Times New Roman"/>
                <w:sz w:val="21"/>
                <w:szCs w:val="21"/>
                <w:lang w:eastAsia="zh-CN"/>
              </w:rPr>
            </w:pPr>
            <w:r w:rsidRPr="00912A16">
              <w:rPr>
                <w:rFonts w:cs="Times New Roman" w:hint="eastAsia"/>
                <w:sz w:val="21"/>
                <w:szCs w:val="21"/>
                <w:lang w:eastAsia="zh-CN"/>
              </w:rPr>
              <w:t>向上对比</w:t>
            </w:r>
          </w:p>
        </w:tc>
        <w:tc>
          <w:tcPr>
            <w:tcW w:w="463" w:type="pct"/>
            <w:tcBorders>
              <w:left w:val="nil"/>
              <w:bottom w:val="nil"/>
              <w:right w:val="nil"/>
            </w:tcBorders>
            <w:shd w:val="clear" w:color="auto" w:fill="auto"/>
            <w:noWrap/>
          </w:tcPr>
          <w:p w14:paraId="3E2B692E" w14:textId="42BEB7AC" w:rsidR="00912A16" w:rsidRPr="00912A16" w:rsidRDefault="00912A16" w:rsidP="00DF4420">
            <w:pPr>
              <w:widowControl/>
              <w:jc w:val="center"/>
              <w:rPr>
                <w:rFonts w:cs="Times New Roman"/>
                <w:sz w:val="21"/>
                <w:szCs w:val="21"/>
                <w:lang w:eastAsia="zh-CN"/>
              </w:rPr>
            </w:pPr>
            <w:r w:rsidRPr="00912A16">
              <w:rPr>
                <w:rFonts w:cs="Times New Roman"/>
                <w:sz w:val="21"/>
                <w:szCs w:val="21"/>
              </w:rPr>
              <w:t>.53</w:t>
            </w:r>
            <w:r w:rsidRPr="00912A16">
              <w:rPr>
                <w:rFonts w:cs="Times New Roman"/>
                <w:sz w:val="21"/>
                <w:szCs w:val="21"/>
                <w:vertAlign w:val="superscript"/>
              </w:rPr>
              <w:t>***</w:t>
            </w:r>
          </w:p>
        </w:tc>
        <w:tc>
          <w:tcPr>
            <w:tcW w:w="335" w:type="pct"/>
            <w:tcBorders>
              <w:left w:val="nil"/>
              <w:bottom w:val="nil"/>
              <w:right w:val="nil"/>
            </w:tcBorders>
            <w:shd w:val="clear" w:color="auto" w:fill="auto"/>
            <w:noWrap/>
          </w:tcPr>
          <w:p w14:paraId="226EE247" w14:textId="6EB9ACE9" w:rsidR="00912A16" w:rsidRPr="00912A16" w:rsidRDefault="00912A16" w:rsidP="00DF4420">
            <w:pPr>
              <w:widowControl/>
              <w:jc w:val="center"/>
              <w:rPr>
                <w:rFonts w:cs="Times New Roman"/>
                <w:sz w:val="21"/>
                <w:szCs w:val="21"/>
                <w:lang w:eastAsia="zh-CN"/>
              </w:rPr>
            </w:pPr>
            <w:r w:rsidRPr="00912A16">
              <w:rPr>
                <w:rFonts w:cs="Times New Roman"/>
                <w:sz w:val="21"/>
                <w:szCs w:val="21"/>
              </w:rPr>
              <w:t>.58</w:t>
            </w:r>
          </w:p>
        </w:tc>
        <w:tc>
          <w:tcPr>
            <w:tcW w:w="416" w:type="pct"/>
            <w:tcBorders>
              <w:left w:val="nil"/>
              <w:bottom w:val="nil"/>
              <w:right w:val="nil"/>
            </w:tcBorders>
            <w:shd w:val="clear" w:color="auto" w:fill="auto"/>
            <w:noWrap/>
          </w:tcPr>
          <w:p w14:paraId="12EB8C19" w14:textId="072428FD" w:rsidR="00912A16" w:rsidRPr="00912A16" w:rsidRDefault="00912A16" w:rsidP="00DF4420">
            <w:pPr>
              <w:widowControl/>
              <w:jc w:val="center"/>
              <w:rPr>
                <w:rFonts w:cs="Times New Roman"/>
                <w:sz w:val="21"/>
                <w:szCs w:val="21"/>
                <w:lang w:eastAsia="zh-CN"/>
              </w:rPr>
            </w:pPr>
            <w:r w:rsidRPr="00912A16">
              <w:rPr>
                <w:rFonts w:cs="Times New Roman"/>
                <w:sz w:val="21"/>
                <w:szCs w:val="21"/>
              </w:rPr>
              <w:t>.40</w:t>
            </w:r>
          </w:p>
        </w:tc>
        <w:tc>
          <w:tcPr>
            <w:tcW w:w="430" w:type="pct"/>
            <w:tcBorders>
              <w:left w:val="nil"/>
              <w:bottom w:val="nil"/>
              <w:right w:val="nil"/>
            </w:tcBorders>
            <w:shd w:val="clear" w:color="auto" w:fill="auto"/>
            <w:noWrap/>
            <w:vAlign w:val="bottom"/>
          </w:tcPr>
          <w:p w14:paraId="716A4770" w14:textId="5D3061E1" w:rsidR="00912A16" w:rsidRPr="00912A16" w:rsidRDefault="00912A16" w:rsidP="00DF4420">
            <w:pPr>
              <w:widowControl/>
              <w:jc w:val="center"/>
              <w:rPr>
                <w:rFonts w:cs="Times New Roman"/>
                <w:sz w:val="21"/>
                <w:szCs w:val="21"/>
                <w:lang w:eastAsia="zh-CN"/>
              </w:rPr>
            </w:pPr>
            <w:r w:rsidRPr="00912A16">
              <w:rPr>
                <w:rFonts w:cs="Times New Roman"/>
                <w:color w:val="000000"/>
                <w:sz w:val="21"/>
                <w:szCs w:val="21"/>
              </w:rPr>
              <w:t>.66</w:t>
            </w:r>
          </w:p>
        </w:tc>
        <w:tc>
          <w:tcPr>
            <w:tcW w:w="428" w:type="pct"/>
            <w:tcBorders>
              <w:left w:val="nil"/>
              <w:bottom w:val="nil"/>
              <w:right w:val="nil"/>
            </w:tcBorders>
            <w:shd w:val="clear" w:color="auto" w:fill="auto"/>
            <w:noWrap/>
          </w:tcPr>
          <w:p w14:paraId="154381E9" w14:textId="636CD37C" w:rsidR="00912A16" w:rsidRPr="00912A16" w:rsidRDefault="00912A16" w:rsidP="00DF4420">
            <w:pPr>
              <w:widowControl/>
              <w:jc w:val="center"/>
              <w:rPr>
                <w:rFonts w:cs="Times New Roman"/>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84" w:type="pct"/>
            <w:tcBorders>
              <w:left w:val="nil"/>
              <w:bottom w:val="nil"/>
              <w:right w:val="nil"/>
            </w:tcBorders>
            <w:shd w:val="clear" w:color="auto" w:fill="auto"/>
            <w:noWrap/>
            <w:vAlign w:val="center"/>
          </w:tcPr>
          <w:p w14:paraId="59DB829D" w14:textId="77777777" w:rsidR="00912A16" w:rsidRPr="00912A16" w:rsidRDefault="00912A16" w:rsidP="00DF4420">
            <w:pPr>
              <w:widowControl/>
              <w:jc w:val="center"/>
              <w:rPr>
                <w:rFonts w:cs="Times New Roman"/>
                <w:sz w:val="21"/>
                <w:szCs w:val="21"/>
                <w:lang w:eastAsia="zh-CN"/>
              </w:rPr>
            </w:pPr>
          </w:p>
        </w:tc>
      </w:tr>
      <w:tr w:rsidR="00912A16" w:rsidRPr="00912A16" w14:paraId="4ABFBF8F" w14:textId="77777777" w:rsidTr="007B1020">
        <w:trPr>
          <w:trHeight w:val="375"/>
        </w:trPr>
        <w:tc>
          <w:tcPr>
            <w:tcW w:w="388" w:type="pct"/>
            <w:tcBorders>
              <w:top w:val="nil"/>
              <w:left w:val="nil"/>
              <w:bottom w:val="nil"/>
              <w:right w:val="nil"/>
            </w:tcBorders>
          </w:tcPr>
          <w:p w14:paraId="7C5CD007" w14:textId="6EEC2106"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2</w:t>
            </w:r>
          </w:p>
        </w:tc>
        <w:tc>
          <w:tcPr>
            <w:tcW w:w="1028" w:type="pct"/>
            <w:tcBorders>
              <w:top w:val="nil"/>
              <w:left w:val="nil"/>
              <w:bottom w:val="nil"/>
              <w:right w:val="nil"/>
            </w:tcBorders>
            <w:shd w:val="clear" w:color="auto" w:fill="auto"/>
            <w:noWrap/>
            <w:vAlign w:val="center"/>
          </w:tcPr>
          <w:p w14:paraId="48032F7B" w14:textId="1FA79DC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1028" w:type="pct"/>
            <w:tcBorders>
              <w:top w:val="nil"/>
              <w:left w:val="nil"/>
              <w:bottom w:val="nil"/>
              <w:right w:val="nil"/>
            </w:tcBorders>
            <w:vAlign w:val="center"/>
          </w:tcPr>
          <w:p w14:paraId="3D416CE8" w14:textId="2191F4A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nil"/>
              <w:left w:val="nil"/>
              <w:bottom w:val="nil"/>
              <w:right w:val="nil"/>
            </w:tcBorders>
            <w:shd w:val="clear" w:color="auto" w:fill="auto"/>
            <w:noWrap/>
          </w:tcPr>
          <w:p w14:paraId="11FBD75A" w14:textId="3872854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335" w:type="pct"/>
            <w:tcBorders>
              <w:top w:val="nil"/>
              <w:left w:val="nil"/>
              <w:bottom w:val="nil"/>
              <w:right w:val="nil"/>
            </w:tcBorders>
            <w:shd w:val="clear" w:color="auto" w:fill="auto"/>
            <w:noWrap/>
          </w:tcPr>
          <w:p w14:paraId="05814DB9" w14:textId="5D29D2A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-.07</w:t>
            </w:r>
          </w:p>
        </w:tc>
        <w:tc>
          <w:tcPr>
            <w:tcW w:w="416" w:type="pct"/>
            <w:tcBorders>
              <w:top w:val="nil"/>
              <w:left w:val="nil"/>
              <w:bottom w:val="nil"/>
              <w:right w:val="nil"/>
            </w:tcBorders>
            <w:shd w:val="clear" w:color="auto" w:fill="auto"/>
            <w:noWrap/>
            <w:vAlign w:val="bottom"/>
          </w:tcPr>
          <w:p w14:paraId="4C8F6442" w14:textId="257E3DD8"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-.41</w:t>
            </w:r>
          </w:p>
        </w:tc>
        <w:tc>
          <w:tcPr>
            <w:tcW w:w="430" w:type="pct"/>
            <w:tcBorders>
              <w:top w:val="nil"/>
              <w:left w:val="nil"/>
              <w:bottom w:val="nil"/>
              <w:right w:val="nil"/>
            </w:tcBorders>
            <w:shd w:val="clear" w:color="auto" w:fill="auto"/>
            <w:noWrap/>
            <w:vAlign w:val="bottom"/>
          </w:tcPr>
          <w:p w14:paraId="34061EB4" w14:textId="1C401B7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.07</w:t>
            </w:r>
          </w:p>
        </w:tc>
        <w:tc>
          <w:tcPr>
            <w:tcW w:w="428" w:type="pct"/>
            <w:tcBorders>
              <w:top w:val="nil"/>
              <w:left w:val="nil"/>
              <w:bottom w:val="nil"/>
              <w:right w:val="nil"/>
            </w:tcBorders>
            <w:shd w:val="clear" w:color="auto" w:fill="auto"/>
            <w:noWrap/>
          </w:tcPr>
          <w:p w14:paraId="69D4BA5A" w14:textId="065289C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.173</w:t>
            </w:r>
          </w:p>
        </w:tc>
        <w:tc>
          <w:tcPr>
            <w:tcW w:w="484" w:type="pct"/>
            <w:tcBorders>
              <w:top w:val="nil"/>
              <w:left w:val="nil"/>
              <w:bottom w:val="nil"/>
              <w:right w:val="nil"/>
            </w:tcBorders>
            <w:shd w:val="clear" w:color="auto" w:fill="auto"/>
            <w:noWrap/>
            <w:vAlign w:val="center"/>
            <w:hideMark/>
          </w:tcPr>
          <w:p w14:paraId="20FDFC2B" w14:textId="3903A8D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.074</w:t>
            </w:r>
            <w:r w:rsidRPr="00912A16">
              <w:rPr>
                <w:rFonts w:cs="Times New Roman"/>
                <w:sz w:val="21"/>
                <w:szCs w:val="21"/>
                <w:vertAlign w:val="superscript"/>
                <w:lang w:eastAsia="zh-CN"/>
              </w:rPr>
              <w:t>**</w:t>
            </w:r>
          </w:p>
        </w:tc>
      </w:tr>
      <w:tr w:rsidR="00912A16" w:rsidRPr="00912A16" w14:paraId="5E8E911D" w14:textId="77777777" w:rsidTr="007B1020">
        <w:trPr>
          <w:trHeight w:val="375"/>
        </w:trPr>
        <w:tc>
          <w:tcPr>
            <w:tcW w:w="388" w:type="pct"/>
            <w:tcBorders>
              <w:top w:val="nil"/>
              <w:left w:val="nil"/>
              <w:bottom w:val="nil"/>
              <w:right w:val="nil"/>
            </w:tcBorders>
          </w:tcPr>
          <w:p w14:paraId="5F755D6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080D26C" w14:textId="0FA59C99"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154549" w14:textId="437CD741"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463" w:type="pct"/>
            <w:tcBorders>
              <w:top w:val="nil"/>
              <w:left w:val="nil"/>
              <w:bottom w:val="nil"/>
              <w:right w:val="nil"/>
            </w:tcBorders>
            <w:shd w:val="clear" w:color="auto" w:fill="auto"/>
            <w:noWrap/>
          </w:tcPr>
          <w:p w14:paraId="200FE95F" w14:textId="29992597"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1D78B1EA" w14:textId="288409DF"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416" w:type="pct"/>
            <w:tcBorders>
              <w:top w:val="nil"/>
              <w:left w:val="nil"/>
              <w:bottom w:val="nil"/>
              <w:right w:val="nil"/>
            </w:tcBorders>
            <w:shd w:val="clear" w:color="auto" w:fill="auto"/>
            <w:noWrap/>
            <w:vAlign w:val="bottom"/>
          </w:tcPr>
          <w:p w14:paraId="3A4E0DAA" w14:textId="771754DE"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.00</w:t>
            </w:r>
          </w:p>
        </w:tc>
        <w:tc>
          <w:tcPr>
            <w:tcW w:w="430" w:type="pct"/>
            <w:tcBorders>
              <w:top w:val="nil"/>
              <w:left w:val="nil"/>
              <w:bottom w:val="nil"/>
              <w:right w:val="nil"/>
            </w:tcBorders>
            <w:shd w:val="clear" w:color="auto" w:fill="auto"/>
            <w:noWrap/>
            <w:vAlign w:val="bottom"/>
          </w:tcPr>
          <w:p w14:paraId="5F6EFA50" w14:textId="626B65BF"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.05</w:t>
            </w:r>
          </w:p>
        </w:tc>
        <w:tc>
          <w:tcPr>
            <w:tcW w:w="428" w:type="pct"/>
            <w:tcBorders>
              <w:top w:val="nil"/>
              <w:left w:val="nil"/>
              <w:bottom w:val="nil"/>
              <w:right w:val="nil"/>
            </w:tcBorders>
            <w:shd w:val="clear" w:color="auto" w:fill="auto"/>
            <w:noWrap/>
          </w:tcPr>
          <w:p w14:paraId="3F85BACF" w14:textId="277D5344" w:rsidR="00912A16" w:rsidRPr="00912A16" w:rsidRDefault="00912A16" w:rsidP="004E56F9">
            <w:pPr>
              <w:widowControl/>
              <w:jc w:val="center"/>
              <w:rPr>
                <w:rFonts w:cs="Times New Roman"/>
                <w:sz w:val="21"/>
                <w:szCs w:val="21"/>
                <w:lang w:eastAsia="zh-CN"/>
              </w:rPr>
            </w:pPr>
            <w:r w:rsidRPr="00912A16">
              <w:rPr>
                <w:rFonts w:cs="Times New Roman"/>
                <w:sz w:val="21"/>
                <w:szCs w:val="21"/>
              </w:rPr>
              <w:t>.040</w:t>
            </w:r>
          </w:p>
        </w:tc>
        <w:tc>
          <w:tcPr>
            <w:tcW w:w="484" w:type="pct"/>
            <w:tcBorders>
              <w:top w:val="nil"/>
              <w:left w:val="nil"/>
              <w:bottom w:val="nil"/>
              <w:right w:val="nil"/>
            </w:tcBorders>
            <w:shd w:val="clear" w:color="auto" w:fill="auto"/>
            <w:noWrap/>
            <w:vAlign w:val="center"/>
          </w:tcPr>
          <w:p w14:paraId="085C78AF" w14:textId="77777777" w:rsidR="00912A16" w:rsidRPr="00912A16" w:rsidRDefault="00912A16" w:rsidP="004E56F9">
            <w:pPr>
              <w:widowControl/>
              <w:jc w:val="center"/>
              <w:rPr>
                <w:rFonts w:cs="Times New Roman"/>
                <w:sz w:val="21"/>
                <w:szCs w:val="21"/>
                <w:lang w:eastAsia="zh-CN"/>
              </w:rPr>
            </w:pPr>
          </w:p>
        </w:tc>
      </w:tr>
      <w:tr w:rsidR="00912A16" w:rsidRPr="00912A16" w14:paraId="48AF950F" w14:textId="77777777" w:rsidTr="007B1020">
        <w:trPr>
          <w:trHeight w:val="375"/>
        </w:trPr>
        <w:tc>
          <w:tcPr>
            <w:tcW w:w="388" w:type="pct"/>
            <w:tcBorders>
              <w:top w:val="nil"/>
              <w:left w:val="nil"/>
              <w:bottom w:val="nil"/>
              <w:right w:val="nil"/>
            </w:tcBorders>
          </w:tcPr>
          <w:p w14:paraId="13F94CD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E9AFBC9" w14:textId="348CADEE"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ABA38B7" w14:textId="5FC7436E"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463" w:type="pct"/>
            <w:tcBorders>
              <w:top w:val="nil"/>
              <w:left w:val="nil"/>
              <w:bottom w:val="nil"/>
              <w:right w:val="nil"/>
            </w:tcBorders>
            <w:shd w:val="clear" w:color="auto" w:fill="auto"/>
            <w:noWrap/>
          </w:tcPr>
          <w:p w14:paraId="551EB77F" w14:textId="6F4FAECA" w:rsidR="00912A16" w:rsidRPr="00912A16" w:rsidRDefault="00912A16" w:rsidP="004E56F9">
            <w:pPr>
              <w:widowControl/>
              <w:jc w:val="center"/>
              <w:rPr>
                <w:rFonts w:cs="Times New Roman"/>
                <w:sz w:val="21"/>
                <w:szCs w:val="21"/>
                <w:lang w:eastAsia="zh-CN"/>
              </w:rPr>
            </w:pPr>
            <w:r w:rsidRPr="00912A16">
              <w:rPr>
                <w:rFonts w:cs="Times New Roman"/>
                <w:sz w:val="21"/>
                <w:szCs w:val="21"/>
              </w:rPr>
              <w:t>.15</w:t>
            </w:r>
          </w:p>
        </w:tc>
        <w:tc>
          <w:tcPr>
            <w:tcW w:w="335" w:type="pct"/>
            <w:tcBorders>
              <w:top w:val="nil"/>
              <w:left w:val="nil"/>
              <w:bottom w:val="nil"/>
              <w:right w:val="nil"/>
            </w:tcBorders>
            <w:shd w:val="clear" w:color="auto" w:fill="auto"/>
            <w:noWrap/>
          </w:tcPr>
          <w:p w14:paraId="16725616" w14:textId="6C7B6D60"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bottom"/>
          </w:tcPr>
          <w:p w14:paraId="3B5D4064" w14:textId="551FBAD7"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-.13</w:t>
            </w:r>
          </w:p>
        </w:tc>
        <w:tc>
          <w:tcPr>
            <w:tcW w:w="430" w:type="pct"/>
            <w:tcBorders>
              <w:top w:val="nil"/>
              <w:left w:val="nil"/>
              <w:bottom w:val="nil"/>
              <w:right w:val="nil"/>
            </w:tcBorders>
            <w:shd w:val="clear" w:color="auto" w:fill="auto"/>
            <w:noWrap/>
            <w:vAlign w:val="bottom"/>
          </w:tcPr>
          <w:p w14:paraId="037C113A" w14:textId="4D2B3A56"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.42</w:t>
            </w:r>
          </w:p>
        </w:tc>
        <w:tc>
          <w:tcPr>
            <w:tcW w:w="428" w:type="pct"/>
            <w:tcBorders>
              <w:top w:val="nil"/>
              <w:left w:val="nil"/>
              <w:bottom w:val="nil"/>
              <w:right w:val="nil"/>
            </w:tcBorders>
            <w:shd w:val="clear" w:color="auto" w:fill="auto"/>
            <w:noWrap/>
          </w:tcPr>
          <w:p w14:paraId="49AD89D4" w14:textId="0DF030B9" w:rsidR="00912A16" w:rsidRPr="00912A16" w:rsidRDefault="00912A16" w:rsidP="004E56F9">
            <w:pPr>
              <w:widowControl/>
              <w:jc w:val="center"/>
              <w:rPr>
                <w:rFonts w:cs="Times New Roman"/>
                <w:sz w:val="21"/>
                <w:szCs w:val="21"/>
                <w:lang w:eastAsia="zh-CN"/>
              </w:rPr>
            </w:pPr>
            <w:r w:rsidRPr="00912A16">
              <w:rPr>
                <w:rFonts w:cs="Times New Roman"/>
                <w:sz w:val="21"/>
                <w:szCs w:val="21"/>
              </w:rPr>
              <w:t>.294</w:t>
            </w:r>
          </w:p>
        </w:tc>
        <w:tc>
          <w:tcPr>
            <w:tcW w:w="484" w:type="pct"/>
            <w:tcBorders>
              <w:top w:val="nil"/>
              <w:left w:val="nil"/>
              <w:bottom w:val="nil"/>
              <w:right w:val="nil"/>
            </w:tcBorders>
            <w:shd w:val="clear" w:color="auto" w:fill="auto"/>
            <w:noWrap/>
            <w:vAlign w:val="center"/>
          </w:tcPr>
          <w:p w14:paraId="218D66DB" w14:textId="77777777" w:rsidR="00912A16" w:rsidRPr="00912A16" w:rsidRDefault="00912A16" w:rsidP="004E56F9">
            <w:pPr>
              <w:widowControl/>
              <w:jc w:val="center"/>
              <w:rPr>
                <w:rFonts w:cs="Times New Roman"/>
                <w:sz w:val="21"/>
                <w:szCs w:val="21"/>
                <w:lang w:eastAsia="zh-CN"/>
              </w:rPr>
            </w:pPr>
          </w:p>
        </w:tc>
      </w:tr>
      <w:tr w:rsidR="00912A16" w:rsidRPr="00912A16" w14:paraId="6992C665" w14:textId="77777777" w:rsidTr="007B1020">
        <w:trPr>
          <w:trHeight w:val="375"/>
        </w:trPr>
        <w:tc>
          <w:tcPr>
            <w:tcW w:w="388" w:type="pct"/>
            <w:tcBorders>
              <w:top w:val="nil"/>
              <w:left w:val="nil"/>
              <w:bottom w:val="nil"/>
              <w:right w:val="nil"/>
            </w:tcBorders>
          </w:tcPr>
          <w:p w14:paraId="7770A76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86C244A" w14:textId="5E04C118"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7B90D91" w14:textId="1CC9413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463" w:type="pct"/>
            <w:tcBorders>
              <w:top w:val="nil"/>
              <w:left w:val="nil"/>
              <w:bottom w:val="nil"/>
              <w:right w:val="nil"/>
            </w:tcBorders>
            <w:shd w:val="clear" w:color="auto" w:fill="auto"/>
            <w:noWrap/>
          </w:tcPr>
          <w:p w14:paraId="314A2F9F" w14:textId="5EF165C8"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335" w:type="pct"/>
            <w:tcBorders>
              <w:top w:val="nil"/>
              <w:left w:val="nil"/>
              <w:bottom w:val="nil"/>
              <w:right w:val="nil"/>
            </w:tcBorders>
            <w:shd w:val="clear" w:color="auto" w:fill="auto"/>
            <w:noWrap/>
          </w:tcPr>
          <w:p w14:paraId="0611A63B" w14:textId="561FF303" w:rsidR="00912A16" w:rsidRPr="00912A16" w:rsidRDefault="00912A16" w:rsidP="004E56F9">
            <w:pPr>
              <w:widowControl/>
              <w:jc w:val="center"/>
              <w:rPr>
                <w:rFonts w:cs="Times New Roman"/>
                <w:sz w:val="21"/>
                <w:szCs w:val="21"/>
                <w:lang w:eastAsia="zh-CN"/>
              </w:rPr>
            </w:pPr>
            <w:r w:rsidRPr="00912A16">
              <w:rPr>
                <w:rFonts w:cs="Times New Roman"/>
                <w:sz w:val="21"/>
                <w:szCs w:val="21"/>
              </w:rPr>
              <w:t>-.01</w:t>
            </w:r>
          </w:p>
        </w:tc>
        <w:tc>
          <w:tcPr>
            <w:tcW w:w="416" w:type="pct"/>
            <w:tcBorders>
              <w:top w:val="nil"/>
              <w:left w:val="nil"/>
              <w:bottom w:val="nil"/>
              <w:right w:val="nil"/>
            </w:tcBorders>
            <w:shd w:val="clear" w:color="auto" w:fill="auto"/>
            <w:noWrap/>
            <w:vAlign w:val="bottom"/>
          </w:tcPr>
          <w:p w14:paraId="6E22D323" w14:textId="3D4F9D0D"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-.25</w:t>
            </w:r>
          </w:p>
        </w:tc>
        <w:tc>
          <w:tcPr>
            <w:tcW w:w="430" w:type="pct"/>
            <w:tcBorders>
              <w:top w:val="nil"/>
              <w:left w:val="nil"/>
              <w:bottom w:val="nil"/>
              <w:right w:val="nil"/>
            </w:tcBorders>
            <w:shd w:val="clear" w:color="auto" w:fill="auto"/>
            <w:noWrap/>
            <w:vAlign w:val="bottom"/>
          </w:tcPr>
          <w:p w14:paraId="490ADE46" w14:textId="0E69C8F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.21</w:t>
            </w:r>
          </w:p>
        </w:tc>
        <w:tc>
          <w:tcPr>
            <w:tcW w:w="428" w:type="pct"/>
            <w:tcBorders>
              <w:top w:val="nil"/>
              <w:left w:val="nil"/>
              <w:bottom w:val="nil"/>
              <w:right w:val="nil"/>
            </w:tcBorders>
            <w:shd w:val="clear" w:color="auto" w:fill="auto"/>
            <w:noWrap/>
          </w:tcPr>
          <w:p w14:paraId="40FE074F" w14:textId="5289D497" w:rsidR="00912A16" w:rsidRPr="00912A16" w:rsidRDefault="00912A16" w:rsidP="004E56F9">
            <w:pPr>
              <w:widowControl/>
              <w:jc w:val="center"/>
              <w:rPr>
                <w:rFonts w:cs="Times New Roman"/>
                <w:sz w:val="21"/>
                <w:szCs w:val="21"/>
                <w:lang w:eastAsia="zh-CN"/>
              </w:rPr>
            </w:pPr>
            <w:r w:rsidRPr="00912A16">
              <w:rPr>
                <w:rFonts w:cs="Times New Roman"/>
                <w:sz w:val="21"/>
                <w:szCs w:val="21"/>
              </w:rPr>
              <w:t>.839</w:t>
            </w:r>
          </w:p>
        </w:tc>
        <w:tc>
          <w:tcPr>
            <w:tcW w:w="484" w:type="pct"/>
            <w:tcBorders>
              <w:top w:val="nil"/>
              <w:left w:val="nil"/>
              <w:bottom w:val="nil"/>
              <w:right w:val="nil"/>
            </w:tcBorders>
            <w:shd w:val="clear" w:color="auto" w:fill="auto"/>
            <w:noWrap/>
            <w:vAlign w:val="center"/>
          </w:tcPr>
          <w:p w14:paraId="6C6B4068" w14:textId="77777777" w:rsidR="00912A16" w:rsidRPr="00912A16" w:rsidRDefault="00912A16" w:rsidP="004E56F9">
            <w:pPr>
              <w:widowControl/>
              <w:jc w:val="center"/>
              <w:rPr>
                <w:rFonts w:cs="Times New Roman"/>
                <w:sz w:val="21"/>
                <w:szCs w:val="21"/>
                <w:lang w:eastAsia="zh-CN"/>
              </w:rPr>
            </w:pPr>
          </w:p>
        </w:tc>
      </w:tr>
      <w:tr w:rsidR="00912A16" w:rsidRPr="00912A16" w14:paraId="497E0154" w14:textId="77777777" w:rsidTr="007B1020">
        <w:trPr>
          <w:trHeight w:val="375"/>
        </w:trPr>
        <w:tc>
          <w:tcPr>
            <w:tcW w:w="388" w:type="pct"/>
            <w:tcBorders>
              <w:top w:val="nil"/>
              <w:left w:val="nil"/>
              <w:bottom w:val="nil"/>
              <w:right w:val="nil"/>
            </w:tcBorders>
          </w:tcPr>
          <w:p w14:paraId="195A606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C3F7FE9" w14:textId="37D2497F"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B1AFCC4" w14:textId="57B5AB4F"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463" w:type="pct"/>
            <w:tcBorders>
              <w:top w:val="nil"/>
              <w:left w:val="nil"/>
              <w:bottom w:val="nil"/>
              <w:right w:val="nil"/>
            </w:tcBorders>
            <w:shd w:val="clear" w:color="auto" w:fill="auto"/>
            <w:noWrap/>
          </w:tcPr>
          <w:p w14:paraId="455FAD11" w14:textId="728BF576" w:rsidR="00912A16" w:rsidRPr="00912A16" w:rsidRDefault="00912A16" w:rsidP="004E56F9">
            <w:pPr>
              <w:widowControl/>
              <w:jc w:val="center"/>
              <w:rPr>
                <w:rFonts w:cs="Times New Roman"/>
                <w:sz w:val="21"/>
                <w:szCs w:val="21"/>
                <w:lang w:eastAsia="zh-CN"/>
              </w:rPr>
            </w:pPr>
            <w:r w:rsidRPr="00912A16">
              <w:rPr>
                <w:rFonts w:cs="Times New Roman"/>
                <w:sz w:val="21"/>
                <w:szCs w:val="21"/>
              </w:rPr>
              <w:t>.10</w:t>
            </w:r>
          </w:p>
        </w:tc>
        <w:tc>
          <w:tcPr>
            <w:tcW w:w="335" w:type="pct"/>
            <w:tcBorders>
              <w:top w:val="nil"/>
              <w:left w:val="nil"/>
              <w:bottom w:val="nil"/>
              <w:right w:val="nil"/>
            </w:tcBorders>
            <w:shd w:val="clear" w:color="auto" w:fill="auto"/>
            <w:noWrap/>
          </w:tcPr>
          <w:p w14:paraId="027F320E" w14:textId="69B5EF8C" w:rsidR="00912A16" w:rsidRPr="00912A16" w:rsidRDefault="00912A16" w:rsidP="004E56F9">
            <w:pPr>
              <w:widowControl/>
              <w:jc w:val="center"/>
              <w:rPr>
                <w:rFonts w:cs="Times New Roman"/>
                <w:sz w:val="21"/>
                <w:szCs w:val="21"/>
                <w:lang w:eastAsia="zh-CN"/>
              </w:rPr>
            </w:pPr>
            <w:r w:rsidRPr="00912A16">
              <w:rPr>
                <w:rFonts w:cs="Times New Roman"/>
                <w:sz w:val="21"/>
                <w:szCs w:val="21"/>
              </w:rPr>
              <w:t>.09</w:t>
            </w:r>
          </w:p>
        </w:tc>
        <w:tc>
          <w:tcPr>
            <w:tcW w:w="416" w:type="pct"/>
            <w:tcBorders>
              <w:top w:val="nil"/>
              <w:left w:val="nil"/>
              <w:bottom w:val="nil"/>
              <w:right w:val="nil"/>
            </w:tcBorders>
            <w:shd w:val="clear" w:color="auto" w:fill="auto"/>
            <w:noWrap/>
            <w:vAlign w:val="bottom"/>
          </w:tcPr>
          <w:p w14:paraId="64B0047F" w14:textId="2FA5E1F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-.02</w:t>
            </w:r>
          </w:p>
        </w:tc>
        <w:tc>
          <w:tcPr>
            <w:tcW w:w="430" w:type="pct"/>
            <w:tcBorders>
              <w:top w:val="nil"/>
              <w:left w:val="nil"/>
              <w:bottom w:val="nil"/>
              <w:right w:val="nil"/>
            </w:tcBorders>
            <w:shd w:val="clear" w:color="auto" w:fill="auto"/>
            <w:noWrap/>
            <w:vAlign w:val="bottom"/>
          </w:tcPr>
          <w:p w14:paraId="4FA96BEE" w14:textId="5BE7BA54"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.23</w:t>
            </w:r>
          </w:p>
        </w:tc>
        <w:tc>
          <w:tcPr>
            <w:tcW w:w="428" w:type="pct"/>
            <w:tcBorders>
              <w:top w:val="nil"/>
              <w:left w:val="nil"/>
              <w:bottom w:val="nil"/>
              <w:right w:val="nil"/>
            </w:tcBorders>
            <w:shd w:val="clear" w:color="auto" w:fill="auto"/>
            <w:noWrap/>
          </w:tcPr>
          <w:p w14:paraId="319E7A9B" w14:textId="77DC5915" w:rsidR="00912A16" w:rsidRPr="00912A16" w:rsidRDefault="00912A16" w:rsidP="004E56F9">
            <w:pPr>
              <w:widowControl/>
              <w:jc w:val="center"/>
              <w:rPr>
                <w:rFonts w:cs="Times New Roman"/>
                <w:sz w:val="21"/>
                <w:szCs w:val="21"/>
                <w:lang w:eastAsia="zh-CN"/>
              </w:rPr>
            </w:pPr>
            <w:r w:rsidRPr="00912A16">
              <w:rPr>
                <w:rFonts w:cs="Times New Roman"/>
                <w:sz w:val="21"/>
                <w:szCs w:val="21"/>
              </w:rPr>
              <w:t>.105</w:t>
            </w:r>
          </w:p>
        </w:tc>
        <w:tc>
          <w:tcPr>
            <w:tcW w:w="484" w:type="pct"/>
            <w:tcBorders>
              <w:top w:val="nil"/>
              <w:left w:val="nil"/>
              <w:bottom w:val="nil"/>
              <w:right w:val="nil"/>
            </w:tcBorders>
            <w:shd w:val="clear" w:color="auto" w:fill="auto"/>
            <w:noWrap/>
            <w:vAlign w:val="center"/>
          </w:tcPr>
          <w:p w14:paraId="27D24A6D" w14:textId="77777777" w:rsidR="00912A16" w:rsidRPr="00912A16" w:rsidRDefault="00912A16" w:rsidP="004E56F9">
            <w:pPr>
              <w:widowControl/>
              <w:jc w:val="center"/>
              <w:rPr>
                <w:rFonts w:cs="Times New Roman"/>
                <w:sz w:val="21"/>
                <w:szCs w:val="21"/>
                <w:lang w:eastAsia="zh-CN"/>
              </w:rPr>
            </w:pPr>
          </w:p>
        </w:tc>
      </w:tr>
      <w:tr w:rsidR="00912A16" w:rsidRPr="00912A16" w14:paraId="0CB1DAEC" w14:textId="77777777" w:rsidTr="007B1020">
        <w:trPr>
          <w:trHeight w:val="375"/>
        </w:trPr>
        <w:tc>
          <w:tcPr>
            <w:tcW w:w="388" w:type="pct"/>
            <w:tcBorders>
              <w:top w:val="nil"/>
              <w:left w:val="nil"/>
              <w:bottom w:val="nil"/>
              <w:right w:val="nil"/>
            </w:tcBorders>
          </w:tcPr>
          <w:p w14:paraId="4A2792C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7B21A618" w14:textId="3B3061E0"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4EDEBCA" w14:textId="6E114C6E"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向下认同</w:t>
            </w:r>
          </w:p>
        </w:tc>
        <w:tc>
          <w:tcPr>
            <w:tcW w:w="463" w:type="pct"/>
            <w:tcBorders>
              <w:top w:val="nil"/>
              <w:left w:val="nil"/>
              <w:bottom w:val="nil"/>
              <w:right w:val="nil"/>
            </w:tcBorders>
            <w:shd w:val="clear" w:color="auto" w:fill="auto"/>
            <w:noWrap/>
          </w:tcPr>
          <w:p w14:paraId="467B9500" w14:textId="7343DF1B"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0E0FFB11" w14:textId="1FEFFBC9"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416" w:type="pct"/>
            <w:tcBorders>
              <w:top w:val="nil"/>
              <w:left w:val="nil"/>
              <w:bottom w:val="nil"/>
              <w:right w:val="nil"/>
            </w:tcBorders>
            <w:shd w:val="clear" w:color="auto" w:fill="auto"/>
            <w:noWrap/>
            <w:vAlign w:val="bottom"/>
          </w:tcPr>
          <w:p w14:paraId="161F7B64" w14:textId="7EC21F5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-.22</w:t>
            </w:r>
          </w:p>
        </w:tc>
        <w:tc>
          <w:tcPr>
            <w:tcW w:w="430" w:type="pct"/>
            <w:tcBorders>
              <w:top w:val="nil"/>
              <w:left w:val="nil"/>
              <w:bottom w:val="nil"/>
              <w:right w:val="nil"/>
            </w:tcBorders>
            <w:shd w:val="clear" w:color="auto" w:fill="auto"/>
            <w:noWrap/>
            <w:vAlign w:val="bottom"/>
          </w:tcPr>
          <w:p w14:paraId="50CD785B" w14:textId="3CA2D596"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-.01</w:t>
            </w:r>
          </w:p>
        </w:tc>
        <w:tc>
          <w:tcPr>
            <w:tcW w:w="428" w:type="pct"/>
            <w:tcBorders>
              <w:top w:val="nil"/>
              <w:left w:val="nil"/>
              <w:bottom w:val="nil"/>
              <w:right w:val="nil"/>
            </w:tcBorders>
            <w:shd w:val="clear" w:color="auto" w:fill="auto"/>
            <w:noWrap/>
          </w:tcPr>
          <w:p w14:paraId="758F0A68" w14:textId="043106B9" w:rsidR="00912A16" w:rsidRPr="00912A16" w:rsidRDefault="00912A16" w:rsidP="004E56F9">
            <w:pPr>
              <w:widowControl/>
              <w:jc w:val="center"/>
              <w:rPr>
                <w:rFonts w:cs="Times New Roman"/>
                <w:sz w:val="21"/>
                <w:szCs w:val="21"/>
                <w:lang w:eastAsia="zh-CN"/>
              </w:rPr>
            </w:pPr>
            <w:r w:rsidRPr="00912A16">
              <w:rPr>
                <w:rFonts w:cs="Times New Roman"/>
                <w:sz w:val="21"/>
                <w:szCs w:val="21"/>
              </w:rPr>
              <w:t>.030</w:t>
            </w:r>
          </w:p>
        </w:tc>
        <w:tc>
          <w:tcPr>
            <w:tcW w:w="484" w:type="pct"/>
            <w:tcBorders>
              <w:top w:val="nil"/>
              <w:left w:val="nil"/>
              <w:bottom w:val="nil"/>
              <w:right w:val="nil"/>
            </w:tcBorders>
            <w:shd w:val="clear" w:color="auto" w:fill="auto"/>
            <w:noWrap/>
            <w:vAlign w:val="center"/>
          </w:tcPr>
          <w:p w14:paraId="0B8F1F56" w14:textId="77777777" w:rsidR="00912A16" w:rsidRPr="00912A16" w:rsidRDefault="00912A16" w:rsidP="004E56F9">
            <w:pPr>
              <w:widowControl/>
              <w:jc w:val="center"/>
              <w:rPr>
                <w:rFonts w:cs="Times New Roman"/>
                <w:sz w:val="21"/>
                <w:szCs w:val="21"/>
                <w:lang w:eastAsia="zh-CN"/>
              </w:rPr>
            </w:pPr>
          </w:p>
        </w:tc>
      </w:tr>
      <w:tr w:rsidR="00912A16" w:rsidRPr="00912A16" w14:paraId="7C322D2A" w14:textId="77777777" w:rsidTr="007B1020">
        <w:trPr>
          <w:trHeight w:val="375"/>
        </w:trPr>
        <w:tc>
          <w:tcPr>
            <w:tcW w:w="388" w:type="pct"/>
            <w:tcBorders>
              <w:top w:val="nil"/>
              <w:left w:val="nil"/>
              <w:bottom w:val="nil"/>
              <w:right w:val="nil"/>
            </w:tcBorders>
          </w:tcPr>
          <w:p w14:paraId="3786EE5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DD2E366" w14:textId="6B36FCA3"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E6AB039" w14:textId="0D0F57A4"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向下对比</w:t>
            </w:r>
          </w:p>
        </w:tc>
        <w:tc>
          <w:tcPr>
            <w:tcW w:w="463" w:type="pct"/>
            <w:tcBorders>
              <w:top w:val="nil"/>
              <w:left w:val="nil"/>
              <w:bottom w:val="nil"/>
              <w:right w:val="nil"/>
            </w:tcBorders>
            <w:shd w:val="clear" w:color="auto" w:fill="auto"/>
            <w:noWrap/>
          </w:tcPr>
          <w:p w14:paraId="4DF75153" w14:textId="184B03C2" w:rsidR="00912A16" w:rsidRPr="00912A16" w:rsidRDefault="00912A16" w:rsidP="004E56F9">
            <w:pPr>
              <w:widowControl/>
              <w:jc w:val="center"/>
              <w:rPr>
                <w:rFonts w:cs="Times New Roman"/>
                <w:sz w:val="21"/>
                <w:szCs w:val="21"/>
                <w:lang w:eastAsia="zh-CN"/>
              </w:rPr>
            </w:pPr>
            <w:r w:rsidRPr="00912A16">
              <w:rPr>
                <w:rFonts w:cs="Times New Roman"/>
                <w:sz w:val="21"/>
                <w:szCs w:val="21"/>
              </w:rPr>
              <w:t>.23</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23F7B618" w14:textId="5C249952" w:rsidR="00912A16" w:rsidRPr="00912A16" w:rsidRDefault="00912A16" w:rsidP="004E56F9">
            <w:pPr>
              <w:widowControl/>
              <w:jc w:val="center"/>
              <w:rPr>
                <w:rFonts w:cs="Times New Roman"/>
                <w:sz w:val="21"/>
                <w:szCs w:val="21"/>
                <w:lang w:eastAsia="zh-CN"/>
              </w:rPr>
            </w:pPr>
            <w:r w:rsidRPr="00912A16">
              <w:rPr>
                <w:rFonts w:cs="Times New Roman"/>
                <w:sz w:val="21"/>
                <w:szCs w:val="21"/>
              </w:rPr>
              <w:t>.21</w:t>
            </w:r>
          </w:p>
        </w:tc>
        <w:tc>
          <w:tcPr>
            <w:tcW w:w="416" w:type="pct"/>
            <w:tcBorders>
              <w:top w:val="nil"/>
              <w:left w:val="nil"/>
              <w:bottom w:val="nil"/>
              <w:right w:val="nil"/>
            </w:tcBorders>
            <w:shd w:val="clear" w:color="auto" w:fill="auto"/>
            <w:noWrap/>
            <w:vAlign w:val="bottom"/>
          </w:tcPr>
          <w:p w14:paraId="7111817F" w14:textId="27139CD2"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.10</w:t>
            </w:r>
          </w:p>
        </w:tc>
        <w:tc>
          <w:tcPr>
            <w:tcW w:w="430" w:type="pct"/>
            <w:tcBorders>
              <w:top w:val="nil"/>
              <w:left w:val="nil"/>
              <w:bottom w:val="nil"/>
              <w:right w:val="nil"/>
            </w:tcBorders>
            <w:shd w:val="clear" w:color="auto" w:fill="auto"/>
            <w:noWrap/>
            <w:vAlign w:val="bottom"/>
          </w:tcPr>
          <w:p w14:paraId="47A1C99E" w14:textId="71ACC4A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.36</w:t>
            </w:r>
          </w:p>
        </w:tc>
        <w:tc>
          <w:tcPr>
            <w:tcW w:w="428" w:type="pct"/>
            <w:tcBorders>
              <w:top w:val="nil"/>
              <w:left w:val="nil"/>
              <w:bottom w:val="nil"/>
              <w:right w:val="nil"/>
            </w:tcBorders>
            <w:shd w:val="clear" w:color="auto" w:fill="auto"/>
            <w:noWrap/>
          </w:tcPr>
          <w:p w14:paraId="24C07C34" w14:textId="6CC1B4A7" w:rsidR="00912A16" w:rsidRPr="00912A16" w:rsidRDefault="00912A16" w:rsidP="004E56F9">
            <w:pPr>
              <w:widowControl/>
              <w:jc w:val="center"/>
              <w:rPr>
                <w:rFonts w:cs="Times New Roman"/>
                <w:sz w:val="21"/>
                <w:szCs w:val="21"/>
                <w:lang w:eastAsia="zh-CN"/>
              </w:rPr>
            </w:pPr>
            <w:r w:rsidRPr="00912A16">
              <w:rPr>
                <w:rFonts w:cs="Times New Roman"/>
                <w:sz w:val="21"/>
                <w:szCs w:val="21"/>
              </w:rPr>
              <w:t>.001</w:t>
            </w:r>
          </w:p>
        </w:tc>
        <w:tc>
          <w:tcPr>
            <w:tcW w:w="484" w:type="pct"/>
            <w:tcBorders>
              <w:top w:val="nil"/>
              <w:left w:val="nil"/>
              <w:bottom w:val="nil"/>
              <w:right w:val="nil"/>
            </w:tcBorders>
            <w:shd w:val="clear" w:color="auto" w:fill="auto"/>
            <w:noWrap/>
            <w:vAlign w:val="center"/>
          </w:tcPr>
          <w:p w14:paraId="0769AD83" w14:textId="77777777" w:rsidR="00912A16" w:rsidRPr="00912A16" w:rsidRDefault="00912A16" w:rsidP="004E56F9">
            <w:pPr>
              <w:widowControl/>
              <w:jc w:val="center"/>
              <w:rPr>
                <w:rFonts w:cs="Times New Roman"/>
                <w:sz w:val="21"/>
                <w:szCs w:val="21"/>
                <w:lang w:eastAsia="zh-CN"/>
              </w:rPr>
            </w:pPr>
          </w:p>
        </w:tc>
      </w:tr>
      <w:tr w:rsidR="00912A16" w:rsidRPr="00912A16" w14:paraId="43D1C2D8" w14:textId="77777777" w:rsidTr="007B1020">
        <w:trPr>
          <w:trHeight w:val="315"/>
        </w:trPr>
        <w:tc>
          <w:tcPr>
            <w:tcW w:w="388" w:type="pct"/>
            <w:tcBorders>
              <w:top w:val="nil"/>
              <w:left w:val="nil"/>
              <w:bottom w:val="nil"/>
              <w:right w:val="nil"/>
            </w:tcBorders>
          </w:tcPr>
          <w:p w14:paraId="021508F1" w14:textId="73BBE853" w:rsidR="00912A16" w:rsidRPr="00912A16" w:rsidRDefault="00912A16" w:rsidP="004E56F9">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3</w:t>
            </w:r>
          </w:p>
        </w:tc>
        <w:tc>
          <w:tcPr>
            <w:tcW w:w="1028" w:type="pct"/>
            <w:tcBorders>
              <w:top w:val="nil"/>
              <w:left w:val="nil"/>
              <w:bottom w:val="nil"/>
              <w:right w:val="nil"/>
            </w:tcBorders>
            <w:shd w:val="clear" w:color="auto" w:fill="auto"/>
            <w:noWrap/>
            <w:vAlign w:val="bottom"/>
          </w:tcPr>
          <w:p w14:paraId="6D9F4EAE" w14:textId="4E71E2C2"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生活满意度</w:t>
            </w:r>
          </w:p>
        </w:tc>
        <w:tc>
          <w:tcPr>
            <w:tcW w:w="1028" w:type="pct"/>
            <w:tcBorders>
              <w:top w:val="nil"/>
              <w:left w:val="nil"/>
              <w:bottom w:val="nil"/>
              <w:right w:val="nil"/>
            </w:tcBorders>
            <w:vAlign w:val="center"/>
          </w:tcPr>
          <w:p w14:paraId="139A673E" w14:textId="71D7F155"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nil"/>
              <w:left w:val="nil"/>
              <w:bottom w:val="nil"/>
              <w:right w:val="nil"/>
            </w:tcBorders>
            <w:shd w:val="clear" w:color="auto" w:fill="auto"/>
            <w:noWrap/>
          </w:tcPr>
          <w:p w14:paraId="25777D15" w14:textId="10DBD6F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74065402" w14:textId="651B04F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416" w:type="pct"/>
            <w:tcBorders>
              <w:top w:val="nil"/>
              <w:left w:val="nil"/>
              <w:bottom w:val="nil"/>
              <w:right w:val="nil"/>
            </w:tcBorders>
            <w:shd w:val="clear" w:color="auto" w:fill="auto"/>
            <w:noWrap/>
            <w:vAlign w:val="bottom"/>
          </w:tcPr>
          <w:p w14:paraId="31D1D893" w14:textId="55126A6A"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.03</w:t>
            </w:r>
          </w:p>
        </w:tc>
        <w:tc>
          <w:tcPr>
            <w:tcW w:w="430" w:type="pct"/>
            <w:tcBorders>
              <w:top w:val="nil"/>
              <w:left w:val="nil"/>
              <w:bottom w:val="nil"/>
              <w:right w:val="nil"/>
            </w:tcBorders>
            <w:shd w:val="clear" w:color="auto" w:fill="auto"/>
            <w:noWrap/>
            <w:vAlign w:val="bottom"/>
          </w:tcPr>
          <w:p w14:paraId="5A6E3F04" w14:textId="5428DA7F"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.33</w:t>
            </w:r>
          </w:p>
        </w:tc>
        <w:tc>
          <w:tcPr>
            <w:tcW w:w="428" w:type="pct"/>
            <w:tcBorders>
              <w:top w:val="nil"/>
              <w:left w:val="nil"/>
              <w:bottom w:val="nil"/>
              <w:right w:val="nil"/>
            </w:tcBorders>
            <w:shd w:val="clear" w:color="auto" w:fill="auto"/>
            <w:noWrap/>
          </w:tcPr>
          <w:p w14:paraId="52745E75" w14:textId="2FCC6C0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.018</w:t>
            </w:r>
          </w:p>
        </w:tc>
        <w:tc>
          <w:tcPr>
            <w:tcW w:w="484" w:type="pct"/>
            <w:tcBorders>
              <w:top w:val="nil"/>
              <w:left w:val="nil"/>
              <w:bottom w:val="nil"/>
              <w:right w:val="nil"/>
            </w:tcBorders>
            <w:shd w:val="clear" w:color="auto" w:fill="auto"/>
            <w:noWrap/>
            <w:vAlign w:val="center"/>
            <w:hideMark/>
          </w:tcPr>
          <w:p w14:paraId="55589ED2" w14:textId="44E5837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.671</w:t>
            </w:r>
            <w:r w:rsidRPr="00912A16">
              <w:rPr>
                <w:rFonts w:cs="Times New Roman"/>
                <w:sz w:val="21"/>
                <w:szCs w:val="21"/>
                <w:vertAlign w:val="superscript"/>
                <w:lang w:eastAsia="zh-CN"/>
              </w:rPr>
              <w:t>***</w:t>
            </w:r>
          </w:p>
        </w:tc>
      </w:tr>
      <w:tr w:rsidR="00912A16" w:rsidRPr="00912A16" w14:paraId="5C12BA1F" w14:textId="77777777" w:rsidTr="007B1020">
        <w:trPr>
          <w:trHeight w:val="315"/>
        </w:trPr>
        <w:tc>
          <w:tcPr>
            <w:tcW w:w="388" w:type="pct"/>
            <w:tcBorders>
              <w:top w:val="nil"/>
              <w:left w:val="nil"/>
              <w:bottom w:val="nil"/>
              <w:right w:val="nil"/>
            </w:tcBorders>
          </w:tcPr>
          <w:p w14:paraId="5D0FC9A5"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306CADEB" w14:textId="7C04BE91"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458D7C7" w14:textId="5FF7472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63" w:type="pct"/>
            <w:tcBorders>
              <w:top w:val="nil"/>
              <w:left w:val="nil"/>
              <w:bottom w:val="nil"/>
              <w:right w:val="nil"/>
            </w:tcBorders>
            <w:shd w:val="clear" w:color="auto" w:fill="auto"/>
            <w:noWrap/>
          </w:tcPr>
          <w:p w14:paraId="6F5ACB1A" w14:textId="6EA5532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335" w:type="pct"/>
            <w:tcBorders>
              <w:top w:val="nil"/>
              <w:left w:val="nil"/>
              <w:bottom w:val="nil"/>
              <w:right w:val="nil"/>
            </w:tcBorders>
            <w:shd w:val="clear" w:color="auto" w:fill="auto"/>
            <w:noWrap/>
          </w:tcPr>
          <w:p w14:paraId="092E8E2C" w14:textId="589AB63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bottom"/>
          </w:tcPr>
          <w:p w14:paraId="5A10ECD9" w14:textId="3E89435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-.01</w:t>
            </w:r>
          </w:p>
        </w:tc>
        <w:tc>
          <w:tcPr>
            <w:tcW w:w="430" w:type="pct"/>
            <w:tcBorders>
              <w:top w:val="nil"/>
              <w:left w:val="nil"/>
              <w:bottom w:val="nil"/>
              <w:right w:val="nil"/>
            </w:tcBorders>
            <w:shd w:val="clear" w:color="auto" w:fill="auto"/>
            <w:noWrap/>
            <w:vAlign w:val="bottom"/>
          </w:tcPr>
          <w:p w14:paraId="565B29E1" w14:textId="3E531925"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.02</w:t>
            </w:r>
          </w:p>
        </w:tc>
        <w:tc>
          <w:tcPr>
            <w:tcW w:w="428" w:type="pct"/>
            <w:tcBorders>
              <w:top w:val="nil"/>
              <w:left w:val="nil"/>
              <w:bottom w:val="nil"/>
              <w:right w:val="nil"/>
            </w:tcBorders>
            <w:shd w:val="clear" w:color="auto" w:fill="auto"/>
            <w:noWrap/>
          </w:tcPr>
          <w:p w14:paraId="02628FE8" w14:textId="50595DA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.703</w:t>
            </w:r>
          </w:p>
        </w:tc>
        <w:tc>
          <w:tcPr>
            <w:tcW w:w="484" w:type="pct"/>
            <w:tcBorders>
              <w:top w:val="nil"/>
              <w:left w:val="nil"/>
              <w:bottom w:val="nil"/>
              <w:right w:val="nil"/>
            </w:tcBorders>
            <w:shd w:val="clear" w:color="auto" w:fill="auto"/>
            <w:noWrap/>
            <w:vAlign w:val="center"/>
          </w:tcPr>
          <w:p w14:paraId="1A3771BA" w14:textId="77777777" w:rsidR="00912A16" w:rsidRPr="00912A16" w:rsidRDefault="00912A16" w:rsidP="004E56F9">
            <w:pPr>
              <w:widowControl/>
              <w:jc w:val="center"/>
              <w:rPr>
                <w:rFonts w:cs="Times New Roman"/>
                <w:sz w:val="21"/>
                <w:szCs w:val="21"/>
                <w:lang w:eastAsia="zh-CN"/>
              </w:rPr>
            </w:pPr>
          </w:p>
        </w:tc>
      </w:tr>
      <w:tr w:rsidR="00912A16" w:rsidRPr="00912A16" w14:paraId="099EED72" w14:textId="77777777" w:rsidTr="007B1020">
        <w:trPr>
          <w:trHeight w:val="315"/>
        </w:trPr>
        <w:tc>
          <w:tcPr>
            <w:tcW w:w="388" w:type="pct"/>
            <w:tcBorders>
              <w:top w:val="nil"/>
              <w:left w:val="nil"/>
              <w:bottom w:val="nil"/>
              <w:right w:val="nil"/>
            </w:tcBorders>
          </w:tcPr>
          <w:p w14:paraId="3F1BD7E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DE7326E" w14:textId="41B7B15B"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98689B1" w14:textId="1FB7982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63" w:type="pct"/>
            <w:tcBorders>
              <w:top w:val="nil"/>
              <w:left w:val="nil"/>
              <w:bottom w:val="nil"/>
              <w:right w:val="nil"/>
            </w:tcBorders>
            <w:shd w:val="clear" w:color="auto" w:fill="auto"/>
            <w:noWrap/>
          </w:tcPr>
          <w:p w14:paraId="795D1C12" w14:textId="57752EC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.13</w:t>
            </w:r>
          </w:p>
        </w:tc>
        <w:tc>
          <w:tcPr>
            <w:tcW w:w="335" w:type="pct"/>
            <w:tcBorders>
              <w:top w:val="nil"/>
              <w:left w:val="nil"/>
              <w:bottom w:val="nil"/>
              <w:right w:val="nil"/>
            </w:tcBorders>
            <w:shd w:val="clear" w:color="auto" w:fill="auto"/>
            <w:noWrap/>
          </w:tcPr>
          <w:p w14:paraId="040AD767" w14:textId="424C920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bottom"/>
          </w:tcPr>
          <w:p w14:paraId="2EF63D72" w14:textId="32EA455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-.02</w:t>
            </w:r>
          </w:p>
        </w:tc>
        <w:tc>
          <w:tcPr>
            <w:tcW w:w="430" w:type="pct"/>
            <w:tcBorders>
              <w:top w:val="nil"/>
              <w:left w:val="nil"/>
              <w:bottom w:val="nil"/>
              <w:right w:val="nil"/>
            </w:tcBorders>
            <w:shd w:val="clear" w:color="auto" w:fill="auto"/>
            <w:noWrap/>
            <w:vAlign w:val="bottom"/>
          </w:tcPr>
          <w:p w14:paraId="37A00CA4" w14:textId="14F88692"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.28</w:t>
            </w:r>
          </w:p>
        </w:tc>
        <w:tc>
          <w:tcPr>
            <w:tcW w:w="428" w:type="pct"/>
            <w:tcBorders>
              <w:top w:val="nil"/>
              <w:left w:val="nil"/>
              <w:bottom w:val="nil"/>
              <w:right w:val="nil"/>
            </w:tcBorders>
            <w:shd w:val="clear" w:color="auto" w:fill="auto"/>
            <w:noWrap/>
          </w:tcPr>
          <w:p w14:paraId="1211BB55" w14:textId="0F6A94F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.083</w:t>
            </w:r>
          </w:p>
        </w:tc>
        <w:tc>
          <w:tcPr>
            <w:tcW w:w="484" w:type="pct"/>
            <w:tcBorders>
              <w:top w:val="nil"/>
              <w:left w:val="nil"/>
              <w:bottom w:val="nil"/>
              <w:right w:val="nil"/>
            </w:tcBorders>
            <w:shd w:val="clear" w:color="auto" w:fill="auto"/>
            <w:noWrap/>
            <w:vAlign w:val="center"/>
          </w:tcPr>
          <w:p w14:paraId="4D4C77DB" w14:textId="77777777" w:rsidR="00912A16" w:rsidRPr="00912A16" w:rsidRDefault="00912A16" w:rsidP="004E56F9">
            <w:pPr>
              <w:widowControl/>
              <w:jc w:val="center"/>
              <w:rPr>
                <w:rFonts w:cs="Times New Roman"/>
                <w:sz w:val="21"/>
                <w:szCs w:val="21"/>
                <w:lang w:eastAsia="zh-CN"/>
              </w:rPr>
            </w:pPr>
          </w:p>
        </w:tc>
      </w:tr>
      <w:tr w:rsidR="00912A16" w:rsidRPr="00912A16" w14:paraId="463FBDE1" w14:textId="77777777" w:rsidTr="007B1020">
        <w:trPr>
          <w:trHeight w:val="315"/>
        </w:trPr>
        <w:tc>
          <w:tcPr>
            <w:tcW w:w="388" w:type="pct"/>
            <w:tcBorders>
              <w:top w:val="nil"/>
              <w:left w:val="nil"/>
              <w:bottom w:val="nil"/>
              <w:right w:val="nil"/>
            </w:tcBorders>
          </w:tcPr>
          <w:p w14:paraId="14BE3A0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7F193F5" w14:textId="2A36D60B"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C5D513" w14:textId="647048E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63" w:type="pct"/>
            <w:tcBorders>
              <w:top w:val="nil"/>
              <w:left w:val="nil"/>
              <w:bottom w:val="nil"/>
              <w:right w:val="nil"/>
            </w:tcBorders>
            <w:shd w:val="clear" w:color="auto" w:fill="auto"/>
            <w:noWrap/>
          </w:tcPr>
          <w:p w14:paraId="158C2727" w14:textId="458F858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335" w:type="pct"/>
            <w:tcBorders>
              <w:top w:val="nil"/>
              <w:left w:val="nil"/>
              <w:bottom w:val="nil"/>
              <w:right w:val="nil"/>
            </w:tcBorders>
            <w:shd w:val="clear" w:color="auto" w:fill="auto"/>
            <w:noWrap/>
          </w:tcPr>
          <w:p w14:paraId="3CC6B033" w14:textId="0E8AE5A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bottom"/>
          </w:tcPr>
          <w:p w14:paraId="2D6274BD" w14:textId="6072EC6D"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-.10</w:t>
            </w:r>
          </w:p>
        </w:tc>
        <w:tc>
          <w:tcPr>
            <w:tcW w:w="430" w:type="pct"/>
            <w:tcBorders>
              <w:top w:val="nil"/>
              <w:left w:val="nil"/>
              <w:bottom w:val="nil"/>
              <w:right w:val="nil"/>
            </w:tcBorders>
            <w:shd w:val="clear" w:color="auto" w:fill="auto"/>
            <w:noWrap/>
            <w:vAlign w:val="bottom"/>
          </w:tcPr>
          <w:p w14:paraId="352532D4" w14:textId="1D4F589F"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.18</w:t>
            </w:r>
          </w:p>
        </w:tc>
        <w:tc>
          <w:tcPr>
            <w:tcW w:w="428" w:type="pct"/>
            <w:tcBorders>
              <w:top w:val="nil"/>
              <w:left w:val="nil"/>
              <w:bottom w:val="nil"/>
              <w:right w:val="nil"/>
            </w:tcBorders>
            <w:shd w:val="clear" w:color="auto" w:fill="auto"/>
            <w:noWrap/>
          </w:tcPr>
          <w:p w14:paraId="6F1BC362" w14:textId="06E2155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.601</w:t>
            </w:r>
          </w:p>
        </w:tc>
        <w:tc>
          <w:tcPr>
            <w:tcW w:w="484" w:type="pct"/>
            <w:tcBorders>
              <w:top w:val="nil"/>
              <w:left w:val="nil"/>
              <w:bottom w:val="nil"/>
              <w:right w:val="nil"/>
            </w:tcBorders>
            <w:shd w:val="clear" w:color="auto" w:fill="auto"/>
            <w:noWrap/>
            <w:vAlign w:val="center"/>
          </w:tcPr>
          <w:p w14:paraId="172374AD" w14:textId="77777777" w:rsidR="00912A16" w:rsidRPr="00912A16" w:rsidRDefault="00912A16" w:rsidP="004E56F9">
            <w:pPr>
              <w:widowControl/>
              <w:jc w:val="center"/>
              <w:rPr>
                <w:rFonts w:cs="Times New Roman"/>
                <w:sz w:val="21"/>
                <w:szCs w:val="21"/>
                <w:lang w:eastAsia="zh-CN"/>
              </w:rPr>
            </w:pPr>
          </w:p>
        </w:tc>
      </w:tr>
      <w:tr w:rsidR="00912A16" w:rsidRPr="00912A16" w14:paraId="3C573CB2" w14:textId="77777777" w:rsidTr="007B1020">
        <w:trPr>
          <w:trHeight w:val="315"/>
        </w:trPr>
        <w:tc>
          <w:tcPr>
            <w:tcW w:w="388" w:type="pct"/>
            <w:tcBorders>
              <w:top w:val="nil"/>
              <w:left w:val="nil"/>
              <w:bottom w:val="nil"/>
              <w:right w:val="nil"/>
            </w:tcBorders>
          </w:tcPr>
          <w:p w14:paraId="6B7CFF7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177CE953" w14:textId="60C47302"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E0FD345" w14:textId="30745D81"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63" w:type="pct"/>
            <w:tcBorders>
              <w:top w:val="nil"/>
              <w:left w:val="nil"/>
              <w:bottom w:val="nil"/>
              <w:right w:val="nil"/>
            </w:tcBorders>
            <w:shd w:val="clear" w:color="auto" w:fill="auto"/>
            <w:noWrap/>
          </w:tcPr>
          <w:p w14:paraId="3028C7CC" w14:textId="4440F57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335" w:type="pct"/>
            <w:tcBorders>
              <w:top w:val="nil"/>
              <w:left w:val="nil"/>
              <w:bottom w:val="nil"/>
              <w:right w:val="nil"/>
            </w:tcBorders>
            <w:shd w:val="clear" w:color="auto" w:fill="auto"/>
            <w:noWrap/>
          </w:tcPr>
          <w:p w14:paraId="2785ACC3" w14:textId="7E2C7D7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416" w:type="pct"/>
            <w:tcBorders>
              <w:top w:val="nil"/>
              <w:left w:val="nil"/>
              <w:bottom w:val="nil"/>
              <w:right w:val="nil"/>
            </w:tcBorders>
            <w:shd w:val="clear" w:color="auto" w:fill="auto"/>
            <w:noWrap/>
            <w:vAlign w:val="bottom"/>
          </w:tcPr>
          <w:p w14:paraId="4E416B89" w14:textId="722E6214"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.00</w:t>
            </w:r>
          </w:p>
        </w:tc>
        <w:tc>
          <w:tcPr>
            <w:tcW w:w="430" w:type="pct"/>
            <w:tcBorders>
              <w:top w:val="nil"/>
              <w:left w:val="nil"/>
              <w:bottom w:val="nil"/>
              <w:right w:val="nil"/>
            </w:tcBorders>
            <w:shd w:val="clear" w:color="auto" w:fill="auto"/>
            <w:noWrap/>
            <w:vAlign w:val="bottom"/>
          </w:tcPr>
          <w:p w14:paraId="3EC75789" w14:textId="24CB4043"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.17</w:t>
            </w:r>
          </w:p>
        </w:tc>
        <w:tc>
          <w:tcPr>
            <w:tcW w:w="428" w:type="pct"/>
            <w:tcBorders>
              <w:top w:val="nil"/>
              <w:left w:val="nil"/>
              <w:bottom w:val="nil"/>
              <w:right w:val="nil"/>
            </w:tcBorders>
            <w:shd w:val="clear" w:color="auto" w:fill="auto"/>
            <w:noWrap/>
          </w:tcPr>
          <w:p w14:paraId="00760AC6" w14:textId="3E28439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.055</w:t>
            </w:r>
          </w:p>
        </w:tc>
        <w:tc>
          <w:tcPr>
            <w:tcW w:w="484" w:type="pct"/>
            <w:tcBorders>
              <w:top w:val="nil"/>
              <w:left w:val="nil"/>
              <w:bottom w:val="nil"/>
              <w:right w:val="nil"/>
            </w:tcBorders>
            <w:shd w:val="clear" w:color="auto" w:fill="auto"/>
            <w:noWrap/>
            <w:vAlign w:val="center"/>
          </w:tcPr>
          <w:p w14:paraId="4B8805E7" w14:textId="77777777" w:rsidR="00912A16" w:rsidRPr="00912A16" w:rsidRDefault="00912A16" w:rsidP="004E56F9">
            <w:pPr>
              <w:widowControl/>
              <w:jc w:val="center"/>
              <w:rPr>
                <w:rFonts w:cs="Times New Roman"/>
                <w:sz w:val="21"/>
                <w:szCs w:val="21"/>
                <w:lang w:eastAsia="zh-CN"/>
              </w:rPr>
            </w:pPr>
          </w:p>
        </w:tc>
      </w:tr>
      <w:tr w:rsidR="00912A16" w:rsidRPr="00912A16" w14:paraId="19B8394F" w14:textId="77777777" w:rsidTr="007B1020">
        <w:trPr>
          <w:trHeight w:val="315"/>
        </w:trPr>
        <w:tc>
          <w:tcPr>
            <w:tcW w:w="388" w:type="pct"/>
            <w:tcBorders>
              <w:top w:val="nil"/>
              <w:left w:val="nil"/>
              <w:bottom w:val="nil"/>
              <w:right w:val="nil"/>
            </w:tcBorders>
          </w:tcPr>
          <w:p w14:paraId="7E3AFCA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62B8470" w14:textId="3561A671"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E845E2E" w14:textId="577D88F8"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向上认同</w:t>
            </w:r>
          </w:p>
        </w:tc>
        <w:tc>
          <w:tcPr>
            <w:tcW w:w="463" w:type="pct"/>
            <w:tcBorders>
              <w:top w:val="nil"/>
              <w:left w:val="nil"/>
              <w:bottom w:val="nil"/>
              <w:right w:val="nil"/>
            </w:tcBorders>
            <w:shd w:val="clear" w:color="auto" w:fill="auto"/>
            <w:noWrap/>
          </w:tcPr>
          <w:p w14:paraId="471DEBF8" w14:textId="745A1C24" w:rsidR="00912A16" w:rsidRPr="00912A16" w:rsidRDefault="00912A16" w:rsidP="004E56F9">
            <w:pPr>
              <w:widowControl/>
              <w:jc w:val="center"/>
              <w:rPr>
                <w:rFonts w:cs="Times New Roman"/>
                <w:sz w:val="21"/>
                <w:szCs w:val="21"/>
                <w:lang w:eastAsia="zh-CN"/>
              </w:rPr>
            </w:pPr>
            <w:r w:rsidRPr="00912A16">
              <w:rPr>
                <w:rFonts w:cs="Times New Roman"/>
                <w:sz w:val="21"/>
                <w:szCs w:val="21"/>
              </w:rPr>
              <w:t>.29</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61F25A17" w14:textId="1FE1BA8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.21</w:t>
            </w:r>
          </w:p>
        </w:tc>
        <w:tc>
          <w:tcPr>
            <w:tcW w:w="416" w:type="pct"/>
            <w:tcBorders>
              <w:top w:val="nil"/>
              <w:left w:val="nil"/>
              <w:bottom w:val="nil"/>
              <w:right w:val="nil"/>
            </w:tcBorders>
            <w:shd w:val="clear" w:color="auto" w:fill="auto"/>
            <w:noWrap/>
            <w:vAlign w:val="bottom"/>
          </w:tcPr>
          <w:p w14:paraId="29770BC2" w14:textId="508DB95C"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.14</w:t>
            </w:r>
          </w:p>
        </w:tc>
        <w:tc>
          <w:tcPr>
            <w:tcW w:w="430" w:type="pct"/>
            <w:tcBorders>
              <w:top w:val="nil"/>
              <w:left w:val="nil"/>
              <w:bottom w:val="nil"/>
              <w:right w:val="nil"/>
            </w:tcBorders>
            <w:shd w:val="clear" w:color="auto" w:fill="auto"/>
            <w:noWrap/>
            <w:vAlign w:val="bottom"/>
          </w:tcPr>
          <w:p w14:paraId="570ADE6D" w14:textId="07A4E652"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.44</w:t>
            </w:r>
          </w:p>
        </w:tc>
        <w:tc>
          <w:tcPr>
            <w:tcW w:w="428" w:type="pct"/>
            <w:tcBorders>
              <w:top w:val="nil"/>
              <w:left w:val="nil"/>
              <w:bottom w:val="nil"/>
              <w:right w:val="nil"/>
            </w:tcBorders>
            <w:shd w:val="clear" w:color="auto" w:fill="auto"/>
            <w:noWrap/>
          </w:tcPr>
          <w:p w14:paraId="5703EA57" w14:textId="64E84710"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84" w:type="pct"/>
            <w:tcBorders>
              <w:top w:val="nil"/>
              <w:left w:val="nil"/>
              <w:bottom w:val="nil"/>
              <w:right w:val="nil"/>
            </w:tcBorders>
            <w:shd w:val="clear" w:color="auto" w:fill="auto"/>
            <w:noWrap/>
            <w:vAlign w:val="center"/>
          </w:tcPr>
          <w:p w14:paraId="4C41F747" w14:textId="77777777" w:rsidR="00912A16" w:rsidRPr="00912A16" w:rsidRDefault="00912A16" w:rsidP="004E56F9">
            <w:pPr>
              <w:widowControl/>
              <w:jc w:val="center"/>
              <w:rPr>
                <w:rFonts w:cs="Times New Roman"/>
                <w:sz w:val="21"/>
                <w:szCs w:val="21"/>
                <w:lang w:eastAsia="zh-CN"/>
              </w:rPr>
            </w:pPr>
          </w:p>
        </w:tc>
      </w:tr>
      <w:tr w:rsidR="00912A16" w:rsidRPr="00912A16" w14:paraId="0FB5DB41" w14:textId="77777777" w:rsidTr="007B1020">
        <w:trPr>
          <w:trHeight w:val="315"/>
        </w:trPr>
        <w:tc>
          <w:tcPr>
            <w:tcW w:w="388" w:type="pct"/>
            <w:tcBorders>
              <w:top w:val="nil"/>
              <w:left w:val="nil"/>
              <w:bottom w:val="nil"/>
              <w:right w:val="nil"/>
            </w:tcBorders>
          </w:tcPr>
          <w:p w14:paraId="55F71428"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962A227" w14:textId="37FBE7C4"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7F3693E" w14:textId="416C0E7C"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向上对比</w:t>
            </w:r>
          </w:p>
        </w:tc>
        <w:tc>
          <w:tcPr>
            <w:tcW w:w="463" w:type="pct"/>
            <w:tcBorders>
              <w:top w:val="nil"/>
              <w:left w:val="nil"/>
              <w:bottom w:val="nil"/>
              <w:right w:val="nil"/>
            </w:tcBorders>
            <w:shd w:val="clear" w:color="auto" w:fill="auto"/>
            <w:noWrap/>
          </w:tcPr>
          <w:p w14:paraId="40193668" w14:textId="6BB076D8"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335" w:type="pct"/>
            <w:tcBorders>
              <w:top w:val="nil"/>
              <w:left w:val="nil"/>
              <w:bottom w:val="nil"/>
              <w:right w:val="nil"/>
            </w:tcBorders>
            <w:shd w:val="clear" w:color="auto" w:fill="auto"/>
            <w:noWrap/>
          </w:tcPr>
          <w:p w14:paraId="2249072E" w14:textId="79A8E8C7"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bottom"/>
          </w:tcPr>
          <w:p w14:paraId="66A5298E" w14:textId="5180809D"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-.08</w:t>
            </w:r>
          </w:p>
        </w:tc>
        <w:tc>
          <w:tcPr>
            <w:tcW w:w="430" w:type="pct"/>
            <w:tcBorders>
              <w:top w:val="nil"/>
              <w:left w:val="nil"/>
              <w:bottom w:val="nil"/>
              <w:right w:val="nil"/>
            </w:tcBorders>
            <w:shd w:val="clear" w:color="auto" w:fill="auto"/>
            <w:noWrap/>
            <w:vAlign w:val="bottom"/>
          </w:tcPr>
          <w:p w14:paraId="69380F1D" w14:textId="021934B5"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.19</w:t>
            </w:r>
          </w:p>
        </w:tc>
        <w:tc>
          <w:tcPr>
            <w:tcW w:w="428" w:type="pct"/>
            <w:tcBorders>
              <w:top w:val="nil"/>
              <w:left w:val="nil"/>
              <w:bottom w:val="nil"/>
              <w:right w:val="nil"/>
            </w:tcBorders>
            <w:shd w:val="clear" w:color="auto" w:fill="auto"/>
            <w:noWrap/>
          </w:tcPr>
          <w:p w14:paraId="26A8C645" w14:textId="44381E24" w:rsidR="00912A16" w:rsidRPr="00912A16" w:rsidRDefault="00912A16" w:rsidP="004E56F9">
            <w:pPr>
              <w:widowControl/>
              <w:jc w:val="center"/>
              <w:rPr>
                <w:rFonts w:cs="Times New Roman"/>
                <w:sz w:val="21"/>
                <w:szCs w:val="21"/>
                <w:lang w:eastAsia="zh-CN"/>
              </w:rPr>
            </w:pPr>
            <w:r w:rsidRPr="00912A16">
              <w:rPr>
                <w:rFonts w:cs="Times New Roman"/>
                <w:sz w:val="21"/>
                <w:szCs w:val="21"/>
              </w:rPr>
              <w:t>.408</w:t>
            </w:r>
          </w:p>
        </w:tc>
        <w:tc>
          <w:tcPr>
            <w:tcW w:w="484" w:type="pct"/>
            <w:tcBorders>
              <w:top w:val="nil"/>
              <w:left w:val="nil"/>
              <w:bottom w:val="nil"/>
              <w:right w:val="nil"/>
            </w:tcBorders>
            <w:shd w:val="clear" w:color="auto" w:fill="auto"/>
            <w:noWrap/>
            <w:vAlign w:val="center"/>
          </w:tcPr>
          <w:p w14:paraId="33CB0CC6" w14:textId="77777777" w:rsidR="00912A16" w:rsidRPr="00912A16" w:rsidRDefault="00912A16" w:rsidP="004E56F9">
            <w:pPr>
              <w:widowControl/>
              <w:jc w:val="center"/>
              <w:rPr>
                <w:rFonts w:cs="Times New Roman"/>
                <w:sz w:val="21"/>
                <w:szCs w:val="21"/>
                <w:lang w:eastAsia="zh-CN"/>
              </w:rPr>
            </w:pPr>
          </w:p>
        </w:tc>
      </w:tr>
      <w:tr w:rsidR="00912A16" w:rsidRPr="00912A16" w14:paraId="1288326A" w14:textId="77777777" w:rsidTr="007B1020">
        <w:trPr>
          <w:trHeight w:val="315"/>
        </w:trPr>
        <w:tc>
          <w:tcPr>
            <w:tcW w:w="388" w:type="pct"/>
            <w:tcBorders>
              <w:top w:val="nil"/>
              <w:left w:val="nil"/>
              <w:bottom w:val="nil"/>
              <w:right w:val="nil"/>
            </w:tcBorders>
          </w:tcPr>
          <w:p w14:paraId="136147B1"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7D044589" w14:textId="02CD271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7EC844B" w14:textId="0BFD94F2"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向下认同</w:t>
            </w:r>
          </w:p>
        </w:tc>
        <w:tc>
          <w:tcPr>
            <w:tcW w:w="463" w:type="pct"/>
            <w:tcBorders>
              <w:top w:val="nil"/>
              <w:left w:val="nil"/>
              <w:bottom w:val="nil"/>
              <w:right w:val="nil"/>
            </w:tcBorders>
            <w:shd w:val="clear" w:color="auto" w:fill="auto"/>
            <w:noWrap/>
          </w:tcPr>
          <w:p w14:paraId="379BFDE6" w14:textId="10247F01"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335" w:type="pct"/>
            <w:tcBorders>
              <w:top w:val="nil"/>
              <w:left w:val="nil"/>
              <w:bottom w:val="nil"/>
              <w:right w:val="nil"/>
            </w:tcBorders>
            <w:shd w:val="clear" w:color="auto" w:fill="auto"/>
            <w:noWrap/>
          </w:tcPr>
          <w:p w14:paraId="7668336C" w14:textId="25CEAB2A"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bottom"/>
          </w:tcPr>
          <w:p w14:paraId="1689B265" w14:textId="3951CB53"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-.09</w:t>
            </w:r>
          </w:p>
        </w:tc>
        <w:tc>
          <w:tcPr>
            <w:tcW w:w="430" w:type="pct"/>
            <w:tcBorders>
              <w:top w:val="nil"/>
              <w:left w:val="nil"/>
              <w:bottom w:val="nil"/>
              <w:right w:val="nil"/>
            </w:tcBorders>
            <w:shd w:val="clear" w:color="auto" w:fill="auto"/>
            <w:noWrap/>
            <w:vAlign w:val="bottom"/>
          </w:tcPr>
          <w:p w14:paraId="3B8D7F6B" w14:textId="6BF3C7CD"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.06</w:t>
            </w:r>
          </w:p>
        </w:tc>
        <w:tc>
          <w:tcPr>
            <w:tcW w:w="428" w:type="pct"/>
            <w:tcBorders>
              <w:top w:val="nil"/>
              <w:left w:val="nil"/>
              <w:bottom w:val="nil"/>
              <w:right w:val="nil"/>
            </w:tcBorders>
            <w:shd w:val="clear" w:color="auto" w:fill="auto"/>
            <w:noWrap/>
          </w:tcPr>
          <w:p w14:paraId="3E5E0496" w14:textId="04AD6EE5" w:rsidR="00912A16" w:rsidRPr="00912A16" w:rsidRDefault="00912A16" w:rsidP="004E56F9">
            <w:pPr>
              <w:widowControl/>
              <w:jc w:val="center"/>
              <w:rPr>
                <w:rFonts w:cs="Times New Roman"/>
                <w:sz w:val="21"/>
                <w:szCs w:val="21"/>
                <w:lang w:eastAsia="zh-CN"/>
              </w:rPr>
            </w:pPr>
            <w:r w:rsidRPr="00912A16">
              <w:rPr>
                <w:rFonts w:cs="Times New Roman"/>
                <w:sz w:val="21"/>
                <w:szCs w:val="21"/>
              </w:rPr>
              <w:t>.708</w:t>
            </w:r>
          </w:p>
        </w:tc>
        <w:tc>
          <w:tcPr>
            <w:tcW w:w="484" w:type="pct"/>
            <w:tcBorders>
              <w:top w:val="nil"/>
              <w:left w:val="nil"/>
              <w:bottom w:val="nil"/>
              <w:right w:val="nil"/>
            </w:tcBorders>
            <w:shd w:val="clear" w:color="auto" w:fill="auto"/>
            <w:noWrap/>
            <w:vAlign w:val="center"/>
          </w:tcPr>
          <w:p w14:paraId="37E2CABB" w14:textId="77777777" w:rsidR="00912A16" w:rsidRPr="00912A16" w:rsidRDefault="00912A16" w:rsidP="004E56F9">
            <w:pPr>
              <w:widowControl/>
              <w:jc w:val="center"/>
              <w:rPr>
                <w:rFonts w:cs="Times New Roman"/>
                <w:sz w:val="21"/>
                <w:szCs w:val="21"/>
                <w:lang w:eastAsia="zh-CN"/>
              </w:rPr>
            </w:pPr>
          </w:p>
        </w:tc>
      </w:tr>
      <w:tr w:rsidR="00912A16" w:rsidRPr="00912A16" w14:paraId="542D80B4" w14:textId="77777777" w:rsidTr="007B1020">
        <w:trPr>
          <w:trHeight w:val="315"/>
        </w:trPr>
        <w:tc>
          <w:tcPr>
            <w:tcW w:w="388" w:type="pct"/>
            <w:tcBorders>
              <w:top w:val="nil"/>
              <w:left w:val="nil"/>
              <w:bottom w:val="nil"/>
              <w:right w:val="nil"/>
            </w:tcBorders>
          </w:tcPr>
          <w:p w14:paraId="5046E57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240F9C70" w14:textId="16081CD5"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05F136EE" w14:textId="43D8DF5B"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向下对比</w:t>
            </w:r>
          </w:p>
        </w:tc>
        <w:tc>
          <w:tcPr>
            <w:tcW w:w="463" w:type="pct"/>
            <w:tcBorders>
              <w:top w:val="nil"/>
              <w:left w:val="nil"/>
              <w:bottom w:val="nil"/>
              <w:right w:val="nil"/>
            </w:tcBorders>
            <w:shd w:val="clear" w:color="auto" w:fill="auto"/>
            <w:noWrap/>
          </w:tcPr>
          <w:p w14:paraId="11D4EB75" w14:textId="35B51E93" w:rsidR="00912A16" w:rsidRPr="00912A16" w:rsidRDefault="00912A16" w:rsidP="004E56F9">
            <w:pPr>
              <w:widowControl/>
              <w:jc w:val="center"/>
              <w:rPr>
                <w:rFonts w:cs="Times New Roman"/>
                <w:sz w:val="21"/>
                <w:szCs w:val="21"/>
                <w:lang w:eastAsia="zh-CN"/>
              </w:rPr>
            </w:pPr>
            <w:r w:rsidRPr="00912A16">
              <w:rPr>
                <w:rFonts w:cs="Times New Roman"/>
                <w:sz w:val="21"/>
                <w:szCs w:val="21"/>
              </w:rPr>
              <w:t>-.05</w:t>
            </w:r>
          </w:p>
        </w:tc>
        <w:tc>
          <w:tcPr>
            <w:tcW w:w="335" w:type="pct"/>
            <w:tcBorders>
              <w:top w:val="nil"/>
              <w:left w:val="nil"/>
              <w:bottom w:val="nil"/>
              <w:right w:val="nil"/>
            </w:tcBorders>
            <w:shd w:val="clear" w:color="auto" w:fill="auto"/>
            <w:noWrap/>
          </w:tcPr>
          <w:p w14:paraId="30599450" w14:textId="1DDE8919"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bottom"/>
          </w:tcPr>
          <w:p w14:paraId="779B8C5D" w14:textId="0C869300"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-.13</w:t>
            </w:r>
          </w:p>
        </w:tc>
        <w:tc>
          <w:tcPr>
            <w:tcW w:w="430" w:type="pct"/>
            <w:tcBorders>
              <w:top w:val="nil"/>
              <w:left w:val="nil"/>
              <w:bottom w:val="nil"/>
              <w:right w:val="nil"/>
            </w:tcBorders>
            <w:shd w:val="clear" w:color="auto" w:fill="auto"/>
            <w:noWrap/>
            <w:vAlign w:val="bottom"/>
          </w:tcPr>
          <w:p w14:paraId="2564BAAE" w14:textId="2846E816"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.03</w:t>
            </w:r>
          </w:p>
        </w:tc>
        <w:tc>
          <w:tcPr>
            <w:tcW w:w="428" w:type="pct"/>
            <w:tcBorders>
              <w:top w:val="nil"/>
              <w:left w:val="nil"/>
              <w:bottom w:val="nil"/>
              <w:right w:val="nil"/>
            </w:tcBorders>
            <w:shd w:val="clear" w:color="auto" w:fill="auto"/>
            <w:noWrap/>
          </w:tcPr>
          <w:p w14:paraId="245A7875" w14:textId="3D205035" w:rsidR="00912A16" w:rsidRPr="00912A16" w:rsidRDefault="00912A16" w:rsidP="004E56F9">
            <w:pPr>
              <w:widowControl/>
              <w:jc w:val="center"/>
              <w:rPr>
                <w:rFonts w:cs="Times New Roman"/>
                <w:sz w:val="21"/>
                <w:szCs w:val="21"/>
                <w:lang w:eastAsia="zh-CN"/>
              </w:rPr>
            </w:pPr>
            <w:r w:rsidRPr="00912A16">
              <w:rPr>
                <w:rFonts w:cs="Times New Roman"/>
                <w:sz w:val="21"/>
                <w:szCs w:val="21"/>
              </w:rPr>
              <w:t>.185</w:t>
            </w:r>
          </w:p>
        </w:tc>
        <w:tc>
          <w:tcPr>
            <w:tcW w:w="484" w:type="pct"/>
            <w:tcBorders>
              <w:top w:val="nil"/>
              <w:left w:val="nil"/>
              <w:bottom w:val="nil"/>
              <w:right w:val="nil"/>
            </w:tcBorders>
            <w:shd w:val="clear" w:color="auto" w:fill="auto"/>
            <w:noWrap/>
            <w:vAlign w:val="center"/>
          </w:tcPr>
          <w:p w14:paraId="3DCBF2C7" w14:textId="77777777" w:rsidR="00912A16" w:rsidRPr="00912A16" w:rsidRDefault="00912A16" w:rsidP="004E56F9">
            <w:pPr>
              <w:widowControl/>
              <w:jc w:val="center"/>
              <w:rPr>
                <w:rFonts w:cs="Times New Roman"/>
                <w:sz w:val="21"/>
                <w:szCs w:val="21"/>
                <w:lang w:eastAsia="zh-CN"/>
              </w:rPr>
            </w:pPr>
          </w:p>
        </w:tc>
      </w:tr>
      <w:tr w:rsidR="00912A16" w:rsidRPr="00912A16" w14:paraId="643D4F40" w14:textId="77777777" w:rsidTr="007B1020">
        <w:trPr>
          <w:trHeight w:val="375"/>
        </w:trPr>
        <w:tc>
          <w:tcPr>
            <w:tcW w:w="388" w:type="pct"/>
            <w:tcBorders>
              <w:top w:val="nil"/>
              <w:left w:val="nil"/>
              <w:bottom w:val="nil"/>
              <w:right w:val="nil"/>
            </w:tcBorders>
          </w:tcPr>
          <w:p w14:paraId="2D375903" w14:textId="77777777" w:rsidR="00912A16" w:rsidRPr="00912A16" w:rsidRDefault="00912A16" w:rsidP="00564CDF">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45E4510" w14:textId="4ADD7752" w:rsidR="00912A16" w:rsidRPr="00912A16" w:rsidRDefault="00912A16" w:rsidP="00564CDF">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F8C4ACE" w14:textId="4902AA83" w:rsidR="00912A16" w:rsidRPr="00912A16" w:rsidRDefault="00912A16" w:rsidP="00564CDF">
            <w:pPr>
              <w:widowControl/>
              <w:jc w:val="center"/>
              <w:rPr>
                <w:rFonts w:cs="Times New Roman"/>
                <w:sz w:val="21"/>
                <w:szCs w:val="21"/>
                <w:lang w:eastAsia="zh-CN"/>
              </w:rPr>
            </w:pPr>
            <w:r w:rsidRPr="00912A16">
              <w:rPr>
                <w:rFonts w:cs="Times New Roman" w:hint="eastAsia"/>
                <w:color w:val="000000"/>
                <w:kern w:val="0"/>
                <w:sz w:val="21"/>
                <w:szCs w:val="21"/>
                <w:lang w:eastAsia="zh-CN"/>
              </w:rPr>
              <w:t>相对剥夺感</w:t>
            </w:r>
          </w:p>
        </w:tc>
        <w:tc>
          <w:tcPr>
            <w:tcW w:w="463" w:type="pct"/>
            <w:tcBorders>
              <w:top w:val="nil"/>
              <w:left w:val="nil"/>
              <w:bottom w:val="nil"/>
              <w:right w:val="nil"/>
            </w:tcBorders>
            <w:shd w:val="clear" w:color="auto" w:fill="auto"/>
            <w:noWrap/>
            <w:hideMark/>
          </w:tcPr>
          <w:p w14:paraId="741EB26D" w14:textId="391CAF97"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-.54</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hideMark/>
          </w:tcPr>
          <w:p w14:paraId="58AFE786" w14:textId="57E60F1C"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-.50</w:t>
            </w:r>
          </w:p>
        </w:tc>
        <w:tc>
          <w:tcPr>
            <w:tcW w:w="416" w:type="pct"/>
            <w:tcBorders>
              <w:top w:val="nil"/>
              <w:left w:val="nil"/>
              <w:bottom w:val="nil"/>
              <w:right w:val="nil"/>
            </w:tcBorders>
            <w:shd w:val="clear" w:color="auto" w:fill="auto"/>
            <w:noWrap/>
            <w:vAlign w:val="bottom"/>
          </w:tcPr>
          <w:p w14:paraId="6F51D71E" w14:textId="3169EA5E"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-.68</w:t>
            </w:r>
          </w:p>
        </w:tc>
        <w:tc>
          <w:tcPr>
            <w:tcW w:w="430" w:type="pct"/>
            <w:tcBorders>
              <w:top w:val="nil"/>
              <w:left w:val="nil"/>
              <w:bottom w:val="nil"/>
              <w:right w:val="nil"/>
            </w:tcBorders>
            <w:shd w:val="clear" w:color="auto" w:fill="auto"/>
            <w:noWrap/>
            <w:vAlign w:val="bottom"/>
          </w:tcPr>
          <w:p w14:paraId="31B69921" w14:textId="666E0DB3"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-.40</w:t>
            </w:r>
          </w:p>
        </w:tc>
        <w:tc>
          <w:tcPr>
            <w:tcW w:w="428" w:type="pct"/>
            <w:tcBorders>
              <w:top w:val="nil"/>
              <w:left w:val="nil"/>
              <w:bottom w:val="nil"/>
              <w:right w:val="nil"/>
            </w:tcBorders>
            <w:shd w:val="clear" w:color="auto" w:fill="auto"/>
            <w:noWrap/>
            <w:hideMark/>
          </w:tcPr>
          <w:p w14:paraId="451D4AF3" w14:textId="24FC0B63"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84" w:type="pct"/>
            <w:tcBorders>
              <w:top w:val="nil"/>
              <w:left w:val="nil"/>
              <w:bottom w:val="nil"/>
              <w:right w:val="nil"/>
            </w:tcBorders>
            <w:shd w:val="clear" w:color="auto" w:fill="auto"/>
            <w:noWrap/>
            <w:vAlign w:val="bottom"/>
            <w:hideMark/>
          </w:tcPr>
          <w:p w14:paraId="0FD11C74" w14:textId="77777777" w:rsidR="00912A16" w:rsidRPr="00912A16" w:rsidRDefault="00912A16" w:rsidP="00564CDF">
            <w:pPr>
              <w:widowControl/>
              <w:jc w:val="center"/>
              <w:rPr>
                <w:rFonts w:cs="Times New Roman"/>
                <w:color w:val="000000"/>
                <w:kern w:val="0"/>
                <w:sz w:val="21"/>
                <w:szCs w:val="21"/>
                <w:lang w:eastAsia="zh-CN"/>
              </w:rPr>
            </w:pPr>
          </w:p>
        </w:tc>
      </w:tr>
      <w:tr w:rsidR="00912A16" w:rsidRPr="00912A16" w14:paraId="2DC3B8BE" w14:textId="77777777" w:rsidTr="007B1020">
        <w:trPr>
          <w:trHeight w:val="375"/>
        </w:trPr>
        <w:tc>
          <w:tcPr>
            <w:tcW w:w="388" w:type="pct"/>
            <w:tcBorders>
              <w:top w:val="nil"/>
              <w:left w:val="nil"/>
              <w:bottom w:val="single" w:sz="12" w:space="0" w:color="auto"/>
              <w:right w:val="nil"/>
            </w:tcBorders>
          </w:tcPr>
          <w:p w14:paraId="27A8B07C" w14:textId="77777777" w:rsidR="00912A16" w:rsidRPr="00912A16" w:rsidRDefault="00912A16" w:rsidP="00564CDF">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bottom"/>
          </w:tcPr>
          <w:p w14:paraId="34500008" w14:textId="3F5E81DC" w:rsidR="00912A16" w:rsidRPr="00912A16" w:rsidRDefault="00912A16" w:rsidP="00564CDF">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7C1DF896" w14:textId="05EAFE44" w:rsidR="00912A16" w:rsidRPr="00912A16" w:rsidRDefault="00912A16" w:rsidP="00564CDF">
            <w:pPr>
              <w:widowControl/>
              <w:jc w:val="center"/>
              <w:rPr>
                <w:rFonts w:cs="Times New Roman"/>
                <w:sz w:val="21"/>
                <w:szCs w:val="21"/>
                <w:lang w:eastAsia="zh-CN"/>
              </w:rPr>
            </w:pPr>
            <w:r w:rsidRPr="00912A16">
              <w:rPr>
                <w:rFonts w:cs="Times New Roman" w:hint="eastAsia"/>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hideMark/>
          </w:tcPr>
          <w:p w14:paraId="24D68FD9" w14:textId="2CA3DCEF"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.46</w:t>
            </w:r>
            <w:r w:rsidRPr="00912A16">
              <w:rPr>
                <w:rFonts w:cs="Times New Roman"/>
                <w:sz w:val="21"/>
                <w:szCs w:val="21"/>
                <w:vertAlign w:val="superscript"/>
              </w:rPr>
              <w:t>***</w:t>
            </w:r>
          </w:p>
        </w:tc>
        <w:tc>
          <w:tcPr>
            <w:tcW w:w="335" w:type="pct"/>
            <w:tcBorders>
              <w:top w:val="nil"/>
              <w:left w:val="nil"/>
              <w:bottom w:val="single" w:sz="12" w:space="0" w:color="auto"/>
              <w:right w:val="nil"/>
            </w:tcBorders>
            <w:shd w:val="clear" w:color="auto" w:fill="auto"/>
            <w:noWrap/>
            <w:hideMark/>
          </w:tcPr>
          <w:p w14:paraId="56594D53" w14:textId="0833CB50"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.53</w:t>
            </w:r>
          </w:p>
        </w:tc>
        <w:tc>
          <w:tcPr>
            <w:tcW w:w="416" w:type="pct"/>
            <w:tcBorders>
              <w:top w:val="nil"/>
              <w:left w:val="nil"/>
              <w:bottom w:val="single" w:sz="12" w:space="0" w:color="auto"/>
              <w:right w:val="nil"/>
            </w:tcBorders>
            <w:shd w:val="clear" w:color="auto" w:fill="auto"/>
            <w:noWrap/>
            <w:vAlign w:val="bottom"/>
          </w:tcPr>
          <w:p w14:paraId="3AF84CA8" w14:textId="07B684B5"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.37</w:t>
            </w:r>
          </w:p>
        </w:tc>
        <w:tc>
          <w:tcPr>
            <w:tcW w:w="430" w:type="pct"/>
            <w:tcBorders>
              <w:top w:val="nil"/>
              <w:left w:val="nil"/>
              <w:bottom w:val="single" w:sz="12" w:space="0" w:color="auto"/>
              <w:right w:val="nil"/>
            </w:tcBorders>
            <w:shd w:val="clear" w:color="auto" w:fill="auto"/>
            <w:noWrap/>
            <w:vAlign w:val="bottom"/>
          </w:tcPr>
          <w:p w14:paraId="62A1AB43" w14:textId="3CCA342E"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.54</w:t>
            </w:r>
          </w:p>
        </w:tc>
        <w:tc>
          <w:tcPr>
            <w:tcW w:w="428" w:type="pct"/>
            <w:tcBorders>
              <w:top w:val="nil"/>
              <w:left w:val="nil"/>
              <w:bottom w:val="single" w:sz="12" w:space="0" w:color="auto"/>
              <w:right w:val="nil"/>
            </w:tcBorders>
            <w:shd w:val="clear" w:color="auto" w:fill="auto"/>
            <w:noWrap/>
            <w:hideMark/>
          </w:tcPr>
          <w:p w14:paraId="6F340832" w14:textId="59BA30C1"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84" w:type="pct"/>
            <w:tcBorders>
              <w:top w:val="nil"/>
              <w:left w:val="nil"/>
              <w:bottom w:val="single" w:sz="12" w:space="0" w:color="auto"/>
              <w:right w:val="nil"/>
            </w:tcBorders>
            <w:shd w:val="clear" w:color="auto" w:fill="auto"/>
            <w:noWrap/>
            <w:vAlign w:val="bottom"/>
            <w:hideMark/>
          </w:tcPr>
          <w:p w14:paraId="3A2B64B8" w14:textId="77777777" w:rsidR="00912A16" w:rsidRPr="00912A16" w:rsidRDefault="00912A16" w:rsidP="00564CDF">
            <w:pPr>
              <w:widowControl/>
              <w:jc w:val="center"/>
              <w:rPr>
                <w:rFonts w:cs="Times New Roman"/>
                <w:color w:val="000000"/>
                <w:kern w:val="0"/>
                <w:sz w:val="21"/>
                <w:szCs w:val="21"/>
                <w:lang w:eastAsia="zh-CN"/>
              </w:rPr>
            </w:pPr>
          </w:p>
        </w:tc>
      </w:tr>
    </w:tbl>
    <w:p w14:paraId="7D5257BC" w14:textId="7777777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502C8186" w14:textId="77777777" w:rsidR="00665D7F" w:rsidRPr="004E56F9" w:rsidRDefault="00665D7F" w:rsidP="00665D7F">
      <w:pPr>
        <w:rPr>
          <w:lang w:eastAsia="zh-CN"/>
        </w:rPr>
      </w:pPr>
    </w:p>
    <w:p w14:paraId="5AC3C101" w14:textId="324FFA71" w:rsidR="00665D7F" w:rsidRPr="004E614C" w:rsidRDefault="00665D7F" w:rsidP="00232A7D">
      <w:pPr>
        <w:rPr>
          <w:lang w:eastAsia="zh-CN"/>
        </w:rPr>
      </w:pPr>
      <w:r w:rsidRPr="004E614C">
        <w:rPr>
          <w:lang w:eastAsia="zh-CN"/>
        </w:rPr>
        <w:tab/>
      </w:r>
      <w:r w:rsidR="003A192D">
        <w:rPr>
          <w:lang w:eastAsia="zh-CN"/>
        </w:rPr>
        <w:t>本研究</w:t>
      </w:r>
      <w:r w:rsidRPr="004E614C">
        <w:rPr>
          <w:lang w:eastAsia="zh-CN"/>
        </w:rPr>
        <w:t>的中介模型的各项拟合度指标为，</w:t>
      </w:r>
      <w:r w:rsidRPr="004E614C">
        <w:rPr>
          <w:rFonts w:cs="Times New Roman"/>
          <w:lang w:eastAsia="zh-CN"/>
        </w:rPr>
        <w:t>χ</w:t>
      </w:r>
      <w:r w:rsidRPr="004E614C">
        <w:rPr>
          <w:rFonts w:cs="Times New Roman"/>
          <w:vertAlign w:val="superscript"/>
          <w:lang w:eastAsia="zh-CN"/>
        </w:rPr>
        <w:t>2</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1800.83</w:t>
      </w:r>
      <w:r w:rsidRPr="004E614C">
        <w:rPr>
          <w:rFonts w:cs="Times New Roman"/>
          <w:lang w:eastAsia="zh-CN"/>
        </w:rPr>
        <w:t xml:space="preserve">, df = </w:t>
      </w:r>
      <w:r w:rsidR="00DF4420">
        <w:rPr>
          <w:rFonts w:cs="Times New Roman"/>
          <w:lang w:eastAsia="zh-CN"/>
        </w:rPr>
        <w:t>628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DF4420">
        <w:rPr>
          <w:rFonts w:cs="Times New Roman"/>
          <w:lang w:eastAsia="zh-CN"/>
        </w:rPr>
        <w:t>2.87</w:t>
      </w:r>
      <w:r w:rsidRPr="004E614C">
        <w:rPr>
          <w:rFonts w:cs="Times New Roman"/>
          <w:lang w:eastAsia="zh-CN"/>
        </w:rPr>
        <w:t>, CFI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.8</w:t>
      </w:r>
      <w:r w:rsidR="00DF4420">
        <w:rPr>
          <w:rFonts w:cs="Times New Roman"/>
          <w:lang w:eastAsia="zh-CN"/>
        </w:rPr>
        <w:t>91</w:t>
      </w:r>
      <w:r w:rsidRPr="004E614C">
        <w:rPr>
          <w:rFonts w:cs="Times New Roman" w:hint="eastAsia"/>
          <w:lang w:eastAsia="zh-CN"/>
        </w:rPr>
        <w:t>,</w:t>
      </w:r>
      <w:r w:rsidRPr="004E614C">
        <w:rPr>
          <w:rFonts w:cs="Times New Roman"/>
          <w:lang w:eastAsia="zh-CN"/>
        </w:rPr>
        <w:t xml:space="preserve"> TLI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w:t>
      </w:r>
      <w:r w:rsidR="00F92D6D" w:rsidRPr="004E614C">
        <w:rPr>
          <w:rFonts w:cs="Times New Roman"/>
          <w:lang w:eastAsia="zh-CN"/>
        </w:rPr>
        <w:t>8</w:t>
      </w:r>
      <w:r w:rsidR="00DF4420">
        <w:rPr>
          <w:rFonts w:cs="Times New Roman"/>
          <w:lang w:eastAsia="zh-CN"/>
        </w:rPr>
        <w:t>79</w:t>
      </w:r>
      <w:r w:rsidRPr="004E614C">
        <w:rPr>
          <w:rFonts w:cs="Times New Roman"/>
          <w:lang w:eastAsia="zh-CN"/>
        </w:rPr>
        <w:t>, RMSEA=.0</w:t>
      </w:r>
      <w:r w:rsidR="00F92D6D" w:rsidRPr="004E614C">
        <w:rPr>
          <w:rFonts w:cs="Times New Roman"/>
          <w:lang w:eastAsia="zh-CN"/>
        </w:rPr>
        <w:t>6</w:t>
      </w:r>
      <w:r w:rsidR="00DF4420">
        <w:rPr>
          <w:rFonts w:cs="Times New Roman"/>
          <w:lang w:eastAsia="zh-CN"/>
        </w:rPr>
        <w:t>1</w:t>
      </w:r>
      <w:r w:rsidRPr="004E614C">
        <w:rPr>
          <w:rFonts w:cs="Times New Roman"/>
          <w:lang w:eastAsia="zh-CN"/>
        </w:rPr>
        <w:t>, SRMR = .0</w:t>
      </w:r>
      <w:r w:rsidR="00DF4420">
        <w:rPr>
          <w:rFonts w:cs="Times New Roman"/>
          <w:lang w:eastAsia="zh-CN"/>
        </w:rPr>
        <w:t>77</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770954" w:rsidRPr="004E614C">
        <w:rPr>
          <w:rFonts w:cs="Times New Roman" w:hint="eastAsia"/>
          <w:lang w:eastAsia="zh-CN"/>
        </w:rPr>
        <w:t>在向上社会比较的情况下，</w:t>
      </w:r>
      <w:r w:rsidR="00F014A8" w:rsidRPr="004E614C">
        <w:rPr>
          <w:rFonts w:hint="eastAsia"/>
          <w:lang w:eastAsia="zh-CN"/>
        </w:rPr>
        <w:t>向上对比的倾向越高</w:t>
      </w:r>
      <w:r w:rsidRPr="004E614C">
        <w:rPr>
          <w:lang w:eastAsia="zh-CN"/>
        </w:rPr>
        <w:t>，意味着更高的相对剥夺感</w:t>
      </w:r>
      <w:r w:rsidR="00F014A8" w:rsidRPr="004E614C">
        <w:rPr>
          <w:rFonts w:hint="eastAsia"/>
          <w:lang w:eastAsia="zh-CN"/>
        </w:rPr>
        <w:t xml:space="preserve"> </w:t>
      </w:r>
      <w:r w:rsidRPr="004E614C">
        <w:rPr>
          <w:rFonts w:hint="eastAsia"/>
          <w:lang w:eastAsia="zh-CN"/>
        </w:rPr>
        <w:t>(</w:t>
      </w:r>
      <w:r w:rsidRPr="004E614C">
        <w:rPr>
          <w:lang w:eastAsia="zh-CN"/>
        </w:rPr>
        <w:t>b = .</w:t>
      </w:r>
      <w:r w:rsidR="00F014A8" w:rsidRPr="004E614C">
        <w:rPr>
          <w:lang w:eastAsia="zh-CN"/>
        </w:rPr>
        <w:t>5</w:t>
      </w:r>
      <w:r w:rsidR="00564CDF">
        <w:rPr>
          <w:lang w:eastAsia="zh-CN"/>
        </w:rPr>
        <w:t>3</w:t>
      </w:r>
      <w:r w:rsidRPr="004E614C">
        <w:rPr>
          <w:lang w:eastAsia="zh-CN"/>
        </w:rPr>
        <w:t>, β = .</w:t>
      </w:r>
      <w:r w:rsidR="00F014A8" w:rsidRPr="004E614C">
        <w:rPr>
          <w:lang w:eastAsia="zh-CN"/>
        </w:rPr>
        <w:t>5</w:t>
      </w:r>
      <w:r w:rsidR="00564CDF">
        <w:rPr>
          <w:lang w:eastAsia="zh-CN"/>
        </w:rPr>
        <w:t>8</w:t>
      </w:r>
      <w:r w:rsidRPr="004E614C">
        <w:rPr>
          <w:lang w:eastAsia="zh-CN"/>
        </w:rPr>
        <w:t xml:space="preserve">, p </w:t>
      </w:r>
      <w:r w:rsidR="00F014A8" w:rsidRPr="004E614C">
        <w:rPr>
          <w:rFonts w:hint="eastAsia"/>
          <w:lang w:eastAsia="zh-CN"/>
        </w:rPr>
        <w:t>&lt;</w:t>
      </w:r>
      <w:r w:rsidRPr="004E614C">
        <w:rPr>
          <w:lang w:eastAsia="zh-CN"/>
        </w:rPr>
        <w:t xml:space="preserve"> .0</w:t>
      </w:r>
      <w:r w:rsidR="00F014A8" w:rsidRPr="004E614C">
        <w:rPr>
          <w:lang w:eastAsia="zh-CN"/>
        </w:rPr>
        <w:t>01</w:t>
      </w:r>
      <w:r w:rsidRPr="004E614C">
        <w:rPr>
          <w:lang w:eastAsia="zh-CN"/>
        </w:rPr>
        <w:t>)</w:t>
      </w:r>
      <w:r w:rsidRPr="004E614C">
        <w:rPr>
          <w:lang w:eastAsia="zh-CN"/>
        </w:rPr>
        <w:t>，</w:t>
      </w:r>
      <w:r w:rsidR="00F014A8" w:rsidRPr="004E614C">
        <w:rPr>
          <w:rFonts w:hint="eastAsia"/>
          <w:lang w:eastAsia="zh-CN"/>
        </w:rPr>
        <w:t>而向上认同的倾向越高，意味着更低</w:t>
      </w:r>
      <w:r w:rsidR="00770954" w:rsidRPr="004E614C">
        <w:rPr>
          <w:rFonts w:hint="eastAsia"/>
          <w:lang w:eastAsia="zh-CN"/>
        </w:rPr>
        <w:t>相对剥夺感</w:t>
      </w:r>
      <w:r w:rsidR="00770954" w:rsidRPr="004E614C">
        <w:rPr>
          <w:rFonts w:hint="eastAsia"/>
          <w:lang w:eastAsia="zh-CN"/>
        </w:rPr>
        <w:t xml:space="preserve"> (</w:t>
      </w:r>
      <w:r w:rsidR="00770954" w:rsidRPr="004E614C">
        <w:rPr>
          <w:lang w:eastAsia="zh-CN"/>
        </w:rPr>
        <w:t>b = -.26, β = .2</w:t>
      </w:r>
      <w:r w:rsidR="00564CDF">
        <w:rPr>
          <w:lang w:eastAsia="zh-CN"/>
        </w:rPr>
        <w:t>1</w:t>
      </w:r>
      <w:r w:rsidR="00770954" w:rsidRPr="004E614C">
        <w:rPr>
          <w:lang w:eastAsia="zh-CN"/>
        </w:rPr>
        <w:t>, p = .002)</w:t>
      </w:r>
      <w:r w:rsidR="00770954" w:rsidRPr="004E614C">
        <w:rPr>
          <w:rFonts w:hint="eastAsia"/>
          <w:lang w:eastAsia="zh-CN"/>
        </w:rPr>
        <w:t>。但其中对比的比较策略占据了更主要的部分</w:t>
      </w:r>
      <w:r w:rsidR="00770954" w:rsidRPr="004E614C">
        <w:rPr>
          <w:rFonts w:hint="eastAsia"/>
          <w:lang w:eastAsia="zh-CN"/>
        </w:rPr>
        <w:t xml:space="preserve"> (</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6704DC">
        <w:rPr>
          <w:lang w:eastAsia="zh-CN"/>
        </w:rPr>
        <w:t>2</w:t>
      </w:r>
      <w:r w:rsidR="00564CDF">
        <w:rPr>
          <w:lang w:eastAsia="zh-CN"/>
        </w:rPr>
        <w:t>64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770954" w:rsidRPr="004E614C">
        <w:rPr>
          <w:lang w:eastAsia="zh-CN"/>
        </w:rPr>
        <w:t>.</w:t>
      </w:r>
      <w:r w:rsidR="006704DC">
        <w:rPr>
          <w:lang w:eastAsia="zh-CN"/>
        </w:rPr>
        <w:t>0</w:t>
      </w:r>
      <w:r w:rsidR="00564CDF">
        <w:rPr>
          <w:lang w:eastAsia="zh-CN"/>
        </w:rPr>
        <w:t>29</w:t>
      </w:r>
      <w:r w:rsidR="00770954" w:rsidRPr="004E614C">
        <w:rPr>
          <w:lang w:eastAsia="zh-CN"/>
        </w:rPr>
        <w:t>, .</w:t>
      </w:r>
      <w:r w:rsidR="00564CDF">
        <w:rPr>
          <w:lang w:eastAsia="zh-CN"/>
        </w:rPr>
        <w:t>498</w:t>
      </w:r>
      <w:r w:rsidR="00770954" w:rsidRPr="004E614C">
        <w:rPr>
          <w:lang w:eastAsia="zh-CN"/>
        </w:rPr>
        <w:t>])</w:t>
      </w:r>
      <w:r w:rsidRPr="004E614C">
        <w:rPr>
          <w:rFonts w:hint="eastAsia"/>
          <w:lang w:eastAsia="zh-CN"/>
        </w:rPr>
        <w:t>；</w:t>
      </w:r>
      <w:r w:rsidR="00770954" w:rsidRPr="004E614C">
        <w:rPr>
          <w:rFonts w:hint="eastAsia"/>
          <w:lang w:eastAsia="zh-CN"/>
        </w:rPr>
        <w:t>反之，</w:t>
      </w:r>
      <w:r w:rsidR="00770954" w:rsidRPr="004E614C">
        <w:rPr>
          <w:rFonts w:cs="Times New Roman" w:hint="eastAsia"/>
          <w:lang w:eastAsia="zh-CN"/>
        </w:rPr>
        <w:t>在向下社会比较的情况下，</w:t>
      </w:r>
      <w:r w:rsidR="00770954" w:rsidRPr="004E614C">
        <w:rPr>
          <w:rFonts w:hint="eastAsia"/>
          <w:lang w:eastAsia="zh-CN"/>
        </w:rPr>
        <w:t>向下对比的倾向越高</w:t>
      </w:r>
      <w:r w:rsidR="00770954" w:rsidRPr="004E614C">
        <w:rPr>
          <w:lang w:eastAsia="zh-CN"/>
        </w:rPr>
        <w:t>，意味着更高的相对剥夺感</w:t>
      </w:r>
      <w:r w:rsidR="00770954" w:rsidRPr="004E614C">
        <w:rPr>
          <w:rFonts w:hint="eastAsia"/>
          <w:lang w:eastAsia="zh-CN"/>
        </w:rPr>
        <w:t xml:space="preserve"> (</w:t>
      </w:r>
      <w:r w:rsidR="00770954" w:rsidRPr="004E614C">
        <w:rPr>
          <w:lang w:eastAsia="zh-CN"/>
        </w:rPr>
        <w:t>b = .23, β = .21, p = .001)</w:t>
      </w:r>
      <w:r w:rsidR="00770954" w:rsidRPr="004E614C">
        <w:rPr>
          <w:lang w:eastAsia="zh-CN"/>
        </w:rPr>
        <w:t>，</w:t>
      </w:r>
      <w:r w:rsidR="00770954" w:rsidRPr="004E614C">
        <w:rPr>
          <w:rFonts w:hint="eastAsia"/>
          <w:lang w:eastAsia="zh-CN"/>
        </w:rPr>
        <w:t>而向下认同的倾向越高，意味着更低相对剥夺感</w:t>
      </w:r>
      <w:r w:rsidR="00770954" w:rsidRPr="004E614C">
        <w:rPr>
          <w:rFonts w:hint="eastAsia"/>
          <w:lang w:eastAsia="zh-CN"/>
        </w:rPr>
        <w:t xml:space="preserve"> (</w:t>
      </w:r>
      <w:r w:rsidR="00770954" w:rsidRPr="004E614C">
        <w:rPr>
          <w:lang w:eastAsia="zh-CN"/>
        </w:rPr>
        <w:t>b = -.1</w:t>
      </w:r>
      <w:r w:rsidR="00564CDF">
        <w:rPr>
          <w:lang w:eastAsia="zh-CN"/>
        </w:rPr>
        <w:t>2</w:t>
      </w:r>
      <w:r w:rsidR="00770954" w:rsidRPr="004E614C">
        <w:rPr>
          <w:lang w:eastAsia="zh-CN"/>
        </w:rPr>
        <w:t>, β = -.1</w:t>
      </w:r>
      <w:r w:rsidR="00564CDF">
        <w:rPr>
          <w:lang w:eastAsia="zh-CN"/>
        </w:rPr>
        <w:t>2</w:t>
      </w:r>
      <w:r w:rsidR="00770954" w:rsidRPr="004E614C">
        <w:rPr>
          <w:lang w:eastAsia="zh-CN"/>
        </w:rPr>
        <w:t>, p = .0</w:t>
      </w:r>
      <w:r w:rsidR="00564CDF">
        <w:rPr>
          <w:lang w:eastAsia="zh-CN"/>
        </w:rPr>
        <w:t>30</w:t>
      </w:r>
      <w:r w:rsidR="00770954" w:rsidRPr="004E614C">
        <w:rPr>
          <w:lang w:eastAsia="zh-CN"/>
        </w:rPr>
        <w:t>)</w:t>
      </w:r>
      <w:r w:rsidR="00770954" w:rsidRPr="004E614C">
        <w:rPr>
          <w:rFonts w:hint="eastAsia"/>
          <w:lang w:eastAsia="zh-CN"/>
        </w:rPr>
        <w:t>。</w:t>
      </w:r>
      <w:r w:rsidR="006704DC">
        <w:rPr>
          <w:rFonts w:hint="eastAsia"/>
          <w:lang w:eastAsia="zh-CN"/>
        </w:rPr>
        <w:t>但比较策略之间的差异并不显著</w:t>
      </w:r>
      <w:r w:rsidR="006704DC">
        <w:rPr>
          <w:rFonts w:hint="eastAsia"/>
          <w:lang w:eastAsia="zh-CN"/>
        </w:rPr>
        <w:t xml:space="preserve"> </w:t>
      </w:r>
      <w:r w:rsidR="00770954" w:rsidRPr="004E614C">
        <w:rPr>
          <w:rFonts w:hint="eastAsia"/>
          <w:lang w:eastAsia="zh-CN"/>
        </w:rPr>
        <w:t>(</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564CDF">
        <w:rPr>
          <w:lang w:eastAsia="zh-CN"/>
        </w:rPr>
        <w:t>114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6704DC">
        <w:rPr>
          <w:lang w:eastAsia="zh-CN"/>
        </w:rPr>
        <w:t>-.0</w:t>
      </w:r>
      <w:r w:rsidR="00564CDF">
        <w:rPr>
          <w:lang w:eastAsia="zh-CN"/>
        </w:rPr>
        <w:t>39</w:t>
      </w:r>
      <w:r w:rsidR="00770954" w:rsidRPr="004E614C">
        <w:rPr>
          <w:lang w:eastAsia="zh-CN"/>
        </w:rPr>
        <w:t>, .</w:t>
      </w:r>
      <w:r w:rsidR="00564CDF">
        <w:rPr>
          <w:lang w:eastAsia="zh-CN"/>
        </w:rPr>
        <w:t>268</w:t>
      </w:r>
      <w:r w:rsidR="00770954" w:rsidRPr="004E614C">
        <w:rPr>
          <w:lang w:eastAsia="zh-CN"/>
        </w:rPr>
        <w:t>])</w:t>
      </w:r>
      <w:r w:rsidRPr="004E614C">
        <w:rPr>
          <w:lang w:eastAsia="zh-CN"/>
        </w:rPr>
        <w:t>。</w:t>
      </w:r>
      <w:r w:rsidR="00770954" w:rsidRPr="004E614C">
        <w:rPr>
          <w:rFonts w:hint="eastAsia"/>
          <w:lang w:eastAsia="zh-CN"/>
        </w:rPr>
        <w:t>最后，</w:t>
      </w:r>
      <w:r w:rsidRPr="004E614C">
        <w:rPr>
          <w:rFonts w:hint="eastAsia"/>
          <w:lang w:eastAsia="zh-CN"/>
        </w:rPr>
        <w:t>与</w:t>
      </w:r>
      <w:r w:rsidR="00912A16">
        <w:rPr>
          <w:rFonts w:hint="eastAsia"/>
          <w:lang w:eastAsia="zh-CN"/>
        </w:rPr>
        <w:t>研究三</w:t>
      </w:r>
      <w:r w:rsidRPr="004E614C">
        <w:rPr>
          <w:rFonts w:hint="eastAsia"/>
          <w:lang w:eastAsia="zh-CN"/>
        </w:rPr>
        <w:t>和</w:t>
      </w:r>
      <w:r w:rsidR="002A789E">
        <w:rPr>
          <w:rFonts w:hint="eastAsia"/>
          <w:lang w:eastAsia="zh-CN"/>
        </w:rPr>
        <w:t>研究</w:t>
      </w:r>
      <w:r w:rsidR="00912A16">
        <w:rPr>
          <w:rFonts w:hint="eastAsia"/>
          <w:lang w:eastAsia="zh-CN"/>
        </w:rPr>
        <w:t>四</w:t>
      </w:r>
      <w:r w:rsidRPr="004E614C">
        <w:rPr>
          <w:rFonts w:hint="eastAsia"/>
          <w:lang w:eastAsia="zh-CN"/>
        </w:rPr>
        <w:t>一致，</w:t>
      </w:r>
      <w:r w:rsidR="006704DC">
        <w:rPr>
          <w:rFonts w:hint="eastAsia"/>
          <w:lang w:eastAsia="zh-CN"/>
        </w:rPr>
        <w:t>在模型</w:t>
      </w:r>
      <w:r w:rsidR="006704DC">
        <w:rPr>
          <w:rFonts w:hint="eastAsia"/>
          <w:lang w:eastAsia="zh-CN"/>
        </w:rPr>
        <w:t>3</w:t>
      </w:r>
      <w:r w:rsidR="006704DC">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770954" w:rsidRPr="004E614C">
        <w:rPr>
          <w:lang w:eastAsia="zh-CN"/>
        </w:rPr>
        <w:t>5</w:t>
      </w:r>
      <w:r w:rsidR="00564CDF">
        <w:rPr>
          <w:lang w:eastAsia="zh-CN"/>
        </w:rPr>
        <w:t>4</w:t>
      </w:r>
      <w:r w:rsidRPr="004E614C">
        <w:rPr>
          <w:lang w:eastAsia="zh-CN"/>
        </w:rPr>
        <w:t>, β = -.</w:t>
      </w:r>
      <w:r w:rsidR="00564CDF">
        <w:rPr>
          <w:lang w:eastAsia="zh-CN"/>
        </w:rPr>
        <w:t>50</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770954" w:rsidRPr="004E614C">
        <w:rPr>
          <w:lang w:eastAsia="zh-CN"/>
        </w:rPr>
        <w:t>4</w:t>
      </w:r>
      <w:r w:rsidR="00564CDF">
        <w:rPr>
          <w:lang w:eastAsia="zh-CN"/>
        </w:rPr>
        <w:t>6</w:t>
      </w:r>
      <w:r w:rsidRPr="004E614C">
        <w:rPr>
          <w:lang w:eastAsia="zh-CN"/>
        </w:rPr>
        <w:t>, β = .</w:t>
      </w:r>
      <w:r w:rsidR="00770954" w:rsidRPr="004E614C">
        <w:rPr>
          <w:lang w:eastAsia="zh-CN"/>
        </w:rPr>
        <w:t>53</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00770954" w:rsidRPr="004E614C">
        <w:rPr>
          <w:rFonts w:hint="eastAsia"/>
          <w:lang w:eastAsia="zh-CN"/>
        </w:rPr>
        <w:t>向上对比</w:t>
      </w:r>
      <w:r w:rsidRPr="004E614C">
        <w:rPr>
          <w:lang w:eastAsia="zh-CN"/>
        </w:rPr>
        <w:t>与生活满意度之间，由相对剥夺感中介的效应大小为</w:t>
      </w:r>
      <w:r w:rsidRPr="004E614C">
        <w:rPr>
          <w:lang w:eastAsia="zh-CN"/>
        </w:rPr>
        <w:t>a1</w:t>
      </w:r>
      <w:r w:rsidR="00706CC0" w:rsidRPr="004E614C">
        <w:rPr>
          <w:lang w:eastAsia="zh-CN"/>
        </w:rPr>
        <w:t>c</w:t>
      </w:r>
      <w:r w:rsidRPr="004E614C">
        <w:rPr>
          <w:lang w:eastAsia="zh-CN"/>
        </w:rPr>
        <w:t xml:space="preserve">*b1 = </w:t>
      </w:r>
      <w:r w:rsidR="00706CC0" w:rsidRPr="004E614C">
        <w:rPr>
          <w:lang w:eastAsia="zh-CN"/>
        </w:rPr>
        <w:t>-.28</w:t>
      </w:r>
      <w:r w:rsidR="00564CDF">
        <w:rPr>
          <w:lang w:eastAsia="zh-CN"/>
        </w:rPr>
        <w:t>4</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00706CC0" w:rsidRPr="004E614C">
        <w:rPr>
          <w:lang w:eastAsia="zh-CN"/>
        </w:rPr>
        <w:t>.38</w:t>
      </w:r>
      <w:r w:rsidR="00564CDF">
        <w:rPr>
          <w:lang w:eastAsia="zh-CN"/>
        </w:rPr>
        <w:t>3</w:t>
      </w:r>
      <w:r w:rsidRPr="004E614C">
        <w:rPr>
          <w:lang w:eastAsia="zh-CN"/>
        </w:rPr>
        <w:t>, -.</w:t>
      </w:r>
      <w:r w:rsidR="00706CC0" w:rsidRPr="004E614C">
        <w:rPr>
          <w:lang w:eastAsia="zh-CN"/>
        </w:rPr>
        <w:t>18</w:t>
      </w:r>
      <w:r w:rsidR="00564CDF">
        <w:rPr>
          <w:lang w:eastAsia="zh-CN"/>
        </w:rPr>
        <w:t>6</w:t>
      </w:r>
      <w:r w:rsidR="00B503BE" w:rsidRPr="004E614C">
        <w:rPr>
          <w:rFonts w:hint="eastAsia"/>
          <w:lang w:eastAsia="zh-CN"/>
        </w:rPr>
        <w:t>]</w:t>
      </w:r>
      <w:r w:rsidRPr="004E614C">
        <w:rPr>
          <w:lang w:eastAsia="zh-CN"/>
        </w:rPr>
        <w:t>；</w:t>
      </w:r>
      <w:r w:rsidR="00706CC0" w:rsidRPr="004E614C">
        <w:rPr>
          <w:lang w:eastAsia="zh-CN"/>
        </w:rPr>
        <w:t>在</w:t>
      </w:r>
      <w:r w:rsidR="00706CC0" w:rsidRPr="004E614C">
        <w:rPr>
          <w:rFonts w:hint="eastAsia"/>
          <w:lang w:eastAsia="zh-CN"/>
        </w:rPr>
        <w:t>向上认同</w:t>
      </w:r>
      <w:r w:rsidR="00706CC0" w:rsidRPr="004E614C">
        <w:rPr>
          <w:lang w:eastAsia="zh-CN"/>
        </w:rPr>
        <w:t>与生活满意度之间，由相对剥夺感中介的效应大小为</w:t>
      </w:r>
      <w:r w:rsidR="00706CC0" w:rsidRPr="004E614C">
        <w:rPr>
          <w:lang w:eastAsia="zh-CN"/>
        </w:rPr>
        <w:t>a1</w:t>
      </w:r>
      <w:r w:rsidR="00706CC0" w:rsidRPr="004E614C">
        <w:rPr>
          <w:rFonts w:hint="eastAsia"/>
          <w:lang w:eastAsia="zh-CN"/>
        </w:rPr>
        <w:t>i</w:t>
      </w:r>
      <w:r w:rsidR="00706CC0" w:rsidRPr="004E614C">
        <w:rPr>
          <w:lang w:eastAsia="zh-CN"/>
        </w:rPr>
        <w:t>*b1 =.1</w:t>
      </w:r>
      <w:r w:rsidR="00564CDF">
        <w:rPr>
          <w:lang w:eastAsia="zh-CN"/>
        </w:rPr>
        <w:t>42</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w:t>
      </w:r>
      <w:r w:rsidR="00564CDF">
        <w:rPr>
          <w:lang w:eastAsia="zh-CN"/>
        </w:rPr>
        <w:t>51</w:t>
      </w:r>
      <w:r w:rsidR="00706CC0" w:rsidRPr="004E614C">
        <w:rPr>
          <w:lang w:eastAsia="zh-CN"/>
        </w:rPr>
        <w:t>, .</w:t>
      </w:r>
      <w:r w:rsidR="00564CDF">
        <w:rPr>
          <w:lang w:eastAsia="zh-CN"/>
        </w:rPr>
        <w:t>234</w:t>
      </w:r>
      <w:r w:rsidR="00706CC0" w:rsidRPr="004E614C">
        <w:rPr>
          <w:lang w:eastAsia="zh-CN"/>
        </w:rPr>
        <w:t>]</w:t>
      </w:r>
      <w:r w:rsidR="00706CC0" w:rsidRPr="004E614C">
        <w:rPr>
          <w:rFonts w:hint="eastAsia"/>
          <w:lang w:eastAsia="zh-CN"/>
        </w:rPr>
        <w:t>。两者之间的差异显著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564CDF">
        <w:rPr>
          <w:lang w:eastAsia="zh-CN"/>
        </w:rPr>
        <w:t>142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706CC0" w:rsidRPr="004E614C">
        <w:rPr>
          <w:lang w:eastAsia="zh-CN"/>
        </w:rPr>
        <w:t>.</w:t>
      </w:r>
      <w:r w:rsidR="00564CDF">
        <w:rPr>
          <w:lang w:eastAsia="zh-CN"/>
        </w:rPr>
        <w:t>007</w:t>
      </w:r>
      <w:r w:rsidR="00706CC0" w:rsidRPr="004E614C">
        <w:rPr>
          <w:lang w:eastAsia="zh-CN"/>
        </w:rPr>
        <w:t>, .</w:t>
      </w:r>
      <w:r w:rsidR="00564CDF">
        <w:rPr>
          <w:lang w:eastAsia="zh-CN"/>
        </w:rPr>
        <w:t>277</w:t>
      </w:r>
      <w:r w:rsidR="00706CC0" w:rsidRPr="004E614C">
        <w:rPr>
          <w:lang w:eastAsia="zh-CN"/>
        </w:rPr>
        <w:t>])</w:t>
      </w:r>
      <w:r w:rsidR="00706CC0" w:rsidRPr="004E614C">
        <w:rPr>
          <w:rFonts w:hint="eastAsia"/>
          <w:lang w:eastAsia="zh-CN"/>
        </w:rPr>
        <w:t>，证明了假设</w:t>
      </w:r>
      <w:r w:rsidR="00706CC0" w:rsidRPr="004E614C">
        <w:rPr>
          <w:rFonts w:hint="eastAsia"/>
          <w:lang w:eastAsia="zh-CN"/>
        </w:rPr>
        <w:t>6a</w:t>
      </w:r>
      <w:r w:rsidR="00706CC0" w:rsidRPr="004E614C">
        <w:rPr>
          <w:lang w:eastAsia="zh-CN"/>
        </w:rPr>
        <w:t>；在</w:t>
      </w:r>
      <w:r w:rsidR="00706CC0" w:rsidRPr="004E614C">
        <w:rPr>
          <w:rFonts w:hint="eastAsia"/>
          <w:lang w:eastAsia="zh-CN"/>
        </w:rPr>
        <w:t>向下对比</w:t>
      </w:r>
      <w:r w:rsidR="00706CC0" w:rsidRPr="004E614C">
        <w:rPr>
          <w:lang w:eastAsia="zh-CN"/>
        </w:rPr>
        <w:t>与生活满意度之间，由</w:t>
      </w:r>
      <w:r w:rsidR="00706CC0" w:rsidRPr="004E614C">
        <w:rPr>
          <w:rFonts w:hint="eastAsia"/>
          <w:lang w:eastAsia="zh-CN"/>
        </w:rPr>
        <w:t>感知到的优越感</w:t>
      </w:r>
      <w:r w:rsidR="00706CC0" w:rsidRPr="004E614C">
        <w:rPr>
          <w:lang w:eastAsia="zh-CN"/>
        </w:rPr>
        <w:t>中介的效应大小为</w:t>
      </w:r>
      <w:r w:rsidR="00706CC0" w:rsidRPr="004E614C">
        <w:rPr>
          <w:lang w:eastAsia="zh-CN"/>
        </w:rPr>
        <w:t>a2</w:t>
      </w:r>
      <w:r w:rsidR="00706CC0" w:rsidRPr="004E614C">
        <w:rPr>
          <w:rFonts w:hint="eastAsia"/>
          <w:lang w:eastAsia="zh-CN"/>
        </w:rPr>
        <w:t>c</w:t>
      </w:r>
      <w:r w:rsidR="00706CC0" w:rsidRPr="004E614C">
        <w:rPr>
          <w:lang w:eastAsia="zh-CN"/>
        </w:rPr>
        <w:t>*b2 = .10</w:t>
      </w:r>
      <w:r w:rsidR="0005346E">
        <w:rPr>
          <w:lang w:eastAsia="zh-CN"/>
        </w:rPr>
        <w:t>5</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.039, .1</w:t>
      </w:r>
      <w:r w:rsidR="0005346E">
        <w:rPr>
          <w:lang w:eastAsia="zh-CN"/>
        </w:rPr>
        <w:t>71</w:t>
      </w:r>
      <w:r w:rsidR="00706CC0" w:rsidRPr="004E614C">
        <w:rPr>
          <w:lang w:eastAsia="zh-CN"/>
        </w:rPr>
        <w:t>]</w:t>
      </w:r>
      <w:r w:rsidR="00706CC0" w:rsidRPr="004E614C">
        <w:rPr>
          <w:lang w:eastAsia="zh-CN"/>
        </w:rPr>
        <w:t>；在</w:t>
      </w:r>
      <w:r w:rsidR="00706CC0" w:rsidRPr="004E614C">
        <w:rPr>
          <w:rFonts w:hint="eastAsia"/>
          <w:lang w:eastAsia="zh-CN"/>
        </w:rPr>
        <w:t>向</w:t>
      </w:r>
      <w:r w:rsidR="00B503BE" w:rsidRPr="004E614C">
        <w:rPr>
          <w:rFonts w:hint="eastAsia"/>
          <w:lang w:eastAsia="zh-CN"/>
        </w:rPr>
        <w:t>下</w:t>
      </w:r>
      <w:r w:rsidR="00706CC0" w:rsidRPr="004E614C">
        <w:rPr>
          <w:rFonts w:hint="eastAsia"/>
          <w:lang w:eastAsia="zh-CN"/>
        </w:rPr>
        <w:t>认同</w:t>
      </w:r>
      <w:r w:rsidR="00706CC0" w:rsidRPr="004E614C">
        <w:rPr>
          <w:lang w:eastAsia="zh-CN"/>
        </w:rPr>
        <w:t>与生活满意度之间，由相对剥夺感中介的效应大小为</w:t>
      </w:r>
      <w:r w:rsidR="00706CC0" w:rsidRPr="004E614C">
        <w:rPr>
          <w:lang w:eastAsia="zh-CN"/>
        </w:rPr>
        <w:t>a2</w:t>
      </w:r>
      <w:r w:rsidR="00706CC0" w:rsidRPr="004E614C">
        <w:rPr>
          <w:rFonts w:hint="eastAsia"/>
          <w:lang w:eastAsia="zh-CN"/>
        </w:rPr>
        <w:t>i</w:t>
      </w:r>
      <w:r w:rsidR="00706CC0" w:rsidRPr="004E614C">
        <w:rPr>
          <w:lang w:eastAsia="zh-CN"/>
        </w:rPr>
        <w:t>*b2 = -.05</w:t>
      </w:r>
      <w:r w:rsidR="0005346E">
        <w:rPr>
          <w:lang w:eastAsia="zh-CN"/>
        </w:rPr>
        <w:t>3</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-.10</w:t>
      </w:r>
      <w:r w:rsidR="0005346E">
        <w:rPr>
          <w:lang w:eastAsia="zh-CN"/>
        </w:rPr>
        <w:t>1</w:t>
      </w:r>
      <w:r w:rsidR="00706CC0" w:rsidRPr="004E614C">
        <w:rPr>
          <w:lang w:eastAsia="zh-CN"/>
        </w:rPr>
        <w:t xml:space="preserve">, </w:t>
      </w:r>
      <w:r w:rsidR="00B503BE" w:rsidRPr="004E614C">
        <w:rPr>
          <w:lang w:eastAsia="zh-CN"/>
        </w:rPr>
        <w:t>-.0</w:t>
      </w:r>
      <w:r w:rsidR="0005346E">
        <w:rPr>
          <w:lang w:eastAsia="zh-CN"/>
        </w:rPr>
        <w:t>05</w:t>
      </w:r>
      <w:r w:rsidR="00706CC0" w:rsidRPr="004E614C">
        <w:rPr>
          <w:lang w:eastAsia="zh-CN"/>
        </w:rPr>
        <w:t>]</w:t>
      </w:r>
      <w:r w:rsidR="00706CC0" w:rsidRPr="004E614C">
        <w:rPr>
          <w:rFonts w:hint="eastAsia"/>
          <w:lang w:eastAsia="zh-CN"/>
        </w:rPr>
        <w:t>。两者之间的差异</w:t>
      </w:r>
      <w:r w:rsidR="00B503BE" w:rsidRPr="004E614C">
        <w:rPr>
          <w:rFonts w:hint="eastAsia"/>
          <w:lang w:eastAsia="zh-CN"/>
        </w:rPr>
        <w:t>不</w:t>
      </w:r>
      <w:r w:rsidR="00706CC0" w:rsidRPr="004E614C">
        <w:rPr>
          <w:rFonts w:hint="eastAsia"/>
          <w:lang w:eastAsia="zh-CN"/>
        </w:rPr>
        <w:t>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05346E">
        <w:rPr>
          <w:lang w:eastAsia="zh-CN"/>
        </w:rPr>
        <w:t>052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B503BE" w:rsidRPr="004E614C">
        <w:rPr>
          <w:lang w:eastAsia="zh-CN"/>
        </w:rPr>
        <w:t>-.02</w:t>
      </w:r>
      <w:r w:rsidR="0005346E">
        <w:rPr>
          <w:lang w:eastAsia="zh-CN"/>
        </w:rPr>
        <w:t>0</w:t>
      </w:r>
      <w:r w:rsidR="00706CC0" w:rsidRPr="004E614C">
        <w:rPr>
          <w:lang w:eastAsia="zh-CN"/>
        </w:rPr>
        <w:t xml:space="preserve">, </w:t>
      </w:r>
      <w:r w:rsidR="00B503BE" w:rsidRPr="004E614C">
        <w:rPr>
          <w:lang w:eastAsia="zh-CN"/>
        </w:rPr>
        <w:t>.</w:t>
      </w:r>
      <w:r w:rsidR="0005346E">
        <w:rPr>
          <w:lang w:eastAsia="zh-CN"/>
        </w:rPr>
        <w:t>124</w:t>
      </w:r>
      <w:r w:rsidR="00706CC0" w:rsidRPr="004E614C">
        <w:rPr>
          <w:lang w:eastAsia="zh-CN"/>
        </w:rPr>
        <w:t>])</w:t>
      </w:r>
      <w:r w:rsidR="00706CC0" w:rsidRPr="004E614C">
        <w:rPr>
          <w:rFonts w:hint="eastAsia"/>
          <w:lang w:eastAsia="zh-CN"/>
        </w:rPr>
        <w:t>，</w:t>
      </w:r>
      <w:r w:rsidR="00B503BE" w:rsidRPr="004E614C">
        <w:rPr>
          <w:rFonts w:hint="eastAsia"/>
          <w:lang w:eastAsia="zh-CN"/>
        </w:rPr>
        <w:t>假设</w:t>
      </w:r>
      <w:r w:rsidR="00B503BE" w:rsidRPr="004E614C">
        <w:rPr>
          <w:rFonts w:hint="eastAsia"/>
          <w:lang w:eastAsia="zh-CN"/>
        </w:rPr>
        <w:t>6b</w:t>
      </w:r>
      <w:r w:rsidR="006704DC">
        <w:rPr>
          <w:rFonts w:hint="eastAsia"/>
          <w:lang w:eastAsia="zh-CN"/>
        </w:rPr>
        <w:t>未被证实</w:t>
      </w:r>
      <w:r w:rsidRPr="004E614C">
        <w:rPr>
          <w:rFonts w:hint="eastAsia"/>
          <w:lang w:eastAsia="zh-CN"/>
        </w:rPr>
        <w:t>。</w:t>
      </w:r>
    </w:p>
    <w:p w14:paraId="5EA9D573" w14:textId="675C1870" w:rsidR="00232A7D" w:rsidRPr="00F33CEC" w:rsidRDefault="008C4A7B" w:rsidP="00F33CEC">
      <w:pPr>
        <w:pStyle w:val="2"/>
        <w:spacing w:before="180" w:after="180"/>
        <w:rPr>
          <w:lang w:eastAsia="zh-CN"/>
        </w:rPr>
      </w:pPr>
      <w:bookmarkStart w:id="102" w:name="_Toc162021969"/>
      <w:r>
        <w:rPr>
          <w:rFonts w:hint="eastAsia"/>
          <w:lang w:eastAsia="zh-CN"/>
        </w:rPr>
        <w:t>7</w:t>
      </w:r>
      <w:r w:rsidR="00634FC0" w:rsidRPr="00F33CEC">
        <w:rPr>
          <w:lang w:eastAsia="zh-CN"/>
        </w:rPr>
        <w:t>.</w:t>
      </w:r>
      <w:r w:rsidR="0078772F">
        <w:rPr>
          <w:rFonts w:hint="eastAsia"/>
          <w:lang w:eastAsia="zh-CN"/>
        </w:rPr>
        <w:t>4</w:t>
      </w:r>
      <w:r w:rsidR="00634FC0" w:rsidRPr="00F33CEC">
        <w:rPr>
          <w:lang w:eastAsia="zh-CN"/>
        </w:rPr>
        <w:t xml:space="preserve"> </w:t>
      </w:r>
      <w:r w:rsidR="00232A7D" w:rsidRPr="00F33CEC">
        <w:rPr>
          <w:rFonts w:hint="eastAsia"/>
          <w:lang w:eastAsia="zh-CN"/>
        </w:rPr>
        <w:t>讨论</w:t>
      </w:r>
      <w:bookmarkEnd w:id="102"/>
    </w:p>
    <w:p w14:paraId="174712F4" w14:textId="26C0EE8F" w:rsidR="00E5156C" w:rsidRDefault="00F71A2F" w:rsidP="00912A16">
      <w:pPr>
        <w:rPr>
          <w:lang w:eastAsia="zh-CN"/>
        </w:rPr>
      </w:pPr>
      <w:r>
        <w:rPr>
          <w:lang w:eastAsia="zh-CN"/>
        </w:rPr>
        <w:tab/>
      </w:r>
      <w:r w:rsidR="003A192D">
        <w:rPr>
          <w:rFonts w:hint="eastAsia"/>
          <w:lang w:eastAsia="zh-CN"/>
        </w:rPr>
        <w:t>本研究</w:t>
      </w:r>
      <w:r>
        <w:rPr>
          <w:rFonts w:hint="eastAsia"/>
          <w:lang w:eastAsia="zh-CN"/>
        </w:rPr>
        <w:t>使用了标记变量——对蓝色的态度，作为控制变量进入模型，以控制共同方法偏差对参数估计的影响。</w:t>
      </w:r>
      <w:r w:rsidR="00E5156C" w:rsidRPr="00E5156C">
        <w:rPr>
          <w:rFonts w:hint="eastAsia"/>
          <w:lang w:eastAsia="zh-CN"/>
        </w:rPr>
        <w:t>首先，</w:t>
      </w:r>
      <w:r w:rsidR="003A192D">
        <w:rPr>
          <w:rFonts w:hint="eastAsia"/>
          <w:lang w:eastAsia="zh-CN"/>
        </w:rPr>
        <w:t>本研究</w:t>
      </w:r>
      <w:r w:rsidR="00E5156C" w:rsidRPr="00E5156C">
        <w:rPr>
          <w:rFonts w:hint="eastAsia"/>
          <w:lang w:eastAsia="zh-CN"/>
        </w:rPr>
        <w:t>重新检验了</w:t>
      </w:r>
      <w:r w:rsidR="00912A16">
        <w:rPr>
          <w:rFonts w:hint="eastAsia"/>
          <w:lang w:eastAsia="zh-CN"/>
        </w:rPr>
        <w:t>研究三中的并列中介模型</w:t>
      </w:r>
      <w:r w:rsidR="00E5156C" w:rsidRPr="00E5156C">
        <w:rPr>
          <w:rFonts w:hint="eastAsia"/>
          <w:lang w:eastAsia="zh-CN"/>
        </w:rPr>
        <w:t>。</w:t>
      </w:r>
      <w:r w:rsidR="003A192D">
        <w:rPr>
          <w:rFonts w:hint="eastAsia"/>
          <w:lang w:eastAsia="zh-CN"/>
        </w:rPr>
        <w:t>本研究</w:t>
      </w:r>
      <w:r w:rsidR="00E5156C" w:rsidRPr="00E5156C">
        <w:rPr>
          <w:rFonts w:hint="eastAsia"/>
          <w:lang w:eastAsia="zh-CN"/>
        </w:rPr>
        <w:t>未能发现向上比较频率与相对剥夺感之间的关系，也未能发现向下比较频率与感知到的优越感之间的关系。这意味着假设</w:t>
      </w:r>
      <w:r w:rsidR="00E5156C" w:rsidRPr="00E5156C">
        <w:rPr>
          <w:rFonts w:hint="eastAsia"/>
          <w:lang w:eastAsia="zh-CN"/>
        </w:rPr>
        <w:t>1-4</w:t>
      </w:r>
      <w:r w:rsidR="00E5156C" w:rsidRPr="00E5156C">
        <w:rPr>
          <w:rFonts w:hint="eastAsia"/>
          <w:lang w:eastAsia="zh-CN"/>
        </w:rPr>
        <w:t>在</w:t>
      </w:r>
      <w:r w:rsidR="00E56861">
        <w:rPr>
          <w:rFonts w:hint="eastAsia"/>
          <w:lang w:eastAsia="zh-CN"/>
        </w:rPr>
        <w:t>本研究</w:t>
      </w:r>
      <w:r w:rsidR="00E5156C" w:rsidRPr="00E5156C">
        <w:rPr>
          <w:rFonts w:hint="eastAsia"/>
          <w:lang w:eastAsia="zh-CN"/>
        </w:rPr>
        <w:t>中均未能再次得到验证。</w:t>
      </w:r>
      <w:r w:rsidR="00E56861">
        <w:rPr>
          <w:rFonts w:hint="eastAsia"/>
          <w:lang w:eastAsia="zh-CN"/>
        </w:rPr>
        <w:t>然后，本研究重新检验了研究四中的调节模型</w:t>
      </w:r>
      <w:r w:rsidR="00E5156C" w:rsidRPr="00E5156C">
        <w:rPr>
          <w:rFonts w:hint="eastAsia"/>
          <w:lang w:eastAsia="zh-CN"/>
        </w:rPr>
        <w:t>，</w:t>
      </w:r>
      <w:r w:rsidR="003A192D">
        <w:rPr>
          <w:rFonts w:hint="eastAsia"/>
          <w:lang w:eastAsia="zh-CN"/>
        </w:rPr>
        <w:t>本研究</w:t>
      </w:r>
      <w:r w:rsidR="00E5156C" w:rsidRPr="00E5156C">
        <w:rPr>
          <w:rFonts w:hint="eastAsia"/>
          <w:lang w:eastAsia="zh-CN"/>
        </w:rPr>
        <w:t>发现了与</w:t>
      </w:r>
      <w:r w:rsidR="002A789E">
        <w:rPr>
          <w:rFonts w:hint="eastAsia"/>
          <w:lang w:eastAsia="zh-CN"/>
        </w:rPr>
        <w:t>研究</w:t>
      </w:r>
      <w:r w:rsidR="00E56861">
        <w:rPr>
          <w:rFonts w:hint="eastAsia"/>
          <w:lang w:eastAsia="zh-CN"/>
        </w:rPr>
        <w:t>四</w:t>
      </w:r>
      <w:r w:rsidR="00E5156C" w:rsidRPr="00E5156C">
        <w:rPr>
          <w:rFonts w:hint="eastAsia"/>
          <w:lang w:eastAsia="zh-CN"/>
        </w:rPr>
        <w:t>类似的结果，即向上比较频率与社会比较倾向不存在交互作用，而向下比较频率与社会比较倾向之间存在着显著的正向交互作用。这意味着，只有当社会比较倾向较高时，向下比较才会提升人们感知到的优越感，从而提升对生活满意度的评价。然而，与</w:t>
      </w:r>
      <w:r w:rsidR="002A789E">
        <w:rPr>
          <w:rFonts w:hint="eastAsia"/>
          <w:lang w:eastAsia="zh-CN"/>
        </w:rPr>
        <w:t>研究</w:t>
      </w:r>
      <w:r w:rsidR="00E56861">
        <w:rPr>
          <w:rFonts w:hint="eastAsia"/>
          <w:lang w:eastAsia="zh-CN"/>
        </w:rPr>
        <w:t>四</w:t>
      </w:r>
      <w:r w:rsidR="00E5156C" w:rsidRPr="00E5156C">
        <w:rPr>
          <w:rFonts w:hint="eastAsia"/>
          <w:lang w:eastAsia="zh-CN"/>
        </w:rPr>
        <w:t>不同的是，</w:t>
      </w:r>
      <w:r w:rsidR="003A192D">
        <w:rPr>
          <w:rFonts w:hint="eastAsia"/>
          <w:lang w:eastAsia="zh-CN"/>
        </w:rPr>
        <w:t>本研究</w:t>
      </w:r>
      <w:r w:rsidR="00E5156C" w:rsidRPr="00E5156C">
        <w:rPr>
          <w:rFonts w:hint="eastAsia"/>
          <w:lang w:eastAsia="zh-CN"/>
        </w:rPr>
        <w:t>发现当社会比较倾向高于均值一个标准差时，感知到的优越感的中介效应值</w:t>
      </w:r>
      <w:r w:rsidR="00E56861">
        <w:rPr>
          <w:rFonts w:hint="eastAsia"/>
          <w:lang w:eastAsia="zh-CN"/>
        </w:rPr>
        <w:t>依然</w:t>
      </w:r>
      <w:r w:rsidR="00E5156C" w:rsidRPr="00E5156C">
        <w:rPr>
          <w:rFonts w:hint="eastAsia"/>
          <w:lang w:eastAsia="zh-CN"/>
        </w:rPr>
        <w:t>不显著。这意味着，需要非常高的社会比较倾向才能使这个中介效应成立。</w:t>
      </w:r>
      <w:r w:rsidR="00E56861">
        <w:rPr>
          <w:rFonts w:hint="eastAsia"/>
          <w:lang w:eastAsia="zh-CN"/>
        </w:rPr>
        <w:t>此外，</w:t>
      </w:r>
      <w:r w:rsidR="003A192D">
        <w:rPr>
          <w:rFonts w:hint="eastAsia"/>
          <w:lang w:eastAsia="zh-CN"/>
        </w:rPr>
        <w:t>本研究</w:t>
      </w:r>
      <w:r w:rsidR="00E5156C" w:rsidRPr="00E5156C">
        <w:rPr>
          <w:rFonts w:hint="eastAsia"/>
          <w:lang w:eastAsia="zh-CN"/>
        </w:rPr>
        <w:t>检测出的中介效应比</w:t>
      </w:r>
      <w:r w:rsidR="002A789E">
        <w:rPr>
          <w:rFonts w:hint="eastAsia"/>
          <w:lang w:eastAsia="zh-CN"/>
        </w:rPr>
        <w:t>研究</w:t>
      </w:r>
      <w:r w:rsidR="00E56861">
        <w:rPr>
          <w:rFonts w:hint="eastAsia"/>
          <w:lang w:eastAsia="zh-CN"/>
        </w:rPr>
        <w:t>四</w:t>
      </w:r>
      <w:r w:rsidR="00E5156C" w:rsidRPr="00E5156C">
        <w:rPr>
          <w:rFonts w:hint="eastAsia"/>
          <w:lang w:eastAsia="zh-CN"/>
        </w:rPr>
        <w:t>更小，这</w:t>
      </w:r>
      <w:r w:rsidR="00E56861">
        <w:rPr>
          <w:rFonts w:hint="eastAsia"/>
          <w:lang w:eastAsia="zh-CN"/>
        </w:rPr>
        <w:t>意味着</w:t>
      </w:r>
      <w:r w:rsidR="00E5156C" w:rsidRPr="00E5156C">
        <w:rPr>
          <w:rFonts w:hint="eastAsia"/>
          <w:lang w:eastAsia="zh-CN"/>
        </w:rPr>
        <w:t>使用标记变量控制共同方法偏差的影响</w:t>
      </w:r>
      <w:r w:rsidR="00E56861">
        <w:rPr>
          <w:rFonts w:hint="eastAsia"/>
          <w:lang w:eastAsia="zh-CN"/>
        </w:rPr>
        <w:t>可能是</w:t>
      </w:r>
      <w:r w:rsidR="00E5156C" w:rsidRPr="00E5156C">
        <w:rPr>
          <w:rFonts w:hint="eastAsia"/>
          <w:lang w:eastAsia="zh-CN"/>
        </w:rPr>
        <w:t>必要的。</w:t>
      </w:r>
      <w:r w:rsidR="00E56861">
        <w:rPr>
          <w:rFonts w:hint="eastAsia"/>
          <w:lang w:eastAsia="zh-CN"/>
        </w:rPr>
        <w:t>以往的研究没有控制共同方法偏差，可能对计算出来的中介效应值存在一定程度的高估。最后，</w:t>
      </w:r>
      <w:r w:rsidR="00E5156C" w:rsidRPr="00E5156C">
        <w:rPr>
          <w:rFonts w:hint="eastAsia"/>
          <w:lang w:eastAsia="zh-CN"/>
        </w:rPr>
        <w:t>在模型中加入社会比较倾向后，向上比较方向与相对剥夺感之间的回归系数由不显著变为了显著为负。这可能是因为在</w:t>
      </w:r>
      <w:r w:rsidR="00E56861">
        <w:rPr>
          <w:rFonts w:hint="eastAsia"/>
          <w:lang w:eastAsia="zh-CN"/>
        </w:rPr>
        <w:t>本研究</w:t>
      </w:r>
      <w:r w:rsidR="00E5156C" w:rsidRPr="00E5156C">
        <w:rPr>
          <w:rFonts w:hint="eastAsia"/>
          <w:lang w:eastAsia="zh-CN"/>
        </w:rPr>
        <w:t>中，向上比较频率与社会比较倾向之间存在着一定的共线性。事实上，在</w:t>
      </w:r>
      <w:r w:rsidR="00E56861">
        <w:rPr>
          <w:rFonts w:hint="eastAsia"/>
          <w:lang w:eastAsia="zh-CN"/>
        </w:rPr>
        <w:t>研究四</w:t>
      </w:r>
      <w:r w:rsidR="00E5156C" w:rsidRPr="00E5156C">
        <w:rPr>
          <w:rFonts w:hint="eastAsia"/>
          <w:lang w:eastAsia="zh-CN"/>
        </w:rPr>
        <w:t>中，向上比较频率与相对剥夺感之间的回归系数也并不大。这可能意味着，向上比较，也类似于向下比较，只有当人们具有较强的社会比较倾向时，才会引起相对剥夺感</w:t>
      </w:r>
      <w:r w:rsidR="006C440E">
        <w:rPr>
          <w:rFonts w:hint="eastAsia"/>
          <w:lang w:eastAsia="zh-CN"/>
        </w:rPr>
        <w:t>。</w:t>
      </w:r>
    </w:p>
    <w:p w14:paraId="487F79A9" w14:textId="0FDBD1AA" w:rsidR="00EB1EBE" w:rsidRDefault="00EB1EBE" w:rsidP="00EB1EBE">
      <w:pPr>
        <w:ind w:firstLine="480"/>
        <w:rPr>
          <w:lang w:eastAsia="zh-CN"/>
        </w:rPr>
      </w:pPr>
      <w:r>
        <w:rPr>
          <w:rFonts w:hint="eastAsia"/>
          <w:lang w:eastAsia="zh-CN"/>
        </w:rPr>
        <w:t>总的来说</w:t>
      </w:r>
      <w:r w:rsidR="006C440E">
        <w:rPr>
          <w:rFonts w:hint="eastAsia"/>
          <w:lang w:eastAsia="zh-CN"/>
        </w:rPr>
        <w:t>，</w:t>
      </w:r>
      <w:r w:rsidR="00E5156C">
        <w:rPr>
          <w:rFonts w:hint="eastAsia"/>
          <w:lang w:eastAsia="zh-CN"/>
        </w:rPr>
        <w:t>与</w:t>
      </w:r>
      <w:r w:rsidR="00E56861">
        <w:rPr>
          <w:rFonts w:hint="eastAsia"/>
          <w:lang w:eastAsia="zh-CN"/>
        </w:rPr>
        <w:t>研究四</w:t>
      </w:r>
      <w:r w:rsidR="00E5156C">
        <w:rPr>
          <w:rFonts w:hint="eastAsia"/>
          <w:lang w:eastAsia="zh-CN"/>
        </w:rPr>
        <w:t>一致，</w:t>
      </w:r>
      <w:r w:rsidR="003A192D">
        <w:rPr>
          <w:rFonts w:hint="eastAsia"/>
          <w:lang w:eastAsia="zh-CN"/>
        </w:rPr>
        <w:t>本研究</w:t>
      </w:r>
      <w:r w:rsidR="00E5156C">
        <w:rPr>
          <w:rFonts w:hint="eastAsia"/>
          <w:lang w:eastAsia="zh-CN"/>
        </w:rPr>
        <w:t>也未能重复出</w:t>
      </w:r>
      <w:r w:rsidR="00E5156C">
        <w:rPr>
          <w:rFonts w:hint="eastAsia"/>
          <w:lang w:eastAsia="zh-CN"/>
        </w:rPr>
        <w:t xml:space="preserve"> </w:t>
      </w:r>
      <w:r w:rsidR="00E5156C">
        <w:rPr>
          <w:lang w:eastAsia="zh-CN"/>
        </w:rPr>
        <w:fldChar w:fldCharType="begin"/>
      </w:r>
      <w:r w:rsidR="0019217D">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E5156C">
        <w:rPr>
          <w:lang w:eastAsia="zh-CN"/>
        </w:rPr>
        <w:fldChar w:fldCharType="separate"/>
      </w:r>
      <w:r w:rsidR="0019217D">
        <w:rPr>
          <w:noProof/>
          <w:lang w:eastAsia="zh-CN"/>
        </w:rPr>
        <w:t>Buunk et al. (2003)</w:t>
      </w:r>
      <w:r w:rsidR="00E5156C">
        <w:rPr>
          <w:lang w:eastAsia="zh-CN"/>
        </w:rPr>
        <w:fldChar w:fldCharType="end"/>
      </w:r>
      <w:r w:rsidR="00E5156C">
        <w:rPr>
          <w:lang w:eastAsia="zh-CN"/>
        </w:rPr>
        <w:t xml:space="preserve"> </w:t>
      </w:r>
      <w:r w:rsidR="00E5156C">
        <w:rPr>
          <w:rFonts w:hint="eastAsia"/>
          <w:lang w:eastAsia="zh-CN"/>
        </w:rPr>
        <w:t>的</w:t>
      </w:r>
      <w:r w:rsidR="002A789E">
        <w:rPr>
          <w:rFonts w:hint="eastAsia"/>
          <w:lang w:eastAsia="zh-CN"/>
        </w:rPr>
        <w:t>研究</w:t>
      </w:r>
      <w:r w:rsidR="00E5156C">
        <w:rPr>
          <w:rFonts w:hint="eastAsia"/>
          <w:lang w:eastAsia="zh-CN"/>
        </w:rPr>
        <w:t>结果。这可能意味着，</w:t>
      </w:r>
      <w:r w:rsidR="006C440E">
        <w:rPr>
          <w:rFonts w:hint="eastAsia"/>
          <w:lang w:eastAsia="zh-CN"/>
        </w:rPr>
        <w:t>简单的使用</w:t>
      </w:r>
      <w:r w:rsidR="001027A7">
        <w:rPr>
          <w:rFonts w:hint="eastAsia"/>
          <w:lang w:eastAsia="zh-CN"/>
        </w:rPr>
        <w:t>向上或向下社会比较的频率，来描述社会比较中的方向，</w:t>
      </w:r>
      <w:r w:rsidR="006C440E">
        <w:rPr>
          <w:rFonts w:hint="eastAsia"/>
          <w:lang w:eastAsia="zh-CN"/>
        </w:rPr>
        <w:t>是不够准确的。这也是为什么，</w:t>
      </w:r>
      <w:r w:rsidR="003A192D">
        <w:rPr>
          <w:rFonts w:hint="eastAsia"/>
          <w:lang w:eastAsia="zh-CN"/>
        </w:rPr>
        <w:t>本研究</w:t>
      </w:r>
      <w:r w:rsidR="001027A7">
        <w:rPr>
          <w:rFonts w:hint="eastAsia"/>
          <w:lang w:eastAsia="zh-CN"/>
        </w:rPr>
        <w:t>使用比较的策略</w:t>
      </w:r>
      <w:r w:rsidR="00E56861">
        <w:rPr>
          <w:rFonts w:hint="eastAsia"/>
          <w:lang w:eastAsia="zh-CN"/>
        </w:rPr>
        <w:t>，而不是</w:t>
      </w:r>
      <w:r w:rsidR="006C440E">
        <w:rPr>
          <w:rFonts w:hint="eastAsia"/>
          <w:lang w:eastAsia="zh-CN"/>
        </w:rPr>
        <w:t>比较的频率</w:t>
      </w:r>
      <w:r w:rsidR="001027A7">
        <w:rPr>
          <w:rFonts w:hint="eastAsia"/>
          <w:lang w:eastAsia="zh-CN"/>
        </w:rPr>
        <w:t>，来描述社会比较。</w:t>
      </w:r>
      <w:r w:rsidR="00E56861">
        <w:rPr>
          <w:rFonts w:hint="eastAsia"/>
          <w:lang w:eastAsia="zh-CN"/>
        </w:rPr>
        <w:t>总的来说，本研究发现</w:t>
      </w:r>
      <w:r>
        <w:rPr>
          <w:rFonts w:hint="eastAsia"/>
          <w:lang w:eastAsia="zh-CN"/>
        </w:rPr>
        <w:t>在向上比较的情况下，主要是对比，而不是认同策略，影响了人们感知到的相对剥夺感，证明了假设</w:t>
      </w:r>
      <w:r>
        <w:rPr>
          <w:rFonts w:hint="eastAsia"/>
          <w:lang w:eastAsia="zh-CN"/>
        </w:rPr>
        <w:t>6a</w:t>
      </w:r>
      <w:r>
        <w:rPr>
          <w:rFonts w:hint="eastAsia"/>
          <w:lang w:eastAsia="zh-CN"/>
        </w:rPr>
        <w:t>。而在向下比较的情况下，</w:t>
      </w:r>
      <w:r w:rsidR="003A192D">
        <w:rPr>
          <w:rFonts w:hint="eastAsia"/>
          <w:lang w:eastAsia="zh-CN"/>
        </w:rPr>
        <w:t>本研究</w:t>
      </w:r>
      <w:r>
        <w:rPr>
          <w:rFonts w:hint="eastAsia"/>
          <w:lang w:eastAsia="zh-CN"/>
        </w:rPr>
        <w:t>并没有发现两种比较策略间有显著的差异，假设</w:t>
      </w:r>
      <w:r>
        <w:rPr>
          <w:rFonts w:hint="eastAsia"/>
          <w:lang w:eastAsia="zh-CN"/>
        </w:rPr>
        <w:t>6b</w:t>
      </w:r>
      <w:r>
        <w:rPr>
          <w:rFonts w:hint="eastAsia"/>
          <w:lang w:eastAsia="zh-CN"/>
        </w:rPr>
        <w:t>未能被证明。</w:t>
      </w:r>
    </w:p>
    <w:p w14:paraId="7B463A7A" w14:textId="71744C35" w:rsidR="00634FC0" w:rsidRDefault="00634FC0" w:rsidP="00F44525">
      <w:pPr>
        <w:ind w:firstLine="480"/>
        <w:rPr>
          <w:lang w:eastAsia="zh-CN"/>
        </w:rPr>
        <w:sectPr w:rsidR="00634FC0" w:rsidSect="004C21E6">
          <w:headerReference w:type="default" r:id="rId42"/>
          <w:pgSz w:w="11906" w:h="16838"/>
          <w:pgMar w:top="1440" w:right="1800" w:bottom="1440" w:left="1800" w:header="851" w:footer="992" w:gutter="0"/>
          <w:cols w:space="425"/>
          <w:docGrid w:type="lines" w:linePitch="360"/>
        </w:sectPr>
      </w:pPr>
    </w:p>
    <w:p w14:paraId="3E093A5E" w14:textId="10DA0904" w:rsidR="00A3755D" w:rsidRPr="00634FC0" w:rsidRDefault="00634FC0" w:rsidP="00634FC0">
      <w:pPr>
        <w:pStyle w:val="1"/>
        <w:spacing w:before="360" w:after="360"/>
        <w:rPr>
          <w:lang w:eastAsia="zh-CN"/>
        </w:rPr>
      </w:pPr>
      <w:bookmarkStart w:id="103" w:name="_Toc162021970"/>
      <w:r w:rsidRPr="00634FC0">
        <w:rPr>
          <w:lang w:eastAsia="zh-CN"/>
        </w:rPr>
        <w:t>第</w:t>
      </w:r>
      <w:r w:rsidR="00D939C0">
        <w:rPr>
          <w:rFonts w:hint="eastAsia"/>
          <w:lang w:eastAsia="zh-CN"/>
        </w:rPr>
        <w:t>八</w:t>
      </w:r>
      <w:r w:rsidRPr="00634FC0">
        <w:rPr>
          <w:lang w:eastAsia="zh-CN"/>
        </w:rPr>
        <w:t>章</w:t>
      </w:r>
      <w:r w:rsidRPr="00634FC0">
        <w:rPr>
          <w:rFonts w:hint="eastAsia"/>
          <w:lang w:eastAsia="zh-CN"/>
        </w:rPr>
        <w:t xml:space="preserve"> </w:t>
      </w:r>
      <w:ins w:id="104" w:author="LCJ" w:date="2024-03-25T15:03:00Z">
        <w:r w:rsidR="00330BAF">
          <w:rPr>
            <w:rFonts w:hint="eastAsia"/>
            <w:lang w:eastAsia="zh-CN"/>
          </w:rPr>
          <w:t>总</w:t>
        </w:r>
      </w:ins>
      <w:r w:rsidR="00A3755D" w:rsidRPr="00634FC0">
        <w:rPr>
          <w:lang w:eastAsia="zh-CN"/>
        </w:rPr>
        <w:t>讨论</w:t>
      </w:r>
      <w:bookmarkEnd w:id="103"/>
    </w:p>
    <w:p w14:paraId="039A4305" w14:textId="6953F44F" w:rsidR="00AE0CD4" w:rsidRDefault="00AE0CD4" w:rsidP="00F33CEC">
      <w:pPr>
        <w:pStyle w:val="2"/>
        <w:spacing w:before="180" w:after="180"/>
        <w:rPr>
          <w:ins w:id="105" w:author="LCJ" w:date="2024-03-25T15:03:00Z"/>
          <w:lang w:eastAsia="zh-CN"/>
        </w:rPr>
      </w:pPr>
      <w:bookmarkStart w:id="106" w:name="_Toc162021971"/>
      <w:ins w:id="107" w:author="LCJ" w:date="2024-03-25T15:04:00Z">
        <w:r>
          <w:rPr>
            <w:rFonts w:hint="eastAsia"/>
            <w:lang w:eastAsia="zh-CN"/>
          </w:rPr>
          <w:t>没有总讨论。</w:t>
        </w:r>
      </w:ins>
      <w:ins w:id="108" w:author="LCJ" w:date="2024-03-25T15:03:00Z">
        <w:r>
          <w:rPr>
            <w:rFonts w:hint="eastAsia"/>
            <w:lang w:eastAsia="zh-CN"/>
          </w:rPr>
          <w:t>需要</w:t>
        </w:r>
      </w:ins>
      <w:ins w:id="109" w:author="LCJ" w:date="2024-03-25T15:04:00Z">
        <w:r w:rsidR="004F1F1A">
          <w:rPr>
            <w:rFonts w:hint="eastAsia"/>
            <w:lang w:eastAsia="zh-CN"/>
          </w:rPr>
          <w:t>综合所开展的所有研究，</w:t>
        </w:r>
      </w:ins>
      <w:ins w:id="110" w:author="LCJ" w:date="2024-03-25T15:03:00Z">
        <w:r>
          <w:rPr>
            <w:rFonts w:hint="eastAsia"/>
            <w:lang w:eastAsia="zh-CN"/>
          </w:rPr>
          <w:t>围绕研究问题和主要发现，逐个阐述</w:t>
        </w:r>
      </w:ins>
      <w:ins w:id="111" w:author="LCJ" w:date="2024-03-25T15:04:00Z">
        <w:r w:rsidR="00E279AF">
          <w:rPr>
            <w:rFonts w:hint="eastAsia"/>
            <w:lang w:eastAsia="zh-CN"/>
          </w:rPr>
          <w:t>。</w:t>
        </w:r>
        <w:r w:rsidR="00080DA9">
          <w:rPr>
            <w:rFonts w:hint="eastAsia"/>
            <w:lang w:eastAsia="zh-CN"/>
          </w:rPr>
          <w:t>避开</w:t>
        </w:r>
        <w:r w:rsidR="00E279AF">
          <w:rPr>
            <w:rFonts w:hint="eastAsia"/>
            <w:lang w:eastAsia="zh-CN"/>
          </w:rPr>
          <w:t>重复论述。</w:t>
        </w:r>
      </w:ins>
    </w:p>
    <w:p w14:paraId="5009CC9D" w14:textId="77777777" w:rsidR="00AE0CD4" w:rsidRDefault="00AE0CD4" w:rsidP="00F33CEC">
      <w:pPr>
        <w:pStyle w:val="2"/>
        <w:spacing w:before="180" w:after="180"/>
        <w:rPr>
          <w:ins w:id="112" w:author="LCJ" w:date="2024-03-25T15:03:00Z"/>
          <w:lang w:eastAsia="zh-CN"/>
        </w:rPr>
      </w:pPr>
    </w:p>
    <w:p w14:paraId="0310F242" w14:textId="22FB8CE9" w:rsidR="00A3755D" w:rsidRPr="00F33CEC" w:rsidRDefault="00AE0CD4" w:rsidP="00F33CEC">
      <w:pPr>
        <w:pStyle w:val="2"/>
        <w:spacing w:before="180" w:after="180"/>
        <w:rPr>
          <w:lang w:eastAsia="zh-CN"/>
        </w:rPr>
      </w:pPr>
      <w:r>
        <w:rPr>
          <w:rFonts w:hint="eastAsia"/>
          <w:lang w:eastAsia="zh-CN"/>
        </w:rPr>
        <w:t>8</w:t>
      </w:r>
      <w:r w:rsidRPr="00F33CEC">
        <w:rPr>
          <w:lang w:eastAsia="zh-CN"/>
        </w:rPr>
        <w:t>.</w:t>
      </w:r>
      <w:r>
        <w:rPr>
          <w:lang w:eastAsia="zh-CN"/>
        </w:rPr>
        <w:t>1</w:t>
      </w:r>
      <w:r w:rsidRPr="00F33CEC">
        <w:rPr>
          <w:lang w:eastAsia="zh-CN"/>
        </w:rPr>
        <w:t xml:space="preserve"> </w:t>
      </w:r>
      <w:r w:rsidRPr="00F33CEC">
        <w:rPr>
          <w:rFonts w:hint="eastAsia"/>
          <w:lang w:eastAsia="zh-CN"/>
        </w:rPr>
        <w:t>理论贡献</w:t>
      </w:r>
      <w:bookmarkEnd w:id="106"/>
    </w:p>
    <w:p w14:paraId="1E3A32E0" w14:textId="742DC397" w:rsidR="009D5E66" w:rsidRDefault="00423D5E" w:rsidP="009D5E66">
      <w:pPr>
        <w:ind w:firstLineChars="200" w:firstLine="480"/>
        <w:rPr>
          <w:lang w:eastAsia="zh-CN"/>
        </w:rPr>
      </w:pPr>
      <w:r w:rsidRPr="00423D5E">
        <w:rPr>
          <w:rFonts w:hint="eastAsia"/>
          <w:lang w:eastAsia="zh-CN"/>
        </w:rPr>
        <w:t>过去的研究通常只关注社会比较中向上比较的过程，而对向下比较的情况则鲜有探究。同时，也没有文章解释在向下比较中，</w:t>
      </w:r>
      <w:r>
        <w:rPr>
          <w:rFonts w:hint="eastAsia"/>
          <w:lang w:eastAsia="zh-CN"/>
        </w:rPr>
        <w:t>是什么</w:t>
      </w:r>
      <w:r w:rsidRPr="00423D5E">
        <w:rPr>
          <w:rFonts w:hint="eastAsia"/>
          <w:lang w:eastAsia="zh-CN"/>
        </w:rPr>
        <w:t>中介变量解释了社会比较与生活满意度之间的关系。</w:t>
      </w:r>
      <w:r w:rsidR="003A192D">
        <w:rPr>
          <w:rFonts w:hint="eastAsia"/>
          <w:lang w:eastAsia="zh-CN"/>
        </w:rPr>
        <w:t>本研究</w:t>
      </w:r>
      <w:r w:rsidRPr="00423D5E">
        <w:rPr>
          <w:rFonts w:hint="eastAsia"/>
          <w:lang w:eastAsia="zh-CN"/>
        </w:rPr>
        <w:t>的研究建立了一个平行中介模型，通过相对剥夺感解释向上比较的过程，</w:t>
      </w:r>
      <w:r>
        <w:rPr>
          <w:rFonts w:hint="eastAsia"/>
          <w:lang w:eastAsia="zh-CN"/>
        </w:rPr>
        <w:t>通过</w:t>
      </w:r>
      <w:r w:rsidRPr="00423D5E">
        <w:rPr>
          <w:rFonts w:hint="eastAsia"/>
          <w:lang w:eastAsia="zh-CN"/>
        </w:rPr>
        <w:t>感知到的优越感解释向下比较的过程。具体来说，人们在向上比较中体验到相对剥夺感，因此对生活满意度的评价降低；而在向下比较中体验到优越感，因此对生活满意度的评价升高</w:t>
      </w:r>
      <w:r w:rsidR="009D5E66">
        <w:rPr>
          <w:rFonts w:hint="eastAsia"/>
          <w:lang w:eastAsia="zh-CN"/>
        </w:rPr>
        <w:t>。</w:t>
      </w:r>
    </w:p>
    <w:p w14:paraId="15000355" w14:textId="68598418" w:rsidR="009D5E66" w:rsidRDefault="00423D5E" w:rsidP="009D5E66">
      <w:pPr>
        <w:ind w:firstLineChars="200" w:firstLine="480"/>
        <w:rPr>
          <w:lang w:eastAsia="zh-CN"/>
        </w:rPr>
      </w:pPr>
      <w:r w:rsidRPr="00423D5E">
        <w:rPr>
          <w:rFonts w:hint="eastAsia"/>
          <w:lang w:eastAsia="zh-CN"/>
        </w:rPr>
        <w:t>为了</w:t>
      </w:r>
      <w:r>
        <w:rPr>
          <w:rFonts w:hint="eastAsia"/>
          <w:lang w:eastAsia="zh-CN"/>
        </w:rPr>
        <w:t>佐证</w:t>
      </w:r>
      <w:r w:rsidRPr="00423D5E">
        <w:rPr>
          <w:rFonts w:hint="eastAsia"/>
          <w:lang w:eastAsia="zh-CN"/>
        </w:rPr>
        <w:t>在社会比较中存在两条相反路径影响生活满意度的假设，</w:t>
      </w:r>
      <w:r w:rsidR="003A192D">
        <w:rPr>
          <w:rFonts w:hint="eastAsia"/>
          <w:lang w:eastAsia="zh-CN"/>
        </w:rPr>
        <w:t>本</w:t>
      </w:r>
      <w:r w:rsidR="00A84E6B">
        <w:rPr>
          <w:rFonts w:hint="eastAsia"/>
          <w:lang w:eastAsia="zh-CN"/>
        </w:rPr>
        <w:t>文</w:t>
      </w:r>
      <w:r w:rsidRPr="00423D5E">
        <w:rPr>
          <w:rFonts w:hint="eastAsia"/>
          <w:lang w:eastAsia="zh-CN"/>
        </w:rPr>
        <w:t>进行了关于社会比较倾向与生活满意度之间的元分析。社会比较倾向是一个人相对稳定的内在特质，它反映了一个</w:t>
      </w:r>
      <w:r w:rsidR="008F3342">
        <w:rPr>
          <w:rFonts w:hint="eastAsia"/>
          <w:lang w:eastAsia="zh-CN"/>
        </w:rPr>
        <w:t>人</w:t>
      </w:r>
      <w:r w:rsidRPr="00423D5E">
        <w:rPr>
          <w:rFonts w:hint="eastAsia"/>
          <w:lang w:eastAsia="zh-CN"/>
        </w:rPr>
        <w:t>进行社会比较的意愿，但不涉及其方向。一个社会比较倾向高的人可能既进行向上比较，也进行向下比较。如果</w:t>
      </w:r>
      <w:r w:rsidR="003A192D">
        <w:rPr>
          <w:rFonts w:hint="eastAsia"/>
          <w:lang w:eastAsia="zh-CN"/>
        </w:rPr>
        <w:t>本</w:t>
      </w:r>
      <w:r w:rsidR="00A84E6B">
        <w:rPr>
          <w:rFonts w:hint="eastAsia"/>
          <w:lang w:eastAsia="zh-CN"/>
        </w:rPr>
        <w:t>文所假设</w:t>
      </w:r>
      <w:r w:rsidRPr="00423D5E">
        <w:rPr>
          <w:rFonts w:hint="eastAsia"/>
          <w:lang w:eastAsia="zh-CN"/>
        </w:rPr>
        <w:t>的</w:t>
      </w:r>
      <w:r w:rsidR="00A84E6B">
        <w:rPr>
          <w:rFonts w:hint="eastAsia"/>
          <w:lang w:eastAsia="zh-CN"/>
        </w:rPr>
        <w:t>并列</w:t>
      </w:r>
      <w:r w:rsidRPr="00423D5E">
        <w:rPr>
          <w:rFonts w:hint="eastAsia"/>
          <w:lang w:eastAsia="zh-CN"/>
        </w:rPr>
        <w:t>中介模型成立，将存在两条相反的中介路径。</w:t>
      </w:r>
      <w:r w:rsidR="00A84E6B">
        <w:rPr>
          <w:rFonts w:hint="eastAsia"/>
          <w:lang w:eastAsia="zh-CN"/>
        </w:rPr>
        <w:t>那么</w:t>
      </w:r>
      <w:r w:rsidRPr="00423D5E">
        <w:rPr>
          <w:rFonts w:hint="eastAsia"/>
          <w:lang w:eastAsia="zh-CN"/>
        </w:rPr>
        <w:t>，当</w:t>
      </w:r>
      <w:r w:rsidR="003A192D">
        <w:rPr>
          <w:rFonts w:hint="eastAsia"/>
          <w:lang w:eastAsia="zh-CN"/>
        </w:rPr>
        <w:t>本研究</w:t>
      </w:r>
      <w:r w:rsidRPr="00423D5E">
        <w:rPr>
          <w:rFonts w:hint="eastAsia"/>
          <w:lang w:eastAsia="zh-CN"/>
        </w:rPr>
        <w:t>仅计算社会比较倾向与生活满意度之间的相关性时，结果将趋近于零。</w:t>
      </w:r>
      <w:r w:rsidR="003A192D">
        <w:rPr>
          <w:rFonts w:hint="eastAsia"/>
          <w:lang w:eastAsia="zh-CN"/>
        </w:rPr>
        <w:t>本</w:t>
      </w:r>
      <w:r w:rsidR="00A84E6B">
        <w:rPr>
          <w:rFonts w:hint="eastAsia"/>
          <w:lang w:eastAsia="zh-CN"/>
        </w:rPr>
        <w:t>文</w:t>
      </w:r>
      <w:r w:rsidRPr="00423D5E">
        <w:rPr>
          <w:rFonts w:hint="eastAsia"/>
          <w:lang w:eastAsia="zh-CN"/>
        </w:rPr>
        <w:t>的元分析证实了这一猜想，表明在社会比较与生活满意度之间可能存在两条相反的中介路径</w:t>
      </w:r>
      <w:r w:rsidR="007478FF">
        <w:rPr>
          <w:rFonts w:hint="eastAsia"/>
          <w:lang w:eastAsia="zh-CN"/>
        </w:rPr>
        <w:t>。</w:t>
      </w:r>
    </w:p>
    <w:p w14:paraId="3C2A73BE" w14:textId="4B29C972" w:rsidR="00A3755D" w:rsidRPr="004E614C" w:rsidRDefault="00A3755D" w:rsidP="00A3755D">
      <w:pPr>
        <w:ind w:firstLineChars="200" w:firstLine="480"/>
        <w:rPr>
          <w:lang w:eastAsia="zh-CN"/>
        </w:rPr>
      </w:pPr>
      <w:r w:rsidRPr="004E614C">
        <w:rPr>
          <w:rFonts w:hint="eastAsia"/>
          <w:lang w:eastAsia="zh-CN"/>
        </w:rPr>
        <w:t>尽管已经有文章讨论了社会比较倾向越高的人，越容易体验到相对剥夺感。但他们的研究中，并没有考虑，这样的社会比较是向上比较，还是向下比较。</w:t>
      </w:r>
      <w:r w:rsidR="009D5E66">
        <w:rPr>
          <w:rFonts w:hint="eastAsia"/>
          <w:lang w:eastAsia="zh-CN"/>
        </w:rPr>
        <w:t>或者，他们</w:t>
      </w:r>
      <w:r w:rsidRPr="004E614C">
        <w:rPr>
          <w:rFonts w:hint="eastAsia"/>
          <w:lang w:eastAsia="zh-CN"/>
        </w:rPr>
        <w:t>只从社会比较方向的角度触发，讨论向上比较和向下比较产生积极或消极的结果，而不涉及社会比较倾向。</w:t>
      </w:r>
      <w:r w:rsidR="003A192D">
        <w:rPr>
          <w:rFonts w:hint="eastAsia"/>
          <w:lang w:eastAsia="zh-CN"/>
        </w:rPr>
        <w:t>本</w:t>
      </w:r>
      <w:r w:rsidR="00A84E6B">
        <w:rPr>
          <w:rFonts w:hint="eastAsia"/>
          <w:lang w:eastAsia="zh-CN"/>
        </w:rPr>
        <w:t>文</w:t>
      </w:r>
      <w:r w:rsidR="00286189">
        <w:rPr>
          <w:rFonts w:hint="eastAsia"/>
          <w:lang w:eastAsia="zh-CN"/>
        </w:rPr>
        <w:t>认为</w:t>
      </w:r>
      <w:r w:rsidRPr="004E614C">
        <w:rPr>
          <w:rFonts w:hint="eastAsia"/>
          <w:lang w:eastAsia="zh-CN"/>
        </w:rPr>
        <w:t>可能存在这样一种情况，</w:t>
      </w:r>
      <w:r w:rsidR="00286189">
        <w:rPr>
          <w:rFonts w:hint="eastAsia"/>
          <w:lang w:eastAsia="zh-CN"/>
        </w:rPr>
        <w:t>即</w:t>
      </w:r>
      <w:r w:rsidRPr="004E614C">
        <w:rPr>
          <w:rFonts w:hint="eastAsia"/>
          <w:lang w:eastAsia="zh-CN"/>
        </w:rPr>
        <w:t>一个不倾向于进行社会比较的人，那么即使他暴露在这样的环境中，也不会因为社会比较对其产生影响。</w:t>
      </w:r>
      <w:r w:rsidR="00286189">
        <w:rPr>
          <w:rFonts w:hint="eastAsia"/>
          <w:lang w:eastAsia="zh-CN"/>
        </w:rPr>
        <w:t>换言之，当社会比较倾向较低时，社会比较的频率将不会影响相对剥夺感，也不会影响感知到的优越感。以往也有研究得到了类似的结果，</w:t>
      </w:r>
      <w:r w:rsidR="006B069C" w:rsidRPr="004E614C">
        <w:rPr>
          <w:lang w:eastAsia="zh-CN"/>
        </w:rPr>
        <w:fldChar w:fldCharType="begin"/>
      </w:r>
      <w:r w:rsidR="0019217D">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6B069C" w:rsidRPr="004E614C">
        <w:rPr>
          <w:lang w:eastAsia="zh-CN"/>
        </w:rPr>
        <w:fldChar w:fldCharType="separate"/>
      </w:r>
      <w:r w:rsidR="0019217D">
        <w:rPr>
          <w:noProof/>
          <w:lang w:eastAsia="zh-CN"/>
        </w:rPr>
        <w:t>Buunk et al. (2003)</w:t>
      </w:r>
      <w:r w:rsidR="006B069C" w:rsidRPr="004E614C">
        <w:rPr>
          <w:lang w:eastAsia="zh-CN"/>
        </w:rPr>
        <w:fldChar w:fldCharType="end"/>
      </w:r>
      <w:r w:rsidR="006B069C" w:rsidRPr="004E614C">
        <w:rPr>
          <w:rFonts w:hint="eastAsia"/>
          <w:lang w:eastAsia="zh-CN"/>
        </w:rPr>
        <w:t xml:space="preserve"> </w:t>
      </w:r>
      <w:r w:rsidRPr="004E614C">
        <w:rPr>
          <w:rFonts w:hint="eastAsia"/>
          <w:lang w:eastAsia="zh-CN"/>
        </w:rPr>
        <w:t>发现，只有社会比较倾向高的人，才会在较多的向上比较中，感受到更多的相对剥夺感。</w:t>
      </w:r>
      <w:r w:rsidR="00FB7AA4">
        <w:rPr>
          <w:rFonts w:hint="eastAsia"/>
          <w:lang w:eastAsia="zh-CN"/>
        </w:rPr>
        <w:t>但正如之前所论证的，并没有研究讨论过向下比较的情况。</w:t>
      </w:r>
      <w:r w:rsidR="009D5E66">
        <w:rPr>
          <w:rFonts w:hint="eastAsia"/>
          <w:lang w:eastAsia="zh-CN"/>
        </w:rPr>
        <w:t>经过</w:t>
      </w:r>
      <w:r w:rsidR="002A789E">
        <w:rPr>
          <w:rFonts w:hint="eastAsia"/>
          <w:lang w:eastAsia="zh-CN"/>
        </w:rPr>
        <w:t>研究</w:t>
      </w:r>
      <w:r w:rsidR="00A84E6B">
        <w:rPr>
          <w:rFonts w:hint="eastAsia"/>
          <w:lang w:eastAsia="zh-CN"/>
        </w:rPr>
        <w:t>四</w:t>
      </w:r>
      <w:r w:rsidR="009D5E66">
        <w:rPr>
          <w:rFonts w:hint="eastAsia"/>
          <w:lang w:eastAsia="zh-CN"/>
        </w:rPr>
        <w:t>和与</w:t>
      </w:r>
      <w:r w:rsidR="002A789E">
        <w:rPr>
          <w:rFonts w:hint="eastAsia"/>
          <w:lang w:eastAsia="zh-CN"/>
        </w:rPr>
        <w:t>研究</w:t>
      </w:r>
      <w:r w:rsidR="00A84E6B">
        <w:rPr>
          <w:rFonts w:hint="eastAsia"/>
          <w:lang w:eastAsia="zh-CN"/>
        </w:rPr>
        <w:t>五</w:t>
      </w:r>
      <w:r w:rsidR="009D5E66">
        <w:rPr>
          <w:rFonts w:hint="eastAsia"/>
          <w:lang w:eastAsia="zh-CN"/>
        </w:rPr>
        <w:t>，</w:t>
      </w:r>
      <w:r w:rsidR="003A192D">
        <w:rPr>
          <w:rFonts w:hint="eastAsia"/>
          <w:lang w:eastAsia="zh-CN"/>
        </w:rPr>
        <w:t>本</w:t>
      </w:r>
      <w:r w:rsidR="00A84E6B">
        <w:rPr>
          <w:rFonts w:hint="eastAsia"/>
          <w:lang w:eastAsia="zh-CN"/>
        </w:rPr>
        <w:t>文</w:t>
      </w:r>
      <w:r w:rsidR="009D5E66">
        <w:rPr>
          <w:rFonts w:hint="eastAsia"/>
          <w:lang w:eastAsia="zh-CN"/>
        </w:rPr>
        <w:t>发现在向下比较的情况下，只有当人们的社会比较倾向较高时，向下比较的频率才会影响感知到的优越感，进而影响人们对于生活满意度的评价。</w:t>
      </w:r>
      <w:r w:rsidR="007478FF">
        <w:rPr>
          <w:rFonts w:hint="eastAsia"/>
          <w:lang w:eastAsia="zh-CN"/>
        </w:rPr>
        <w:t>而在向上比较的情况下，和以往的研究不同，</w:t>
      </w:r>
      <w:r w:rsidR="003A192D">
        <w:rPr>
          <w:rFonts w:hint="eastAsia"/>
          <w:lang w:eastAsia="zh-CN"/>
        </w:rPr>
        <w:t>本</w:t>
      </w:r>
      <w:r w:rsidR="00A84E6B">
        <w:rPr>
          <w:rFonts w:hint="eastAsia"/>
          <w:lang w:eastAsia="zh-CN"/>
        </w:rPr>
        <w:t>文</w:t>
      </w:r>
      <w:r w:rsidR="007478FF">
        <w:rPr>
          <w:rFonts w:hint="eastAsia"/>
          <w:lang w:eastAsia="zh-CN"/>
        </w:rPr>
        <w:t>并没有发现社会比较频率与社会比较倾向之间的交互作用。并且当向上比较频率与社会比较倾向同时进入模型时，</w:t>
      </w:r>
      <w:r w:rsidR="00FB7AA4">
        <w:rPr>
          <w:rFonts w:hint="eastAsia"/>
          <w:lang w:eastAsia="zh-CN"/>
        </w:rPr>
        <w:t>向上比较频率</w:t>
      </w:r>
      <w:r w:rsidR="007478FF">
        <w:rPr>
          <w:rFonts w:hint="eastAsia"/>
          <w:lang w:eastAsia="zh-CN"/>
        </w:rPr>
        <w:t>对相对剥夺感的</w:t>
      </w:r>
      <w:r w:rsidR="00FB7AA4">
        <w:rPr>
          <w:rFonts w:hint="eastAsia"/>
          <w:lang w:eastAsia="zh-CN"/>
        </w:rPr>
        <w:t>回归系数在两个</w:t>
      </w:r>
      <w:r w:rsidR="002A789E">
        <w:rPr>
          <w:rFonts w:hint="eastAsia"/>
          <w:lang w:eastAsia="zh-CN"/>
        </w:rPr>
        <w:t>研究</w:t>
      </w:r>
      <w:r w:rsidR="00FB7AA4">
        <w:rPr>
          <w:rFonts w:hint="eastAsia"/>
          <w:lang w:eastAsia="zh-CN"/>
        </w:rPr>
        <w:t>中并不一致</w:t>
      </w:r>
      <w:r w:rsidR="007478FF">
        <w:rPr>
          <w:rFonts w:hint="eastAsia"/>
          <w:lang w:eastAsia="zh-CN"/>
        </w:rPr>
        <w:t>。</w:t>
      </w:r>
      <w:r w:rsidR="00FB7AA4">
        <w:rPr>
          <w:rFonts w:hint="eastAsia"/>
          <w:lang w:eastAsia="zh-CN"/>
        </w:rPr>
        <w:t>因此，</w:t>
      </w:r>
      <w:r w:rsidR="00A84E6B">
        <w:rPr>
          <w:rFonts w:hint="eastAsia"/>
          <w:lang w:eastAsia="zh-CN"/>
        </w:rPr>
        <w:t>本文</w:t>
      </w:r>
      <w:r w:rsidR="007478FF">
        <w:rPr>
          <w:rFonts w:hint="eastAsia"/>
          <w:lang w:eastAsia="zh-CN"/>
        </w:rPr>
        <w:t>只能保守</w:t>
      </w:r>
      <w:r w:rsidR="00FB7AA4">
        <w:rPr>
          <w:rFonts w:hint="eastAsia"/>
          <w:lang w:eastAsia="zh-CN"/>
        </w:rPr>
        <w:t>地认为</w:t>
      </w:r>
      <w:r w:rsidR="007478FF">
        <w:rPr>
          <w:rFonts w:hint="eastAsia"/>
          <w:lang w:eastAsia="zh-CN"/>
        </w:rPr>
        <w:t>，是两者共同影响了相对剥夺感。</w:t>
      </w:r>
    </w:p>
    <w:p w14:paraId="447B232C" w14:textId="43EAE510" w:rsidR="00286189" w:rsidRPr="004E614C" w:rsidRDefault="00FB7AA4" w:rsidP="00153F44">
      <w:pPr>
        <w:ind w:firstLineChars="200" w:firstLine="480"/>
        <w:rPr>
          <w:lang w:eastAsia="zh-CN"/>
        </w:rPr>
      </w:pPr>
      <w:r>
        <w:rPr>
          <w:rFonts w:hint="eastAsia"/>
          <w:lang w:eastAsia="zh-CN"/>
        </w:rPr>
        <w:t>最后，</w:t>
      </w:r>
      <w:r w:rsidR="007478FF">
        <w:rPr>
          <w:rFonts w:hint="eastAsia"/>
          <w:lang w:eastAsia="zh-CN"/>
        </w:rPr>
        <w:t>在</w:t>
      </w:r>
      <w:r w:rsidR="00A3755D" w:rsidRPr="004E614C">
        <w:rPr>
          <w:rFonts w:hint="eastAsia"/>
          <w:lang w:eastAsia="zh-CN"/>
        </w:rPr>
        <w:t>以往的研究中，</w:t>
      </w:r>
      <w:r>
        <w:rPr>
          <w:rFonts w:hint="eastAsia"/>
          <w:lang w:eastAsia="zh-CN"/>
        </w:rPr>
        <w:t>很少讨论人们在</w:t>
      </w:r>
      <w:r w:rsidR="00A3755D" w:rsidRPr="004E614C">
        <w:rPr>
          <w:rFonts w:hint="eastAsia"/>
          <w:lang w:eastAsia="zh-CN"/>
        </w:rPr>
        <w:t>社会比较</w:t>
      </w:r>
      <w:r>
        <w:rPr>
          <w:rFonts w:hint="eastAsia"/>
          <w:lang w:eastAsia="zh-CN"/>
        </w:rPr>
        <w:t>中</w:t>
      </w:r>
      <w:r w:rsidR="00A3755D" w:rsidRPr="004E614C">
        <w:rPr>
          <w:rFonts w:hint="eastAsia"/>
          <w:lang w:eastAsia="zh-CN"/>
        </w:rPr>
        <w:t>将被比较对象视作了</w:t>
      </w:r>
      <w:r>
        <w:rPr>
          <w:rFonts w:hint="eastAsia"/>
          <w:lang w:eastAsia="zh-CN"/>
        </w:rPr>
        <w:t>自己的</w:t>
      </w:r>
      <w:r w:rsidR="00A3755D" w:rsidRPr="004E614C">
        <w:rPr>
          <w:rFonts w:hint="eastAsia"/>
          <w:lang w:eastAsia="zh-CN"/>
        </w:rPr>
        <w:t>竞争对手，还是视作了自己未来可能成为的目标。在</w:t>
      </w:r>
      <w:r w:rsidR="006B069C" w:rsidRPr="004E614C">
        <w:rPr>
          <w:lang w:eastAsia="zh-CN"/>
        </w:rPr>
        <w:fldChar w:fldCharType="begin"/>
      </w:r>
      <w:r w:rsidR="0019217D">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6B069C" w:rsidRPr="004E614C">
        <w:rPr>
          <w:lang w:eastAsia="zh-CN"/>
        </w:rPr>
        <w:fldChar w:fldCharType="separate"/>
      </w:r>
      <w:r w:rsidR="0019217D">
        <w:rPr>
          <w:noProof/>
          <w:lang w:eastAsia="zh-CN"/>
        </w:rPr>
        <w:t>Van der Zee et al. (2000)</w:t>
      </w:r>
      <w:r w:rsidR="006B069C" w:rsidRPr="004E614C">
        <w:rPr>
          <w:lang w:eastAsia="zh-CN"/>
        </w:rPr>
        <w:fldChar w:fldCharType="end"/>
      </w:r>
      <w:r>
        <w:rPr>
          <w:lang w:eastAsia="zh-CN"/>
        </w:rPr>
        <w:t xml:space="preserve"> </w:t>
      </w:r>
      <w:r w:rsidR="00A3755D" w:rsidRPr="004E614C">
        <w:rPr>
          <w:rFonts w:hint="eastAsia"/>
          <w:lang w:eastAsia="zh-CN"/>
        </w:rPr>
        <w:t>提出了社会比较的认同</w:t>
      </w:r>
      <w:r w:rsidR="00A3755D" w:rsidRPr="004E614C">
        <w:rPr>
          <w:lang w:eastAsia="zh-CN"/>
        </w:rPr>
        <w:t>-</w:t>
      </w:r>
      <w:r w:rsidR="00A3755D" w:rsidRPr="004E614C">
        <w:rPr>
          <w:rFonts w:hint="eastAsia"/>
          <w:lang w:eastAsia="zh-CN"/>
        </w:rPr>
        <w:t>对比模型后，已有很多研究从这个角度讨论不同社会比较策略所带来的影响</w:t>
      </w:r>
      <w:r>
        <w:rPr>
          <w:rFonts w:hint="eastAsia"/>
          <w:lang w:eastAsia="zh-CN"/>
        </w:rPr>
        <w:t xml:space="preserve"> </w:t>
      </w:r>
      <w:r w:rsidR="006B069C" w:rsidRPr="004E614C">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19217D">
        <w:rPr>
          <w:lang w:eastAsia="zh-CN"/>
        </w:rPr>
        <w:instrText xml:space="preserve"> ADDIN EN.CITE </w:instrText>
      </w:r>
      <w:r w:rsidR="0019217D">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19217D">
        <w:rPr>
          <w:lang w:eastAsia="zh-CN"/>
        </w:rPr>
        <w:instrText xml:space="preserve"> ADDIN EN.CITE.DATA </w:instrText>
      </w:r>
      <w:r w:rsidR="0019217D">
        <w:rPr>
          <w:lang w:eastAsia="zh-CN"/>
        </w:rPr>
      </w:r>
      <w:r w:rsidR="0019217D">
        <w:rPr>
          <w:lang w:eastAsia="zh-CN"/>
        </w:rPr>
        <w:fldChar w:fldCharType="end"/>
      </w:r>
      <w:r w:rsidR="006B069C" w:rsidRPr="004E614C">
        <w:rPr>
          <w:lang w:eastAsia="zh-CN"/>
        </w:rPr>
      </w:r>
      <w:r w:rsidR="006B069C" w:rsidRPr="004E614C">
        <w:rPr>
          <w:lang w:eastAsia="zh-CN"/>
        </w:rPr>
        <w:fldChar w:fldCharType="separate"/>
      </w:r>
      <w:r w:rsidR="0019217D">
        <w:rPr>
          <w:noProof/>
          <w:lang w:eastAsia="zh-CN"/>
        </w:rPr>
        <w:t>(e.g.Carmona et al., 2006; Frieswijk et al., 2004b)</w:t>
      </w:r>
      <w:r w:rsidR="006B069C" w:rsidRPr="004E614C">
        <w:rPr>
          <w:lang w:eastAsia="zh-CN"/>
        </w:rPr>
        <w:fldChar w:fldCharType="end"/>
      </w:r>
      <w:r w:rsidR="007478FF">
        <w:rPr>
          <w:rFonts w:hint="eastAsia"/>
          <w:lang w:eastAsia="zh-CN"/>
        </w:rPr>
        <w:t>。</w:t>
      </w:r>
      <w:r w:rsidR="003A192D">
        <w:rPr>
          <w:rFonts w:hint="eastAsia"/>
          <w:lang w:eastAsia="zh-CN"/>
        </w:rPr>
        <w:t>本研究</w:t>
      </w:r>
      <w:r w:rsidR="00423D5E" w:rsidRPr="00423D5E">
        <w:rPr>
          <w:rFonts w:hint="eastAsia"/>
          <w:lang w:eastAsia="zh-CN"/>
        </w:rPr>
        <w:t>发现，在向上比较的情境下，</w:t>
      </w:r>
      <w:r w:rsidR="00423D5E">
        <w:rPr>
          <w:rFonts w:hint="eastAsia"/>
          <w:lang w:eastAsia="zh-CN"/>
        </w:rPr>
        <w:t>越倾向于使用</w:t>
      </w:r>
      <w:r w:rsidR="00423D5E" w:rsidRPr="00423D5E">
        <w:rPr>
          <w:rFonts w:hint="eastAsia"/>
          <w:lang w:eastAsia="zh-CN"/>
        </w:rPr>
        <w:t>对比策略</w:t>
      </w:r>
      <w:r w:rsidR="00423D5E">
        <w:rPr>
          <w:rFonts w:hint="eastAsia"/>
          <w:lang w:eastAsia="zh-CN"/>
        </w:rPr>
        <w:t>，则会体验到越多的</w:t>
      </w:r>
      <w:r w:rsidR="00423D5E" w:rsidRPr="00423D5E">
        <w:rPr>
          <w:rFonts w:hint="eastAsia"/>
          <w:lang w:eastAsia="zh-CN"/>
        </w:rPr>
        <w:t>相对剥夺感；而在向下比较的情况下，</w:t>
      </w:r>
      <w:r w:rsidR="00925581">
        <w:rPr>
          <w:rFonts w:hint="eastAsia"/>
          <w:lang w:eastAsia="zh-CN"/>
        </w:rPr>
        <w:t>对使用不同比较策略的倾向性并不影响其感知到的优越感</w:t>
      </w:r>
      <w:r w:rsidR="00286189">
        <w:rPr>
          <w:rFonts w:hint="eastAsia"/>
          <w:lang w:eastAsia="zh-CN"/>
        </w:rPr>
        <w:t>。</w:t>
      </w:r>
    </w:p>
    <w:p w14:paraId="02A5860F" w14:textId="71C03CB3" w:rsidR="00920C7B" w:rsidRPr="00F33CEC" w:rsidRDefault="008F26B2" w:rsidP="00F33CEC">
      <w:pPr>
        <w:pStyle w:val="2"/>
        <w:spacing w:before="180" w:after="180"/>
        <w:rPr>
          <w:lang w:eastAsia="zh-CN"/>
        </w:rPr>
      </w:pPr>
      <w:bookmarkStart w:id="113" w:name="_Toc162021972"/>
      <w:r>
        <w:rPr>
          <w:rFonts w:hint="eastAsia"/>
          <w:lang w:eastAsia="zh-CN"/>
        </w:rPr>
        <w:t>8</w:t>
      </w:r>
      <w:r w:rsidR="00F34A7E">
        <w:rPr>
          <w:lang w:eastAsia="zh-CN"/>
        </w:rPr>
        <w:t>.2</w:t>
      </w:r>
      <w:r w:rsidR="00634FC0" w:rsidRPr="00F33CEC">
        <w:rPr>
          <w:lang w:eastAsia="zh-CN"/>
        </w:rPr>
        <w:t xml:space="preserve"> </w:t>
      </w:r>
      <w:r w:rsidR="00920C7B" w:rsidRPr="00F33CEC">
        <w:rPr>
          <w:rFonts w:hint="eastAsia"/>
          <w:lang w:eastAsia="zh-CN"/>
        </w:rPr>
        <w:t>局限与未来研究方向</w:t>
      </w:r>
      <w:bookmarkEnd w:id="113"/>
    </w:p>
    <w:p w14:paraId="3B7DB627" w14:textId="054BD1CC" w:rsidR="00C33E48" w:rsidRPr="004E614C" w:rsidRDefault="0023348A" w:rsidP="00C33E48">
      <w:pPr>
        <w:rPr>
          <w:lang w:eastAsia="zh-CN"/>
        </w:rPr>
      </w:pPr>
      <w:r w:rsidRPr="004E614C">
        <w:rPr>
          <w:lang w:eastAsia="zh-CN"/>
        </w:rPr>
        <w:tab/>
      </w:r>
      <w:r w:rsidR="00E4319E">
        <w:rPr>
          <w:rFonts w:hint="eastAsia"/>
          <w:lang w:eastAsia="zh-CN"/>
        </w:rPr>
        <w:t>第一</w:t>
      </w:r>
      <w:r w:rsidR="00C33E48" w:rsidRPr="004E614C">
        <w:rPr>
          <w:rFonts w:hint="eastAsia"/>
          <w:lang w:eastAsia="zh-CN"/>
        </w:rPr>
        <w:t>，</w:t>
      </w:r>
      <w:r w:rsidR="00A84E6B">
        <w:rPr>
          <w:rFonts w:hint="eastAsia"/>
          <w:lang w:eastAsia="zh-CN"/>
        </w:rPr>
        <w:t>本文</w:t>
      </w:r>
      <w:r w:rsidR="00C33E48" w:rsidRPr="004E614C">
        <w:rPr>
          <w:rFonts w:hint="eastAsia"/>
          <w:lang w:eastAsia="zh-CN"/>
        </w:rPr>
        <w:t>聚焦于社会比较策略中的“对比</w:t>
      </w:r>
      <w:r w:rsidR="00925581">
        <w:rPr>
          <w:rFonts w:hint="eastAsia"/>
          <w:lang w:eastAsia="zh-CN"/>
        </w:rPr>
        <w:t>策略</w:t>
      </w:r>
      <w:r w:rsidR="00C33E48" w:rsidRPr="004E614C">
        <w:rPr>
          <w:rFonts w:hint="eastAsia"/>
          <w:lang w:eastAsia="zh-CN"/>
        </w:rPr>
        <w:t>”。具体而言，</w:t>
      </w:r>
      <w:r w:rsidR="00A84E6B">
        <w:rPr>
          <w:rFonts w:hint="eastAsia"/>
          <w:lang w:eastAsia="zh-CN"/>
        </w:rPr>
        <w:t>本文</w:t>
      </w:r>
      <w:r w:rsidR="00C33E48" w:rsidRPr="004E614C">
        <w:rPr>
          <w:rFonts w:hint="eastAsia"/>
          <w:lang w:eastAsia="zh-CN"/>
        </w:rPr>
        <w:t>以相对剥夺感来解释向上对比时的心理过程，并以优越感解释了向下对比时的心理过程。然而，</w:t>
      </w:r>
      <w:r w:rsidR="00925581">
        <w:rPr>
          <w:rFonts w:hint="eastAsia"/>
          <w:lang w:eastAsia="zh-CN"/>
        </w:rPr>
        <w:t>对于“认同策略”，</w:t>
      </w:r>
      <w:r w:rsidR="00A84E6B">
        <w:rPr>
          <w:rFonts w:hint="eastAsia"/>
          <w:lang w:eastAsia="zh-CN"/>
        </w:rPr>
        <w:t>本文</w:t>
      </w:r>
      <w:r w:rsidR="00925581">
        <w:rPr>
          <w:rFonts w:hint="eastAsia"/>
          <w:lang w:eastAsia="zh-CN"/>
        </w:rPr>
        <w:t>并没提出相应的中介变量进行解释</w:t>
      </w:r>
      <w:r w:rsidR="00C33E48" w:rsidRPr="004E614C">
        <w:rPr>
          <w:rFonts w:hint="eastAsia"/>
          <w:lang w:eastAsia="zh-CN"/>
        </w:rPr>
        <w:t>。未来的研究可以重点关注寻找这些中介变量，以完善社会比较的中介模型。</w:t>
      </w:r>
    </w:p>
    <w:p w14:paraId="02C05BA5" w14:textId="5A22C4F9" w:rsidR="00C33E48" w:rsidRPr="004E614C" w:rsidRDefault="00E4319E" w:rsidP="009514D1">
      <w:pPr>
        <w:ind w:firstLine="480"/>
        <w:rPr>
          <w:lang w:eastAsia="zh-CN"/>
        </w:rPr>
      </w:pPr>
      <w:r>
        <w:rPr>
          <w:rFonts w:hint="eastAsia"/>
          <w:lang w:eastAsia="zh-CN"/>
        </w:rPr>
        <w:t>第二</w:t>
      </w:r>
      <w:r w:rsidR="00C33E48" w:rsidRPr="004E614C">
        <w:rPr>
          <w:rFonts w:hint="eastAsia"/>
          <w:lang w:eastAsia="zh-CN"/>
        </w:rPr>
        <w:t>，</w:t>
      </w:r>
      <w:r w:rsidR="00A84E6B">
        <w:rPr>
          <w:rFonts w:hint="eastAsia"/>
          <w:lang w:eastAsia="zh-CN"/>
        </w:rPr>
        <w:t>本文</w:t>
      </w:r>
      <w:r w:rsidR="00C33E48" w:rsidRPr="004E614C">
        <w:rPr>
          <w:rFonts w:hint="eastAsia"/>
          <w:lang w:eastAsia="zh-CN"/>
        </w:rPr>
        <w:t>的受试者仅限于中国，</w:t>
      </w:r>
      <w:r w:rsidR="009514D1" w:rsidRPr="004E614C">
        <w:rPr>
          <w:rFonts w:hint="eastAsia"/>
          <w:lang w:eastAsia="zh-CN"/>
        </w:rPr>
        <w:t>然而社交网络在全世界各个地方各有不同</w:t>
      </w:r>
      <w:r w:rsidR="00C33E48" w:rsidRPr="004E614C">
        <w:rPr>
          <w:rFonts w:hint="eastAsia"/>
          <w:lang w:eastAsia="zh-CN"/>
        </w:rPr>
        <w:t>。</w:t>
      </w:r>
      <w:r w:rsidR="00A84E6B">
        <w:rPr>
          <w:rFonts w:hint="eastAsia"/>
          <w:lang w:eastAsia="zh-CN"/>
        </w:rPr>
        <w:t>研究三</w:t>
      </w:r>
      <w:r w:rsidR="00C33E48" w:rsidRPr="004E614C">
        <w:rPr>
          <w:rFonts w:hint="eastAsia"/>
          <w:lang w:eastAsia="zh-CN"/>
        </w:rPr>
        <w:t>通过微信朋友圈</w:t>
      </w:r>
      <w:r>
        <w:rPr>
          <w:rFonts w:hint="eastAsia"/>
          <w:lang w:eastAsia="zh-CN"/>
        </w:rPr>
        <w:t>截图</w:t>
      </w:r>
      <w:r w:rsidR="00C33E48" w:rsidRPr="004E614C">
        <w:rPr>
          <w:rFonts w:hint="eastAsia"/>
          <w:lang w:eastAsia="zh-CN"/>
        </w:rPr>
        <w:t>的</w:t>
      </w:r>
      <w:r>
        <w:rPr>
          <w:rFonts w:hint="eastAsia"/>
          <w:lang w:eastAsia="zh-CN"/>
        </w:rPr>
        <w:t>方式</w:t>
      </w:r>
      <w:r w:rsidR="00C33E48" w:rsidRPr="004E614C">
        <w:rPr>
          <w:rFonts w:hint="eastAsia"/>
          <w:lang w:eastAsia="zh-CN"/>
        </w:rPr>
        <w:t>诱发了向上和向下比较。然而，实际上，不同社交媒体可能</w:t>
      </w:r>
      <w:r w:rsidR="00925581">
        <w:rPr>
          <w:rFonts w:hint="eastAsia"/>
          <w:lang w:eastAsia="zh-CN"/>
        </w:rPr>
        <w:t>会诱发</w:t>
      </w:r>
      <w:r w:rsidR="00C33E48" w:rsidRPr="004E614C">
        <w:rPr>
          <w:rFonts w:hint="eastAsia"/>
          <w:lang w:eastAsia="zh-CN"/>
        </w:rPr>
        <w:t>不同类型的社会比较。未来的研究应当探索不同国家、文化背景和社交媒体平台上的社会比较，以更全面地了解其影响。</w:t>
      </w:r>
    </w:p>
    <w:p w14:paraId="1841F93A" w14:textId="751136CC" w:rsidR="00C33E48" w:rsidRPr="004E614C" w:rsidRDefault="00E4319E" w:rsidP="009514D1">
      <w:pPr>
        <w:ind w:firstLine="480"/>
        <w:rPr>
          <w:lang w:eastAsia="zh-CN"/>
        </w:rPr>
      </w:pPr>
      <w:r>
        <w:rPr>
          <w:rFonts w:hint="eastAsia"/>
          <w:lang w:eastAsia="zh-CN"/>
        </w:rPr>
        <w:t>第三</w:t>
      </w:r>
      <w:r w:rsidR="00C33E48" w:rsidRPr="004E614C">
        <w:rPr>
          <w:rFonts w:hint="eastAsia"/>
          <w:lang w:eastAsia="zh-CN"/>
        </w:rPr>
        <w:t>，社会比较可能与个体的社会经济地位相关，而这个变量在本文中</w:t>
      </w:r>
      <w:r w:rsidR="00A84E6B">
        <w:rPr>
          <w:rFonts w:hint="eastAsia"/>
          <w:lang w:eastAsia="zh-CN"/>
        </w:rPr>
        <w:t>并</w:t>
      </w:r>
      <w:r w:rsidR="00C33E48" w:rsidRPr="004E614C">
        <w:rPr>
          <w:rFonts w:hint="eastAsia"/>
          <w:lang w:eastAsia="zh-CN"/>
        </w:rPr>
        <w:t>未被充分讨论。可能社会经济地位较高的个体更容易发生向下比较，从而获得更多的优越感和生活满意度。</w:t>
      </w:r>
      <w:r w:rsidR="009514D1" w:rsidRPr="004E614C">
        <w:rPr>
          <w:rFonts w:hint="eastAsia"/>
          <w:lang w:eastAsia="zh-CN"/>
        </w:rPr>
        <w:t>另一种可能是</w:t>
      </w:r>
      <w:r w:rsidR="00C33E48" w:rsidRPr="004E614C">
        <w:rPr>
          <w:rFonts w:hint="eastAsia"/>
          <w:lang w:eastAsia="zh-CN"/>
        </w:rPr>
        <w:t>，</w:t>
      </w:r>
      <w:r w:rsidR="00925581">
        <w:rPr>
          <w:rFonts w:hint="eastAsia"/>
          <w:lang w:eastAsia="zh-CN"/>
        </w:rPr>
        <w:t>人们倾向于与自己</w:t>
      </w:r>
      <w:r w:rsidR="00C33E48" w:rsidRPr="004E614C">
        <w:rPr>
          <w:rFonts w:hint="eastAsia"/>
          <w:lang w:eastAsia="zh-CN"/>
        </w:rPr>
        <w:t>社会经济地位相近的人进行比较，因此无论身处何种社会阶层</w:t>
      </w:r>
      <w:r w:rsidR="00925581">
        <w:rPr>
          <w:rFonts w:hint="eastAsia"/>
          <w:lang w:eastAsia="zh-CN"/>
        </w:rPr>
        <w:t>都存在类似的社会比较过程</w:t>
      </w:r>
      <w:r w:rsidR="00C33E48" w:rsidRPr="004E614C">
        <w:rPr>
          <w:rFonts w:hint="eastAsia"/>
          <w:lang w:eastAsia="zh-CN"/>
        </w:rPr>
        <w:t>。</w:t>
      </w:r>
      <w:r w:rsidR="008F3342">
        <w:rPr>
          <w:rFonts w:hint="eastAsia"/>
          <w:lang w:eastAsia="zh-CN"/>
        </w:rPr>
        <w:t>未来的研究可以从社会经济地位的角度来进一步探讨社会比较的问题</w:t>
      </w:r>
      <w:r w:rsidR="008F3342" w:rsidRPr="004E614C">
        <w:rPr>
          <w:rFonts w:hint="eastAsia"/>
          <w:lang w:eastAsia="zh-CN"/>
        </w:rPr>
        <w:t>。</w:t>
      </w:r>
    </w:p>
    <w:p w14:paraId="0144D54C" w14:textId="544C386C" w:rsidR="002867CE" w:rsidRPr="004E614C" w:rsidRDefault="00E4319E" w:rsidP="00E4319E">
      <w:pPr>
        <w:ind w:firstLine="480"/>
        <w:rPr>
          <w:lang w:eastAsia="zh-CN"/>
        </w:rPr>
      </w:pPr>
      <w:r>
        <w:rPr>
          <w:rFonts w:hint="eastAsia"/>
          <w:lang w:eastAsia="zh-CN"/>
        </w:rPr>
        <w:t>第四，</w:t>
      </w:r>
      <w:r w:rsidR="00A84E6B">
        <w:rPr>
          <w:rFonts w:hint="eastAsia"/>
          <w:lang w:eastAsia="zh-CN"/>
        </w:rPr>
        <w:t>研究二的</w:t>
      </w:r>
      <w:r w:rsidR="002867CE" w:rsidRPr="004E614C">
        <w:rPr>
          <w:rFonts w:hint="eastAsia"/>
          <w:lang w:eastAsia="zh-CN"/>
        </w:rPr>
        <w:t>元分析发现了一个很小的效应量，这意味着，</w:t>
      </w:r>
      <w:r w:rsidR="00B3661F">
        <w:rPr>
          <w:rFonts w:hint="eastAsia"/>
          <w:lang w:eastAsia="zh-CN"/>
        </w:rPr>
        <w:t>在</w:t>
      </w:r>
      <w:r w:rsidR="002867CE" w:rsidRPr="004E614C">
        <w:rPr>
          <w:rFonts w:hint="eastAsia"/>
          <w:lang w:eastAsia="zh-CN"/>
        </w:rPr>
        <w:t>大多数研究中社会比较倾向与生活满意度之间仅存在很小的负相关，甚至是没有显著的相关性。而</w:t>
      </w:r>
      <w:r w:rsidR="00B3661F">
        <w:rPr>
          <w:rFonts w:hint="eastAsia"/>
          <w:lang w:eastAsia="zh-CN"/>
        </w:rPr>
        <w:t>研究二</w:t>
      </w:r>
      <w:r w:rsidR="002867CE" w:rsidRPr="004E614C">
        <w:rPr>
          <w:rFonts w:hint="eastAsia"/>
          <w:lang w:eastAsia="zh-CN"/>
        </w:rPr>
        <w:t>同时也发现了一个较大的</w:t>
      </w:r>
      <w:r w:rsidR="002867CE" w:rsidRPr="004E614C">
        <w:rPr>
          <w:rFonts w:hint="eastAsia"/>
          <w:lang w:eastAsia="zh-CN"/>
        </w:rPr>
        <w:t>I</w:t>
      </w:r>
      <w:r w:rsidR="002867CE" w:rsidRPr="004E614C">
        <w:rPr>
          <w:vertAlign w:val="superscript"/>
          <w:lang w:eastAsia="zh-CN"/>
        </w:rPr>
        <w:t>2</w:t>
      </w:r>
      <w:r w:rsidR="002867CE" w:rsidRPr="004E614C">
        <w:rPr>
          <w:rFonts w:hint="eastAsia"/>
          <w:lang w:eastAsia="zh-CN"/>
        </w:rPr>
        <w:t>，这意味着研究之间存在较大的异质性。可能存在一些调节变量可以解释不同研究之间效应量的差异。比如不同的文化背景，不同研究被试的平均年龄，等等。</w:t>
      </w:r>
      <w:r w:rsidR="00E01E1C" w:rsidRPr="004E614C">
        <w:rPr>
          <w:rFonts w:hint="eastAsia"/>
          <w:lang w:eastAsia="zh-CN"/>
        </w:rPr>
        <w:t>但</w:t>
      </w:r>
      <w:r w:rsidR="00B3661F">
        <w:rPr>
          <w:rFonts w:hint="eastAsia"/>
          <w:lang w:eastAsia="zh-CN"/>
        </w:rPr>
        <w:t>研究二</w:t>
      </w:r>
      <w:r w:rsidR="00E01E1C" w:rsidRPr="004E614C">
        <w:rPr>
          <w:rFonts w:hint="eastAsia"/>
          <w:lang w:eastAsia="zh-CN"/>
        </w:rPr>
        <w:t>并没有涉及这部分的内容，未来研究可以寻找这些解释效应量差异的调节变量。</w:t>
      </w:r>
      <w:r w:rsidR="00BA4712">
        <w:rPr>
          <w:rFonts w:hint="eastAsia"/>
          <w:lang w:eastAsia="zh-CN"/>
        </w:rPr>
        <w:t>此外</w:t>
      </w:r>
      <w:r>
        <w:rPr>
          <w:rFonts w:hint="eastAsia"/>
          <w:lang w:eastAsia="zh-CN"/>
        </w:rPr>
        <w:t>，</w:t>
      </w:r>
      <w:r w:rsidR="00B3661F">
        <w:rPr>
          <w:rFonts w:hint="eastAsia"/>
          <w:lang w:eastAsia="zh-CN"/>
        </w:rPr>
        <w:t>研究二</w:t>
      </w:r>
      <w:r>
        <w:rPr>
          <w:rFonts w:hint="eastAsia"/>
          <w:lang w:eastAsia="zh-CN"/>
        </w:rPr>
        <w:t>中的元分析也并不</w:t>
      </w:r>
      <w:r w:rsidR="00925581">
        <w:rPr>
          <w:rFonts w:hint="eastAsia"/>
          <w:lang w:eastAsia="zh-CN"/>
        </w:rPr>
        <w:t>够严谨</w:t>
      </w:r>
      <w:r>
        <w:rPr>
          <w:rFonts w:hint="eastAsia"/>
          <w:lang w:eastAsia="zh-CN"/>
        </w:rPr>
        <w:t>。未来的研究</w:t>
      </w:r>
      <w:r w:rsidR="00925581">
        <w:rPr>
          <w:rFonts w:hint="eastAsia"/>
          <w:lang w:eastAsia="zh-CN"/>
        </w:rPr>
        <w:t>可以</w:t>
      </w:r>
      <w:r>
        <w:rPr>
          <w:rFonts w:hint="eastAsia"/>
          <w:lang w:eastAsia="zh-CN"/>
        </w:rPr>
        <w:t>在</w:t>
      </w:r>
      <w:r w:rsidR="00925581">
        <w:rPr>
          <w:rFonts w:hint="eastAsia"/>
          <w:lang w:eastAsia="zh-CN"/>
        </w:rPr>
        <w:t>更多的</w:t>
      </w:r>
      <w:r>
        <w:rPr>
          <w:rFonts w:hint="eastAsia"/>
          <w:lang w:eastAsia="zh-CN"/>
        </w:rPr>
        <w:t>数据库中</w:t>
      </w:r>
      <w:r w:rsidR="00925581">
        <w:rPr>
          <w:rFonts w:hint="eastAsia"/>
          <w:lang w:eastAsia="zh-CN"/>
        </w:rPr>
        <w:t>搜寻</w:t>
      </w:r>
      <w:r w:rsidR="00BA4712">
        <w:rPr>
          <w:rFonts w:hint="eastAsia"/>
          <w:lang w:eastAsia="zh-CN"/>
        </w:rPr>
        <w:t>类似的</w:t>
      </w:r>
      <w:r>
        <w:rPr>
          <w:rFonts w:hint="eastAsia"/>
          <w:lang w:eastAsia="zh-CN"/>
        </w:rPr>
        <w:t>关键词，尽可能多的纳入</w:t>
      </w:r>
      <w:r w:rsidR="00925581">
        <w:rPr>
          <w:rFonts w:hint="eastAsia"/>
          <w:lang w:eastAsia="zh-CN"/>
        </w:rPr>
        <w:t>已有</w:t>
      </w:r>
      <w:r>
        <w:rPr>
          <w:rFonts w:hint="eastAsia"/>
          <w:lang w:eastAsia="zh-CN"/>
        </w:rPr>
        <w:t>文章进行元分析。</w:t>
      </w:r>
      <w:r w:rsidR="00BA4712">
        <w:rPr>
          <w:rFonts w:hint="eastAsia"/>
          <w:lang w:eastAsia="zh-CN"/>
        </w:rPr>
        <w:t>尽管如此，</w:t>
      </w:r>
      <w:r w:rsidR="00B3661F">
        <w:rPr>
          <w:rFonts w:hint="eastAsia"/>
          <w:lang w:eastAsia="zh-CN"/>
        </w:rPr>
        <w:t>研究二中的敏感度分析与发表偏倚的分析仍为该研究的稳健性提供了一定的保证，因此该元分析结果依旧可以对本文的假设模型提供一定的佐证</w:t>
      </w:r>
      <w:r w:rsidR="00BA4712">
        <w:rPr>
          <w:rFonts w:hint="eastAsia"/>
          <w:lang w:eastAsia="zh-CN"/>
        </w:rPr>
        <w:t>。</w:t>
      </w:r>
    </w:p>
    <w:p w14:paraId="25222C80" w14:textId="5EEC6ADD" w:rsidR="00FB7AA4" w:rsidRDefault="00E4319E" w:rsidP="00FB7AA4">
      <w:pPr>
        <w:ind w:firstLine="480"/>
        <w:rPr>
          <w:lang w:eastAsia="zh-CN"/>
        </w:rPr>
      </w:pPr>
      <w:r>
        <w:rPr>
          <w:rFonts w:hint="eastAsia"/>
          <w:lang w:eastAsia="zh-CN"/>
        </w:rPr>
        <w:t>第五，</w:t>
      </w:r>
      <w:r w:rsidR="00FB7AA4">
        <w:rPr>
          <w:rFonts w:hint="eastAsia"/>
          <w:lang w:eastAsia="zh-CN"/>
        </w:rPr>
        <w:t>本研究采用的是横断面的问卷调查</w:t>
      </w:r>
      <w:r w:rsidR="00C33E48" w:rsidRPr="004E614C">
        <w:rPr>
          <w:rFonts w:hint="eastAsia"/>
          <w:lang w:eastAsia="zh-CN"/>
        </w:rPr>
        <w:t>。</w:t>
      </w:r>
      <w:r w:rsidR="00FB7AA4">
        <w:rPr>
          <w:rFonts w:hint="eastAsia"/>
          <w:lang w:eastAsia="zh-CN"/>
        </w:rPr>
        <w:t>这样的方法很难讨论变量之间的因果关系，未来的研究可以采用纵向</w:t>
      </w:r>
      <w:r w:rsidR="00FB7AA4" w:rsidRPr="004E614C">
        <w:rPr>
          <w:rFonts w:hint="eastAsia"/>
          <w:lang w:eastAsia="zh-CN"/>
        </w:rPr>
        <w:t>追踪</w:t>
      </w:r>
      <w:r w:rsidR="00FB7AA4">
        <w:rPr>
          <w:rFonts w:hint="eastAsia"/>
          <w:lang w:eastAsia="zh-CN"/>
        </w:rPr>
        <w:t>的方法</w:t>
      </w:r>
      <w:r w:rsidR="00FB7AA4" w:rsidRPr="004E614C">
        <w:rPr>
          <w:rFonts w:hint="eastAsia"/>
          <w:lang w:eastAsia="zh-CN"/>
        </w:rPr>
        <w:t>，</w:t>
      </w:r>
      <w:r w:rsidR="00925581">
        <w:rPr>
          <w:rFonts w:hint="eastAsia"/>
          <w:lang w:eastAsia="zh-CN"/>
        </w:rPr>
        <w:t>比如</w:t>
      </w:r>
      <w:r w:rsidR="00FB7AA4" w:rsidRPr="004E614C">
        <w:rPr>
          <w:rFonts w:hint="eastAsia"/>
          <w:lang w:eastAsia="zh-CN"/>
        </w:rPr>
        <w:t>采用日记法的方法不断测量被试的生活满意度，以及生活中发生的社会比较。这样得到的数据可以更好的探究社会比较与生活满意度之间</w:t>
      </w:r>
      <w:r w:rsidR="00FB7AA4">
        <w:rPr>
          <w:rFonts w:hint="eastAsia"/>
          <w:lang w:eastAsia="zh-CN"/>
        </w:rPr>
        <w:t>的因果关系</w:t>
      </w:r>
      <w:r w:rsidR="00FB7AA4" w:rsidRPr="004E614C">
        <w:rPr>
          <w:rFonts w:hint="eastAsia"/>
          <w:lang w:eastAsia="zh-CN"/>
        </w:rPr>
        <w:t>。</w:t>
      </w:r>
    </w:p>
    <w:p w14:paraId="5C1AD01D" w14:textId="6F9A664C" w:rsidR="002E6E38" w:rsidRPr="004E614C" w:rsidRDefault="00456BDF" w:rsidP="00153F44">
      <w:pPr>
        <w:ind w:firstLine="480"/>
        <w:rPr>
          <w:lang w:eastAsia="zh-CN"/>
        </w:rPr>
      </w:pPr>
      <w:r>
        <w:rPr>
          <w:rFonts w:hint="eastAsia"/>
          <w:lang w:eastAsia="zh-CN"/>
        </w:rPr>
        <w:t>第六，</w:t>
      </w:r>
      <w:r w:rsidR="00FB7AA4">
        <w:rPr>
          <w:rFonts w:hint="eastAsia"/>
          <w:lang w:eastAsia="zh-CN"/>
        </w:rPr>
        <w:t>在测量方法上，</w:t>
      </w:r>
      <w:r w:rsidR="00B3661F">
        <w:rPr>
          <w:rFonts w:hint="eastAsia"/>
          <w:lang w:eastAsia="zh-CN"/>
        </w:rPr>
        <w:t>本文</w:t>
      </w:r>
      <w:r w:rsidR="00FB7AA4">
        <w:rPr>
          <w:rFonts w:hint="eastAsia"/>
          <w:lang w:eastAsia="zh-CN"/>
        </w:rPr>
        <w:t>仅在</w:t>
      </w:r>
      <w:r w:rsidR="00B3661F">
        <w:rPr>
          <w:rFonts w:hint="eastAsia"/>
          <w:lang w:eastAsia="zh-CN"/>
        </w:rPr>
        <w:t>研究三</w:t>
      </w:r>
      <w:r w:rsidR="00FB7AA4">
        <w:rPr>
          <w:rFonts w:hint="eastAsia"/>
          <w:lang w:eastAsia="zh-CN"/>
        </w:rPr>
        <w:t>中操纵了被试社会比较的方向，在</w:t>
      </w:r>
      <w:r w:rsidR="00B3661F">
        <w:rPr>
          <w:rFonts w:hint="eastAsia"/>
          <w:lang w:eastAsia="zh-CN"/>
        </w:rPr>
        <w:t>研究四</w:t>
      </w:r>
      <w:r w:rsidR="00FB7AA4">
        <w:rPr>
          <w:rFonts w:hint="eastAsia"/>
          <w:lang w:eastAsia="zh-CN"/>
        </w:rPr>
        <w:t>和</w:t>
      </w:r>
      <w:r w:rsidR="00B3661F">
        <w:rPr>
          <w:rFonts w:hint="eastAsia"/>
          <w:lang w:eastAsia="zh-CN"/>
        </w:rPr>
        <w:t>研究五</w:t>
      </w:r>
      <w:r w:rsidR="00FB7AA4">
        <w:rPr>
          <w:rFonts w:hint="eastAsia"/>
          <w:lang w:eastAsia="zh-CN"/>
        </w:rPr>
        <w:t>中，均采用</w:t>
      </w:r>
      <w:r w:rsidR="00925581">
        <w:rPr>
          <w:rFonts w:hint="eastAsia"/>
          <w:lang w:eastAsia="zh-CN"/>
        </w:rPr>
        <w:t>问卷的方式测量了社会比较的方向</w:t>
      </w:r>
      <w:r w:rsidR="00FB7AA4">
        <w:rPr>
          <w:rFonts w:hint="eastAsia"/>
          <w:lang w:eastAsia="zh-CN"/>
        </w:rPr>
        <w:t>。未来研究可以采用更多的方法来量化社会比较的方向，</w:t>
      </w:r>
      <w:r w:rsidR="00C33E48" w:rsidRPr="004E614C">
        <w:rPr>
          <w:rFonts w:hint="eastAsia"/>
          <w:lang w:eastAsia="zh-CN"/>
        </w:rPr>
        <w:t>例如</w:t>
      </w:r>
      <w:r w:rsidR="00925581">
        <w:rPr>
          <w:rFonts w:hint="eastAsia"/>
          <w:lang w:eastAsia="zh-CN"/>
        </w:rPr>
        <w:t>基于访谈的编码</w:t>
      </w:r>
      <w:r w:rsidR="00C33E48" w:rsidRPr="004E614C">
        <w:rPr>
          <w:rFonts w:hint="eastAsia"/>
          <w:lang w:eastAsia="zh-CN"/>
        </w:rPr>
        <w:t>，或者更客观的</w:t>
      </w:r>
      <w:r w:rsidR="00925581">
        <w:rPr>
          <w:rFonts w:hint="eastAsia"/>
          <w:lang w:eastAsia="zh-CN"/>
        </w:rPr>
        <w:t>指标</w:t>
      </w:r>
      <w:r w:rsidR="00B3661F">
        <w:rPr>
          <w:rFonts w:hint="eastAsia"/>
          <w:lang w:eastAsia="zh-CN"/>
        </w:rPr>
        <w:t>来量化社会比较的方向</w:t>
      </w:r>
      <w:r w:rsidR="00925581">
        <w:rPr>
          <w:rFonts w:hint="eastAsia"/>
          <w:lang w:eastAsia="zh-CN"/>
        </w:rPr>
        <w:t>，例如</w:t>
      </w:r>
      <w:r w:rsidR="00B3661F">
        <w:rPr>
          <w:rFonts w:hint="eastAsia"/>
          <w:lang w:eastAsia="zh-CN"/>
        </w:rPr>
        <w:t>被试间</w:t>
      </w:r>
      <w:r w:rsidR="00925581">
        <w:rPr>
          <w:rFonts w:hint="eastAsia"/>
          <w:lang w:eastAsia="zh-CN"/>
        </w:rPr>
        <w:t>可支配收入</w:t>
      </w:r>
      <w:r w:rsidR="00B3661F">
        <w:rPr>
          <w:rFonts w:hint="eastAsia"/>
          <w:lang w:eastAsia="zh-CN"/>
        </w:rPr>
        <w:t>的差异</w:t>
      </w:r>
      <w:r w:rsidR="00C33E48" w:rsidRPr="004E614C">
        <w:rPr>
          <w:rFonts w:hint="eastAsia"/>
          <w:lang w:eastAsia="zh-CN"/>
        </w:rPr>
        <w:t>。</w:t>
      </w:r>
    </w:p>
    <w:p w14:paraId="1E40A658" w14:textId="5F740AB3" w:rsidR="00C97F2E" w:rsidRPr="00F33CEC" w:rsidRDefault="008F26B2" w:rsidP="00F33CEC">
      <w:pPr>
        <w:pStyle w:val="2"/>
        <w:spacing w:before="180" w:after="180"/>
        <w:rPr>
          <w:lang w:eastAsia="zh-CN"/>
        </w:rPr>
      </w:pPr>
      <w:bookmarkStart w:id="114" w:name="_Toc162021973"/>
      <w:r>
        <w:rPr>
          <w:rFonts w:hint="eastAsia"/>
          <w:lang w:eastAsia="zh-CN"/>
        </w:rPr>
        <w:t>8</w:t>
      </w:r>
      <w:r w:rsidR="00F34A7E">
        <w:rPr>
          <w:lang w:eastAsia="zh-CN"/>
        </w:rPr>
        <w:t>.3</w:t>
      </w:r>
      <w:r w:rsidR="00634FC0" w:rsidRPr="00F33CEC">
        <w:rPr>
          <w:lang w:eastAsia="zh-CN"/>
        </w:rPr>
        <w:t xml:space="preserve"> </w:t>
      </w:r>
      <w:r w:rsidR="00C97F2E" w:rsidRPr="00F33CEC">
        <w:rPr>
          <w:rFonts w:hint="eastAsia"/>
          <w:lang w:eastAsia="zh-CN"/>
        </w:rPr>
        <w:t>实践意义</w:t>
      </w:r>
      <w:bookmarkEnd w:id="114"/>
    </w:p>
    <w:p w14:paraId="105D98F8" w14:textId="28655C5E" w:rsidR="00A03F4A" w:rsidRPr="004E614C" w:rsidRDefault="00C97F2E" w:rsidP="00C97F2E">
      <w:pPr>
        <w:rPr>
          <w:lang w:eastAsia="zh-CN"/>
        </w:rPr>
      </w:pPr>
      <w:r w:rsidRPr="004E614C">
        <w:rPr>
          <w:lang w:eastAsia="zh-CN"/>
        </w:rPr>
        <w:tab/>
      </w:r>
      <w:r w:rsidR="00925581" w:rsidRPr="00925581">
        <w:rPr>
          <w:rFonts w:hint="eastAsia"/>
          <w:lang w:eastAsia="zh-CN"/>
        </w:rPr>
        <w:t>随着社会的发展，人们对心理健康的关注日益增加，而生活满意度也被认为是影响心理健康的重要因素之一</w:t>
      </w:r>
      <w:r w:rsidR="002E6E38">
        <w:rPr>
          <w:rFonts w:hint="eastAsia"/>
          <w:lang w:eastAsia="zh-CN"/>
        </w:rPr>
        <w:t xml:space="preserve"> </w:t>
      </w:r>
      <w:r w:rsidR="00463910" w:rsidRPr="004E614C">
        <w:rPr>
          <w:lang w:eastAsia="zh-CN"/>
        </w:rPr>
        <w:fldChar w:fldCharType="begin"/>
      </w:r>
      <w:r w:rsidR="00463910" w:rsidRPr="004E614C">
        <w:rPr>
          <w:lang w:eastAsia="zh-CN"/>
        </w:rPr>
        <w:instrText xml:space="preserve"> ADDIN EN.CITE &lt;EndNote&gt;&lt;Cite&gt;&lt;Author&gt;Fergusson&lt;/Author&gt;&lt;Year&gt;2015&lt;/Year&gt;&lt;RecNum&gt;155&lt;/RecNum&gt;&lt;DisplayText&gt;(Fergusson et al., 2015)&lt;/DisplayText&gt;&lt;record&gt;&lt;rec-number&gt;155&lt;/rec-number&gt;&lt;foreign-keys&gt;&lt;key app="EN" db-id="25zwtzd2ipsxxpedr5u5fe2as9wdf5twxw0s" timestamp="1704871982"&gt;155&lt;/key&gt;&lt;/foreign-keys&gt;&lt;ref-type name="Journal Article"&gt;17&lt;/ref-type&gt;&lt;contributors&gt;&lt;authors&gt;&lt;author&gt;Fergusson, David M&lt;/author&gt;&lt;author&gt;McLeod, GFH&lt;/author&gt;&lt;author&gt;Horwood, L John&lt;/author&gt;&lt;author&gt;Swain, Nicola R&lt;/author&gt;&lt;author&gt;Chapple, Simon&lt;/author&gt;&lt;author&gt;Poulton, Richie&lt;/author&gt;&lt;/authors&gt;&lt;/contributors&gt;&lt;titles&gt;&lt;title&gt;Life satisfaction and mental health problems (18 to 35 years)&lt;/title&gt;&lt;secondary-title&gt;Psychological medicine&lt;/secondary-title&gt;&lt;/titles&gt;&lt;periodical&gt;&lt;full-title&gt;Psychological medicine&lt;/full-title&gt;&lt;/periodical&gt;&lt;pages&gt;2427-2436&lt;/pages&gt;&lt;volume&gt;45&lt;/volume&gt;&lt;number&gt;11&lt;/number&gt;&lt;dates&gt;&lt;year&gt;2015&lt;/year&gt;&lt;/dates&gt;&lt;isbn&gt;0033-2917&lt;/isbn&gt;&lt;urls&gt;&lt;/urls&gt;&lt;/record&gt;&lt;/Cite&gt;&lt;/EndNote&gt;</w:instrText>
      </w:r>
      <w:r w:rsidR="00463910" w:rsidRPr="004E614C">
        <w:rPr>
          <w:lang w:eastAsia="zh-CN"/>
        </w:rPr>
        <w:fldChar w:fldCharType="separate"/>
      </w:r>
      <w:r w:rsidR="00463910" w:rsidRPr="004E614C">
        <w:rPr>
          <w:noProof/>
          <w:lang w:eastAsia="zh-CN"/>
        </w:rPr>
        <w:t>(Fergusson et al., 2015)</w:t>
      </w:r>
      <w:r w:rsidR="00463910" w:rsidRPr="004E614C">
        <w:rPr>
          <w:lang w:eastAsia="zh-CN"/>
        </w:rPr>
        <w:fldChar w:fldCharType="end"/>
      </w:r>
      <w:r w:rsidR="00463910" w:rsidRPr="004E614C">
        <w:rPr>
          <w:rFonts w:hint="eastAsia"/>
          <w:lang w:eastAsia="zh-CN"/>
        </w:rPr>
        <w:t>。</w:t>
      </w:r>
      <w:r w:rsidR="00925581" w:rsidRPr="00925581">
        <w:rPr>
          <w:rFonts w:hint="eastAsia"/>
          <w:lang w:eastAsia="zh-CN"/>
        </w:rPr>
        <w:t>通过</w:t>
      </w:r>
      <w:r w:rsidR="003A192D">
        <w:rPr>
          <w:rFonts w:hint="eastAsia"/>
          <w:lang w:eastAsia="zh-CN"/>
        </w:rPr>
        <w:t>本研究</w:t>
      </w:r>
      <w:r w:rsidR="00925581" w:rsidRPr="00925581">
        <w:rPr>
          <w:rFonts w:hint="eastAsia"/>
          <w:lang w:eastAsia="zh-CN"/>
        </w:rPr>
        <w:t>的元分析，</w:t>
      </w:r>
      <w:r w:rsidR="00B3661F">
        <w:rPr>
          <w:rFonts w:hint="eastAsia"/>
          <w:lang w:eastAsia="zh-CN"/>
        </w:rPr>
        <w:t>本文</w:t>
      </w:r>
      <w:r w:rsidR="00925581" w:rsidRPr="00925581">
        <w:rPr>
          <w:rFonts w:hint="eastAsia"/>
          <w:lang w:eastAsia="zh-CN"/>
        </w:rPr>
        <w:t>发现以往的研究多数只</w:t>
      </w:r>
      <w:r w:rsidR="00925581">
        <w:rPr>
          <w:rFonts w:hint="eastAsia"/>
          <w:lang w:eastAsia="zh-CN"/>
        </w:rPr>
        <w:t>观察到</w:t>
      </w:r>
      <w:r w:rsidR="00925581" w:rsidRPr="00925581">
        <w:rPr>
          <w:rFonts w:hint="eastAsia"/>
          <w:lang w:eastAsia="zh-CN"/>
        </w:rPr>
        <w:t>了社会比较倾向与生活满意度之间的</w:t>
      </w:r>
      <w:r w:rsidR="00925581">
        <w:rPr>
          <w:rFonts w:hint="eastAsia"/>
          <w:lang w:eastAsia="zh-CN"/>
        </w:rPr>
        <w:t>微弱</w:t>
      </w:r>
      <w:r w:rsidR="00925581" w:rsidRPr="00925581">
        <w:rPr>
          <w:rFonts w:hint="eastAsia"/>
          <w:lang w:eastAsia="zh-CN"/>
        </w:rPr>
        <w:t>负相关。这也暗示了以往研究未充分考虑社会比较对生活满意度的影响。对于那些经常进行向上比较并感受到相对剥夺感的人来说，他们的生活满意度可能会下降，这可能对其心理健康造成一定影响。因此，</w:t>
      </w:r>
      <w:r w:rsidR="00B3661F">
        <w:rPr>
          <w:rFonts w:hint="eastAsia"/>
          <w:lang w:eastAsia="zh-CN"/>
        </w:rPr>
        <w:t>本文</w:t>
      </w:r>
      <w:r w:rsidR="00925581" w:rsidRPr="00925581">
        <w:rPr>
          <w:rFonts w:hint="eastAsia"/>
          <w:lang w:eastAsia="zh-CN"/>
        </w:rPr>
        <w:t>的研究可能对心理治疗方面具有一定意义。</w:t>
      </w:r>
      <w:r w:rsidR="003A192D">
        <w:rPr>
          <w:rFonts w:hint="eastAsia"/>
          <w:lang w:eastAsia="zh-CN"/>
        </w:rPr>
        <w:t>本研究</w:t>
      </w:r>
      <w:r w:rsidR="00925581" w:rsidRPr="00925581">
        <w:rPr>
          <w:rFonts w:hint="eastAsia"/>
          <w:lang w:eastAsia="zh-CN"/>
        </w:rPr>
        <w:t>揭示了社会比较与生活满意度之间的关系，特别是相对剥夺感的体验。未来的心理治疗也可以从减少相对剥夺感的角度入手，例如通过给予正面反馈，增强被试在某些方面的满足感，从而缓解其相对剥夺感</w:t>
      </w:r>
      <w:r w:rsidR="00AF1BE4">
        <w:rPr>
          <w:rFonts w:hint="eastAsia"/>
          <w:lang w:eastAsia="zh-CN"/>
        </w:rPr>
        <w:t>。引导来访者在</w:t>
      </w:r>
      <w:r w:rsidR="00925581" w:rsidRPr="00925581">
        <w:rPr>
          <w:rFonts w:hint="eastAsia"/>
          <w:lang w:eastAsia="zh-CN"/>
        </w:rPr>
        <w:t>社会比较中</w:t>
      </w:r>
      <w:r w:rsidR="00AF1BE4">
        <w:rPr>
          <w:rFonts w:hint="eastAsia"/>
          <w:lang w:eastAsia="zh-CN"/>
        </w:rPr>
        <w:t>取得</w:t>
      </w:r>
      <w:r w:rsidR="00925581" w:rsidRPr="00925581">
        <w:rPr>
          <w:rFonts w:hint="eastAsia"/>
          <w:lang w:eastAsia="zh-CN"/>
        </w:rPr>
        <w:t>优势，进而提升其生活满意度</w:t>
      </w:r>
      <w:r w:rsidR="00AF1BE4">
        <w:rPr>
          <w:rFonts w:hint="eastAsia"/>
          <w:lang w:eastAsia="zh-CN"/>
        </w:rPr>
        <w:t>的评价</w:t>
      </w:r>
      <w:r w:rsidR="00A03F4A" w:rsidRPr="004E614C">
        <w:rPr>
          <w:rFonts w:hint="eastAsia"/>
          <w:lang w:eastAsia="zh-CN"/>
        </w:rPr>
        <w:t>。</w:t>
      </w:r>
    </w:p>
    <w:p w14:paraId="4BC753FD" w14:textId="283ABF44" w:rsidR="00A03F4A" w:rsidRDefault="00A03F4A" w:rsidP="00C97F2E">
      <w:pPr>
        <w:rPr>
          <w:lang w:eastAsia="zh-CN"/>
        </w:rPr>
      </w:pPr>
      <w:r w:rsidRPr="004E614C">
        <w:rPr>
          <w:lang w:eastAsia="zh-CN"/>
        </w:rPr>
        <w:tab/>
      </w:r>
      <w:r w:rsidR="00B3661F">
        <w:rPr>
          <w:rFonts w:hint="eastAsia"/>
          <w:lang w:eastAsia="zh-CN"/>
        </w:rPr>
        <w:t>本文</w:t>
      </w:r>
      <w:r w:rsidR="00AF1BE4" w:rsidRPr="00AF1BE4">
        <w:rPr>
          <w:rFonts w:hint="eastAsia"/>
          <w:lang w:eastAsia="zh-CN"/>
        </w:rPr>
        <w:t>在心理测量方面做出了一定的贡献。近年来</w:t>
      </w:r>
      <w:r w:rsidR="00B3661F">
        <w:rPr>
          <w:rFonts w:hint="eastAsia"/>
          <w:lang w:eastAsia="zh-CN"/>
        </w:rPr>
        <w:t>已有</w:t>
      </w:r>
      <w:r w:rsidR="00AF1BE4" w:rsidRPr="00AF1BE4">
        <w:rPr>
          <w:rFonts w:hint="eastAsia"/>
          <w:lang w:eastAsia="zh-CN"/>
        </w:rPr>
        <w:t>研究发现社会比较倾向量表中的反向计分题因子载荷过低</w:t>
      </w:r>
      <w:r w:rsidR="00BA7649">
        <w:rPr>
          <w:rFonts w:hint="eastAsia"/>
          <w:lang w:eastAsia="zh-CN"/>
        </w:rPr>
        <w:t xml:space="preserve"> </w:t>
      </w:r>
      <w:r w:rsidR="00E21B71" w:rsidRPr="004E614C">
        <w:rPr>
          <w:lang w:eastAsia="zh-CN"/>
        </w:rPr>
        <w:fldChar w:fldCharType="begin"/>
      </w:r>
      <w:r w:rsidR="00E21B71"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E21B71" w:rsidRPr="004E614C">
        <w:rPr>
          <w:lang w:eastAsia="zh-CN"/>
        </w:rPr>
        <w:fldChar w:fldCharType="separate"/>
      </w:r>
      <w:r w:rsidR="00E21B71" w:rsidRPr="004E614C">
        <w:rPr>
          <w:noProof/>
          <w:lang w:eastAsia="zh-CN"/>
        </w:rPr>
        <w:t>(Schneider &amp; Schupp, 2014)</w:t>
      </w:r>
      <w:r w:rsidR="00E21B71" w:rsidRPr="004E614C">
        <w:rPr>
          <w:lang w:eastAsia="zh-CN"/>
        </w:rPr>
        <w:fldChar w:fldCharType="end"/>
      </w:r>
      <w:r w:rsidR="00AF1BE4">
        <w:rPr>
          <w:rFonts w:hint="eastAsia"/>
          <w:lang w:eastAsia="zh-CN"/>
        </w:rPr>
        <w:t>。</w:t>
      </w:r>
      <w:r w:rsidR="00AF1BE4" w:rsidRPr="00AF1BE4">
        <w:rPr>
          <w:rFonts w:hint="eastAsia"/>
          <w:lang w:eastAsia="zh-CN"/>
        </w:rPr>
        <w:t>然而尚未有研究者对该</w:t>
      </w:r>
      <w:r w:rsidR="00B3661F">
        <w:rPr>
          <w:rFonts w:hint="eastAsia"/>
          <w:lang w:eastAsia="zh-CN"/>
        </w:rPr>
        <w:t>量表</w:t>
      </w:r>
      <w:r w:rsidR="00AF1BE4" w:rsidRPr="00AF1BE4">
        <w:rPr>
          <w:rFonts w:hint="eastAsia"/>
          <w:lang w:eastAsia="zh-CN"/>
        </w:rPr>
        <w:t>的中文版进行修订。</w:t>
      </w:r>
      <w:r w:rsidR="00B3661F">
        <w:rPr>
          <w:rFonts w:hint="eastAsia"/>
          <w:lang w:eastAsia="zh-CN"/>
        </w:rPr>
        <w:t>本文</w:t>
      </w:r>
      <w:r w:rsidR="00AF1BE4" w:rsidRPr="00AF1BE4">
        <w:rPr>
          <w:rFonts w:hint="eastAsia"/>
          <w:lang w:eastAsia="zh-CN"/>
        </w:rPr>
        <w:t>是首次对社会比较倾向</w:t>
      </w:r>
      <w:r w:rsidR="00B3661F">
        <w:rPr>
          <w:rFonts w:hint="eastAsia"/>
          <w:lang w:eastAsia="zh-CN"/>
        </w:rPr>
        <w:t>量表</w:t>
      </w:r>
      <w:r w:rsidR="00AF1BE4" w:rsidRPr="00AF1BE4">
        <w:rPr>
          <w:rFonts w:hint="eastAsia"/>
          <w:lang w:eastAsia="zh-CN"/>
        </w:rPr>
        <w:t>的中文版进行了修订。此外，</w:t>
      </w:r>
      <w:r w:rsidR="00B3661F">
        <w:rPr>
          <w:rFonts w:hint="eastAsia"/>
          <w:lang w:eastAsia="zh-CN"/>
        </w:rPr>
        <w:t>研究一也对相对剥夺感量表中反向计分题进行了修订</w:t>
      </w:r>
      <w:r w:rsidR="00AF1BE4" w:rsidRPr="00AF1BE4">
        <w:rPr>
          <w:rFonts w:hint="eastAsia"/>
          <w:lang w:eastAsia="zh-CN"/>
        </w:rPr>
        <w:t>，对近年来新建立的“感知到的优越感”问卷进行了中文本土化翻译。总的来说，</w:t>
      </w:r>
      <w:r w:rsidR="003A192D">
        <w:rPr>
          <w:rFonts w:hint="eastAsia"/>
          <w:lang w:eastAsia="zh-CN"/>
        </w:rPr>
        <w:t>本研究</w:t>
      </w:r>
      <w:r w:rsidR="00AF1BE4" w:rsidRPr="00AF1BE4">
        <w:rPr>
          <w:rFonts w:hint="eastAsia"/>
          <w:lang w:eastAsia="zh-CN"/>
        </w:rPr>
        <w:t>对以上三个</w:t>
      </w:r>
      <w:r w:rsidR="00B3661F">
        <w:rPr>
          <w:rFonts w:hint="eastAsia"/>
          <w:lang w:eastAsia="zh-CN"/>
        </w:rPr>
        <w:t>量表</w:t>
      </w:r>
      <w:r w:rsidR="00AF1BE4" w:rsidRPr="00AF1BE4">
        <w:rPr>
          <w:rFonts w:hint="eastAsia"/>
          <w:lang w:eastAsia="zh-CN"/>
        </w:rPr>
        <w:t>的修订为未来的研究奠定了基础</w:t>
      </w:r>
      <w:r w:rsidR="00E21B71" w:rsidRPr="004E614C">
        <w:rPr>
          <w:rFonts w:hint="eastAsia"/>
          <w:lang w:eastAsia="zh-CN"/>
        </w:rPr>
        <w:t>。</w:t>
      </w:r>
    </w:p>
    <w:p w14:paraId="7DE23AF2" w14:textId="6CB9C5CD" w:rsidR="00544CDA" w:rsidRDefault="005763C5" w:rsidP="00C97F2E">
      <w:pPr>
        <w:rPr>
          <w:lang w:eastAsia="zh-CN"/>
        </w:rPr>
      </w:pPr>
      <w:r>
        <w:rPr>
          <w:lang w:eastAsia="zh-CN"/>
        </w:rPr>
        <w:tab/>
      </w:r>
      <w:r w:rsidR="00AF1BE4" w:rsidRPr="00AF1BE4">
        <w:rPr>
          <w:rFonts w:hint="eastAsia"/>
          <w:lang w:eastAsia="zh-CN"/>
        </w:rPr>
        <w:t>在方法学上，</w:t>
      </w:r>
      <w:r w:rsidR="00B3661F">
        <w:rPr>
          <w:rFonts w:hint="eastAsia"/>
          <w:lang w:eastAsia="zh-CN"/>
        </w:rPr>
        <w:t>本文</w:t>
      </w:r>
      <w:r w:rsidR="00AF1BE4" w:rsidRPr="00AF1BE4">
        <w:rPr>
          <w:rFonts w:hint="eastAsia"/>
          <w:lang w:eastAsia="zh-CN"/>
        </w:rPr>
        <w:t>也做出了一定的贡献。</w:t>
      </w:r>
      <w:r w:rsidR="00B3661F">
        <w:rPr>
          <w:rFonts w:hint="eastAsia"/>
          <w:lang w:eastAsia="zh-CN"/>
        </w:rPr>
        <w:t>本文</w:t>
      </w:r>
      <w:r w:rsidR="00AF1BE4" w:rsidRPr="00AF1BE4">
        <w:rPr>
          <w:rFonts w:hint="eastAsia"/>
          <w:lang w:eastAsia="zh-CN"/>
        </w:rPr>
        <w:t>在</w:t>
      </w:r>
      <w:r w:rsidR="00B3661F">
        <w:rPr>
          <w:rFonts w:hint="eastAsia"/>
          <w:lang w:eastAsia="zh-CN"/>
        </w:rPr>
        <w:t>研究三、研究四和研究五</w:t>
      </w:r>
      <w:r w:rsidR="00AF1BE4" w:rsidRPr="00AF1BE4">
        <w:rPr>
          <w:rFonts w:hint="eastAsia"/>
          <w:lang w:eastAsia="zh-CN"/>
        </w:rPr>
        <w:t>中采用了三种方法来检测和避免共同方法偏差对</w:t>
      </w:r>
      <w:r w:rsidR="002A789E">
        <w:rPr>
          <w:rFonts w:hint="eastAsia"/>
          <w:lang w:eastAsia="zh-CN"/>
        </w:rPr>
        <w:t>研究</w:t>
      </w:r>
      <w:r w:rsidR="00AF1BE4" w:rsidRPr="00AF1BE4">
        <w:rPr>
          <w:rFonts w:hint="eastAsia"/>
          <w:lang w:eastAsia="zh-CN"/>
        </w:rPr>
        <w:t>参数估计的影响。</w:t>
      </w:r>
      <w:r w:rsidR="00B3661F">
        <w:rPr>
          <w:rFonts w:hint="eastAsia"/>
          <w:lang w:eastAsia="zh-CN"/>
        </w:rPr>
        <w:t>基于以上三个研究对共同方法偏差的检测，本文的</w:t>
      </w:r>
      <w:r w:rsidR="002A789E">
        <w:rPr>
          <w:rFonts w:hint="eastAsia"/>
          <w:lang w:eastAsia="zh-CN"/>
        </w:rPr>
        <w:t>研究</w:t>
      </w:r>
      <w:r w:rsidR="00AF1BE4" w:rsidRPr="00AF1BE4">
        <w:rPr>
          <w:rFonts w:hint="eastAsia"/>
          <w:lang w:eastAsia="zh-CN"/>
        </w:rPr>
        <w:t>中确实存在一定程度的共同方法偏差。</w:t>
      </w:r>
      <w:r w:rsidR="00AF1BE4">
        <w:rPr>
          <w:rFonts w:hint="eastAsia"/>
          <w:lang w:eastAsia="zh-CN"/>
        </w:rPr>
        <w:t>由于</w:t>
      </w:r>
      <w:r w:rsidR="00AF1BE4" w:rsidRPr="00AF1BE4">
        <w:rPr>
          <w:rFonts w:hint="eastAsia"/>
          <w:lang w:eastAsia="zh-CN"/>
        </w:rPr>
        <w:t>以往的</w:t>
      </w:r>
      <w:r w:rsidR="00AF1BE4" w:rsidRPr="00AF1BE4">
        <w:rPr>
          <w:rFonts w:hint="eastAsia"/>
          <w:lang w:eastAsia="zh-CN"/>
        </w:rPr>
        <w:t>Harmon One-Factor Test</w:t>
      </w:r>
      <w:r w:rsidR="00AF1BE4">
        <w:rPr>
          <w:rFonts w:hint="eastAsia"/>
          <w:lang w:eastAsia="zh-CN"/>
        </w:rPr>
        <w:t xml:space="preserve"> </w:t>
      </w:r>
      <w:r w:rsidR="00AF1BE4">
        <w:rPr>
          <w:rFonts w:hint="eastAsia"/>
          <w:lang w:eastAsia="zh-CN"/>
        </w:rPr>
        <w:t>检测标准相对宽松</w:t>
      </w:r>
      <w:r w:rsidR="00AF1BE4" w:rsidRPr="00AF1BE4">
        <w:rPr>
          <w:rFonts w:hint="eastAsia"/>
          <w:lang w:eastAsia="zh-CN"/>
        </w:rPr>
        <w:t>，导致很多存在共同方法偏差</w:t>
      </w:r>
      <w:r w:rsidR="00AF1BE4">
        <w:rPr>
          <w:rFonts w:hint="eastAsia"/>
          <w:lang w:eastAsia="zh-CN"/>
        </w:rPr>
        <w:t>问题的研究可能未对该问题进行充分考虑</w:t>
      </w:r>
      <w:r w:rsidR="00AF1BE4" w:rsidRPr="00AF1BE4">
        <w:rPr>
          <w:rFonts w:hint="eastAsia"/>
          <w:lang w:eastAsia="zh-CN"/>
        </w:rPr>
        <w:t>。因此，</w:t>
      </w:r>
      <w:r w:rsidR="00B3661F">
        <w:rPr>
          <w:rFonts w:hint="eastAsia"/>
          <w:lang w:eastAsia="zh-CN"/>
        </w:rPr>
        <w:t>本文</w:t>
      </w:r>
      <w:r w:rsidR="00AF1BE4">
        <w:rPr>
          <w:rFonts w:hint="eastAsia"/>
          <w:lang w:eastAsia="zh-CN"/>
        </w:rPr>
        <w:t>建议</w:t>
      </w:r>
      <w:r w:rsidR="00AF1BE4" w:rsidRPr="00AF1BE4">
        <w:rPr>
          <w:rFonts w:hint="eastAsia"/>
          <w:lang w:eastAsia="zh-CN"/>
        </w:rPr>
        <w:t>未来进行问卷调查的研究</w:t>
      </w:r>
      <w:r w:rsidR="00AF1BE4">
        <w:rPr>
          <w:rFonts w:hint="eastAsia"/>
          <w:lang w:eastAsia="zh-CN"/>
        </w:rPr>
        <w:t>尽可能地使用</w:t>
      </w:r>
      <w:r w:rsidR="00B3661F">
        <w:rPr>
          <w:rFonts w:hint="eastAsia"/>
          <w:lang w:eastAsia="zh-CN"/>
        </w:rPr>
        <w:t>更严格的</w:t>
      </w:r>
      <w:r w:rsidR="00AF1BE4" w:rsidRPr="00AF1BE4">
        <w:rPr>
          <w:rFonts w:hint="eastAsia"/>
          <w:lang w:eastAsia="zh-CN"/>
        </w:rPr>
        <w:t>ULMC</w:t>
      </w:r>
      <w:r w:rsidR="00AF1BE4">
        <w:rPr>
          <w:rFonts w:hint="eastAsia"/>
          <w:lang w:eastAsia="zh-CN"/>
        </w:rPr>
        <w:t>来检验共同方法偏差。</w:t>
      </w:r>
      <w:r w:rsidR="00AF1BE4" w:rsidRPr="00AF1BE4">
        <w:rPr>
          <w:rFonts w:hint="eastAsia"/>
          <w:lang w:eastAsia="zh-CN"/>
        </w:rPr>
        <w:t>或者采用更稳健的方法，如使用标记变量“对蓝色的态度”，来</w:t>
      </w:r>
      <w:r w:rsidR="00AF1BE4">
        <w:rPr>
          <w:rFonts w:hint="eastAsia"/>
          <w:lang w:eastAsia="zh-CN"/>
        </w:rPr>
        <w:t>控制</w:t>
      </w:r>
      <w:r w:rsidR="00AF1BE4" w:rsidRPr="00AF1BE4">
        <w:rPr>
          <w:rFonts w:hint="eastAsia"/>
          <w:lang w:eastAsia="zh-CN"/>
        </w:rPr>
        <w:t>共同方法偏差的影响</w:t>
      </w:r>
      <w:r>
        <w:rPr>
          <w:rFonts w:hint="eastAsia"/>
          <w:lang w:eastAsia="zh-CN"/>
        </w:rPr>
        <w:t>。</w:t>
      </w:r>
    </w:p>
    <w:p w14:paraId="11324F58" w14:textId="77777777" w:rsidR="00D215A1" w:rsidRDefault="00D215A1" w:rsidP="00D215A1">
      <w:pPr>
        <w:ind w:firstLine="480"/>
        <w:rPr>
          <w:ins w:id="115" w:author="LCJ" w:date="2024-03-25T15:03:00Z"/>
          <w:lang w:eastAsia="zh-CN"/>
        </w:rPr>
      </w:pPr>
      <w:r>
        <w:rPr>
          <w:rFonts w:hint="eastAsia"/>
          <w:lang w:eastAsia="zh-CN"/>
        </w:rPr>
        <w:t>最后，</w:t>
      </w:r>
      <w:r w:rsidR="003A192D">
        <w:rPr>
          <w:rFonts w:hint="eastAsia"/>
          <w:lang w:eastAsia="zh-CN"/>
        </w:rPr>
        <w:t>本研究</w:t>
      </w:r>
      <w:r>
        <w:rPr>
          <w:rFonts w:hint="eastAsia"/>
          <w:lang w:eastAsia="zh-CN"/>
        </w:rPr>
        <w:t>关注到近期的一个新闻，</w:t>
      </w:r>
      <w:r w:rsidRPr="00D215A1">
        <w:rPr>
          <w:rFonts w:hint="eastAsia"/>
          <w:lang w:eastAsia="zh-CN"/>
        </w:rPr>
        <w:t>扎克伯格在</w:t>
      </w:r>
      <w:r w:rsidRPr="00D215A1">
        <w:rPr>
          <w:rFonts w:hint="eastAsia"/>
          <w:lang w:eastAsia="zh-CN"/>
        </w:rPr>
        <w:t>2024</w:t>
      </w:r>
      <w:r w:rsidRPr="00D215A1">
        <w:rPr>
          <w:rFonts w:hint="eastAsia"/>
          <w:lang w:eastAsia="zh-CN"/>
        </w:rPr>
        <w:t>年</w:t>
      </w:r>
      <w:r w:rsidRPr="00D215A1">
        <w:rPr>
          <w:rFonts w:hint="eastAsia"/>
          <w:lang w:eastAsia="zh-CN"/>
        </w:rPr>
        <w:t>1</w:t>
      </w:r>
      <w:r w:rsidRPr="00D215A1">
        <w:rPr>
          <w:rFonts w:hint="eastAsia"/>
          <w:lang w:eastAsia="zh-CN"/>
        </w:rPr>
        <w:t>月</w:t>
      </w:r>
      <w:r w:rsidRPr="00D215A1">
        <w:rPr>
          <w:rFonts w:hint="eastAsia"/>
          <w:lang w:eastAsia="zh-CN"/>
        </w:rPr>
        <w:t>31</w:t>
      </w:r>
      <w:r w:rsidRPr="00D215A1">
        <w:rPr>
          <w:rFonts w:hint="eastAsia"/>
          <w:lang w:eastAsia="zh-CN"/>
        </w:rPr>
        <w:t>日于美国国会参议院举行的儿童网路安全法案听证会上向在场的父母们道歉</w:t>
      </w:r>
      <w:r>
        <w:rPr>
          <w:rFonts w:hint="eastAsia"/>
          <w:lang w:eastAsia="zh-CN"/>
        </w:rPr>
        <w:t>。这凸显了社交媒体对儿童和青少年心理健康造成的负面影响。</w:t>
      </w:r>
      <w:r w:rsidR="00B3661F">
        <w:rPr>
          <w:rFonts w:hint="eastAsia"/>
          <w:lang w:eastAsia="zh-CN"/>
        </w:rPr>
        <w:t>本文</w:t>
      </w:r>
      <w:r>
        <w:rPr>
          <w:rFonts w:hint="eastAsia"/>
          <w:lang w:eastAsia="zh-CN"/>
        </w:rPr>
        <w:t>认为在这其中，向上社会比较是导致这些负面影响的重要因素之一。在社交媒体上，儿童和青少年经常会看到精心编辑和美化的他人生活，例如网红们完美的身材、奢华的旅行和精彩的社交活动。这种向上比较会让他们产生相对剥夺感，让人们觉得自己的人生相较于其他人不够美好或精彩。</w:t>
      </w:r>
      <w:r w:rsidR="00B3661F">
        <w:rPr>
          <w:rFonts w:hint="eastAsia"/>
          <w:lang w:eastAsia="zh-CN"/>
        </w:rPr>
        <w:t>本文</w:t>
      </w:r>
      <w:r>
        <w:rPr>
          <w:rFonts w:hint="eastAsia"/>
          <w:lang w:eastAsia="zh-CN"/>
        </w:rPr>
        <w:t>的研究为社交媒体的危害提供了一些证据。</w:t>
      </w:r>
      <w:r w:rsidR="00B3661F">
        <w:rPr>
          <w:rFonts w:hint="eastAsia"/>
          <w:lang w:eastAsia="zh-CN"/>
        </w:rPr>
        <w:t>本文</w:t>
      </w:r>
      <w:r>
        <w:rPr>
          <w:rFonts w:hint="eastAsia"/>
          <w:lang w:eastAsia="zh-CN"/>
        </w:rPr>
        <w:t>认为在未来，社交媒体软件应该改变自己推送信息的算法，降低这样向上比较发生的可能性。</w:t>
      </w:r>
    </w:p>
    <w:p w14:paraId="2B96108B" w14:textId="77777777" w:rsidR="00C116F2" w:rsidRDefault="00C116F2" w:rsidP="00D215A1">
      <w:pPr>
        <w:ind w:firstLine="480"/>
        <w:rPr>
          <w:ins w:id="116" w:author="LCJ" w:date="2024-03-25T15:03:00Z"/>
          <w:lang w:eastAsia="zh-CN"/>
        </w:rPr>
      </w:pPr>
    </w:p>
    <w:p w14:paraId="665CB6FA" w14:textId="290E7DD7" w:rsidR="00C116F2" w:rsidRDefault="00C116F2" w:rsidP="00D215A1">
      <w:pPr>
        <w:ind w:firstLine="480"/>
        <w:rPr>
          <w:ins w:id="117" w:author="LCJ" w:date="2024-03-25T15:03:00Z"/>
          <w:lang w:eastAsia="zh-CN"/>
        </w:rPr>
      </w:pPr>
    </w:p>
    <w:p w14:paraId="2BFE5BED" w14:textId="5A3EFE61" w:rsidR="00C116F2" w:rsidRDefault="00C116F2" w:rsidP="00D215A1">
      <w:pPr>
        <w:ind w:firstLine="480"/>
        <w:rPr>
          <w:ins w:id="118" w:author="LCJ" w:date="2024-03-25T15:03:00Z"/>
          <w:lang w:eastAsia="zh-CN"/>
        </w:rPr>
      </w:pPr>
    </w:p>
    <w:p w14:paraId="3DB1C181" w14:textId="63308EE7" w:rsidR="00C116F2" w:rsidRDefault="00C116F2" w:rsidP="00D215A1">
      <w:pPr>
        <w:ind w:firstLine="480"/>
        <w:rPr>
          <w:ins w:id="119" w:author="LCJ" w:date="2024-03-25T15:03:00Z"/>
          <w:lang w:eastAsia="zh-CN"/>
        </w:rPr>
      </w:pPr>
      <w:ins w:id="120" w:author="LCJ" w:date="2024-03-25T15:03:00Z">
        <w:r>
          <w:rPr>
            <w:rFonts w:eastAsiaTheme="minorEastAsia"/>
          </w:rPr>
          <w:t>缺少</w:t>
        </w:r>
        <w:r w:rsidR="00AC35DF">
          <w:rPr>
            <w:rFonts w:hint="eastAsia"/>
            <w:lang w:eastAsia="zh-CN"/>
          </w:rPr>
          <w:t xml:space="preserve"> </w:t>
        </w:r>
        <w:r>
          <w:rPr>
            <w:rFonts w:eastAsiaTheme="minorEastAsia"/>
          </w:rPr>
          <w:t>结论部分</w:t>
        </w:r>
        <w:r>
          <w:rPr>
            <w:rFonts w:ascii="宋体" w:hAnsi="宋体" w:hint="eastAsia"/>
            <w:lang w:eastAsia="zh-CN"/>
          </w:rPr>
          <w:t>。</w:t>
        </w:r>
      </w:ins>
    </w:p>
    <w:p w14:paraId="112DE748" w14:textId="77777777" w:rsidR="00C116F2" w:rsidRDefault="00C116F2" w:rsidP="00D215A1">
      <w:pPr>
        <w:ind w:firstLine="480"/>
        <w:rPr>
          <w:ins w:id="121" w:author="LCJ" w:date="2024-03-25T15:03:00Z"/>
          <w:lang w:eastAsia="zh-CN"/>
        </w:rPr>
      </w:pPr>
    </w:p>
    <w:p w14:paraId="5EF3B1FE" w14:textId="0DE47A20" w:rsidR="00C116F2" w:rsidRDefault="00C116F2" w:rsidP="00D215A1">
      <w:pPr>
        <w:ind w:firstLine="480"/>
        <w:rPr>
          <w:lang w:eastAsia="zh-CN"/>
        </w:rPr>
        <w:sectPr w:rsidR="00C116F2" w:rsidSect="004C21E6">
          <w:headerReference w:type="default" r:id="rId43"/>
          <w:pgSz w:w="11906" w:h="16838"/>
          <w:pgMar w:top="1440" w:right="1800" w:bottom="1440" w:left="1800" w:header="851" w:footer="992" w:gutter="0"/>
          <w:cols w:space="425"/>
          <w:docGrid w:type="lines" w:linePitch="360"/>
        </w:sectPr>
      </w:pPr>
    </w:p>
    <w:p w14:paraId="52AA129B" w14:textId="77777777" w:rsidR="00634FC0" w:rsidRDefault="00544CDA" w:rsidP="00544CDA">
      <w:pPr>
        <w:pStyle w:val="1"/>
        <w:spacing w:before="360" w:after="360"/>
        <w:rPr>
          <w:lang w:eastAsia="zh-CN"/>
        </w:rPr>
      </w:pPr>
      <w:bookmarkStart w:id="122" w:name="_Toc162021974"/>
      <w:r>
        <w:rPr>
          <w:rFonts w:hint="eastAsia"/>
          <w:lang w:eastAsia="zh-CN"/>
        </w:rPr>
        <w:t>附录</w:t>
      </w:r>
      <w:bookmarkEnd w:id="122"/>
    </w:p>
    <w:p w14:paraId="212E14F8" w14:textId="583BDE44" w:rsidR="00544CDA" w:rsidRDefault="00544CDA" w:rsidP="00C66394">
      <w:pPr>
        <w:rPr>
          <w:lang w:eastAsia="zh-CN"/>
        </w:rPr>
      </w:pPr>
      <w:r>
        <w:rPr>
          <w:rFonts w:hint="eastAsia"/>
          <w:lang w:eastAsia="zh-CN"/>
        </w:rPr>
        <w:t>指导语</w:t>
      </w:r>
    </w:p>
    <w:p w14:paraId="2E17810E" w14:textId="1423674B" w:rsidR="00544CDA" w:rsidRDefault="00544CDA" w:rsidP="00544CDA">
      <w:pPr>
        <w:ind w:firstLine="480"/>
        <w:rPr>
          <w:lang w:eastAsia="zh-CN"/>
        </w:rPr>
      </w:pPr>
      <w:r>
        <w:rPr>
          <w:rFonts w:hint="eastAsia"/>
          <w:lang w:eastAsia="zh-CN"/>
        </w:rPr>
        <w:t>感谢您参与</w:t>
      </w:r>
      <w:r w:rsidR="003A192D">
        <w:rPr>
          <w:rFonts w:hint="eastAsia"/>
          <w:lang w:eastAsia="zh-CN"/>
        </w:rPr>
        <w:t>本研究</w:t>
      </w:r>
      <w:r>
        <w:rPr>
          <w:rFonts w:hint="eastAsia"/>
          <w:lang w:eastAsia="zh-CN"/>
        </w:rPr>
        <w:t>的调查研究。在本问卷中，您将被要求回答一些问题（李克特量表，</w:t>
      </w:r>
      <w:r>
        <w:rPr>
          <w:rFonts w:hint="eastAsia"/>
          <w:lang w:eastAsia="zh-CN"/>
        </w:rPr>
        <w:t>7</w:t>
      </w:r>
      <w:r>
        <w:rPr>
          <w:rFonts w:hint="eastAsia"/>
          <w:lang w:eastAsia="zh-CN"/>
        </w:rPr>
        <w:t>点评分）。在这个量表中，</w:t>
      </w:r>
      <w:r>
        <w:rPr>
          <w:rFonts w:hint="eastAsia"/>
          <w:lang w:eastAsia="zh-CN"/>
        </w:rPr>
        <w:t>1</w:t>
      </w:r>
      <w:r>
        <w:rPr>
          <w:rFonts w:hint="eastAsia"/>
          <w:lang w:eastAsia="zh-CN"/>
        </w:rPr>
        <w:t>分代表非常不符合您自己的实际情况，而</w:t>
      </w:r>
      <w:r>
        <w:rPr>
          <w:rFonts w:hint="eastAsia"/>
          <w:lang w:eastAsia="zh-CN"/>
        </w:rPr>
        <w:t>7</w:t>
      </w:r>
      <w:r>
        <w:rPr>
          <w:rFonts w:hint="eastAsia"/>
          <w:lang w:eastAsia="zh-CN"/>
        </w:rPr>
        <w:t>分代表非常符合您自己的实际情况。</w:t>
      </w:r>
    </w:p>
    <w:p w14:paraId="70781190" w14:textId="4CC77493" w:rsidR="00544CDA" w:rsidRDefault="003A192D" w:rsidP="00544CDA">
      <w:pPr>
        <w:ind w:firstLine="480"/>
        <w:rPr>
          <w:lang w:eastAsia="zh-CN"/>
        </w:rPr>
      </w:pPr>
      <w:r>
        <w:rPr>
          <w:rFonts w:hint="eastAsia"/>
          <w:lang w:eastAsia="zh-CN"/>
        </w:rPr>
        <w:t>本研究</w:t>
      </w:r>
      <w:r w:rsidR="00544CDA">
        <w:rPr>
          <w:rFonts w:hint="eastAsia"/>
          <w:lang w:eastAsia="zh-CN"/>
        </w:rPr>
        <w:t>郑重承诺保护您的个人信息和答卷内容的保密性，所有数据将仅用于研究目的，且将以匿名的方式进行分析和报告。请放心，您的回答将被严格保密。</w:t>
      </w:r>
    </w:p>
    <w:p w14:paraId="1D4048FB" w14:textId="4946A664" w:rsidR="00544CDA" w:rsidRDefault="00544CDA" w:rsidP="00544CDA">
      <w:pPr>
        <w:ind w:firstLine="480"/>
        <w:rPr>
          <w:lang w:eastAsia="zh-CN"/>
        </w:rPr>
      </w:pPr>
      <w:r>
        <w:rPr>
          <w:rFonts w:hint="eastAsia"/>
          <w:lang w:eastAsia="zh-CN"/>
        </w:rPr>
        <w:t>请您按照您真实的想法和感受，选择最符合您的评分。在回答问题时，请尽量表达您的真实想法，不要受到任何外界因素的干扰或影响。请根据您个人的情况进行评分，没有所谓的“正确”或“错误”的答案。</w:t>
      </w:r>
    </w:p>
    <w:p w14:paraId="20D8A625" w14:textId="77777777" w:rsidR="00C66394" w:rsidRDefault="00C66394" w:rsidP="00C66394">
      <w:pPr>
        <w:rPr>
          <w:lang w:eastAsia="zh-CN"/>
        </w:rPr>
      </w:pPr>
    </w:p>
    <w:p w14:paraId="63BF4605" w14:textId="1F1918C9" w:rsidR="00544CDA" w:rsidRPr="00C170E4" w:rsidRDefault="00544CDA" w:rsidP="00C66394">
      <w:pPr>
        <w:rPr>
          <w:b/>
          <w:bCs/>
          <w:lang w:eastAsia="zh-CN"/>
        </w:rPr>
      </w:pPr>
      <w:r w:rsidRPr="00C170E4">
        <w:rPr>
          <w:rFonts w:hint="eastAsia"/>
          <w:b/>
          <w:bCs/>
          <w:lang w:eastAsia="zh-CN"/>
        </w:rPr>
        <w:t>社会比较倾向量表</w:t>
      </w:r>
    </w:p>
    <w:p w14:paraId="11C6A513" w14:textId="57E6D9BC" w:rsidR="00544CDA" w:rsidRPr="00C170E4" w:rsidRDefault="00544CDA" w:rsidP="00C66394">
      <w:pPr>
        <w:rPr>
          <w:b/>
          <w:bCs/>
          <w:lang w:eastAsia="zh-CN"/>
        </w:rPr>
      </w:pPr>
      <w:r w:rsidRPr="00C170E4">
        <w:rPr>
          <w:rFonts w:hint="eastAsia"/>
          <w:b/>
          <w:bCs/>
          <w:lang w:eastAsia="zh-CN"/>
        </w:rPr>
        <w:t>基于能力的社会比较倾向</w:t>
      </w:r>
    </w:p>
    <w:p w14:paraId="006DA04E" w14:textId="77777777" w:rsidR="00922C3E" w:rsidRDefault="00922C3E" w:rsidP="00922C3E">
      <w:pPr>
        <w:rPr>
          <w:lang w:eastAsia="zh-CN"/>
        </w:rPr>
      </w:pPr>
      <w:r>
        <w:rPr>
          <w:rFonts w:hint="eastAsia"/>
          <w:lang w:eastAsia="zh-CN"/>
        </w:rPr>
        <w:t>1.</w:t>
      </w:r>
      <w:r>
        <w:rPr>
          <w:rFonts w:hint="eastAsia"/>
          <w:lang w:eastAsia="zh-CN"/>
        </w:rPr>
        <w:t>我常把我的好朋友或家人正在做的事情与其他人做的事情比较。</w:t>
      </w:r>
    </w:p>
    <w:p w14:paraId="08AB71C2" w14:textId="77777777" w:rsidR="00922C3E" w:rsidRDefault="00922C3E" w:rsidP="00922C3E">
      <w:pPr>
        <w:rPr>
          <w:lang w:eastAsia="zh-CN"/>
        </w:rPr>
      </w:pPr>
      <w:r>
        <w:rPr>
          <w:rFonts w:hint="eastAsia"/>
          <w:lang w:eastAsia="zh-CN"/>
        </w:rPr>
        <w:t>2.</w:t>
      </w:r>
      <w:r>
        <w:rPr>
          <w:rFonts w:hint="eastAsia"/>
          <w:lang w:eastAsia="zh-CN"/>
        </w:rPr>
        <w:t>我非常关注我和他人做事方式的区别。</w:t>
      </w:r>
    </w:p>
    <w:p w14:paraId="3437D367" w14:textId="77777777" w:rsidR="00922C3E" w:rsidRDefault="00922C3E" w:rsidP="00922C3E">
      <w:pPr>
        <w:rPr>
          <w:lang w:eastAsia="zh-CN"/>
        </w:rPr>
      </w:pPr>
      <w:r>
        <w:rPr>
          <w:rFonts w:hint="eastAsia"/>
          <w:lang w:eastAsia="zh-CN"/>
        </w:rPr>
        <w:t>3.</w:t>
      </w:r>
      <w:r>
        <w:rPr>
          <w:rFonts w:hint="eastAsia"/>
          <w:lang w:eastAsia="zh-CN"/>
        </w:rPr>
        <w:t>如果我想知道我做的如何</w:t>
      </w:r>
      <w:r>
        <w:rPr>
          <w:rFonts w:hint="eastAsia"/>
          <w:lang w:eastAsia="zh-CN"/>
        </w:rPr>
        <w:t>,</w:t>
      </w:r>
      <w:r>
        <w:rPr>
          <w:rFonts w:hint="eastAsia"/>
          <w:lang w:eastAsia="zh-CN"/>
        </w:rPr>
        <w:t>我会把我做的和其他人做的进行比较。</w:t>
      </w:r>
    </w:p>
    <w:p w14:paraId="5CB5F709" w14:textId="77777777" w:rsidR="00922C3E" w:rsidRDefault="00922C3E" w:rsidP="00922C3E">
      <w:pPr>
        <w:rPr>
          <w:lang w:eastAsia="zh-CN"/>
        </w:rPr>
      </w:pPr>
      <w:r>
        <w:rPr>
          <w:rFonts w:hint="eastAsia"/>
          <w:lang w:eastAsia="zh-CN"/>
        </w:rPr>
        <w:t>4.</w:t>
      </w:r>
      <w:r>
        <w:rPr>
          <w:rFonts w:hint="eastAsia"/>
          <w:lang w:eastAsia="zh-CN"/>
        </w:rPr>
        <w:t>我常就社交方面</w:t>
      </w:r>
      <w:r>
        <w:rPr>
          <w:rFonts w:hint="eastAsia"/>
          <w:lang w:eastAsia="zh-CN"/>
        </w:rPr>
        <w:t>(</w:t>
      </w:r>
      <w:r>
        <w:rPr>
          <w:rFonts w:hint="eastAsia"/>
          <w:lang w:eastAsia="zh-CN"/>
        </w:rPr>
        <w:t>如社交技能、受欢迎程度</w:t>
      </w:r>
      <w:r>
        <w:rPr>
          <w:rFonts w:hint="eastAsia"/>
          <w:lang w:eastAsia="zh-CN"/>
        </w:rPr>
        <w:t>)</w:t>
      </w:r>
      <w:r>
        <w:rPr>
          <w:rFonts w:hint="eastAsia"/>
          <w:lang w:eastAsia="zh-CN"/>
        </w:rPr>
        <w:t>与他人比较。</w:t>
      </w:r>
    </w:p>
    <w:p w14:paraId="4BD309F2" w14:textId="21C29446" w:rsidR="00922C3E" w:rsidRPr="003E6B2C" w:rsidRDefault="00922C3E" w:rsidP="00922C3E">
      <w:pPr>
        <w:rPr>
          <w:strike/>
          <w:lang w:eastAsia="zh-CN"/>
        </w:rPr>
      </w:pPr>
      <w:r w:rsidRPr="003E6B2C">
        <w:rPr>
          <w:rFonts w:hint="eastAsia"/>
          <w:strike/>
          <w:lang w:eastAsia="zh-CN"/>
        </w:rPr>
        <w:t>5</w:t>
      </w:r>
      <w:r w:rsidR="003E6B2C" w:rsidRPr="003E6B2C">
        <w:rPr>
          <w:rFonts w:hint="eastAsia"/>
          <w:strike/>
          <w:vertAlign w:val="superscript"/>
          <w:lang w:eastAsia="zh-CN"/>
        </w:rPr>
        <w:t>*</w:t>
      </w:r>
      <w:r w:rsidR="003E6B2C" w:rsidRPr="003E6B2C">
        <w:rPr>
          <w:strike/>
          <w:lang w:eastAsia="zh-CN"/>
        </w:rPr>
        <w:t>.</w:t>
      </w:r>
      <w:r w:rsidR="003E6B2C" w:rsidRPr="003E6B2C">
        <w:rPr>
          <w:rStyle w:val="ae"/>
          <w:strike/>
          <w:lang w:eastAsia="zh-CN"/>
        </w:rPr>
        <w:footnoteReference w:id="1"/>
      </w:r>
      <w:r w:rsidRPr="003E6B2C">
        <w:rPr>
          <w:rFonts w:hint="eastAsia"/>
          <w:strike/>
          <w:lang w:eastAsia="zh-CN"/>
        </w:rPr>
        <w:t>我不是那种常常与他人比较的人。</w:t>
      </w:r>
    </w:p>
    <w:p w14:paraId="424C94B7" w14:textId="5BD17930" w:rsidR="00544CDA" w:rsidRDefault="00922C3E" w:rsidP="00922C3E">
      <w:pPr>
        <w:rPr>
          <w:lang w:eastAsia="zh-CN"/>
        </w:rPr>
      </w:pPr>
      <w:r>
        <w:rPr>
          <w:rFonts w:hint="eastAsia"/>
          <w:lang w:eastAsia="zh-CN"/>
        </w:rPr>
        <w:t>5</w:t>
      </w:r>
      <w:r w:rsidR="003E6B2C" w:rsidRPr="00922C3E">
        <w:rPr>
          <w:vertAlign w:val="superscript"/>
          <w:lang w:eastAsia="zh-CN"/>
        </w:rPr>
        <w:t>+</w:t>
      </w:r>
      <w:r w:rsidR="003E6B2C">
        <w:rPr>
          <w:lang w:eastAsia="zh-CN"/>
        </w:rPr>
        <w:t>.</w:t>
      </w:r>
      <w:r>
        <w:rPr>
          <w:rFonts w:hint="eastAsia"/>
          <w:lang w:eastAsia="zh-CN"/>
        </w:rPr>
        <w:t>我是那种常常与他人比较的人。</w:t>
      </w:r>
    </w:p>
    <w:p w14:paraId="0EF20DD8" w14:textId="68AB9C66" w:rsidR="00544CDA" w:rsidRPr="00644919" w:rsidRDefault="00544CDA" w:rsidP="00C66394">
      <w:pPr>
        <w:rPr>
          <w:b/>
          <w:bCs/>
          <w:lang w:eastAsia="zh-CN"/>
        </w:rPr>
      </w:pPr>
      <w:r w:rsidRPr="00644919">
        <w:rPr>
          <w:rFonts w:hint="eastAsia"/>
          <w:b/>
          <w:bCs/>
          <w:lang w:eastAsia="zh-CN"/>
        </w:rPr>
        <w:t>基于观点的社会比较倾向</w:t>
      </w:r>
    </w:p>
    <w:p w14:paraId="43B1EFF4" w14:textId="77777777" w:rsidR="003E6B2C" w:rsidRPr="003E6B2C" w:rsidRDefault="003E6B2C" w:rsidP="003E6B2C">
      <w:pPr>
        <w:rPr>
          <w:lang w:eastAsia="zh-CN"/>
        </w:rPr>
      </w:pPr>
      <w:r w:rsidRPr="003E6B2C">
        <w:rPr>
          <w:rFonts w:hint="eastAsia"/>
          <w:lang w:eastAsia="zh-CN"/>
        </w:rPr>
        <w:t>1.</w:t>
      </w:r>
      <w:r w:rsidRPr="003E6B2C">
        <w:rPr>
          <w:rFonts w:hint="eastAsia"/>
          <w:lang w:eastAsia="zh-CN"/>
        </w:rPr>
        <w:t>我常将我和他人在生活中的成就进行比较。</w:t>
      </w:r>
    </w:p>
    <w:p w14:paraId="1C4F414E" w14:textId="4F9B7F19" w:rsidR="003E6B2C" w:rsidRPr="003E6B2C" w:rsidRDefault="003E6B2C" w:rsidP="003E6B2C">
      <w:pPr>
        <w:rPr>
          <w:strike/>
          <w:lang w:eastAsia="zh-CN"/>
        </w:rPr>
      </w:pPr>
      <w:r w:rsidRPr="003E6B2C">
        <w:rPr>
          <w:rFonts w:hint="eastAsia"/>
          <w:strike/>
          <w:lang w:eastAsia="zh-CN"/>
        </w:rPr>
        <w:t>2</w:t>
      </w:r>
      <w:r w:rsidRPr="003E6B2C">
        <w:rPr>
          <w:strike/>
          <w:vertAlign w:val="superscript"/>
          <w:lang w:eastAsia="zh-CN"/>
        </w:rPr>
        <w:t>*</w:t>
      </w:r>
      <w:r w:rsidRPr="003E6B2C">
        <w:rPr>
          <w:rFonts w:hint="eastAsia"/>
          <w:strike/>
          <w:lang w:eastAsia="zh-CN"/>
        </w:rPr>
        <w:t>.</w:t>
      </w:r>
      <w:r w:rsidRPr="003E6B2C">
        <w:rPr>
          <w:rFonts w:hint="eastAsia"/>
          <w:strike/>
          <w:lang w:eastAsia="zh-CN"/>
        </w:rPr>
        <w:t>我常喜欢和他人谈论我的观点和经历。</w:t>
      </w:r>
    </w:p>
    <w:p w14:paraId="278902C3" w14:textId="55AF3710" w:rsidR="003E6B2C" w:rsidRPr="003E6B2C" w:rsidRDefault="003E6B2C" w:rsidP="003E6B2C">
      <w:pPr>
        <w:rPr>
          <w:lang w:eastAsia="zh-CN"/>
        </w:rPr>
      </w:pPr>
      <w:r w:rsidRPr="003E6B2C">
        <w:rPr>
          <w:rFonts w:hint="eastAsia"/>
          <w:lang w:eastAsia="zh-CN"/>
        </w:rPr>
        <w:t>2</w:t>
      </w:r>
      <w:r w:rsidRPr="003E6B2C">
        <w:rPr>
          <w:vertAlign w:val="superscript"/>
          <w:lang w:eastAsia="zh-CN"/>
        </w:rPr>
        <w:t>+</w:t>
      </w:r>
      <w:r w:rsidRPr="003E6B2C">
        <w:rPr>
          <w:rFonts w:hint="eastAsia"/>
          <w:lang w:eastAsia="zh-CN"/>
        </w:rPr>
        <w:t>.</w:t>
      </w:r>
      <w:r w:rsidRPr="003E6B2C">
        <w:rPr>
          <w:rFonts w:hint="eastAsia"/>
          <w:lang w:eastAsia="zh-CN"/>
        </w:rPr>
        <w:t>我常常将自己的观点和经历与他人的进行比较。</w:t>
      </w:r>
    </w:p>
    <w:p w14:paraId="4E3BB9DF" w14:textId="77777777" w:rsidR="003E6B2C" w:rsidRPr="003E6B2C" w:rsidRDefault="003E6B2C" w:rsidP="003E6B2C">
      <w:pPr>
        <w:rPr>
          <w:lang w:eastAsia="zh-CN"/>
        </w:rPr>
      </w:pPr>
      <w:r w:rsidRPr="003E6B2C">
        <w:rPr>
          <w:rFonts w:hint="eastAsia"/>
          <w:lang w:eastAsia="zh-CN"/>
        </w:rPr>
        <w:t>3.</w:t>
      </w:r>
      <w:r w:rsidRPr="003E6B2C">
        <w:rPr>
          <w:rFonts w:hint="eastAsia"/>
          <w:lang w:eastAsia="zh-CN"/>
        </w:rPr>
        <w:t>我常思考当别人面临和我相似的问题时</w:t>
      </w:r>
      <w:r w:rsidRPr="003E6B2C">
        <w:rPr>
          <w:rFonts w:hint="eastAsia"/>
          <w:lang w:eastAsia="zh-CN"/>
        </w:rPr>
        <w:t>,</w:t>
      </w:r>
      <w:r w:rsidRPr="003E6B2C">
        <w:rPr>
          <w:rFonts w:hint="eastAsia"/>
          <w:lang w:eastAsia="zh-CN"/>
        </w:rPr>
        <w:t>他们会想什么。</w:t>
      </w:r>
    </w:p>
    <w:p w14:paraId="64568157" w14:textId="77777777" w:rsidR="003E6B2C" w:rsidRPr="003E6B2C" w:rsidRDefault="003E6B2C" w:rsidP="003E6B2C">
      <w:pPr>
        <w:rPr>
          <w:lang w:eastAsia="zh-CN"/>
        </w:rPr>
      </w:pPr>
      <w:r w:rsidRPr="003E6B2C">
        <w:rPr>
          <w:rFonts w:hint="eastAsia"/>
          <w:lang w:eastAsia="zh-CN"/>
        </w:rPr>
        <w:t>4.</w:t>
      </w:r>
      <w:r w:rsidRPr="003E6B2C">
        <w:rPr>
          <w:rFonts w:hint="eastAsia"/>
          <w:lang w:eastAsia="zh-CN"/>
        </w:rPr>
        <w:t>我总是想知道在相似的情形下</w:t>
      </w:r>
      <w:r w:rsidRPr="003E6B2C">
        <w:rPr>
          <w:rFonts w:hint="eastAsia"/>
          <w:lang w:eastAsia="zh-CN"/>
        </w:rPr>
        <w:t>,</w:t>
      </w:r>
      <w:r w:rsidRPr="003E6B2C">
        <w:rPr>
          <w:rFonts w:hint="eastAsia"/>
          <w:lang w:eastAsia="zh-CN"/>
        </w:rPr>
        <w:t>别人会如何做。</w:t>
      </w:r>
    </w:p>
    <w:p w14:paraId="65ACE4EF" w14:textId="2960BE43" w:rsidR="003E6B2C" w:rsidRPr="003E6B2C" w:rsidRDefault="003E6B2C" w:rsidP="003E6B2C">
      <w:pPr>
        <w:rPr>
          <w:strike/>
          <w:lang w:eastAsia="zh-CN"/>
        </w:rPr>
      </w:pPr>
      <w:r w:rsidRPr="003E6B2C">
        <w:rPr>
          <w:rFonts w:hint="eastAsia"/>
          <w:strike/>
          <w:lang w:eastAsia="zh-CN"/>
        </w:rPr>
        <w:t>5</w:t>
      </w:r>
      <w:r w:rsidRPr="003E6B2C">
        <w:rPr>
          <w:strike/>
          <w:vertAlign w:val="superscript"/>
          <w:lang w:eastAsia="zh-CN"/>
        </w:rPr>
        <w:t>*</w:t>
      </w:r>
      <w:r w:rsidRPr="003E6B2C">
        <w:rPr>
          <w:rFonts w:hint="eastAsia"/>
          <w:strike/>
          <w:lang w:eastAsia="zh-CN"/>
        </w:rPr>
        <w:t>.</w:t>
      </w:r>
      <w:r w:rsidRPr="003E6B2C">
        <w:rPr>
          <w:rFonts w:hint="eastAsia"/>
          <w:strike/>
          <w:lang w:eastAsia="zh-CN"/>
        </w:rPr>
        <w:t>如果我想获得更多关于某事的信息</w:t>
      </w:r>
      <w:r w:rsidRPr="003E6B2C">
        <w:rPr>
          <w:rFonts w:hint="eastAsia"/>
          <w:strike/>
          <w:lang w:eastAsia="zh-CN"/>
        </w:rPr>
        <w:t>,</w:t>
      </w:r>
      <w:r w:rsidRPr="003E6B2C">
        <w:rPr>
          <w:rFonts w:hint="eastAsia"/>
          <w:strike/>
          <w:lang w:eastAsia="zh-CN"/>
        </w:rPr>
        <w:t>我会试图找出其他人对这件事的看法。</w:t>
      </w:r>
    </w:p>
    <w:p w14:paraId="34D7881B" w14:textId="4B1A9B60" w:rsidR="003E6B2C" w:rsidRPr="003E6B2C" w:rsidRDefault="003E6B2C" w:rsidP="003E6B2C">
      <w:pPr>
        <w:rPr>
          <w:lang w:eastAsia="zh-CN"/>
        </w:rPr>
      </w:pPr>
      <w:r w:rsidRPr="003E6B2C">
        <w:rPr>
          <w:rFonts w:hint="eastAsia"/>
          <w:lang w:eastAsia="zh-CN"/>
        </w:rPr>
        <w:t>5</w:t>
      </w:r>
      <w:r w:rsidRPr="003E6B2C">
        <w:rPr>
          <w:vertAlign w:val="superscript"/>
          <w:lang w:eastAsia="zh-CN"/>
        </w:rPr>
        <w:t>+</w:t>
      </w:r>
      <w:r w:rsidRPr="003E6B2C">
        <w:rPr>
          <w:rFonts w:hint="eastAsia"/>
          <w:lang w:eastAsia="zh-CN"/>
        </w:rPr>
        <w:t>.</w:t>
      </w:r>
      <w:r w:rsidRPr="003E6B2C">
        <w:rPr>
          <w:rFonts w:hint="eastAsia"/>
          <w:lang w:eastAsia="zh-CN"/>
        </w:rPr>
        <w:t>如果我想更多地了解某件事</w:t>
      </w:r>
      <w:r w:rsidRPr="003E6B2C">
        <w:rPr>
          <w:rFonts w:hint="eastAsia"/>
          <w:lang w:eastAsia="zh-CN"/>
        </w:rPr>
        <w:t xml:space="preserve">, </w:t>
      </w:r>
      <w:r w:rsidRPr="003E6B2C">
        <w:rPr>
          <w:rFonts w:hint="eastAsia"/>
          <w:lang w:eastAsia="zh-CN"/>
        </w:rPr>
        <w:t>我会试图了解其他人对这件事的看法</w:t>
      </w:r>
    </w:p>
    <w:p w14:paraId="4B8D4122" w14:textId="6D1E1DF3" w:rsidR="003E6B2C" w:rsidRPr="003E6B2C" w:rsidRDefault="003E6B2C" w:rsidP="003E6B2C">
      <w:pPr>
        <w:rPr>
          <w:strike/>
          <w:lang w:eastAsia="zh-CN"/>
        </w:rPr>
      </w:pPr>
      <w:r w:rsidRPr="003E6B2C">
        <w:rPr>
          <w:rFonts w:hint="eastAsia"/>
          <w:strike/>
          <w:lang w:eastAsia="zh-CN"/>
        </w:rPr>
        <w:t>6</w:t>
      </w:r>
      <w:r w:rsidRPr="003E6B2C">
        <w:rPr>
          <w:strike/>
          <w:vertAlign w:val="superscript"/>
          <w:lang w:eastAsia="zh-CN"/>
        </w:rPr>
        <w:t>*</w:t>
      </w:r>
      <w:r w:rsidRPr="003E6B2C">
        <w:rPr>
          <w:rFonts w:hint="eastAsia"/>
          <w:strike/>
          <w:lang w:eastAsia="zh-CN"/>
        </w:rPr>
        <w:t>.</w:t>
      </w:r>
      <w:r w:rsidRPr="003E6B2C">
        <w:rPr>
          <w:rFonts w:hint="eastAsia"/>
          <w:strike/>
          <w:lang w:eastAsia="zh-CN"/>
        </w:rPr>
        <w:t>我从不将自己的生活状况与他人相比</w:t>
      </w:r>
      <w:r w:rsidRPr="003E6B2C">
        <w:rPr>
          <w:rFonts w:hint="eastAsia"/>
          <w:strike/>
          <w:lang w:eastAsia="zh-CN"/>
        </w:rPr>
        <w:t>.</w:t>
      </w:r>
    </w:p>
    <w:p w14:paraId="33BAE29D" w14:textId="56C77FF3" w:rsidR="003E6B2C" w:rsidRPr="00544CDA" w:rsidRDefault="003E6B2C" w:rsidP="003E6B2C">
      <w:pPr>
        <w:rPr>
          <w:lang w:eastAsia="zh-CN"/>
        </w:rPr>
      </w:pPr>
      <w:r w:rsidRPr="003E6B2C">
        <w:rPr>
          <w:rFonts w:hint="eastAsia"/>
          <w:lang w:eastAsia="zh-CN"/>
        </w:rPr>
        <w:t>6</w:t>
      </w:r>
      <w:r w:rsidRPr="003E6B2C">
        <w:rPr>
          <w:vertAlign w:val="superscript"/>
          <w:lang w:eastAsia="zh-CN"/>
        </w:rPr>
        <w:t>+</w:t>
      </w:r>
      <w:r w:rsidRPr="003E6B2C">
        <w:rPr>
          <w:rFonts w:hint="eastAsia"/>
          <w:lang w:eastAsia="zh-CN"/>
        </w:rPr>
        <w:t>.</w:t>
      </w:r>
      <w:r w:rsidRPr="003E6B2C">
        <w:rPr>
          <w:rFonts w:hint="eastAsia"/>
          <w:lang w:eastAsia="zh-CN"/>
        </w:rPr>
        <w:t>我总是将我的生活状况与他人相比较。</w:t>
      </w:r>
    </w:p>
    <w:p w14:paraId="59383779" w14:textId="77777777" w:rsidR="00C66394" w:rsidRDefault="00C66394" w:rsidP="00C66394">
      <w:pPr>
        <w:rPr>
          <w:lang w:eastAsia="zh-CN"/>
        </w:rPr>
      </w:pPr>
    </w:p>
    <w:p w14:paraId="344BB7FA" w14:textId="0820465E" w:rsidR="00544CDA" w:rsidRPr="00C170E4" w:rsidRDefault="00544CDA" w:rsidP="00C66394">
      <w:pPr>
        <w:rPr>
          <w:b/>
          <w:bCs/>
          <w:lang w:eastAsia="zh-CN"/>
        </w:rPr>
      </w:pPr>
      <w:r w:rsidRPr="00C170E4">
        <w:rPr>
          <w:rFonts w:hint="eastAsia"/>
          <w:b/>
          <w:bCs/>
          <w:lang w:eastAsia="zh-CN"/>
        </w:rPr>
        <w:t>相对剥夺感量表</w:t>
      </w:r>
    </w:p>
    <w:p w14:paraId="0FC1BCC4" w14:textId="77777777" w:rsidR="00544CDA" w:rsidRDefault="00544CDA" w:rsidP="00544CDA">
      <w:pPr>
        <w:rPr>
          <w:lang w:eastAsia="zh-CN"/>
        </w:rPr>
      </w:pPr>
      <w:r>
        <w:rPr>
          <w:rFonts w:hint="eastAsia"/>
          <w:lang w:eastAsia="zh-CN"/>
        </w:rPr>
        <w:t>1.</w:t>
      </w:r>
      <w:r>
        <w:rPr>
          <w:rFonts w:hint="eastAsia"/>
          <w:lang w:eastAsia="zh-CN"/>
        </w:rPr>
        <w:t>当我将自己拥有的与周围人比较时</w:t>
      </w:r>
      <w:r>
        <w:rPr>
          <w:rFonts w:hint="eastAsia"/>
          <w:lang w:eastAsia="zh-CN"/>
        </w:rPr>
        <w:t>,</w:t>
      </w:r>
      <w:r>
        <w:rPr>
          <w:rFonts w:hint="eastAsia"/>
          <w:lang w:eastAsia="zh-CN"/>
        </w:rPr>
        <w:t>我感到自己有所缺少。</w:t>
      </w:r>
    </w:p>
    <w:p w14:paraId="6D334D86" w14:textId="2358908C" w:rsidR="003E6B2C" w:rsidRPr="00DC1290" w:rsidRDefault="003E6B2C" w:rsidP="00544CDA">
      <w:pPr>
        <w:rPr>
          <w:strike/>
          <w:lang w:eastAsia="zh-CN"/>
        </w:rPr>
      </w:pPr>
      <w:r w:rsidRPr="00DC1290">
        <w:rPr>
          <w:rFonts w:hint="eastAsia"/>
          <w:strike/>
          <w:lang w:eastAsia="zh-CN"/>
        </w:rPr>
        <w:t>2</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当我和周围人比较时</w:t>
      </w:r>
      <w:r w:rsidRPr="00DC1290">
        <w:rPr>
          <w:rFonts w:hint="eastAsia"/>
          <w:strike/>
          <w:lang w:eastAsia="zh-CN"/>
        </w:rPr>
        <w:t>,</w:t>
      </w:r>
      <w:r w:rsidRPr="00DC1290">
        <w:rPr>
          <w:rFonts w:hint="eastAsia"/>
          <w:strike/>
          <w:lang w:eastAsia="zh-CN"/>
        </w:rPr>
        <w:t>我觉得自己是享有特权的。</w:t>
      </w:r>
    </w:p>
    <w:p w14:paraId="25442952" w14:textId="775D5FFF" w:rsidR="00544CDA" w:rsidRDefault="00544CDA" w:rsidP="00544CDA">
      <w:pPr>
        <w:rPr>
          <w:lang w:eastAsia="zh-CN"/>
        </w:rPr>
      </w:pPr>
      <w:r>
        <w:rPr>
          <w:rFonts w:hint="eastAsia"/>
          <w:lang w:eastAsia="zh-CN"/>
        </w:rPr>
        <w:t>2</w:t>
      </w:r>
      <w:r w:rsidR="003E6B2C" w:rsidRPr="003E6B2C">
        <w:rPr>
          <w:vertAlign w:val="superscript"/>
          <w:lang w:eastAsia="zh-CN"/>
        </w:rPr>
        <w:t>+</w:t>
      </w:r>
      <w:r>
        <w:rPr>
          <w:rFonts w:hint="eastAsia"/>
          <w:lang w:eastAsia="zh-CN"/>
        </w:rPr>
        <w:t>.</w:t>
      </w:r>
      <w:r>
        <w:rPr>
          <w:rFonts w:hint="eastAsia"/>
          <w:lang w:eastAsia="zh-CN"/>
        </w:rPr>
        <w:t>当我和周围人比较时，我觉得自己是被剥削的。</w:t>
      </w:r>
    </w:p>
    <w:p w14:paraId="63DBA12E" w14:textId="77777777" w:rsidR="00544CDA" w:rsidRDefault="00544CDA" w:rsidP="00544CDA">
      <w:pPr>
        <w:rPr>
          <w:lang w:eastAsia="zh-CN"/>
        </w:rPr>
      </w:pPr>
      <w:r>
        <w:rPr>
          <w:rFonts w:hint="eastAsia"/>
          <w:lang w:eastAsia="zh-CN"/>
        </w:rPr>
        <w:t>3.</w:t>
      </w:r>
      <w:r>
        <w:rPr>
          <w:rFonts w:hint="eastAsia"/>
          <w:lang w:eastAsia="zh-CN"/>
        </w:rPr>
        <w:t>当我看到周围人非常富裕时</w:t>
      </w:r>
      <w:r>
        <w:rPr>
          <w:rFonts w:hint="eastAsia"/>
          <w:lang w:eastAsia="zh-CN"/>
        </w:rPr>
        <w:t>,</w:t>
      </w:r>
      <w:r>
        <w:rPr>
          <w:rFonts w:hint="eastAsia"/>
          <w:lang w:eastAsia="zh-CN"/>
        </w:rPr>
        <w:t>我感到愤愤不平。</w:t>
      </w:r>
    </w:p>
    <w:p w14:paraId="0D194BD8" w14:textId="6927C739" w:rsidR="003E6B2C" w:rsidRPr="00DC1290" w:rsidRDefault="003E6B2C" w:rsidP="00544CDA">
      <w:pPr>
        <w:rPr>
          <w:strike/>
          <w:lang w:eastAsia="zh-CN"/>
        </w:rPr>
      </w:pPr>
      <w:r w:rsidRPr="00DC1290">
        <w:rPr>
          <w:rFonts w:hint="eastAsia"/>
          <w:strike/>
          <w:lang w:eastAsia="zh-CN"/>
        </w:rPr>
        <w:t>4</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当我将自己拥有的与周围人比较时</w:t>
      </w:r>
      <w:r w:rsidRPr="00DC1290">
        <w:rPr>
          <w:rFonts w:hint="eastAsia"/>
          <w:strike/>
          <w:lang w:eastAsia="zh-CN"/>
        </w:rPr>
        <w:t>,</w:t>
      </w:r>
      <w:r w:rsidRPr="00DC1290">
        <w:rPr>
          <w:rFonts w:hint="eastAsia"/>
          <w:strike/>
          <w:lang w:eastAsia="zh-CN"/>
        </w:rPr>
        <w:t>我觉得自己相当富裕。</w:t>
      </w:r>
    </w:p>
    <w:p w14:paraId="3CF340C2" w14:textId="771F82E7" w:rsidR="00544CDA" w:rsidRDefault="00544CDA" w:rsidP="00544CDA">
      <w:pPr>
        <w:rPr>
          <w:lang w:eastAsia="zh-CN"/>
        </w:rPr>
      </w:pPr>
      <w:r>
        <w:rPr>
          <w:rFonts w:hint="eastAsia"/>
          <w:lang w:eastAsia="zh-CN"/>
        </w:rPr>
        <w:t>4</w:t>
      </w:r>
      <w:r w:rsidR="003E6B2C" w:rsidRPr="003E6B2C">
        <w:rPr>
          <w:vertAlign w:val="superscript"/>
          <w:lang w:eastAsia="zh-CN"/>
        </w:rPr>
        <w:t>+</w:t>
      </w:r>
      <w:r>
        <w:rPr>
          <w:rFonts w:hint="eastAsia"/>
          <w:lang w:eastAsia="zh-CN"/>
        </w:rPr>
        <w:t>.</w:t>
      </w:r>
      <w:r>
        <w:rPr>
          <w:rFonts w:hint="eastAsia"/>
          <w:lang w:eastAsia="zh-CN"/>
        </w:rPr>
        <w:t>当我将自己拥有的与周围人比较时</w:t>
      </w:r>
      <w:r>
        <w:rPr>
          <w:rFonts w:hint="eastAsia"/>
          <w:lang w:eastAsia="zh-CN"/>
        </w:rPr>
        <w:t>,</w:t>
      </w:r>
      <w:r>
        <w:rPr>
          <w:rFonts w:hint="eastAsia"/>
          <w:lang w:eastAsia="zh-CN"/>
        </w:rPr>
        <w:t>我觉得自己相对贫穷。</w:t>
      </w:r>
    </w:p>
    <w:p w14:paraId="4D7BB580" w14:textId="73221BA5" w:rsidR="00544CDA" w:rsidRDefault="00544CDA" w:rsidP="00544CDA">
      <w:pPr>
        <w:rPr>
          <w:lang w:eastAsia="zh-CN"/>
        </w:rPr>
      </w:pPr>
      <w:r>
        <w:rPr>
          <w:rFonts w:hint="eastAsia"/>
          <w:lang w:eastAsia="zh-CN"/>
        </w:rPr>
        <w:t>5.</w:t>
      </w:r>
      <w:r>
        <w:rPr>
          <w:rFonts w:hint="eastAsia"/>
          <w:lang w:eastAsia="zh-CN"/>
        </w:rPr>
        <w:t>当我将自己拥有的与周围人比较时</w:t>
      </w:r>
      <w:r>
        <w:rPr>
          <w:rFonts w:hint="eastAsia"/>
          <w:lang w:eastAsia="zh-CN"/>
        </w:rPr>
        <w:t>,</w:t>
      </w:r>
      <w:r>
        <w:rPr>
          <w:rFonts w:hint="eastAsia"/>
          <w:lang w:eastAsia="zh-CN"/>
        </w:rPr>
        <w:t>我感到非常不满意。</w:t>
      </w:r>
    </w:p>
    <w:p w14:paraId="7F78F68F" w14:textId="77777777" w:rsidR="00C66394" w:rsidRDefault="00C66394" w:rsidP="00C66394">
      <w:pPr>
        <w:rPr>
          <w:lang w:eastAsia="zh-CN"/>
        </w:rPr>
      </w:pPr>
    </w:p>
    <w:p w14:paraId="79E5E25D" w14:textId="1D346E52" w:rsidR="00544CDA" w:rsidRPr="00C170E4" w:rsidRDefault="00544CDA" w:rsidP="00C66394">
      <w:pPr>
        <w:rPr>
          <w:b/>
          <w:bCs/>
          <w:lang w:eastAsia="zh-CN"/>
        </w:rPr>
      </w:pPr>
      <w:r w:rsidRPr="00C170E4">
        <w:rPr>
          <w:rFonts w:hint="eastAsia"/>
          <w:b/>
          <w:bCs/>
          <w:lang w:eastAsia="zh-CN"/>
        </w:rPr>
        <w:t>感知到的优越感量表</w:t>
      </w:r>
    </w:p>
    <w:p w14:paraId="64B57735" w14:textId="77777777" w:rsidR="00544CDA" w:rsidRDefault="00544CDA" w:rsidP="00544CDA">
      <w:pPr>
        <w:rPr>
          <w:lang w:eastAsia="zh-CN"/>
        </w:rPr>
      </w:pPr>
      <w:r>
        <w:rPr>
          <w:rFonts w:hint="eastAsia"/>
          <w:lang w:eastAsia="zh-CN"/>
        </w:rPr>
        <w:t xml:space="preserve">1. </w:t>
      </w:r>
      <w:r>
        <w:rPr>
          <w:rFonts w:hint="eastAsia"/>
          <w:lang w:eastAsia="zh-CN"/>
        </w:rPr>
        <w:t>我常常觉得自己比周围的人优越。</w:t>
      </w:r>
    </w:p>
    <w:p w14:paraId="20AB1382" w14:textId="77777777" w:rsidR="00544CDA" w:rsidRDefault="00544CDA" w:rsidP="00544CDA">
      <w:pPr>
        <w:rPr>
          <w:lang w:eastAsia="zh-CN"/>
        </w:rPr>
      </w:pPr>
      <w:r>
        <w:rPr>
          <w:rFonts w:hint="eastAsia"/>
          <w:lang w:eastAsia="zh-CN"/>
        </w:rPr>
        <w:t xml:space="preserve">2. </w:t>
      </w:r>
      <w:r>
        <w:rPr>
          <w:rFonts w:hint="eastAsia"/>
          <w:lang w:eastAsia="zh-CN"/>
        </w:rPr>
        <w:t>大多数时候我觉得自己的地位比周围的人高。</w:t>
      </w:r>
    </w:p>
    <w:p w14:paraId="5E18213D" w14:textId="77777777" w:rsidR="00544CDA" w:rsidRDefault="00544CDA" w:rsidP="00544CDA">
      <w:pPr>
        <w:rPr>
          <w:lang w:eastAsia="zh-CN"/>
        </w:rPr>
      </w:pPr>
      <w:r>
        <w:rPr>
          <w:rFonts w:hint="eastAsia"/>
          <w:lang w:eastAsia="zh-CN"/>
        </w:rPr>
        <w:t xml:space="preserve">3. </w:t>
      </w:r>
      <w:r>
        <w:rPr>
          <w:rFonts w:hint="eastAsia"/>
          <w:lang w:eastAsia="zh-CN"/>
        </w:rPr>
        <w:t>总的来说，我经常比别人好。</w:t>
      </w:r>
    </w:p>
    <w:p w14:paraId="5EC01825" w14:textId="62D07EF7" w:rsidR="00544CDA" w:rsidRPr="00DC1290" w:rsidRDefault="00544CDA" w:rsidP="00544CDA">
      <w:pPr>
        <w:rPr>
          <w:strike/>
          <w:lang w:eastAsia="zh-CN"/>
        </w:rPr>
      </w:pPr>
      <w:r w:rsidRPr="00DC1290">
        <w:rPr>
          <w:rFonts w:hint="eastAsia"/>
          <w:strike/>
          <w:lang w:eastAsia="zh-CN"/>
        </w:rPr>
        <w:t>4</w:t>
      </w:r>
      <w:r w:rsidR="00DC1290" w:rsidRPr="00DC1290">
        <w:rPr>
          <w:rFonts w:hint="eastAsia"/>
          <w:strike/>
          <w:vertAlign w:val="superscript"/>
          <w:lang w:eastAsia="zh-CN"/>
        </w:rPr>
        <w:t>*</w:t>
      </w:r>
      <w:r w:rsidRPr="00DC1290">
        <w:rPr>
          <w:rFonts w:hint="eastAsia"/>
          <w:strike/>
          <w:lang w:eastAsia="zh-CN"/>
        </w:rPr>
        <w:t xml:space="preserve">. </w:t>
      </w:r>
      <w:r w:rsidRPr="00DC1290">
        <w:rPr>
          <w:rFonts w:hint="eastAsia"/>
          <w:strike/>
          <w:lang w:eastAsia="zh-CN"/>
        </w:rPr>
        <w:t>我应该得到比现在更高的地位。</w:t>
      </w:r>
    </w:p>
    <w:p w14:paraId="4CDE8757" w14:textId="2ECEFE9D" w:rsidR="00544CDA" w:rsidRDefault="00544CDA" w:rsidP="00544CDA">
      <w:pPr>
        <w:rPr>
          <w:lang w:eastAsia="zh-CN"/>
        </w:rPr>
      </w:pPr>
      <w:r>
        <w:rPr>
          <w:rFonts w:hint="eastAsia"/>
          <w:lang w:eastAsia="zh-CN"/>
        </w:rPr>
        <w:t>5.</w:t>
      </w:r>
      <w:r>
        <w:rPr>
          <w:rFonts w:hint="eastAsia"/>
          <w:lang w:eastAsia="zh-CN"/>
        </w:rPr>
        <w:t>我天生就比别人优秀</w:t>
      </w:r>
      <w:r>
        <w:rPr>
          <w:rFonts w:hint="eastAsia"/>
          <w:lang w:eastAsia="zh-CN"/>
        </w:rPr>
        <w:t>.</w:t>
      </w:r>
    </w:p>
    <w:p w14:paraId="4A444053" w14:textId="3B040E5D" w:rsidR="00544CDA" w:rsidRPr="00544CDA" w:rsidRDefault="00544CDA" w:rsidP="00544CDA">
      <w:pPr>
        <w:rPr>
          <w:lang w:eastAsia="zh-CN"/>
        </w:rPr>
      </w:pPr>
      <w:r>
        <w:rPr>
          <w:rFonts w:hint="eastAsia"/>
          <w:lang w:eastAsia="zh-CN"/>
        </w:rPr>
        <w:t>6</w:t>
      </w:r>
      <w:r w:rsidR="00DC1290" w:rsidRPr="00DC1290">
        <w:rPr>
          <w:vertAlign w:val="superscript"/>
          <w:lang w:eastAsia="zh-CN"/>
        </w:rPr>
        <w:t>+</w:t>
      </w:r>
      <w:r>
        <w:rPr>
          <w:rFonts w:hint="eastAsia"/>
          <w:lang w:eastAsia="zh-CN"/>
        </w:rPr>
        <w:t>.</w:t>
      </w:r>
      <w:r>
        <w:rPr>
          <w:rFonts w:hint="eastAsia"/>
          <w:lang w:eastAsia="zh-CN"/>
        </w:rPr>
        <w:t>大多数时候</w:t>
      </w:r>
      <w:r>
        <w:rPr>
          <w:rFonts w:hint="eastAsia"/>
          <w:lang w:eastAsia="zh-CN"/>
        </w:rPr>
        <w:t xml:space="preserve">, </w:t>
      </w:r>
      <w:r>
        <w:rPr>
          <w:rFonts w:hint="eastAsia"/>
          <w:lang w:eastAsia="zh-CN"/>
        </w:rPr>
        <w:t>我感觉自己过得比周围人更好</w:t>
      </w:r>
    </w:p>
    <w:p w14:paraId="07FD9335" w14:textId="77777777" w:rsidR="00C66394" w:rsidRDefault="00C66394" w:rsidP="00C66394">
      <w:pPr>
        <w:rPr>
          <w:lang w:eastAsia="zh-CN"/>
        </w:rPr>
      </w:pPr>
    </w:p>
    <w:p w14:paraId="1C3C37E0" w14:textId="4764FAFD" w:rsidR="00544CDA" w:rsidRPr="00C170E4" w:rsidRDefault="00544CDA" w:rsidP="00C66394">
      <w:pPr>
        <w:rPr>
          <w:b/>
          <w:bCs/>
          <w:lang w:eastAsia="zh-CN"/>
        </w:rPr>
      </w:pPr>
      <w:r w:rsidRPr="00C170E4">
        <w:rPr>
          <w:rFonts w:hint="eastAsia"/>
          <w:b/>
          <w:bCs/>
          <w:lang w:eastAsia="zh-CN"/>
        </w:rPr>
        <w:t>生活满意度量表</w:t>
      </w:r>
    </w:p>
    <w:p w14:paraId="14831778" w14:textId="77777777" w:rsidR="00544CDA" w:rsidRDefault="00544CDA" w:rsidP="00544CDA">
      <w:pPr>
        <w:rPr>
          <w:lang w:eastAsia="zh-CN"/>
        </w:rPr>
      </w:pPr>
      <w:r>
        <w:rPr>
          <w:rFonts w:hint="eastAsia"/>
          <w:lang w:eastAsia="zh-CN"/>
        </w:rPr>
        <w:t>1.</w:t>
      </w:r>
      <w:r>
        <w:rPr>
          <w:rFonts w:hint="eastAsia"/>
          <w:lang w:eastAsia="zh-CN"/>
        </w:rPr>
        <w:t>我的生活在大多数方面都接近于我的理想。</w:t>
      </w:r>
    </w:p>
    <w:p w14:paraId="042807C0" w14:textId="77777777" w:rsidR="00544CDA" w:rsidRDefault="00544CDA" w:rsidP="00544CDA">
      <w:pPr>
        <w:rPr>
          <w:lang w:eastAsia="zh-CN"/>
        </w:rPr>
      </w:pPr>
      <w:r>
        <w:rPr>
          <w:rFonts w:hint="eastAsia"/>
          <w:lang w:eastAsia="zh-CN"/>
        </w:rPr>
        <w:t>2.</w:t>
      </w:r>
      <w:r>
        <w:rPr>
          <w:rFonts w:hint="eastAsia"/>
          <w:lang w:eastAsia="zh-CN"/>
        </w:rPr>
        <w:t>我的生活条件很好。</w:t>
      </w:r>
    </w:p>
    <w:p w14:paraId="0EBE0A39" w14:textId="77777777" w:rsidR="00544CDA" w:rsidRDefault="00544CDA" w:rsidP="00544CDA">
      <w:pPr>
        <w:rPr>
          <w:lang w:eastAsia="zh-CN"/>
        </w:rPr>
      </w:pPr>
      <w:r>
        <w:rPr>
          <w:rFonts w:hint="eastAsia"/>
          <w:lang w:eastAsia="zh-CN"/>
        </w:rPr>
        <w:t>3.</w:t>
      </w:r>
      <w:r>
        <w:rPr>
          <w:rFonts w:hint="eastAsia"/>
          <w:lang w:eastAsia="zh-CN"/>
        </w:rPr>
        <w:t>我对我的生活很满意。</w:t>
      </w:r>
    </w:p>
    <w:p w14:paraId="2B9AEC66" w14:textId="77777777" w:rsidR="00544CDA" w:rsidRDefault="00544CDA" w:rsidP="00544CDA">
      <w:pPr>
        <w:rPr>
          <w:lang w:eastAsia="zh-CN"/>
        </w:rPr>
      </w:pPr>
      <w:r>
        <w:rPr>
          <w:rFonts w:hint="eastAsia"/>
          <w:lang w:eastAsia="zh-CN"/>
        </w:rPr>
        <w:t>4.</w:t>
      </w:r>
      <w:r>
        <w:rPr>
          <w:rFonts w:hint="eastAsia"/>
          <w:lang w:eastAsia="zh-CN"/>
        </w:rPr>
        <w:t>迄今为止</w:t>
      </w:r>
      <w:r>
        <w:rPr>
          <w:rFonts w:hint="eastAsia"/>
          <w:lang w:eastAsia="zh-CN"/>
        </w:rPr>
        <w:t>,</w:t>
      </w:r>
      <w:r>
        <w:rPr>
          <w:rFonts w:hint="eastAsia"/>
          <w:lang w:eastAsia="zh-CN"/>
        </w:rPr>
        <w:t>我已经得到了我生活中想得到的重要。</w:t>
      </w:r>
    </w:p>
    <w:p w14:paraId="74E1989C" w14:textId="716BC7AA" w:rsidR="00544CDA" w:rsidRPr="00544CDA" w:rsidRDefault="00544CDA" w:rsidP="00544CDA">
      <w:pPr>
        <w:rPr>
          <w:lang w:eastAsia="zh-CN"/>
        </w:rPr>
      </w:pPr>
      <w:r>
        <w:rPr>
          <w:rFonts w:hint="eastAsia"/>
          <w:lang w:eastAsia="zh-CN"/>
        </w:rPr>
        <w:t>5.</w:t>
      </w:r>
      <w:r>
        <w:rPr>
          <w:rFonts w:hint="eastAsia"/>
          <w:lang w:eastAsia="zh-CN"/>
        </w:rPr>
        <w:t>如果我能再活一次</w:t>
      </w:r>
      <w:r>
        <w:rPr>
          <w:rFonts w:hint="eastAsia"/>
          <w:lang w:eastAsia="zh-CN"/>
        </w:rPr>
        <w:t>,</w:t>
      </w:r>
      <w:r>
        <w:rPr>
          <w:rFonts w:hint="eastAsia"/>
          <w:lang w:eastAsia="zh-CN"/>
        </w:rPr>
        <w:t>我几乎不会做出任何改变。</w:t>
      </w:r>
    </w:p>
    <w:p w14:paraId="714122BE" w14:textId="77777777" w:rsidR="00C66394" w:rsidRDefault="00C66394" w:rsidP="00C66394">
      <w:pPr>
        <w:rPr>
          <w:lang w:eastAsia="zh-CN"/>
        </w:rPr>
      </w:pPr>
    </w:p>
    <w:p w14:paraId="76BB097B" w14:textId="6803B4EF" w:rsidR="00544CDA" w:rsidRPr="00C170E4" w:rsidRDefault="00544CDA" w:rsidP="00C66394">
      <w:pPr>
        <w:rPr>
          <w:b/>
          <w:bCs/>
          <w:lang w:eastAsia="zh-CN"/>
        </w:rPr>
      </w:pPr>
      <w:r w:rsidRPr="00C170E4">
        <w:rPr>
          <w:rFonts w:hint="eastAsia"/>
          <w:b/>
          <w:bCs/>
          <w:lang w:eastAsia="zh-CN"/>
        </w:rPr>
        <w:t>社会比较方向量表</w:t>
      </w:r>
    </w:p>
    <w:p w14:paraId="06644550" w14:textId="774C530E" w:rsidR="005E7F90" w:rsidRDefault="005E7F90" w:rsidP="005E7F90">
      <w:pPr>
        <w:rPr>
          <w:lang w:eastAsia="zh-CN"/>
        </w:rPr>
      </w:pPr>
      <w:r>
        <w:rPr>
          <w:rFonts w:hint="eastAsia"/>
          <w:lang w:eastAsia="zh-CN"/>
        </w:rPr>
        <w:t>1</w:t>
      </w:r>
      <w:r>
        <w:rPr>
          <w:lang w:eastAsia="zh-CN"/>
        </w:rPr>
        <w:t xml:space="preserve">. </w:t>
      </w:r>
      <w:r w:rsidRPr="005E7F90">
        <w:rPr>
          <w:rFonts w:hint="eastAsia"/>
          <w:lang w:eastAsia="zh-CN"/>
        </w:rPr>
        <w:t>在社交网络上，你会多么频繁的将自己与一个比你自己更优秀的人进行比较？</w:t>
      </w:r>
    </w:p>
    <w:p w14:paraId="3E939A8F" w14:textId="07A05126" w:rsidR="005E7F90" w:rsidRPr="005E7F90" w:rsidRDefault="005E7F90" w:rsidP="005E7F90">
      <w:pPr>
        <w:rPr>
          <w:lang w:eastAsia="zh-CN"/>
        </w:rPr>
      </w:pPr>
      <w:r>
        <w:rPr>
          <w:rFonts w:hint="eastAsia"/>
          <w:lang w:eastAsia="zh-CN"/>
        </w:rPr>
        <w:t>2</w:t>
      </w:r>
      <w:r>
        <w:rPr>
          <w:lang w:eastAsia="zh-CN"/>
        </w:rPr>
        <w:t xml:space="preserve">. </w:t>
      </w:r>
      <w:r w:rsidRPr="005E7F90">
        <w:rPr>
          <w:rFonts w:hint="eastAsia"/>
          <w:lang w:eastAsia="zh-CN"/>
        </w:rPr>
        <w:t>在社交网络上，你会多么频繁的将自己与一个比你自己更糟糕的人进行比较？</w:t>
      </w:r>
    </w:p>
    <w:p w14:paraId="05F72914" w14:textId="77777777" w:rsidR="00C66394" w:rsidRDefault="00C66394" w:rsidP="00C66394">
      <w:pPr>
        <w:rPr>
          <w:lang w:eastAsia="zh-CN"/>
        </w:rPr>
      </w:pPr>
    </w:p>
    <w:p w14:paraId="7A1C9569" w14:textId="5ED7557B" w:rsidR="00544CDA" w:rsidRPr="00C170E4" w:rsidRDefault="00544CDA" w:rsidP="00C66394">
      <w:pPr>
        <w:rPr>
          <w:b/>
          <w:bCs/>
          <w:lang w:eastAsia="zh-CN"/>
        </w:rPr>
      </w:pPr>
      <w:r w:rsidRPr="00C170E4">
        <w:rPr>
          <w:rFonts w:hint="eastAsia"/>
          <w:b/>
          <w:bCs/>
          <w:lang w:eastAsia="zh-CN"/>
        </w:rPr>
        <w:t>社会比较策略量表</w:t>
      </w:r>
    </w:p>
    <w:p w14:paraId="6229F82D" w14:textId="79714B6D" w:rsidR="00544CDA" w:rsidRPr="00C170E4" w:rsidRDefault="00544CDA" w:rsidP="00C66394">
      <w:pPr>
        <w:rPr>
          <w:b/>
          <w:bCs/>
          <w:lang w:eastAsia="zh-CN"/>
        </w:rPr>
      </w:pPr>
      <w:r w:rsidRPr="00C170E4">
        <w:rPr>
          <w:rFonts w:hint="eastAsia"/>
          <w:b/>
          <w:bCs/>
          <w:lang w:eastAsia="zh-CN"/>
        </w:rPr>
        <w:t>向下认同</w:t>
      </w:r>
    </w:p>
    <w:p w14:paraId="7F22B13B" w14:textId="50DEDBE3"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在社交网络上看到别人比我差，我会害怕自己也有差劲的表现。</w:t>
      </w:r>
    </w:p>
    <w:p w14:paraId="70F6314C" w14:textId="00F8FA39"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在社交网络上看到别人比我差，我会担心自己的未来也会变得糟糕。</w:t>
      </w:r>
    </w:p>
    <w:p w14:paraId="2FCE1D08" w14:textId="3E3D7813"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在社交网络上看到别人比我差，我害怕自己以后会有同样的遭遇。</w:t>
      </w:r>
    </w:p>
    <w:p w14:paraId="113C8F74" w14:textId="47D5B1D7" w:rsidR="00544CDA" w:rsidRPr="00C170E4" w:rsidRDefault="00544CDA" w:rsidP="00C66394">
      <w:pPr>
        <w:rPr>
          <w:b/>
          <w:bCs/>
          <w:lang w:eastAsia="zh-CN"/>
        </w:rPr>
      </w:pPr>
      <w:r w:rsidRPr="00C170E4">
        <w:rPr>
          <w:rFonts w:hint="eastAsia"/>
          <w:b/>
          <w:bCs/>
          <w:lang w:eastAsia="zh-CN"/>
        </w:rPr>
        <w:t>向下对比</w:t>
      </w:r>
    </w:p>
    <w:p w14:paraId="5B581CEC" w14:textId="11EBE1C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在社交网络上看到别人比我差，我很高兴自己的事进展得还算顺利。</w:t>
      </w:r>
    </w:p>
    <w:p w14:paraId="5E5A6405" w14:textId="6C90CF0B"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在社交网络上看到别人比我差，我庆幸自己没到那一步。</w:t>
      </w:r>
    </w:p>
    <w:p w14:paraId="4CBC0F4C" w14:textId="51966BF0"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在社交网络上看到别人比我差，让我意识到自己做得还可以。</w:t>
      </w:r>
    </w:p>
    <w:p w14:paraId="31D4CAED" w14:textId="7E6D49A7" w:rsidR="00544CDA" w:rsidRPr="00C170E4" w:rsidRDefault="00544CDA" w:rsidP="00C66394">
      <w:pPr>
        <w:rPr>
          <w:b/>
          <w:bCs/>
          <w:lang w:eastAsia="zh-CN"/>
        </w:rPr>
      </w:pPr>
      <w:r w:rsidRPr="00C170E4">
        <w:rPr>
          <w:rFonts w:hint="eastAsia"/>
          <w:b/>
          <w:bCs/>
          <w:lang w:eastAsia="zh-CN"/>
        </w:rPr>
        <w:t>向上认同</w:t>
      </w:r>
    </w:p>
    <w:p w14:paraId="4B79A988" w14:textId="7EA6B949"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在社交网络上看到别人比我好，我会欣喜地意识到自己也是有可能取得进步的。</w:t>
      </w:r>
    </w:p>
    <w:p w14:paraId="1569B288" w14:textId="6F0D89F3" w:rsidR="00544CDA" w:rsidRDefault="00544CDA" w:rsidP="00544CDA">
      <w:pPr>
        <w:rPr>
          <w:lang w:eastAsia="zh-CN"/>
        </w:rPr>
      </w:pPr>
      <w:r>
        <w:rPr>
          <w:lang w:eastAsia="zh-CN"/>
        </w:rPr>
        <w:t>2</w:t>
      </w:r>
      <w:r>
        <w:rPr>
          <w:rFonts w:hint="eastAsia"/>
          <w:lang w:eastAsia="zh-CN"/>
        </w:rPr>
        <w:t>.</w:t>
      </w:r>
      <w:r>
        <w:rPr>
          <w:lang w:eastAsia="zh-CN"/>
        </w:rPr>
        <w:t xml:space="preserve"> </w:t>
      </w:r>
      <w:r>
        <w:rPr>
          <w:rFonts w:hint="eastAsia"/>
          <w:lang w:eastAsia="zh-CN"/>
        </w:rPr>
        <w:t>在社交网络上看到别人比我好，我也看到了事情会变得更好的希望。</w:t>
      </w:r>
    </w:p>
    <w:p w14:paraId="12F2C302" w14:textId="627723B6"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在社交网络上看到别人比我好，我知道我的情况也会变得更好。</w:t>
      </w:r>
    </w:p>
    <w:p w14:paraId="062FCEAA" w14:textId="6A0532D5" w:rsidR="00544CDA" w:rsidRPr="00C170E4" w:rsidRDefault="00544CDA" w:rsidP="00C66394">
      <w:pPr>
        <w:rPr>
          <w:b/>
          <w:bCs/>
          <w:lang w:eastAsia="zh-CN"/>
        </w:rPr>
      </w:pPr>
      <w:r w:rsidRPr="00C170E4">
        <w:rPr>
          <w:rFonts w:hint="eastAsia"/>
          <w:b/>
          <w:bCs/>
          <w:lang w:eastAsia="zh-CN"/>
        </w:rPr>
        <w:t>向上对比</w:t>
      </w:r>
    </w:p>
    <w:p w14:paraId="7318064E" w14:textId="433638F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在社交网络上看到别人比我好，我会沮丧地意识到自己没能把事情做好。</w:t>
      </w:r>
    </w:p>
    <w:p w14:paraId="7BB6C12A" w14:textId="2A94CEC0"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在社交网络上看到别人比我好，我有时会对自己的现状感到沮丧。</w:t>
      </w:r>
    </w:p>
    <w:p w14:paraId="43AC6592" w14:textId="549D0B23"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在社交网络上看到别人比我好，我会不安地注意到自己并没有做得和他一样好。</w:t>
      </w:r>
    </w:p>
    <w:p w14:paraId="71C1C4B7" w14:textId="77777777" w:rsidR="00C66394" w:rsidRPr="00544CDA" w:rsidRDefault="00C66394" w:rsidP="00544CDA">
      <w:pPr>
        <w:rPr>
          <w:lang w:eastAsia="zh-CN"/>
        </w:rPr>
      </w:pPr>
    </w:p>
    <w:p w14:paraId="71BBF97C" w14:textId="77777777" w:rsidR="00544CDA" w:rsidRPr="00C170E4" w:rsidRDefault="00544CDA" w:rsidP="00C66394">
      <w:pPr>
        <w:rPr>
          <w:b/>
          <w:bCs/>
          <w:lang w:eastAsia="zh-CN"/>
        </w:rPr>
      </w:pPr>
      <w:r w:rsidRPr="00C170E4">
        <w:rPr>
          <w:rFonts w:hint="eastAsia"/>
          <w:b/>
          <w:bCs/>
          <w:lang w:eastAsia="zh-CN"/>
        </w:rPr>
        <w:t>对蓝色的态度量表</w:t>
      </w:r>
    </w:p>
    <w:p w14:paraId="59C3B65B" w14:textId="77777777" w:rsidR="005E7F90" w:rsidRDefault="005E7F90" w:rsidP="005E7F90">
      <w:pPr>
        <w:rPr>
          <w:lang w:eastAsia="zh-CN"/>
        </w:rPr>
      </w:pPr>
      <w:r>
        <w:rPr>
          <w:rFonts w:hint="eastAsia"/>
          <w:lang w:eastAsia="zh-CN"/>
        </w:rPr>
        <w:t xml:space="preserve">1. </w:t>
      </w:r>
      <w:r>
        <w:rPr>
          <w:rFonts w:hint="eastAsia"/>
          <w:lang w:eastAsia="zh-CN"/>
        </w:rPr>
        <w:t>蓝色是一种漂亮的颜色</w:t>
      </w:r>
    </w:p>
    <w:p w14:paraId="4437AD54" w14:textId="77777777" w:rsidR="005E7F90" w:rsidRDefault="005E7F90" w:rsidP="005E7F90">
      <w:pPr>
        <w:rPr>
          <w:lang w:eastAsia="zh-CN"/>
        </w:rPr>
      </w:pPr>
      <w:r>
        <w:rPr>
          <w:rFonts w:hint="eastAsia"/>
          <w:lang w:eastAsia="zh-CN"/>
        </w:rPr>
        <w:t xml:space="preserve">2. </w:t>
      </w:r>
      <w:r>
        <w:rPr>
          <w:rFonts w:hint="eastAsia"/>
          <w:lang w:eastAsia="zh-CN"/>
        </w:rPr>
        <w:t>蓝色是一种可爱的颜色</w:t>
      </w:r>
    </w:p>
    <w:p w14:paraId="27015B6A" w14:textId="77777777" w:rsidR="005E7F90" w:rsidRDefault="005E7F90" w:rsidP="005E7F90">
      <w:pPr>
        <w:rPr>
          <w:lang w:eastAsia="zh-CN"/>
        </w:rPr>
      </w:pPr>
      <w:r>
        <w:rPr>
          <w:rFonts w:hint="eastAsia"/>
          <w:lang w:eastAsia="zh-CN"/>
        </w:rPr>
        <w:t xml:space="preserve">3. </w:t>
      </w:r>
      <w:r>
        <w:rPr>
          <w:rFonts w:hint="eastAsia"/>
          <w:lang w:eastAsia="zh-CN"/>
        </w:rPr>
        <w:t>蓝色是一种令人愉悦的颜色</w:t>
      </w:r>
    </w:p>
    <w:p w14:paraId="7A1CBA8F" w14:textId="77777777" w:rsidR="005E7F90" w:rsidRDefault="005E7F90" w:rsidP="005E7F90">
      <w:pPr>
        <w:rPr>
          <w:lang w:eastAsia="zh-CN"/>
        </w:rPr>
      </w:pPr>
      <w:r>
        <w:rPr>
          <w:rFonts w:hint="eastAsia"/>
          <w:lang w:eastAsia="zh-CN"/>
        </w:rPr>
        <w:t xml:space="preserve">4. </w:t>
      </w:r>
      <w:r>
        <w:rPr>
          <w:rFonts w:hint="eastAsia"/>
          <w:lang w:eastAsia="zh-CN"/>
        </w:rPr>
        <w:t>蓝色是一种美妙的颜色</w:t>
      </w:r>
    </w:p>
    <w:p w14:paraId="3B2E03F9" w14:textId="77777777" w:rsidR="005E7F90" w:rsidRDefault="005E7F90" w:rsidP="005E7F90">
      <w:pPr>
        <w:rPr>
          <w:lang w:eastAsia="zh-CN"/>
        </w:rPr>
      </w:pPr>
      <w:r>
        <w:rPr>
          <w:rFonts w:hint="eastAsia"/>
          <w:lang w:eastAsia="zh-CN"/>
        </w:rPr>
        <w:t xml:space="preserve">5. </w:t>
      </w:r>
      <w:r>
        <w:rPr>
          <w:rFonts w:hint="eastAsia"/>
          <w:lang w:eastAsia="zh-CN"/>
        </w:rPr>
        <w:t>蓝色是好看的</w:t>
      </w:r>
    </w:p>
    <w:p w14:paraId="6F5B4364" w14:textId="77777777" w:rsidR="005E7F90" w:rsidRDefault="005E7F90" w:rsidP="005E7F90">
      <w:pPr>
        <w:rPr>
          <w:lang w:eastAsia="zh-CN"/>
        </w:rPr>
      </w:pPr>
      <w:r>
        <w:rPr>
          <w:rFonts w:hint="eastAsia"/>
          <w:lang w:eastAsia="zh-CN"/>
        </w:rPr>
        <w:t xml:space="preserve">6. </w:t>
      </w:r>
      <w:r>
        <w:rPr>
          <w:rFonts w:hint="eastAsia"/>
          <w:lang w:eastAsia="zh-CN"/>
        </w:rPr>
        <w:t>我认为蓝色是一种美丽的颜色</w:t>
      </w:r>
    </w:p>
    <w:p w14:paraId="6364A872" w14:textId="1B354EAA" w:rsidR="005E7F90" w:rsidRPr="005E7F90" w:rsidRDefault="005E7F90" w:rsidP="005E7F90">
      <w:pPr>
        <w:rPr>
          <w:lang w:eastAsia="zh-CN"/>
        </w:rPr>
        <w:sectPr w:rsidR="005E7F90" w:rsidRPr="005E7F90" w:rsidSect="004C21E6">
          <w:headerReference w:type="default" r:id="rId44"/>
          <w:pgSz w:w="11906" w:h="16838"/>
          <w:pgMar w:top="1440" w:right="1800" w:bottom="1440" w:left="1800" w:header="851" w:footer="992" w:gutter="0"/>
          <w:cols w:space="425"/>
          <w:docGrid w:type="lines" w:linePitch="360"/>
        </w:sectPr>
      </w:pPr>
      <w:r>
        <w:rPr>
          <w:rFonts w:hint="eastAsia"/>
          <w:lang w:eastAsia="zh-CN"/>
        </w:rPr>
        <w:t xml:space="preserve">7. </w:t>
      </w:r>
      <w:r>
        <w:rPr>
          <w:rFonts w:hint="eastAsia"/>
          <w:lang w:eastAsia="zh-CN"/>
        </w:rPr>
        <w:t>我喜欢蓝色</w:t>
      </w:r>
    </w:p>
    <w:p w14:paraId="1CE9CCF6" w14:textId="24DD057B" w:rsidR="006F26B4" w:rsidRPr="00634FC0" w:rsidRDefault="00A604A4" w:rsidP="00634FC0">
      <w:pPr>
        <w:pStyle w:val="1"/>
        <w:spacing w:before="360" w:after="360"/>
        <w:rPr>
          <w:rFonts w:cstheme="minorBidi"/>
          <w:lang w:eastAsia="zh-CN"/>
        </w:rPr>
      </w:pPr>
      <w:bookmarkStart w:id="123" w:name="_Toc162021975"/>
      <w:commentRangeStart w:id="124"/>
      <w:r w:rsidRPr="004E614C">
        <w:rPr>
          <w:lang w:eastAsia="zh-CN"/>
        </w:rPr>
        <w:t>参考文献</w:t>
      </w:r>
      <w:bookmarkEnd w:id="123"/>
      <w:commentRangeEnd w:id="124"/>
      <w:r w:rsidR="008C2480">
        <w:rPr>
          <w:rStyle w:val="af9"/>
          <w:rFonts w:ascii="Times New Roman" w:eastAsia="宋体" w:hAnsi="Times New Roman" w:cstheme="minorBidi"/>
          <w:b w:val="0"/>
          <w:bCs w:val="0"/>
          <w:kern w:val="2"/>
        </w:rPr>
        <w:commentReference w:id="124"/>
      </w:r>
    </w:p>
    <w:p w14:paraId="0414F048" w14:textId="77777777" w:rsidR="00750692" w:rsidRPr="00750692" w:rsidRDefault="006F26B4" w:rsidP="00750692">
      <w:pPr>
        <w:pStyle w:val="EndNoteBibliography"/>
        <w:ind w:left="720" w:hanging="720"/>
      </w:pPr>
      <w:r w:rsidRPr="004E614C">
        <w:fldChar w:fldCharType="begin"/>
      </w:r>
      <w:r w:rsidRPr="004E614C">
        <w:rPr>
          <w:lang w:eastAsia="zh-CN"/>
        </w:rPr>
        <w:instrText xml:space="preserve"> ADDIN EN.REFLIST </w:instrText>
      </w:r>
      <w:r w:rsidRPr="004E614C">
        <w:fldChar w:fldCharType="separate"/>
      </w:r>
      <w:r w:rsidR="00750692" w:rsidRPr="00750692">
        <w:rPr>
          <w:lang w:eastAsia="zh-CN"/>
        </w:rPr>
        <w:t xml:space="preserve">Acar, A. (2008). </w:t>
      </w:r>
      <w:r w:rsidR="00750692" w:rsidRPr="00750692">
        <w:t xml:space="preserve">Antecedents and consequences of online social networking behavior: The case of Facebook. </w:t>
      </w:r>
      <w:r w:rsidR="00750692" w:rsidRPr="00750692">
        <w:rPr>
          <w:i/>
        </w:rPr>
        <w:t xml:space="preserve">Journal of </w:t>
      </w:r>
      <w:r w:rsidR="00750692" w:rsidRPr="00D119DA">
        <w:rPr>
          <w:i/>
          <w:highlight w:val="yellow"/>
        </w:rPr>
        <w:t>w</w:t>
      </w:r>
      <w:r w:rsidR="00750692" w:rsidRPr="00750692">
        <w:rPr>
          <w:i/>
        </w:rPr>
        <w:t xml:space="preserve">ebsite </w:t>
      </w:r>
      <w:r w:rsidR="00750692" w:rsidRPr="00D119DA">
        <w:rPr>
          <w:i/>
          <w:highlight w:val="yellow"/>
        </w:rPr>
        <w:t>p</w:t>
      </w:r>
      <w:r w:rsidR="00750692" w:rsidRPr="00750692">
        <w:rPr>
          <w:i/>
        </w:rPr>
        <w:t>romotion, 3</w:t>
      </w:r>
      <w:r w:rsidR="00750692" w:rsidRPr="00750692">
        <w:t xml:space="preserve">(1-2), 62-83. </w:t>
      </w:r>
    </w:p>
    <w:p w14:paraId="299F68BB" w14:textId="77777777" w:rsidR="00750692" w:rsidRPr="00750692" w:rsidRDefault="00750692" w:rsidP="00750692">
      <w:pPr>
        <w:pStyle w:val="EndNoteBibliography"/>
      </w:pPr>
    </w:p>
    <w:p w14:paraId="71A9730B" w14:textId="77777777" w:rsidR="00750692" w:rsidRPr="00750692" w:rsidRDefault="00750692" w:rsidP="00750692">
      <w:pPr>
        <w:pStyle w:val="EndNoteBibliography"/>
        <w:ind w:left="720" w:hanging="720"/>
      </w:pPr>
      <w:r w:rsidRPr="00750692">
        <w:t xml:space="preserve">Adjaye-Gbewonyo, K., &amp; Kawachi, I. (2012). Use of the Yitzhaki Index as a test of relative deprivation for health outcomes: </w:t>
      </w:r>
      <w:r w:rsidRPr="00D119DA">
        <w:rPr>
          <w:highlight w:val="yellow"/>
        </w:rPr>
        <w:t>a</w:t>
      </w:r>
      <w:r w:rsidRPr="00750692">
        <w:t xml:space="preserve"> review of recent literature. </w:t>
      </w:r>
      <w:r w:rsidRPr="00750692">
        <w:rPr>
          <w:i/>
        </w:rPr>
        <w:t>Social science &amp; medicine, 75</w:t>
      </w:r>
      <w:r w:rsidRPr="00750692">
        <w:t xml:space="preserve">(1), 129-137. </w:t>
      </w:r>
    </w:p>
    <w:p w14:paraId="41A98784" w14:textId="77777777" w:rsidR="00750692" w:rsidRPr="00750692" w:rsidRDefault="00750692" w:rsidP="00750692">
      <w:pPr>
        <w:pStyle w:val="EndNoteBibliography"/>
      </w:pPr>
    </w:p>
    <w:p w14:paraId="3C1C6BA7" w14:textId="77777777" w:rsidR="00750692" w:rsidRPr="00750692" w:rsidRDefault="00750692" w:rsidP="00750692">
      <w:pPr>
        <w:pStyle w:val="EndNoteBibliography"/>
        <w:ind w:left="720" w:hanging="720"/>
      </w:pPr>
      <w:r w:rsidRPr="00750692">
        <w:t xml:space="preserve">Aiken, L., &amp; West, S. (1991). Multiple regression: Testing and interpreting interactions. </w:t>
      </w:r>
      <w:r w:rsidRPr="00750692">
        <w:rPr>
          <w:i/>
        </w:rPr>
        <w:t>Sage google schola, 2</w:t>
      </w:r>
      <w:r w:rsidRPr="00750692">
        <w:t xml:space="preserve">, 103-135. </w:t>
      </w:r>
    </w:p>
    <w:p w14:paraId="1A3806FA" w14:textId="77777777" w:rsidR="00750692" w:rsidRPr="00750692" w:rsidRDefault="00750692" w:rsidP="00750692">
      <w:pPr>
        <w:pStyle w:val="EndNoteBibliography"/>
      </w:pPr>
    </w:p>
    <w:p w14:paraId="1112025F" w14:textId="06BE7A4F" w:rsidR="00750692" w:rsidRPr="00750692" w:rsidRDefault="00750692" w:rsidP="00750692">
      <w:pPr>
        <w:pStyle w:val="EndNoteBibliography"/>
        <w:ind w:left="720" w:hanging="720"/>
        <w:rPr>
          <w:lang w:eastAsia="zh-CN"/>
        </w:rPr>
      </w:pPr>
      <w:r w:rsidRPr="00750692">
        <w:t xml:space="preserve">Alicke, M.D., &amp; Govorun, O. (2005). The better-than-average effect. </w:t>
      </w:r>
      <w:r w:rsidRPr="002A1440">
        <w:rPr>
          <w:i/>
          <w:highlight w:val="yellow"/>
        </w:rPr>
        <w:t>The self in social judgment</w:t>
      </w:r>
      <w:r w:rsidRPr="00750692">
        <w:rPr>
          <w:i/>
        </w:rPr>
        <w:t>, 1</w:t>
      </w:r>
      <w:r w:rsidRPr="00750692">
        <w:t xml:space="preserve">(5), 85-106. </w:t>
      </w:r>
      <w:ins w:id="125" w:author="User" w:date="2024-03-25T08:14:00Z">
        <w:r w:rsidR="002A1440" w:rsidRPr="002A1440">
          <w:rPr>
            <w:highlight w:val="yellow"/>
          </w:rPr>
          <w:t>这是一本杂志</w:t>
        </w:r>
        <w:r w:rsidR="002A1440" w:rsidRPr="002A1440">
          <w:rPr>
            <w:rFonts w:hint="eastAsia"/>
            <w:highlight w:val="yellow"/>
            <w:lang w:eastAsia="zh-CN"/>
          </w:rPr>
          <w:t>？</w:t>
        </w:r>
      </w:ins>
    </w:p>
    <w:p w14:paraId="22B1907E" w14:textId="77777777" w:rsidR="00750692" w:rsidRPr="00750692" w:rsidRDefault="00750692" w:rsidP="00750692">
      <w:pPr>
        <w:pStyle w:val="EndNoteBibliography"/>
      </w:pPr>
    </w:p>
    <w:p w14:paraId="6B928C78" w14:textId="77777777" w:rsidR="00750692" w:rsidRPr="00750692" w:rsidRDefault="00750692" w:rsidP="00750692">
      <w:pPr>
        <w:pStyle w:val="EndNoteBibliography"/>
        <w:ind w:left="720" w:hanging="720"/>
      </w:pPr>
      <w:r w:rsidRPr="00750692">
        <w:t xml:space="preserve">Anderson, J.C., &amp; Gerbing, D.W. (1988). Structural equation modeling in practice: A review and recommended two-step approach. </w:t>
      </w:r>
      <w:r w:rsidRPr="00750692">
        <w:rPr>
          <w:i/>
        </w:rPr>
        <w:t>Psychological bulletin, 103</w:t>
      </w:r>
      <w:r w:rsidRPr="00750692">
        <w:t xml:space="preserve">(3), </w:t>
      </w:r>
      <w:r w:rsidRPr="008C2480">
        <w:rPr>
          <w:highlight w:val="yellow"/>
          <w:rPrChange w:id="126" w:author="User" w:date="2024-03-25T08:14:00Z">
            <w:rPr/>
          </w:rPrChange>
        </w:rPr>
        <w:t>411.</w:t>
      </w:r>
      <w:r w:rsidRPr="00750692">
        <w:t xml:space="preserve"> </w:t>
      </w:r>
    </w:p>
    <w:p w14:paraId="290C4B04" w14:textId="77777777" w:rsidR="00750692" w:rsidRPr="00750692" w:rsidRDefault="00750692" w:rsidP="00750692">
      <w:pPr>
        <w:pStyle w:val="EndNoteBibliography"/>
      </w:pPr>
    </w:p>
    <w:p w14:paraId="1B6E35A8" w14:textId="77777777" w:rsidR="00750692" w:rsidRPr="00750692" w:rsidRDefault="00750692" w:rsidP="00750692">
      <w:pPr>
        <w:pStyle w:val="EndNoteBibliography"/>
        <w:ind w:left="720" w:hanging="720"/>
      </w:pPr>
      <w:r w:rsidRPr="00750692">
        <w:t xml:space="preserve">Andrew, F.M., &amp; Withey, S.B. (1976). Social indicators of well-being. </w:t>
      </w:r>
      <w:r w:rsidRPr="00750692">
        <w:rPr>
          <w:i/>
        </w:rPr>
        <w:t>New York and London: Plenum, 20</w:t>
      </w:r>
      <w:r w:rsidRPr="00750692">
        <w:t xml:space="preserve">(31), 696-717. </w:t>
      </w:r>
    </w:p>
    <w:p w14:paraId="090D66ED" w14:textId="77777777" w:rsidR="00750692" w:rsidRPr="00750692" w:rsidRDefault="00750692" w:rsidP="00750692">
      <w:pPr>
        <w:pStyle w:val="EndNoteBibliography"/>
      </w:pPr>
    </w:p>
    <w:p w14:paraId="6981BB35" w14:textId="77777777" w:rsidR="00750692" w:rsidRPr="00750692" w:rsidRDefault="00750692" w:rsidP="00750692">
      <w:pPr>
        <w:pStyle w:val="EndNoteBibliography"/>
        <w:ind w:left="720" w:hanging="720"/>
      </w:pPr>
      <w:r w:rsidRPr="00750692">
        <w:t xml:space="preserve">Appel, H., </w:t>
      </w:r>
      <w:r w:rsidRPr="008C2480">
        <w:rPr>
          <w:highlight w:val="yellow"/>
          <w:rPrChange w:id="127" w:author="User" w:date="2024-03-25T08:14:00Z">
            <w:rPr/>
          </w:rPrChange>
        </w:rPr>
        <w:t>et al.</w:t>
      </w:r>
      <w:r w:rsidRPr="00750692">
        <w:t xml:space="preserve"> (2015). Social comparison, envy, and depression on Facebook: A study looking at the effects of high comparison standards on depressed individuals. </w:t>
      </w:r>
      <w:r w:rsidRPr="00750692">
        <w:rPr>
          <w:i/>
        </w:rPr>
        <w:t>Journal of Social and Clinical Psychology, 34</w:t>
      </w:r>
      <w:r w:rsidRPr="00750692">
        <w:t xml:space="preserve">(4), 277-289. </w:t>
      </w:r>
    </w:p>
    <w:p w14:paraId="2C5D08DD" w14:textId="77777777" w:rsidR="00750692" w:rsidRPr="00750692" w:rsidRDefault="00750692" w:rsidP="00750692">
      <w:pPr>
        <w:pStyle w:val="EndNoteBibliography"/>
      </w:pPr>
    </w:p>
    <w:p w14:paraId="4831ECB0" w14:textId="77777777" w:rsidR="00750692" w:rsidRPr="00750692" w:rsidRDefault="00750692" w:rsidP="00750692">
      <w:pPr>
        <w:pStyle w:val="EndNoteBibliography"/>
        <w:ind w:left="720" w:hanging="720"/>
      </w:pPr>
      <w:r w:rsidRPr="00750692">
        <w:t xml:space="preserve">Aronson, E., et al. (1966). The effect of a pratfall on increasing interpersonal attractiveness. </w:t>
      </w:r>
      <w:r w:rsidRPr="00750692">
        <w:rPr>
          <w:i/>
        </w:rPr>
        <w:t>Psychonomic Science, 4</w:t>
      </w:r>
      <w:r w:rsidRPr="00750692">
        <w:t xml:space="preserve">(6), 227-228. </w:t>
      </w:r>
    </w:p>
    <w:p w14:paraId="67FE5418" w14:textId="77777777" w:rsidR="00750692" w:rsidRPr="00750692" w:rsidRDefault="00750692" w:rsidP="00750692">
      <w:pPr>
        <w:pStyle w:val="EndNoteBibliography"/>
      </w:pPr>
    </w:p>
    <w:p w14:paraId="37FE98FE" w14:textId="5C2CA7E2" w:rsidR="00750692" w:rsidRPr="00750692" w:rsidRDefault="00750692" w:rsidP="00750692">
      <w:pPr>
        <w:pStyle w:val="EndNoteBibliography"/>
        <w:ind w:left="720" w:hanging="720"/>
      </w:pPr>
      <w:r w:rsidRPr="00750692">
        <w:t xml:space="preserve">Bao, H.-W.-S. (2022). bruceR: Broadly useful convenient and efficient R functions. </w:t>
      </w:r>
      <w:r w:rsidRPr="00750692">
        <w:rPr>
          <w:i/>
        </w:rPr>
        <w:t xml:space="preserve">R Package Version 0.8. x. Available online: </w:t>
      </w:r>
      <w:hyperlink r:id="rId45" w:history="1">
        <w:r w:rsidRPr="00750692">
          <w:rPr>
            <w:rStyle w:val="a6"/>
            <w:i/>
          </w:rPr>
          <w:t>https://CRAN</w:t>
        </w:r>
      </w:hyperlink>
      <w:r w:rsidRPr="00750692">
        <w:rPr>
          <w:i/>
        </w:rPr>
        <w:t>. R-project. org/package= bruceR (accessed on 11 August 2022)</w:t>
      </w:r>
      <w:r w:rsidRPr="00750692">
        <w:t xml:space="preserve">. </w:t>
      </w:r>
    </w:p>
    <w:p w14:paraId="5D72A659" w14:textId="77777777" w:rsidR="00750692" w:rsidRPr="00750692" w:rsidRDefault="00750692" w:rsidP="00750692">
      <w:pPr>
        <w:pStyle w:val="EndNoteBibliography"/>
      </w:pPr>
    </w:p>
    <w:p w14:paraId="23ABB9F6" w14:textId="77777777" w:rsidR="00750692" w:rsidRPr="00750692" w:rsidRDefault="00750692" w:rsidP="00750692">
      <w:pPr>
        <w:pStyle w:val="EndNoteBibliography"/>
        <w:ind w:left="720" w:hanging="720"/>
      </w:pPr>
      <w:r w:rsidRPr="00750692">
        <w:t xml:space="preserve">Begg, C.B., &amp; Mazumdar, M. (1994). Operating characteristics of a rank correlation test for publication bias. </w:t>
      </w:r>
      <w:r w:rsidRPr="00750692">
        <w:rPr>
          <w:i/>
        </w:rPr>
        <w:t>Biometrics</w:t>
      </w:r>
      <w:r w:rsidRPr="00750692">
        <w:t xml:space="preserve">, 1088-1101. </w:t>
      </w:r>
    </w:p>
    <w:p w14:paraId="2A78C44D" w14:textId="77777777" w:rsidR="00750692" w:rsidRPr="00750692" w:rsidRDefault="00750692" w:rsidP="00750692">
      <w:pPr>
        <w:pStyle w:val="EndNoteBibliography"/>
      </w:pPr>
    </w:p>
    <w:p w14:paraId="4F70B609" w14:textId="77777777" w:rsidR="00750692" w:rsidRPr="00750692" w:rsidRDefault="00750692" w:rsidP="00750692">
      <w:pPr>
        <w:pStyle w:val="EndNoteBibliography"/>
        <w:ind w:left="720" w:hanging="720"/>
      </w:pPr>
      <w:r w:rsidRPr="00750692">
        <w:t xml:space="preserve">Beshai, S., et al. (2017). Personal relative deprivation associated with functional disorders via stress: An examination of fibromyalgia and gastrointestinal symptoms. </w:t>
      </w:r>
      <w:r w:rsidRPr="00750692">
        <w:rPr>
          <w:i/>
        </w:rPr>
        <w:t>PLoS One, 12</w:t>
      </w:r>
      <w:r w:rsidRPr="00750692">
        <w:t xml:space="preserve">(12), e0189666. </w:t>
      </w:r>
    </w:p>
    <w:p w14:paraId="6B99E5FA" w14:textId="77777777" w:rsidR="00750692" w:rsidRPr="00750692" w:rsidRDefault="00750692" w:rsidP="00750692">
      <w:pPr>
        <w:pStyle w:val="EndNoteBibliography"/>
      </w:pPr>
    </w:p>
    <w:p w14:paraId="30C6556D" w14:textId="77777777" w:rsidR="00750692" w:rsidRPr="00750692" w:rsidRDefault="00750692" w:rsidP="00750692">
      <w:pPr>
        <w:pStyle w:val="EndNoteBibliography"/>
        <w:ind w:left="720" w:hanging="720"/>
      </w:pPr>
      <w:r w:rsidRPr="00750692">
        <w:t xml:space="preserve">Bland, J.M., &amp; Altman, D.G. (1997). Statistics notes: Cronbach's alpha. </w:t>
      </w:r>
      <w:r w:rsidRPr="008C2480">
        <w:rPr>
          <w:i/>
          <w:highlight w:val="yellow"/>
          <w:rPrChange w:id="128" w:author="User" w:date="2024-03-25T08:15:00Z">
            <w:rPr>
              <w:i/>
            </w:rPr>
          </w:rPrChange>
        </w:rPr>
        <w:t>Bmj,</w:t>
      </w:r>
      <w:r w:rsidRPr="00750692">
        <w:rPr>
          <w:i/>
        </w:rPr>
        <w:t xml:space="preserve"> 314</w:t>
      </w:r>
      <w:r w:rsidRPr="00750692">
        <w:t xml:space="preserve">(7080), 572. </w:t>
      </w:r>
    </w:p>
    <w:p w14:paraId="69CD1128" w14:textId="77777777" w:rsidR="00750692" w:rsidRPr="00750692" w:rsidRDefault="00750692" w:rsidP="00750692">
      <w:pPr>
        <w:pStyle w:val="EndNoteBibliography"/>
      </w:pPr>
    </w:p>
    <w:p w14:paraId="64CF10F5" w14:textId="77777777" w:rsidR="00750692" w:rsidRPr="00750692" w:rsidRDefault="00750692" w:rsidP="00750692">
      <w:pPr>
        <w:pStyle w:val="EndNoteBibliography"/>
        <w:ind w:left="720" w:hanging="720"/>
      </w:pPr>
      <w:r w:rsidRPr="00750692">
        <w:t xml:space="preserve">Brickman, P., &amp; Bulman, R.J. (1977). Pleasure and pain in social comparison. </w:t>
      </w:r>
      <w:r w:rsidRPr="00750692">
        <w:rPr>
          <w:i/>
        </w:rPr>
        <w:t>Social comparison processes: Theoretical and empirical perspectives, 149</w:t>
      </w:r>
      <w:r w:rsidRPr="00750692">
        <w:t xml:space="preserve">, 186. </w:t>
      </w:r>
    </w:p>
    <w:p w14:paraId="4DEF04C2" w14:textId="77777777" w:rsidR="00750692" w:rsidRPr="00750692" w:rsidRDefault="00750692" w:rsidP="00750692">
      <w:pPr>
        <w:pStyle w:val="EndNoteBibliography"/>
      </w:pPr>
    </w:p>
    <w:p w14:paraId="735B234B" w14:textId="77777777" w:rsidR="00750692" w:rsidRPr="00750692" w:rsidRDefault="00750692" w:rsidP="00750692">
      <w:pPr>
        <w:pStyle w:val="EndNoteBibliography"/>
        <w:ind w:left="720" w:hanging="720"/>
      </w:pPr>
      <w:r w:rsidRPr="00750692">
        <w:t xml:space="preserve">Briki, W. (2019). Harmed trait self-control: Why do people with a higher dispositional malicious envy experience lower subjective wellbeing? A cross-sectional study. </w:t>
      </w:r>
      <w:r w:rsidRPr="00750692">
        <w:rPr>
          <w:i/>
        </w:rPr>
        <w:t>Journal of Happiness Studies, 20</w:t>
      </w:r>
      <w:r w:rsidRPr="00750692">
        <w:t xml:space="preserve">(2), 523-540. </w:t>
      </w:r>
    </w:p>
    <w:p w14:paraId="00E1B9AC" w14:textId="77777777" w:rsidR="00750692" w:rsidRPr="00750692" w:rsidRDefault="00750692" w:rsidP="00750692">
      <w:pPr>
        <w:pStyle w:val="EndNoteBibliography"/>
      </w:pPr>
    </w:p>
    <w:p w14:paraId="25658D71" w14:textId="77777777" w:rsidR="00750692" w:rsidRPr="00750692" w:rsidRDefault="00750692" w:rsidP="00750692">
      <w:pPr>
        <w:pStyle w:val="EndNoteBibliography"/>
        <w:ind w:left="720" w:hanging="720"/>
      </w:pPr>
      <w:r w:rsidRPr="00750692">
        <w:t xml:space="preserve">Brown, J.D. (1986). Evaluations of self and others: Self-enhancement biases in social judgments. </w:t>
      </w:r>
      <w:r w:rsidRPr="00750692">
        <w:rPr>
          <w:i/>
        </w:rPr>
        <w:t>Social cognition, 4</w:t>
      </w:r>
      <w:r w:rsidRPr="00750692">
        <w:t xml:space="preserve">(4), 353-376. </w:t>
      </w:r>
    </w:p>
    <w:p w14:paraId="6891047E" w14:textId="77777777" w:rsidR="00750692" w:rsidRPr="00750692" w:rsidRDefault="00750692" w:rsidP="00750692">
      <w:pPr>
        <w:pStyle w:val="EndNoteBibliography"/>
      </w:pPr>
    </w:p>
    <w:p w14:paraId="51ECC3D1" w14:textId="77777777" w:rsidR="00750692" w:rsidRPr="00750692" w:rsidRDefault="00750692" w:rsidP="00750692">
      <w:pPr>
        <w:pStyle w:val="EndNoteBibliography"/>
        <w:ind w:left="720" w:hanging="720"/>
      </w:pPr>
      <w:r w:rsidRPr="00750692">
        <w:t xml:space="preserve">Burnell, K., et al. (2019). Passive social networking site use and well-being: The mediating roles of social comparison and the fear of missing out. </w:t>
      </w:r>
    </w:p>
    <w:p w14:paraId="26F4EE0A" w14:textId="77777777" w:rsidR="00750692" w:rsidRPr="00750692" w:rsidRDefault="00750692" w:rsidP="00750692">
      <w:pPr>
        <w:pStyle w:val="EndNoteBibliography"/>
      </w:pPr>
    </w:p>
    <w:p w14:paraId="5A72804C" w14:textId="77777777" w:rsidR="00750692" w:rsidRPr="00750692" w:rsidRDefault="00750692" w:rsidP="00750692">
      <w:pPr>
        <w:pStyle w:val="EndNoteBibliography"/>
        <w:ind w:left="720" w:hanging="720"/>
      </w:pPr>
      <w:r w:rsidRPr="00750692">
        <w:t>[</w:t>
      </w:r>
      <w:r w:rsidRPr="008C2480">
        <w:rPr>
          <w:highlight w:val="yellow"/>
          <w:rPrChange w:id="129" w:author="User" w:date="2024-03-25T08:15:00Z">
            <w:rPr/>
          </w:rPrChange>
        </w:rPr>
        <w:t>Record #90 is using a reference type undefined in this output style.]</w:t>
      </w:r>
    </w:p>
    <w:p w14:paraId="17B71E15" w14:textId="77777777" w:rsidR="00750692" w:rsidRPr="00750692" w:rsidRDefault="00750692" w:rsidP="00750692">
      <w:pPr>
        <w:pStyle w:val="EndNoteBibliography"/>
      </w:pPr>
    </w:p>
    <w:p w14:paraId="68ED05B4" w14:textId="77777777" w:rsidR="00750692" w:rsidRPr="00750692" w:rsidRDefault="00750692" w:rsidP="00750692">
      <w:pPr>
        <w:pStyle w:val="EndNoteBibliography"/>
        <w:ind w:left="720" w:hanging="720"/>
      </w:pPr>
      <w:r w:rsidRPr="00750692">
        <w:t xml:space="preserve">Butzer, B., &amp; Kuiper, N.A. (2006). Relationships between the frequency of social comparisons and self-concept clarity, intolerance of uncertainty, anxiety, and depression. </w:t>
      </w:r>
      <w:r w:rsidRPr="00750692">
        <w:rPr>
          <w:i/>
        </w:rPr>
        <w:t>Personality and individual differences, 41</w:t>
      </w:r>
      <w:r w:rsidRPr="00750692">
        <w:t xml:space="preserve">(1), 167-176. </w:t>
      </w:r>
    </w:p>
    <w:p w14:paraId="7D9D6699" w14:textId="77777777" w:rsidR="00750692" w:rsidRPr="00750692" w:rsidRDefault="00750692" w:rsidP="00750692">
      <w:pPr>
        <w:pStyle w:val="EndNoteBibliography"/>
      </w:pPr>
    </w:p>
    <w:p w14:paraId="792361F0" w14:textId="77777777" w:rsidR="00750692" w:rsidRPr="00750692" w:rsidRDefault="00750692" w:rsidP="00750692">
      <w:pPr>
        <w:pStyle w:val="EndNoteBibliography"/>
        <w:ind w:left="720" w:hanging="720"/>
      </w:pPr>
      <w:r w:rsidRPr="00750692">
        <w:t xml:space="preserve">Buunk, A.P., &amp; Gibbons, F.X. (2006). Social comparison orientation: A new perspective on those who do and those who don’t compare with others. </w:t>
      </w:r>
      <w:r w:rsidRPr="00750692">
        <w:rPr>
          <w:i/>
        </w:rPr>
        <w:t>Social comparison and social psychology: Understanding cognition, intergroup relations, and culture</w:t>
      </w:r>
      <w:r w:rsidRPr="00750692">
        <w:t xml:space="preserve">, 15-32. </w:t>
      </w:r>
    </w:p>
    <w:p w14:paraId="5B60ED29" w14:textId="77777777" w:rsidR="00750692" w:rsidRPr="00750692" w:rsidRDefault="00750692" w:rsidP="00750692">
      <w:pPr>
        <w:pStyle w:val="EndNoteBibliography"/>
      </w:pPr>
    </w:p>
    <w:p w14:paraId="6457B326" w14:textId="77777777" w:rsidR="00750692" w:rsidRPr="00750692" w:rsidRDefault="00750692" w:rsidP="00750692">
      <w:pPr>
        <w:pStyle w:val="EndNoteBibliography"/>
        <w:ind w:left="720" w:hanging="720"/>
      </w:pPr>
      <w:r w:rsidRPr="00750692">
        <w:t xml:space="preserve">Buunk, A.P., et al. (2007). Social comparison and satisfaction with one's social life. </w:t>
      </w:r>
      <w:r w:rsidRPr="00750692">
        <w:rPr>
          <w:i/>
        </w:rPr>
        <w:t>Journal of Social and Personal Relationships, 24</w:t>
      </w:r>
      <w:r w:rsidRPr="00750692">
        <w:t xml:space="preserve">(2), 197-205. </w:t>
      </w:r>
    </w:p>
    <w:p w14:paraId="4769AB65" w14:textId="77777777" w:rsidR="00750692" w:rsidRPr="00750692" w:rsidRDefault="00750692" w:rsidP="00750692">
      <w:pPr>
        <w:pStyle w:val="EndNoteBibliography"/>
      </w:pPr>
    </w:p>
    <w:p w14:paraId="720EE08E" w14:textId="77777777" w:rsidR="00750692" w:rsidRPr="00750692" w:rsidRDefault="00750692" w:rsidP="00750692">
      <w:pPr>
        <w:pStyle w:val="EndNoteBibliography"/>
        <w:ind w:left="720" w:hanging="720"/>
      </w:pPr>
      <w:r w:rsidRPr="00750692">
        <w:t xml:space="preserve">Buunk, B.P., et al. (1990). The affective consequences of social comparison: either direction has its ups and downs. </w:t>
      </w:r>
      <w:r w:rsidRPr="00750692">
        <w:rPr>
          <w:i/>
        </w:rPr>
        <w:t>Journal of personality and social psychology, 59</w:t>
      </w:r>
      <w:r w:rsidRPr="00750692">
        <w:t xml:space="preserve">(6), 1238. </w:t>
      </w:r>
    </w:p>
    <w:p w14:paraId="31A7B6A3" w14:textId="77777777" w:rsidR="00750692" w:rsidRPr="00750692" w:rsidRDefault="00750692" w:rsidP="00750692">
      <w:pPr>
        <w:pStyle w:val="EndNoteBibliography"/>
      </w:pPr>
    </w:p>
    <w:p w14:paraId="24EF5101" w14:textId="77777777" w:rsidR="00750692" w:rsidRPr="00750692" w:rsidRDefault="00750692" w:rsidP="00750692">
      <w:pPr>
        <w:pStyle w:val="EndNoteBibliography"/>
        <w:ind w:left="720" w:hanging="720"/>
      </w:pPr>
      <w:r w:rsidRPr="00750692">
        <w:t xml:space="preserve">Buunk, B.P., &amp; Van Yperen, N.W. (1991). Referential comparisons, relational comparisons, and exchange orientation: Their relation to marital satisfaction. </w:t>
      </w:r>
      <w:r w:rsidRPr="00750692">
        <w:rPr>
          <w:i/>
        </w:rPr>
        <w:t>Personality and Social Psychology Bulletin, 17</w:t>
      </w:r>
      <w:r w:rsidRPr="00750692">
        <w:t xml:space="preserve">(6), 709-717. </w:t>
      </w:r>
    </w:p>
    <w:p w14:paraId="78480F2A" w14:textId="77777777" w:rsidR="00750692" w:rsidRPr="00750692" w:rsidRDefault="00750692" w:rsidP="00750692">
      <w:pPr>
        <w:pStyle w:val="EndNoteBibliography"/>
      </w:pPr>
    </w:p>
    <w:p w14:paraId="2464F58C" w14:textId="77777777" w:rsidR="00750692" w:rsidRPr="00750692" w:rsidRDefault="00750692" w:rsidP="00750692">
      <w:pPr>
        <w:pStyle w:val="EndNoteBibliography"/>
        <w:ind w:left="720" w:hanging="720"/>
      </w:pPr>
      <w:r w:rsidRPr="00750692">
        <w:t xml:space="preserve">Buunk, B.P., &amp; Ybema, J.F. (1995). Selective evaluation and coping with stress: Making one's situation cognitively more livable. </w:t>
      </w:r>
      <w:r w:rsidRPr="00750692">
        <w:rPr>
          <w:i/>
        </w:rPr>
        <w:t>Journal of Applied Social Psychology, 25</w:t>
      </w:r>
      <w:r w:rsidRPr="00750692">
        <w:t xml:space="preserve">(17), 1499-1517. </w:t>
      </w:r>
    </w:p>
    <w:p w14:paraId="5D43C86E" w14:textId="77777777" w:rsidR="00750692" w:rsidRPr="00750692" w:rsidRDefault="00750692" w:rsidP="00750692">
      <w:pPr>
        <w:pStyle w:val="EndNoteBibliography"/>
      </w:pPr>
    </w:p>
    <w:p w14:paraId="1A97B06F" w14:textId="77777777" w:rsidR="00750692" w:rsidRPr="00750692" w:rsidRDefault="00750692" w:rsidP="00750692">
      <w:pPr>
        <w:pStyle w:val="EndNoteBibliography"/>
        <w:ind w:left="720" w:hanging="720"/>
      </w:pPr>
      <w:r w:rsidRPr="00750692">
        <w:t xml:space="preserve">Buunk, B.P., &amp; Ybema, J.F. (1997). Social comparisons and occupational stress: The identification-contrast model. </w:t>
      </w:r>
      <w:r w:rsidRPr="00750692">
        <w:rPr>
          <w:i/>
        </w:rPr>
        <w:t>Health, coping, and well-being: Perspectives from social comparison theory</w:t>
      </w:r>
      <w:r w:rsidRPr="00750692">
        <w:t xml:space="preserve">, 359-388. </w:t>
      </w:r>
    </w:p>
    <w:p w14:paraId="02010708" w14:textId="77777777" w:rsidR="00750692" w:rsidRPr="00750692" w:rsidRDefault="00750692" w:rsidP="00750692">
      <w:pPr>
        <w:pStyle w:val="EndNoteBibliography"/>
      </w:pPr>
    </w:p>
    <w:p w14:paraId="7BCDE6C4" w14:textId="77777777" w:rsidR="00750692" w:rsidRPr="00750692" w:rsidRDefault="00750692" w:rsidP="00750692">
      <w:pPr>
        <w:pStyle w:val="EndNoteBibliography"/>
        <w:ind w:left="720" w:hanging="720"/>
      </w:pPr>
      <w:r w:rsidRPr="00750692">
        <w:t xml:space="preserve">Buunk, B.P., et al. (2003). Engaging in upward and downward comparisons as a determinant of relative deprivation at work: A longitudinal study. </w:t>
      </w:r>
      <w:r w:rsidRPr="00750692">
        <w:rPr>
          <w:i/>
        </w:rPr>
        <w:t>Journal of Vocational Behavior, 62</w:t>
      </w:r>
      <w:r w:rsidRPr="00750692">
        <w:t xml:space="preserve">(2), 370-388. </w:t>
      </w:r>
    </w:p>
    <w:p w14:paraId="14C4E3F3" w14:textId="77777777" w:rsidR="00750692" w:rsidRPr="00750692" w:rsidRDefault="00750692" w:rsidP="00750692">
      <w:pPr>
        <w:pStyle w:val="EndNoteBibliography"/>
      </w:pPr>
    </w:p>
    <w:p w14:paraId="2EDE41A4" w14:textId="77777777" w:rsidR="00750692" w:rsidRPr="00750692" w:rsidRDefault="00750692" w:rsidP="00750692">
      <w:pPr>
        <w:pStyle w:val="EndNoteBibliography"/>
        <w:ind w:left="720" w:hanging="720"/>
      </w:pPr>
      <w:r w:rsidRPr="00750692">
        <w:t xml:space="preserve">Buunk, B.P., et al. (2005). Social comparisons at work as related to a cooperative social climate and to individual differences in social comparison orientation. </w:t>
      </w:r>
      <w:r w:rsidRPr="00750692">
        <w:rPr>
          <w:i/>
        </w:rPr>
        <w:t>Applied Psychology, 54</w:t>
      </w:r>
      <w:r w:rsidRPr="00750692">
        <w:t xml:space="preserve">(1), 61-80. </w:t>
      </w:r>
    </w:p>
    <w:p w14:paraId="6830733B" w14:textId="77777777" w:rsidR="00750692" w:rsidRPr="00750692" w:rsidRDefault="00750692" w:rsidP="00750692">
      <w:pPr>
        <w:pStyle w:val="EndNoteBibliography"/>
      </w:pPr>
    </w:p>
    <w:p w14:paraId="0BA5964B" w14:textId="77777777" w:rsidR="00750692" w:rsidRPr="00750692" w:rsidRDefault="00750692" w:rsidP="00750692">
      <w:pPr>
        <w:pStyle w:val="EndNoteBibliography"/>
        <w:ind w:left="720" w:hanging="720"/>
      </w:pPr>
      <w:r w:rsidRPr="00750692">
        <w:t xml:space="preserve">Callan, M.J., et al. (2015a). Age differences in social comparison tendency and personal relative deprivation. </w:t>
      </w:r>
      <w:r w:rsidRPr="00750692">
        <w:rPr>
          <w:i/>
        </w:rPr>
        <w:t>Personality and individual differences, 87</w:t>
      </w:r>
      <w:r w:rsidRPr="00750692">
        <w:t xml:space="preserve">, 196-199. </w:t>
      </w:r>
    </w:p>
    <w:p w14:paraId="4F5DFF54" w14:textId="77777777" w:rsidR="00750692" w:rsidRPr="00750692" w:rsidRDefault="00750692" w:rsidP="00750692">
      <w:pPr>
        <w:pStyle w:val="EndNoteBibliography"/>
      </w:pPr>
    </w:p>
    <w:p w14:paraId="52583B29" w14:textId="77777777" w:rsidR="00750692" w:rsidRPr="00750692" w:rsidRDefault="00750692" w:rsidP="00750692">
      <w:pPr>
        <w:pStyle w:val="EndNoteBibliography"/>
        <w:ind w:left="720" w:hanging="720"/>
      </w:pPr>
      <w:r w:rsidRPr="00750692">
        <w:t xml:space="preserve">Callan, M.J., et al. (2015b). Predicting self-rated mental and physical health: The contributions of subjective socioeconomic status and personal relative deprivation. </w:t>
      </w:r>
      <w:r w:rsidRPr="00750692">
        <w:rPr>
          <w:i/>
        </w:rPr>
        <w:t>Frontiers in psychology, 6</w:t>
      </w:r>
      <w:r w:rsidRPr="00750692">
        <w:t xml:space="preserve">, 1415. </w:t>
      </w:r>
    </w:p>
    <w:p w14:paraId="13B52A2B" w14:textId="77777777" w:rsidR="00750692" w:rsidRPr="00750692" w:rsidRDefault="00750692" w:rsidP="00750692">
      <w:pPr>
        <w:pStyle w:val="EndNoteBibliography"/>
      </w:pPr>
    </w:p>
    <w:p w14:paraId="6609D2B6" w14:textId="77777777" w:rsidR="00750692" w:rsidRPr="00750692" w:rsidRDefault="00750692" w:rsidP="00750692">
      <w:pPr>
        <w:pStyle w:val="EndNoteBibliography"/>
        <w:ind w:left="720" w:hanging="720"/>
      </w:pPr>
      <w:r w:rsidRPr="00750692">
        <w:t xml:space="preserve">Callan, M.J., et al. (2011). Personal relative deprivation, delay discounting, and gambling. </w:t>
      </w:r>
      <w:r w:rsidRPr="00750692">
        <w:rPr>
          <w:i/>
        </w:rPr>
        <w:t>Journal of personality and social psychology, 101</w:t>
      </w:r>
      <w:r w:rsidRPr="00750692">
        <w:t xml:space="preserve">(5), 955. </w:t>
      </w:r>
    </w:p>
    <w:p w14:paraId="7BCACEE5" w14:textId="77777777" w:rsidR="00750692" w:rsidRPr="00750692" w:rsidRDefault="00750692" w:rsidP="00750692">
      <w:pPr>
        <w:pStyle w:val="EndNoteBibliography"/>
      </w:pPr>
    </w:p>
    <w:p w14:paraId="74EC7C68" w14:textId="77777777" w:rsidR="00750692" w:rsidRPr="00750692" w:rsidRDefault="00750692" w:rsidP="00750692">
      <w:pPr>
        <w:pStyle w:val="EndNoteBibliography"/>
        <w:ind w:left="720" w:hanging="720"/>
      </w:pPr>
      <w:r w:rsidRPr="00750692">
        <w:rPr>
          <w:rFonts w:hint="eastAsia"/>
        </w:rPr>
        <w:t>Carmona, C., et al. (2006). Do social comparison and coping styles play a role in the development of burnout? Cross</w:t>
      </w:r>
      <w:r w:rsidRPr="00750692">
        <w:rPr>
          <w:rFonts w:hint="eastAsia"/>
        </w:rPr>
        <w:t>‐</w:t>
      </w:r>
      <w:r w:rsidRPr="00750692">
        <w:rPr>
          <w:rFonts w:hint="eastAsia"/>
        </w:rPr>
        <w:t xml:space="preserve">sectional and longitudinal findings. </w:t>
      </w:r>
      <w:r w:rsidRPr="00750692">
        <w:rPr>
          <w:rFonts w:hint="eastAsia"/>
          <w:i/>
        </w:rPr>
        <w:t>Journal of Occupatio</w:t>
      </w:r>
      <w:r w:rsidRPr="00750692">
        <w:rPr>
          <w:i/>
        </w:rPr>
        <w:t>nal and Organizational Psychology, 79</w:t>
      </w:r>
      <w:r w:rsidRPr="00750692">
        <w:t xml:space="preserve">(1), 85-99. </w:t>
      </w:r>
    </w:p>
    <w:p w14:paraId="1A316636" w14:textId="77777777" w:rsidR="00750692" w:rsidRPr="00750692" w:rsidRDefault="00750692" w:rsidP="00750692">
      <w:pPr>
        <w:pStyle w:val="EndNoteBibliography"/>
      </w:pPr>
    </w:p>
    <w:p w14:paraId="590CB2E2" w14:textId="77777777" w:rsidR="00750692" w:rsidRPr="00750692" w:rsidRDefault="00750692" w:rsidP="00750692">
      <w:pPr>
        <w:pStyle w:val="EndNoteBibliography"/>
        <w:ind w:left="720" w:hanging="720"/>
      </w:pPr>
      <w:r w:rsidRPr="00750692">
        <w:t xml:space="preserve">Chou, H.-T.G., &amp; Edge, N. (2012). “They are happier and having better lives than I am”: The impact of using Facebook on perceptions of others' lives. </w:t>
      </w:r>
      <w:r w:rsidRPr="00750692">
        <w:rPr>
          <w:i/>
        </w:rPr>
        <w:t>Cyberpsychology, behavior, and social networking, 15</w:t>
      </w:r>
      <w:r w:rsidRPr="00750692">
        <w:t xml:space="preserve">(2), 117-121. </w:t>
      </w:r>
    </w:p>
    <w:p w14:paraId="0541AEDF" w14:textId="77777777" w:rsidR="00750692" w:rsidRPr="00750692" w:rsidRDefault="00750692" w:rsidP="00750692">
      <w:pPr>
        <w:pStyle w:val="EndNoteBibliography"/>
      </w:pPr>
    </w:p>
    <w:p w14:paraId="41148B56" w14:textId="77777777" w:rsidR="00750692" w:rsidRPr="00750692" w:rsidRDefault="00750692" w:rsidP="00750692">
      <w:pPr>
        <w:pStyle w:val="EndNoteBibliography"/>
        <w:ind w:left="720" w:hanging="720"/>
      </w:pPr>
      <w:r w:rsidRPr="00750692">
        <w:t xml:space="preserve">Civitci, N., &amp; Civitci, A. (2015). Social comparison orientation, hardiness and life satisfaction in undergraduate students. </w:t>
      </w:r>
      <w:r w:rsidRPr="00750692">
        <w:rPr>
          <w:i/>
        </w:rPr>
        <w:t>Procedia-Social and Behavioral Sciences, 205</w:t>
      </w:r>
      <w:r w:rsidRPr="00750692">
        <w:t xml:space="preserve">, 516-523. </w:t>
      </w:r>
    </w:p>
    <w:p w14:paraId="3D09F0E1" w14:textId="77777777" w:rsidR="00750692" w:rsidRPr="00750692" w:rsidRDefault="00750692" w:rsidP="00750692">
      <w:pPr>
        <w:pStyle w:val="EndNoteBibliography"/>
      </w:pPr>
    </w:p>
    <w:p w14:paraId="58AB7919" w14:textId="77777777" w:rsidR="00750692" w:rsidRPr="00750692" w:rsidRDefault="00750692" w:rsidP="00750692">
      <w:pPr>
        <w:pStyle w:val="EndNoteBibliography"/>
        <w:ind w:left="720" w:hanging="720"/>
      </w:pPr>
      <w:r w:rsidRPr="00750692">
        <w:rPr>
          <w:rFonts w:hint="eastAsia"/>
        </w:rPr>
        <w:t>Cohen</w:t>
      </w:r>
      <w:r w:rsidRPr="00750692">
        <w:rPr>
          <w:rFonts w:hint="eastAsia"/>
        </w:rPr>
        <w:t>‐</w:t>
      </w:r>
      <w:r w:rsidRPr="00750692">
        <w:rPr>
          <w:rFonts w:hint="eastAsia"/>
        </w:rPr>
        <w:t xml:space="preserve">Charash, Y. (2009). Episodic envy. </w:t>
      </w:r>
      <w:r w:rsidRPr="00750692">
        <w:rPr>
          <w:rFonts w:hint="eastAsia"/>
          <w:i/>
        </w:rPr>
        <w:t>Journal of Applied</w:t>
      </w:r>
      <w:r w:rsidRPr="00750692">
        <w:rPr>
          <w:i/>
        </w:rPr>
        <w:t xml:space="preserve"> Social Psychology, 39</w:t>
      </w:r>
      <w:r w:rsidRPr="00750692">
        <w:t xml:space="preserve">(9), 2128-2173. </w:t>
      </w:r>
    </w:p>
    <w:p w14:paraId="64F22614" w14:textId="77777777" w:rsidR="00750692" w:rsidRPr="00750692" w:rsidRDefault="00750692" w:rsidP="00750692">
      <w:pPr>
        <w:pStyle w:val="EndNoteBibliography"/>
      </w:pPr>
    </w:p>
    <w:p w14:paraId="2C8704DC" w14:textId="77777777" w:rsidR="00750692" w:rsidRPr="00750692" w:rsidRDefault="00750692" w:rsidP="00750692">
      <w:pPr>
        <w:pStyle w:val="EndNoteBibliography"/>
        <w:ind w:left="720" w:hanging="720"/>
      </w:pPr>
      <w:r w:rsidRPr="00750692">
        <w:t xml:space="preserve">Daniels, A.Z., &amp; Holtfreter, K. (2019). Moving beyond anger and depression: The effects of anxiety and envy on maladaptive coping. </w:t>
      </w:r>
      <w:r w:rsidRPr="00750692">
        <w:rPr>
          <w:i/>
        </w:rPr>
        <w:t>Deviant Behavior, 40</w:t>
      </w:r>
      <w:r w:rsidRPr="00750692">
        <w:t xml:space="preserve">(3), 334-352. </w:t>
      </w:r>
    </w:p>
    <w:p w14:paraId="67AE5CCE" w14:textId="77777777" w:rsidR="00750692" w:rsidRPr="00750692" w:rsidRDefault="00750692" w:rsidP="00750692">
      <w:pPr>
        <w:pStyle w:val="EndNoteBibliography"/>
      </w:pPr>
    </w:p>
    <w:p w14:paraId="77A84E34" w14:textId="77777777" w:rsidR="00750692" w:rsidRPr="00750692" w:rsidRDefault="00750692" w:rsidP="00750692">
      <w:pPr>
        <w:pStyle w:val="EndNoteBibliography"/>
        <w:ind w:left="720" w:hanging="720"/>
      </w:pPr>
      <w:r w:rsidRPr="00750692">
        <w:t xml:space="preserve">De Vries, D.A., et al. (2018). Social comparison as the thief of joy: Emotional consequences of viewing strangers’ Instagram posts. </w:t>
      </w:r>
      <w:r w:rsidRPr="00750692">
        <w:rPr>
          <w:i/>
        </w:rPr>
        <w:t>Media psychology, 21</w:t>
      </w:r>
      <w:r w:rsidRPr="00750692">
        <w:t xml:space="preserve">(2), 222-245. </w:t>
      </w:r>
    </w:p>
    <w:p w14:paraId="6E89C6BE" w14:textId="77777777" w:rsidR="00750692" w:rsidRPr="00750692" w:rsidRDefault="00750692" w:rsidP="00750692">
      <w:pPr>
        <w:pStyle w:val="EndNoteBibliography"/>
      </w:pPr>
    </w:p>
    <w:p w14:paraId="594F323B" w14:textId="77777777" w:rsidR="00750692" w:rsidRPr="00750692" w:rsidRDefault="00750692" w:rsidP="00750692">
      <w:pPr>
        <w:pStyle w:val="EndNoteBibliography"/>
        <w:ind w:left="720" w:hanging="720"/>
      </w:pPr>
      <w:r w:rsidRPr="00750692">
        <w:t xml:space="preserve">DeVellis, R.F., &amp; Thorpe, C.T. (2021). </w:t>
      </w:r>
      <w:r w:rsidRPr="00750692">
        <w:rPr>
          <w:i/>
        </w:rPr>
        <w:t>Scale development: Theory and applications</w:t>
      </w:r>
      <w:r w:rsidRPr="00750692">
        <w:t xml:space="preserve">. Sage publications. </w:t>
      </w:r>
    </w:p>
    <w:p w14:paraId="126D5A8A" w14:textId="77777777" w:rsidR="00750692" w:rsidRPr="00750692" w:rsidRDefault="00750692" w:rsidP="00750692">
      <w:pPr>
        <w:pStyle w:val="EndNoteBibliography"/>
      </w:pPr>
    </w:p>
    <w:p w14:paraId="44EDD752" w14:textId="77777777" w:rsidR="00750692" w:rsidRPr="00750692" w:rsidRDefault="00750692" w:rsidP="00750692">
      <w:pPr>
        <w:pStyle w:val="EndNoteBibliography"/>
        <w:ind w:left="720" w:hanging="720"/>
      </w:pPr>
      <w:r w:rsidRPr="00750692">
        <w:t xml:space="preserve">Dibb, B. (2019). Social media use and perceptions of physical health. </w:t>
      </w:r>
      <w:r w:rsidRPr="00750692">
        <w:rPr>
          <w:i/>
        </w:rPr>
        <w:t>Heliyon, 5</w:t>
      </w:r>
      <w:r w:rsidRPr="00750692">
        <w:t xml:space="preserve">(1), e00989. </w:t>
      </w:r>
    </w:p>
    <w:p w14:paraId="4D8FBC8F" w14:textId="77777777" w:rsidR="00750692" w:rsidRPr="00750692" w:rsidRDefault="00750692" w:rsidP="00750692">
      <w:pPr>
        <w:pStyle w:val="EndNoteBibliography"/>
      </w:pPr>
    </w:p>
    <w:p w14:paraId="52BE95DA" w14:textId="77777777" w:rsidR="00750692" w:rsidRPr="00750692" w:rsidRDefault="00750692" w:rsidP="00750692">
      <w:pPr>
        <w:pStyle w:val="EndNoteBibliography"/>
        <w:ind w:left="720" w:hanging="720"/>
      </w:pPr>
      <w:r w:rsidRPr="00750692">
        <w:t xml:space="preserve">Diener, E., et al. (1985). The satisfaction with life scale. </w:t>
      </w:r>
      <w:r w:rsidRPr="00750692">
        <w:rPr>
          <w:i/>
        </w:rPr>
        <w:t>Journal of personality assessment, 49</w:t>
      </w:r>
      <w:r w:rsidRPr="00750692">
        <w:t xml:space="preserve">(1), 71-75. </w:t>
      </w:r>
    </w:p>
    <w:p w14:paraId="118F493D" w14:textId="77777777" w:rsidR="00750692" w:rsidRPr="00750692" w:rsidRDefault="00750692" w:rsidP="00750692">
      <w:pPr>
        <w:pStyle w:val="EndNoteBibliography"/>
      </w:pPr>
    </w:p>
    <w:p w14:paraId="3C66083A" w14:textId="77777777" w:rsidR="00750692" w:rsidRPr="00750692" w:rsidRDefault="00750692" w:rsidP="00750692">
      <w:pPr>
        <w:pStyle w:val="EndNoteBibliography"/>
        <w:ind w:left="720" w:hanging="720"/>
      </w:pPr>
      <w:r w:rsidRPr="00750692">
        <w:t xml:space="preserve">Duggan, M. (2015). Mobile messaging and social media 2015. </w:t>
      </w:r>
    </w:p>
    <w:p w14:paraId="5DA85920" w14:textId="77777777" w:rsidR="00750692" w:rsidRPr="00750692" w:rsidRDefault="00750692" w:rsidP="00750692">
      <w:pPr>
        <w:pStyle w:val="EndNoteBibliography"/>
      </w:pPr>
    </w:p>
    <w:p w14:paraId="7DD9AD8E" w14:textId="77777777" w:rsidR="00750692" w:rsidRPr="00750692" w:rsidRDefault="00750692" w:rsidP="00750692">
      <w:pPr>
        <w:pStyle w:val="EndNoteBibliography"/>
        <w:ind w:left="720" w:hanging="720"/>
      </w:pPr>
      <w:r w:rsidRPr="00750692">
        <w:t>Duval, S., &amp; Tweed</w:t>
      </w:r>
      <w:r w:rsidRPr="00750692">
        <w:rPr>
          <w:rFonts w:hint="eastAsia"/>
        </w:rPr>
        <w:t>ie, R. (2000). Trim and fill: a simple funnel</w:t>
      </w:r>
      <w:r w:rsidRPr="00750692">
        <w:rPr>
          <w:rFonts w:hint="eastAsia"/>
        </w:rPr>
        <w:t>‐</w:t>
      </w:r>
      <w:r w:rsidRPr="00750692">
        <w:rPr>
          <w:rFonts w:hint="eastAsia"/>
        </w:rPr>
        <w:t>plot</w:t>
      </w:r>
      <w:r w:rsidRPr="00750692">
        <w:rPr>
          <w:rFonts w:hint="eastAsia"/>
        </w:rPr>
        <w:t>–</w:t>
      </w:r>
      <w:r w:rsidRPr="00750692">
        <w:rPr>
          <w:rFonts w:hint="eastAsia"/>
        </w:rPr>
        <w:t>based method of testing and adjusting for publication bias in meta</w:t>
      </w:r>
      <w:r w:rsidRPr="00750692">
        <w:rPr>
          <w:rFonts w:hint="eastAsia"/>
        </w:rPr>
        <w:t>‐</w:t>
      </w:r>
      <w:r w:rsidRPr="00750692">
        <w:rPr>
          <w:rFonts w:hint="eastAsia"/>
        </w:rPr>
        <w:t xml:space="preserve">analysis. </w:t>
      </w:r>
      <w:r w:rsidRPr="00750692">
        <w:rPr>
          <w:rFonts w:hint="eastAsia"/>
          <w:i/>
        </w:rPr>
        <w:t>Biometrics, 56</w:t>
      </w:r>
      <w:r w:rsidRPr="00750692">
        <w:rPr>
          <w:rFonts w:hint="eastAsia"/>
        </w:rPr>
        <w:t xml:space="preserve">(2), 455-463. </w:t>
      </w:r>
    </w:p>
    <w:p w14:paraId="23F320C2" w14:textId="77777777" w:rsidR="00750692" w:rsidRPr="00750692" w:rsidRDefault="00750692" w:rsidP="00750692">
      <w:pPr>
        <w:pStyle w:val="EndNoteBibliography"/>
      </w:pPr>
    </w:p>
    <w:p w14:paraId="62E540EF" w14:textId="77777777" w:rsidR="00750692" w:rsidRPr="00750692" w:rsidRDefault="00750692" w:rsidP="00750692">
      <w:pPr>
        <w:pStyle w:val="EndNoteBibliography"/>
        <w:ind w:left="720" w:hanging="720"/>
      </w:pPr>
      <w:r w:rsidRPr="00750692">
        <w:t xml:space="preserve">Eames, M., et al. (1993). Social deprivation and premature mortality: regional comparison across England. </w:t>
      </w:r>
      <w:r w:rsidRPr="00750692">
        <w:rPr>
          <w:i/>
        </w:rPr>
        <w:t>British Medical Journal, 307</w:t>
      </w:r>
      <w:r w:rsidRPr="00750692">
        <w:t xml:space="preserve">(6912), 1097-1102. </w:t>
      </w:r>
    </w:p>
    <w:p w14:paraId="609C1063" w14:textId="77777777" w:rsidR="00750692" w:rsidRPr="00750692" w:rsidRDefault="00750692" w:rsidP="00750692">
      <w:pPr>
        <w:pStyle w:val="EndNoteBibliography"/>
      </w:pPr>
    </w:p>
    <w:p w14:paraId="143080A1" w14:textId="77777777" w:rsidR="00750692" w:rsidRPr="00750692" w:rsidRDefault="00750692" w:rsidP="00750692">
      <w:pPr>
        <w:pStyle w:val="EndNoteBibliography"/>
        <w:ind w:left="720" w:hanging="720"/>
      </w:pPr>
      <w:r w:rsidRPr="00750692">
        <w:t xml:space="preserve">Egger, M., et al. (1997). Bias in meta-analysis detected by a simple, graphical test. </w:t>
      </w:r>
      <w:r w:rsidRPr="00750692">
        <w:rPr>
          <w:i/>
        </w:rPr>
        <w:t>Bmj, 315</w:t>
      </w:r>
      <w:r w:rsidRPr="00750692">
        <w:t xml:space="preserve">(7109), 629-634. </w:t>
      </w:r>
    </w:p>
    <w:p w14:paraId="1939683B" w14:textId="77777777" w:rsidR="00750692" w:rsidRPr="00750692" w:rsidRDefault="00750692" w:rsidP="00750692">
      <w:pPr>
        <w:pStyle w:val="EndNoteBibliography"/>
      </w:pPr>
    </w:p>
    <w:p w14:paraId="15F779EB" w14:textId="77777777" w:rsidR="00750692" w:rsidRPr="00750692" w:rsidRDefault="00750692" w:rsidP="00750692">
      <w:pPr>
        <w:pStyle w:val="EndNoteBibliography"/>
        <w:ind w:left="720" w:hanging="720"/>
      </w:pPr>
      <w:r w:rsidRPr="00750692">
        <w:t xml:space="preserve">Eibner, C., et al. (2004). Does relative deprivation predict the need for mental health services. </w:t>
      </w:r>
      <w:r w:rsidRPr="00750692">
        <w:rPr>
          <w:i/>
        </w:rPr>
        <w:t>J Ment Health Policy Econ, 7</w:t>
      </w:r>
      <w:r w:rsidRPr="00750692">
        <w:t xml:space="preserve">(4), 167-175. </w:t>
      </w:r>
    </w:p>
    <w:p w14:paraId="5219E355" w14:textId="77777777" w:rsidR="00750692" w:rsidRPr="00750692" w:rsidRDefault="00750692" w:rsidP="00750692">
      <w:pPr>
        <w:pStyle w:val="EndNoteBibliography"/>
      </w:pPr>
    </w:p>
    <w:p w14:paraId="3082536E" w14:textId="77777777" w:rsidR="00750692" w:rsidRPr="00750692" w:rsidRDefault="00750692" w:rsidP="00750692">
      <w:pPr>
        <w:pStyle w:val="EndNoteBibliography"/>
        <w:ind w:left="720" w:hanging="720"/>
      </w:pPr>
      <w:r w:rsidRPr="00750692">
        <w:t xml:space="preserve">Emmons, R.A. (1987). Narcissism: theory and measurement. </w:t>
      </w:r>
      <w:r w:rsidRPr="00750692">
        <w:rPr>
          <w:i/>
        </w:rPr>
        <w:t>Journal of personality and social psychology, 52</w:t>
      </w:r>
      <w:r w:rsidRPr="00750692">
        <w:t xml:space="preserve">(1), 11. </w:t>
      </w:r>
    </w:p>
    <w:p w14:paraId="07CCB003" w14:textId="77777777" w:rsidR="00750692" w:rsidRPr="00750692" w:rsidRDefault="00750692" w:rsidP="00750692">
      <w:pPr>
        <w:pStyle w:val="EndNoteBibliography"/>
      </w:pPr>
    </w:p>
    <w:p w14:paraId="42DF6B43" w14:textId="77777777" w:rsidR="00750692" w:rsidRPr="00750692" w:rsidRDefault="00750692" w:rsidP="00750692">
      <w:pPr>
        <w:pStyle w:val="EndNoteBibliography"/>
        <w:ind w:left="720" w:hanging="720"/>
      </w:pPr>
      <w:r w:rsidRPr="00750692">
        <w:t xml:space="preserve">Espín, A.M., et al. (2018). Do envy and compassion pave the way to unhappiness? Social preferences and life satisfaction in a Spanish city. </w:t>
      </w:r>
      <w:r w:rsidRPr="00750692">
        <w:rPr>
          <w:i/>
        </w:rPr>
        <w:t>Journal of Happiness Studies, 19</w:t>
      </w:r>
      <w:r w:rsidRPr="00750692">
        <w:t xml:space="preserve">, 443-469. </w:t>
      </w:r>
    </w:p>
    <w:p w14:paraId="2102893F" w14:textId="77777777" w:rsidR="00750692" w:rsidRPr="00750692" w:rsidRDefault="00750692" w:rsidP="00750692">
      <w:pPr>
        <w:pStyle w:val="EndNoteBibliography"/>
      </w:pPr>
    </w:p>
    <w:p w14:paraId="6A18150F" w14:textId="77777777" w:rsidR="00750692" w:rsidRPr="00750692" w:rsidRDefault="00750692" w:rsidP="00750692">
      <w:pPr>
        <w:pStyle w:val="EndNoteBibliography"/>
        <w:ind w:left="720" w:hanging="720"/>
      </w:pPr>
      <w:r w:rsidRPr="00750692">
        <w:t xml:space="preserve">Fardouly, J., et al. (2015). Social comparisons on social media: The impact of Facebook on young women's body image concerns and mood. </w:t>
      </w:r>
      <w:r w:rsidRPr="00750692">
        <w:rPr>
          <w:i/>
        </w:rPr>
        <w:t>Body image, 13</w:t>
      </w:r>
      <w:r w:rsidRPr="00750692">
        <w:t xml:space="preserve">, 38-45. </w:t>
      </w:r>
    </w:p>
    <w:p w14:paraId="6F4B7CAE" w14:textId="77777777" w:rsidR="00750692" w:rsidRPr="00750692" w:rsidRDefault="00750692" w:rsidP="00750692">
      <w:pPr>
        <w:pStyle w:val="EndNoteBibliography"/>
      </w:pPr>
    </w:p>
    <w:p w14:paraId="61310DE2" w14:textId="77777777" w:rsidR="00750692" w:rsidRPr="00750692" w:rsidRDefault="00750692" w:rsidP="00750692">
      <w:pPr>
        <w:pStyle w:val="EndNoteBibliography"/>
        <w:ind w:left="720" w:hanging="720"/>
      </w:pPr>
      <w:r w:rsidRPr="00750692">
        <w:t xml:space="preserve">Feather, N. (2015). Analyzing relative deprivation in relation to deservingness, entitlement and resentment. </w:t>
      </w:r>
      <w:r w:rsidRPr="00750692">
        <w:rPr>
          <w:i/>
        </w:rPr>
        <w:t>Social Justice Research, 28</w:t>
      </w:r>
      <w:r w:rsidRPr="00750692">
        <w:t xml:space="preserve">, 7-26. </w:t>
      </w:r>
    </w:p>
    <w:p w14:paraId="25E522E7" w14:textId="77777777" w:rsidR="00750692" w:rsidRPr="00750692" w:rsidRDefault="00750692" w:rsidP="00750692">
      <w:pPr>
        <w:pStyle w:val="EndNoteBibliography"/>
      </w:pPr>
    </w:p>
    <w:p w14:paraId="2DA7B843" w14:textId="77777777" w:rsidR="00750692" w:rsidRPr="00750692" w:rsidRDefault="00750692" w:rsidP="00750692">
      <w:pPr>
        <w:pStyle w:val="EndNoteBibliography"/>
        <w:ind w:left="720" w:hanging="720"/>
      </w:pPr>
      <w:r w:rsidRPr="00750692">
        <w:t xml:space="preserve">Feather, N.T. (1999). Judgments of deservingness: Studies in the psychology of justice and achievement. </w:t>
      </w:r>
      <w:r w:rsidRPr="00750692">
        <w:rPr>
          <w:i/>
        </w:rPr>
        <w:t>Personality and Social Psychology Review, 3</w:t>
      </w:r>
      <w:r w:rsidRPr="00750692">
        <w:t xml:space="preserve">(2), 86-107. </w:t>
      </w:r>
    </w:p>
    <w:p w14:paraId="4BD5419B" w14:textId="77777777" w:rsidR="00750692" w:rsidRPr="00750692" w:rsidRDefault="00750692" w:rsidP="00750692">
      <w:pPr>
        <w:pStyle w:val="EndNoteBibliography"/>
      </w:pPr>
    </w:p>
    <w:p w14:paraId="4E8CB9B7" w14:textId="77777777" w:rsidR="00750692" w:rsidRPr="00750692" w:rsidRDefault="00750692" w:rsidP="00750692">
      <w:pPr>
        <w:pStyle w:val="EndNoteBibliography"/>
        <w:ind w:left="720" w:hanging="720"/>
      </w:pPr>
      <w:r w:rsidRPr="00750692">
        <w:t xml:space="preserve">Feinstein, B.A., et al. (2013). Negative social comparison on Facebook and depressive symptoms: Rumination as a mechanism. </w:t>
      </w:r>
      <w:r w:rsidRPr="00750692">
        <w:rPr>
          <w:i/>
        </w:rPr>
        <w:t>Psychology of Popular Media Culture, 2</w:t>
      </w:r>
      <w:r w:rsidRPr="00750692">
        <w:t xml:space="preserve">(3), 161. </w:t>
      </w:r>
    </w:p>
    <w:p w14:paraId="0BA98508" w14:textId="77777777" w:rsidR="00750692" w:rsidRPr="00750692" w:rsidRDefault="00750692" w:rsidP="00750692">
      <w:pPr>
        <w:pStyle w:val="EndNoteBibliography"/>
      </w:pPr>
    </w:p>
    <w:p w14:paraId="08475025" w14:textId="77777777" w:rsidR="00750692" w:rsidRPr="00750692" w:rsidRDefault="00750692" w:rsidP="00750692">
      <w:pPr>
        <w:pStyle w:val="EndNoteBibliography"/>
        <w:ind w:left="720" w:hanging="720"/>
      </w:pPr>
      <w:r w:rsidRPr="00750692">
        <w:t xml:space="preserve">Fergusson, D.M., et al. (2015). Life satisfaction and mental health problems (18 to 35 years). </w:t>
      </w:r>
      <w:r w:rsidRPr="00750692">
        <w:rPr>
          <w:i/>
        </w:rPr>
        <w:t>Psychological medicine, 45</w:t>
      </w:r>
      <w:r w:rsidRPr="00750692">
        <w:t xml:space="preserve">(11), 2427-2436. </w:t>
      </w:r>
    </w:p>
    <w:p w14:paraId="7E4175E3" w14:textId="77777777" w:rsidR="00750692" w:rsidRPr="00750692" w:rsidRDefault="00750692" w:rsidP="00750692">
      <w:pPr>
        <w:pStyle w:val="EndNoteBibliography"/>
      </w:pPr>
    </w:p>
    <w:p w14:paraId="33444DAB" w14:textId="77777777" w:rsidR="00750692" w:rsidRPr="00750692" w:rsidRDefault="00750692" w:rsidP="00750692">
      <w:pPr>
        <w:pStyle w:val="EndNoteBibliography"/>
        <w:ind w:left="720" w:hanging="720"/>
      </w:pPr>
      <w:r w:rsidRPr="00750692">
        <w:t xml:space="preserve">Festinger, L. (1954). A theory of social comparison processes. </w:t>
      </w:r>
      <w:r w:rsidRPr="00750692">
        <w:rPr>
          <w:i/>
        </w:rPr>
        <w:t>Human relations, 7</w:t>
      </w:r>
      <w:r w:rsidRPr="00750692">
        <w:t xml:space="preserve">(2), 117-140. </w:t>
      </w:r>
    </w:p>
    <w:p w14:paraId="4AFAA2D0" w14:textId="77777777" w:rsidR="00750692" w:rsidRPr="00750692" w:rsidRDefault="00750692" w:rsidP="00750692">
      <w:pPr>
        <w:pStyle w:val="EndNoteBibliography"/>
      </w:pPr>
    </w:p>
    <w:p w14:paraId="2767675A" w14:textId="77777777" w:rsidR="00750692" w:rsidRPr="00750692" w:rsidRDefault="00750692" w:rsidP="00750692">
      <w:pPr>
        <w:pStyle w:val="EndNoteBibliography"/>
        <w:ind w:left="720" w:hanging="720"/>
      </w:pPr>
      <w:r w:rsidRPr="00750692">
        <w:t xml:space="preserve">Fornell, C., &amp; Larcker, D.F. (1981). Evaluating structural equation models with unobservable variables and measurement error. </w:t>
      </w:r>
      <w:r w:rsidRPr="00750692">
        <w:rPr>
          <w:i/>
        </w:rPr>
        <w:t>Journal of marketing research, 18</w:t>
      </w:r>
      <w:r w:rsidRPr="00750692">
        <w:t xml:space="preserve">(1), 39-50. </w:t>
      </w:r>
    </w:p>
    <w:p w14:paraId="77A9B060" w14:textId="77777777" w:rsidR="00750692" w:rsidRPr="00750692" w:rsidRDefault="00750692" w:rsidP="00750692">
      <w:pPr>
        <w:pStyle w:val="EndNoteBibliography"/>
      </w:pPr>
    </w:p>
    <w:p w14:paraId="1A2E691C" w14:textId="77777777" w:rsidR="00750692" w:rsidRPr="00750692" w:rsidRDefault="00750692" w:rsidP="00750692">
      <w:pPr>
        <w:pStyle w:val="EndNoteBibliography"/>
        <w:ind w:left="720" w:hanging="720"/>
      </w:pPr>
      <w:r w:rsidRPr="00750692">
        <w:t xml:space="preserve">Freis, S.D., &amp; Hansen-Brown, A.A. (2021). Justifications of entitlement in grandiose and vulnerable narcissism: The roles of injustice and superiority. </w:t>
      </w:r>
      <w:r w:rsidRPr="00750692">
        <w:rPr>
          <w:i/>
        </w:rPr>
        <w:t>Personality and individual differences, 168</w:t>
      </w:r>
      <w:r w:rsidRPr="00750692">
        <w:t xml:space="preserve">, 110345. </w:t>
      </w:r>
    </w:p>
    <w:p w14:paraId="1C2249A2" w14:textId="77777777" w:rsidR="00750692" w:rsidRPr="00750692" w:rsidRDefault="00750692" w:rsidP="00750692">
      <w:pPr>
        <w:pStyle w:val="EndNoteBibliography"/>
      </w:pPr>
    </w:p>
    <w:p w14:paraId="54B93C90" w14:textId="77777777" w:rsidR="00750692" w:rsidRPr="00750692" w:rsidRDefault="00750692" w:rsidP="00750692">
      <w:pPr>
        <w:pStyle w:val="EndNoteBibliography"/>
        <w:ind w:left="720" w:hanging="720"/>
      </w:pPr>
      <w:r w:rsidRPr="00750692">
        <w:t xml:space="preserve">Friend, R.M., &amp; Gilbert, J. (1973). Threat and fear of negative evaluation as determinants of locus of social comparison. </w:t>
      </w:r>
      <w:r w:rsidRPr="00750692">
        <w:rPr>
          <w:i/>
        </w:rPr>
        <w:t>Journal of personality</w:t>
      </w:r>
      <w:r w:rsidRPr="00750692">
        <w:t xml:space="preserve">. </w:t>
      </w:r>
    </w:p>
    <w:p w14:paraId="217EAF7C" w14:textId="77777777" w:rsidR="00750692" w:rsidRPr="00750692" w:rsidRDefault="00750692" w:rsidP="00750692">
      <w:pPr>
        <w:pStyle w:val="EndNoteBibliography"/>
      </w:pPr>
    </w:p>
    <w:p w14:paraId="432F091A" w14:textId="77777777" w:rsidR="00750692" w:rsidRPr="00750692" w:rsidRDefault="00750692" w:rsidP="00750692">
      <w:pPr>
        <w:pStyle w:val="EndNoteBibliography"/>
        <w:ind w:left="720" w:hanging="720"/>
      </w:pPr>
      <w:r w:rsidRPr="00750692">
        <w:t xml:space="preserve">Frieswijk, N., et al. (2004a). The effect of social comparison information on the life satisfaction of frail older persons. </w:t>
      </w:r>
      <w:r w:rsidRPr="00750692">
        <w:rPr>
          <w:i/>
        </w:rPr>
        <w:t>Psychology and aging, 19</w:t>
      </w:r>
      <w:r w:rsidRPr="00750692">
        <w:t xml:space="preserve">(1), 183. </w:t>
      </w:r>
    </w:p>
    <w:p w14:paraId="1F7B9AC7" w14:textId="77777777" w:rsidR="00750692" w:rsidRPr="00750692" w:rsidRDefault="00750692" w:rsidP="00750692">
      <w:pPr>
        <w:pStyle w:val="EndNoteBibliography"/>
      </w:pPr>
    </w:p>
    <w:p w14:paraId="107D5B4F" w14:textId="77777777" w:rsidR="00750692" w:rsidRPr="00750692" w:rsidRDefault="00750692" w:rsidP="00750692">
      <w:pPr>
        <w:pStyle w:val="EndNoteBibliography"/>
        <w:ind w:left="720" w:hanging="720"/>
      </w:pPr>
      <w:r w:rsidRPr="00750692">
        <w:t xml:space="preserve">Frieswijk, N., et al. (2004b). The interpretation of social comparison and its relation to life satisfaction among elderly people: Does frailty make a difference? </w:t>
      </w:r>
      <w:r w:rsidRPr="00750692">
        <w:rPr>
          <w:i/>
        </w:rPr>
        <w:t>The Journals of Gerontology Series B: Psychological Sciences and Social Sciences, 59</w:t>
      </w:r>
      <w:r w:rsidRPr="00750692">
        <w:t xml:space="preserve">(5), P250-P257. </w:t>
      </w:r>
    </w:p>
    <w:p w14:paraId="79E192DB" w14:textId="77777777" w:rsidR="00750692" w:rsidRPr="00750692" w:rsidRDefault="00750692" w:rsidP="00750692">
      <w:pPr>
        <w:pStyle w:val="EndNoteBibliography"/>
      </w:pPr>
    </w:p>
    <w:p w14:paraId="6DC0DBEE" w14:textId="77777777" w:rsidR="00750692" w:rsidRPr="00750692" w:rsidRDefault="00750692" w:rsidP="00750692">
      <w:pPr>
        <w:pStyle w:val="EndNoteBibliography"/>
        <w:ind w:left="720" w:hanging="720"/>
      </w:pPr>
      <w:r w:rsidRPr="00750692">
        <w:t xml:space="preserve">Frijda, N.H. (1986). </w:t>
      </w:r>
      <w:r w:rsidRPr="00750692">
        <w:rPr>
          <w:i/>
        </w:rPr>
        <w:t>The emotions</w:t>
      </w:r>
      <w:r w:rsidRPr="00750692">
        <w:t xml:space="preserve">. Cambridge University Press. </w:t>
      </w:r>
    </w:p>
    <w:p w14:paraId="271FAC9C" w14:textId="77777777" w:rsidR="00750692" w:rsidRPr="00750692" w:rsidRDefault="00750692" w:rsidP="00750692">
      <w:pPr>
        <w:pStyle w:val="EndNoteBibliography"/>
      </w:pPr>
    </w:p>
    <w:p w14:paraId="36832B94" w14:textId="77777777" w:rsidR="00750692" w:rsidRPr="00750692" w:rsidRDefault="00750692" w:rsidP="00750692">
      <w:pPr>
        <w:pStyle w:val="EndNoteBibliography"/>
        <w:ind w:left="720" w:hanging="720"/>
      </w:pPr>
      <w:r w:rsidRPr="00750692">
        <w:t xml:space="preserve">Gerber, J.P., et al. (2018). A social comparison theory meta-analysis 60+ years on. </w:t>
      </w:r>
      <w:r w:rsidRPr="00750692">
        <w:rPr>
          <w:i/>
        </w:rPr>
        <w:t>Psychological bulletin, 144</w:t>
      </w:r>
      <w:r w:rsidRPr="00750692">
        <w:t xml:space="preserve">(2), 177. </w:t>
      </w:r>
    </w:p>
    <w:p w14:paraId="5F39814B" w14:textId="77777777" w:rsidR="00750692" w:rsidRPr="00750692" w:rsidRDefault="00750692" w:rsidP="00750692">
      <w:pPr>
        <w:pStyle w:val="EndNoteBibliography"/>
      </w:pPr>
    </w:p>
    <w:p w14:paraId="015256FE" w14:textId="77777777" w:rsidR="00750692" w:rsidRPr="00750692" w:rsidRDefault="00750692" w:rsidP="00750692">
      <w:pPr>
        <w:pStyle w:val="EndNoteBibliography"/>
        <w:ind w:left="720" w:hanging="720"/>
      </w:pPr>
      <w:r w:rsidRPr="00750692">
        <w:t xml:space="preserve">Gerrard, M., &amp; Gibbons, F. (2013). Health images and their effects on health behavior. </w:t>
      </w:r>
      <w:r w:rsidRPr="00750692">
        <w:rPr>
          <w:i/>
        </w:rPr>
        <w:t>Health, coping, and well-being: Perspectives from social comparison theory, 63</w:t>
      </w:r>
      <w:r w:rsidRPr="00750692">
        <w:t xml:space="preserve">. </w:t>
      </w:r>
    </w:p>
    <w:p w14:paraId="000992F3" w14:textId="77777777" w:rsidR="00750692" w:rsidRPr="00750692" w:rsidRDefault="00750692" w:rsidP="00750692">
      <w:pPr>
        <w:pStyle w:val="EndNoteBibliography"/>
      </w:pPr>
    </w:p>
    <w:p w14:paraId="09B8C84C" w14:textId="77777777" w:rsidR="00750692" w:rsidRPr="00750692" w:rsidRDefault="00750692" w:rsidP="00750692">
      <w:pPr>
        <w:pStyle w:val="EndNoteBibliography"/>
        <w:ind w:left="720" w:hanging="720"/>
      </w:pPr>
      <w:r w:rsidRPr="00750692">
        <w:t xml:space="preserve">Gibbons, F.X. (1986). Social comparison and depression: company's effect on misery. </w:t>
      </w:r>
      <w:r w:rsidRPr="00750692">
        <w:rPr>
          <w:i/>
        </w:rPr>
        <w:t>Journal of personality and social psychology, 51</w:t>
      </w:r>
      <w:r w:rsidRPr="00750692">
        <w:t xml:space="preserve">(1), 140. </w:t>
      </w:r>
    </w:p>
    <w:p w14:paraId="4A7EF19B" w14:textId="77777777" w:rsidR="00750692" w:rsidRPr="00750692" w:rsidRDefault="00750692" w:rsidP="00750692">
      <w:pPr>
        <w:pStyle w:val="EndNoteBibliography"/>
      </w:pPr>
    </w:p>
    <w:p w14:paraId="2CABF453" w14:textId="77777777" w:rsidR="00750692" w:rsidRPr="00750692" w:rsidRDefault="00750692" w:rsidP="00750692">
      <w:pPr>
        <w:pStyle w:val="EndNoteBibliography"/>
        <w:ind w:left="720" w:hanging="720"/>
      </w:pPr>
      <w:r w:rsidRPr="00750692">
        <w:t xml:space="preserve">Gibbons, F.X., &amp; Buunk, B.P. (1999). Individual differences in social comparison: development of a scale of social comparison orientation. </w:t>
      </w:r>
      <w:r w:rsidRPr="00750692">
        <w:rPr>
          <w:i/>
        </w:rPr>
        <w:t>Journal of personality and social psychology, 76</w:t>
      </w:r>
      <w:r w:rsidRPr="00750692">
        <w:t xml:space="preserve">(1), 129. </w:t>
      </w:r>
    </w:p>
    <w:p w14:paraId="4411B575" w14:textId="77777777" w:rsidR="00750692" w:rsidRPr="00750692" w:rsidRDefault="00750692" w:rsidP="00750692">
      <w:pPr>
        <w:pStyle w:val="EndNoteBibliography"/>
      </w:pPr>
    </w:p>
    <w:p w14:paraId="074617FF" w14:textId="77777777" w:rsidR="00750692" w:rsidRPr="00750692" w:rsidRDefault="00750692" w:rsidP="00750692">
      <w:pPr>
        <w:pStyle w:val="EndNoteBibliography"/>
        <w:ind w:left="720" w:hanging="720"/>
      </w:pPr>
      <w:r w:rsidRPr="00750692">
        <w:t xml:space="preserve">Gilbert, D.T., et al. (1995). When comparisons arise. </w:t>
      </w:r>
      <w:r w:rsidRPr="00750692">
        <w:rPr>
          <w:i/>
        </w:rPr>
        <w:t>Journal of personality and social psychology, 69</w:t>
      </w:r>
      <w:r w:rsidRPr="00750692">
        <w:t xml:space="preserve">(2), 227. </w:t>
      </w:r>
    </w:p>
    <w:p w14:paraId="2BEA1D34" w14:textId="77777777" w:rsidR="00750692" w:rsidRPr="00750692" w:rsidRDefault="00750692" w:rsidP="00750692">
      <w:pPr>
        <w:pStyle w:val="EndNoteBibliography"/>
      </w:pPr>
    </w:p>
    <w:p w14:paraId="33C193FB" w14:textId="77777777" w:rsidR="00750692" w:rsidRPr="00750692" w:rsidRDefault="00750692" w:rsidP="00750692">
      <w:pPr>
        <w:pStyle w:val="EndNoteBibliography"/>
        <w:ind w:left="720" w:hanging="720"/>
      </w:pPr>
      <w:r w:rsidRPr="00750692">
        <w:t xml:space="preserve">Gonzales, A.L., &amp; Hancock, J.T. (2011). Mirror, mirror on my Facebook wall: Effects of exposure to Facebook on self-esteem. </w:t>
      </w:r>
      <w:r w:rsidRPr="00750692">
        <w:rPr>
          <w:i/>
        </w:rPr>
        <w:t>Cyberpsychology, behavior, and social networking, 14</w:t>
      </w:r>
      <w:r w:rsidRPr="00750692">
        <w:t xml:space="preserve">(1-2), 79-83. </w:t>
      </w:r>
    </w:p>
    <w:p w14:paraId="33BE5BC9" w14:textId="77777777" w:rsidR="00750692" w:rsidRPr="00750692" w:rsidRDefault="00750692" w:rsidP="00750692">
      <w:pPr>
        <w:pStyle w:val="EndNoteBibliography"/>
      </w:pPr>
    </w:p>
    <w:p w14:paraId="7C61717F" w14:textId="77777777" w:rsidR="00750692" w:rsidRPr="00750692" w:rsidRDefault="00750692" w:rsidP="00750692">
      <w:pPr>
        <w:pStyle w:val="EndNoteBibliography"/>
        <w:ind w:left="720" w:hanging="720"/>
      </w:pPr>
      <w:r w:rsidRPr="00750692">
        <w:t xml:space="preserve">Guyer, J.J., &amp; Vaughan-Johnston, T.I. (2020). Social comparisons (upward and downward). In </w:t>
      </w:r>
      <w:r w:rsidRPr="00750692">
        <w:rPr>
          <w:i/>
        </w:rPr>
        <w:t>Encyclopedia of personality and individual differences</w:t>
      </w:r>
      <w:r w:rsidRPr="00750692">
        <w:t xml:space="preserve"> (pp. 5011-5015). Springer. </w:t>
      </w:r>
    </w:p>
    <w:p w14:paraId="1F1D9974" w14:textId="77777777" w:rsidR="00750692" w:rsidRPr="00750692" w:rsidRDefault="00750692" w:rsidP="00750692">
      <w:pPr>
        <w:pStyle w:val="EndNoteBibliography"/>
      </w:pPr>
    </w:p>
    <w:p w14:paraId="6072A6BE" w14:textId="77777777" w:rsidR="00750692" w:rsidRPr="00750692" w:rsidRDefault="00750692" w:rsidP="00750692">
      <w:pPr>
        <w:pStyle w:val="EndNoteBibliography"/>
        <w:ind w:left="720" w:hanging="720"/>
      </w:pPr>
      <w:r w:rsidRPr="00750692">
        <w:t xml:space="preserve">Haferkamp, N., &amp; Krämer, N.C. (2011). Social comparison 2.0: Examining the effects of online profiles on social-networking sites. </w:t>
      </w:r>
      <w:r w:rsidRPr="00750692">
        <w:rPr>
          <w:i/>
        </w:rPr>
        <w:t>Cyberpsychology, behavior, and social networking, 14</w:t>
      </w:r>
      <w:r w:rsidRPr="00750692">
        <w:t xml:space="preserve">(5), 309-314. </w:t>
      </w:r>
    </w:p>
    <w:p w14:paraId="570B4C22" w14:textId="77777777" w:rsidR="00750692" w:rsidRPr="00750692" w:rsidRDefault="00750692" w:rsidP="00750692">
      <w:pPr>
        <w:pStyle w:val="EndNoteBibliography"/>
      </w:pPr>
    </w:p>
    <w:p w14:paraId="6B9C9755" w14:textId="77777777" w:rsidR="00750692" w:rsidRPr="00750692" w:rsidRDefault="00750692" w:rsidP="00750692">
      <w:pPr>
        <w:pStyle w:val="EndNoteBibliography"/>
        <w:ind w:left="720" w:hanging="720"/>
      </w:pPr>
      <w:r w:rsidRPr="00750692">
        <w:t xml:space="preserve">Hair, J.F. (2009). Multivariate data analysis. </w:t>
      </w:r>
    </w:p>
    <w:p w14:paraId="071638B1" w14:textId="77777777" w:rsidR="00750692" w:rsidRPr="00750692" w:rsidRDefault="00750692" w:rsidP="00750692">
      <w:pPr>
        <w:pStyle w:val="EndNoteBibliography"/>
      </w:pPr>
    </w:p>
    <w:p w14:paraId="0A20572D" w14:textId="77777777" w:rsidR="00750692" w:rsidRPr="00750692" w:rsidRDefault="00750692" w:rsidP="00750692">
      <w:pPr>
        <w:pStyle w:val="EndNoteBibliography"/>
        <w:ind w:left="720" w:hanging="720"/>
      </w:pPr>
      <w:r w:rsidRPr="00750692">
        <w:t xml:space="preserve">Hakmiller, K.L. (1966). Threat as a determinant of downward comparison. </w:t>
      </w:r>
      <w:r w:rsidRPr="00750692">
        <w:rPr>
          <w:i/>
        </w:rPr>
        <w:t>Journal of Experimental Social Psychology, 1</w:t>
      </w:r>
      <w:r w:rsidRPr="00750692">
        <w:t xml:space="preserve">, 32-39. </w:t>
      </w:r>
    </w:p>
    <w:p w14:paraId="117C4280" w14:textId="77777777" w:rsidR="00750692" w:rsidRPr="00750692" w:rsidRDefault="00750692" w:rsidP="00750692">
      <w:pPr>
        <w:pStyle w:val="EndNoteBibliography"/>
      </w:pPr>
    </w:p>
    <w:p w14:paraId="33749C01" w14:textId="77777777" w:rsidR="00750692" w:rsidRPr="00750692" w:rsidRDefault="00750692" w:rsidP="00750692">
      <w:pPr>
        <w:pStyle w:val="EndNoteBibliography"/>
        <w:ind w:left="720" w:hanging="720"/>
      </w:pPr>
      <w:r w:rsidRPr="00750692">
        <w:t xml:space="preserve">Hallquist, M.N., &amp; Wiley, J.F. (2018). MplusAutomation: An R package for facilitating large-scale latent variable analyses in M plus. </w:t>
      </w:r>
      <w:r w:rsidRPr="00750692">
        <w:rPr>
          <w:i/>
        </w:rPr>
        <w:t>Structural equation modeling: a multidisciplinary journal, 25</w:t>
      </w:r>
      <w:r w:rsidRPr="00750692">
        <w:t xml:space="preserve">(4), 621-638. </w:t>
      </w:r>
    </w:p>
    <w:p w14:paraId="3D7CC497" w14:textId="77777777" w:rsidR="00750692" w:rsidRPr="00750692" w:rsidRDefault="00750692" w:rsidP="00750692">
      <w:pPr>
        <w:pStyle w:val="EndNoteBibliography"/>
      </w:pPr>
    </w:p>
    <w:p w14:paraId="5AB115C2" w14:textId="77777777" w:rsidR="00750692" w:rsidRPr="00750692" w:rsidRDefault="00750692" w:rsidP="00750692">
      <w:pPr>
        <w:pStyle w:val="EndNoteBibliography"/>
        <w:ind w:left="720" w:hanging="720"/>
      </w:pPr>
      <w:r w:rsidRPr="00750692">
        <w:t xml:space="preserve">Harman, H.H. (1976). </w:t>
      </w:r>
      <w:r w:rsidRPr="00750692">
        <w:rPr>
          <w:i/>
        </w:rPr>
        <w:t>Modern factor analysis</w:t>
      </w:r>
      <w:r w:rsidRPr="00750692">
        <w:t xml:space="preserve">. University of Chicago press. </w:t>
      </w:r>
    </w:p>
    <w:p w14:paraId="4FE322B7" w14:textId="77777777" w:rsidR="00750692" w:rsidRPr="00750692" w:rsidRDefault="00750692" w:rsidP="00750692">
      <w:pPr>
        <w:pStyle w:val="EndNoteBibliography"/>
      </w:pPr>
    </w:p>
    <w:p w14:paraId="04E94D4D" w14:textId="77777777" w:rsidR="00750692" w:rsidRPr="00750692" w:rsidRDefault="00750692" w:rsidP="00750692">
      <w:pPr>
        <w:pStyle w:val="EndNoteBibliography"/>
        <w:ind w:left="720" w:hanging="720"/>
      </w:pPr>
      <w:r w:rsidRPr="00750692">
        <w:t xml:space="preserve">Hayes, A.F. (2017). </w:t>
      </w:r>
      <w:r w:rsidRPr="00750692">
        <w:rPr>
          <w:i/>
        </w:rPr>
        <w:t>Introduction to mediation, moderation, and conditional process analysis: A regression-based approach</w:t>
      </w:r>
      <w:r w:rsidRPr="00750692">
        <w:t xml:space="preserve">. Guilford publications. </w:t>
      </w:r>
    </w:p>
    <w:p w14:paraId="1A25B2C0" w14:textId="77777777" w:rsidR="00750692" w:rsidRPr="00750692" w:rsidRDefault="00750692" w:rsidP="00750692">
      <w:pPr>
        <w:pStyle w:val="EndNoteBibliography"/>
      </w:pPr>
    </w:p>
    <w:p w14:paraId="4DD3FA93" w14:textId="77777777" w:rsidR="00750692" w:rsidRPr="00750692" w:rsidRDefault="00750692" w:rsidP="00750692">
      <w:pPr>
        <w:pStyle w:val="EndNoteBibliography"/>
        <w:ind w:left="720" w:hanging="720"/>
      </w:pPr>
      <w:r w:rsidRPr="00750692">
        <w:t xml:space="preserve">Headey, B., &amp; Wearing, A. (1988). The sense of relative superiority—central to well-being. </w:t>
      </w:r>
      <w:r w:rsidRPr="00750692">
        <w:rPr>
          <w:i/>
        </w:rPr>
        <w:t>Social Indicators Research, 20</w:t>
      </w:r>
      <w:r w:rsidRPr="00750692">
        <w:t xml:space="preserve">, 497-516. </w:t>
      </w:r>
    </w:p>
    <w:p w14:paraId="45BBBC9A" w14:textId="77777777" w:rsidR="00750692" w:rsidRPr="00750692" w:rsidRDefault="00750692" w:rsidP="00750692">
      <w:pPr>
        <w:pStyle w:val="EndNoteBibliography"/>
      </w:pPr>
    </w:p>
    <w:p w14:paraId="5E0F7E22" w14:textId="77777777" w:rsidR="00750692" w:rsidRPr="00750692" w:rsidRDefault="00750692" w:rsidP="00750692">
      <w:pPr>
        <w:pStyle w:val="EndNoteBibliography"/>
        <w:ind w:left="720" w:hanging="720"/>
      </w:pPr>
      <w:r w:rsidRPr="00750692">
        <w:t xml:space="preserve">Hemphill, K.J., &amp; Lehman, D.R. (1991). Social comparisons and their affective consequences: The importance of comparison dimension and individual difference variables. </w:t>
      </w:r>
      <w:r w:rsidRPr="00750692">
        <w:rPr>
          <w:i/>
        </w:rPr>
        <w:t>Journal of Social and Clinical Psychology, 10</w:t>
      </w:r>
      <w:r w:rsidRPr="00750692">
        <w:t xml:space="preserve">(4), 372-394. </w:t>
      </w:r>
    </w:p>
    <w:p w14:paraId="681F312D" w14:textId="77777777" w:rsidR="00750692" w:rsidRPr="00750692" w:rsidRDefault="00750692" w:rsidP="00750692">
      <w:pPr>
        <w:pStyle w:val="EndNoteBibliography"/>
      </w:pPr>
    </w:p>
    <w:p w14:paraId="45166632" w14:textId="77777777" w:rsidR="00750692" w:rsidRPr="00750692" w:rsidRDefault="00750692" w:rsidP="00750692">
      <w:pPr>
        <w:pStyle w:val="EndNoteBibliography"/>
        <w:ind w:left="720" w:hanging="720"/>
      </w:pPr>
      <w:r w:rsidRPr="00750692">
        <w:t>Hill, S.E., &amp; Buss, D.M. (2006). Envy and positi</w:t>
      </w:r>
      <w:r w:rsidRPr="00750692">
        <w:rPr>
          <w:rFonts w:hint="eastAsia"/>
        </w:rPr>
        <w:t xml:space="preserve">onal bias in the evolutionary psychology of management. </w:t>
      </w:r>
      <w:r w:rsidRPr="00750692">
        <w:rPr>
          <w:rFonts w:hint="eastAsia"/>
          <w:i/>
        </w:rPr>
        <w:t>Managerial and Decision Economics, 27</w:t>
      </w:r>
      <w:r w:rsidRPr="00750692">
        <w:rPr>
          <w:rFonts w:hint="eastAsia"/>
        </w:rPr>
        <w:t>(2</w:t>
      </w:r>
      <w:r w:rsidRPr="00750692">
        <w:rPr>
          <w:rFonts w:hint="eastAsia"/>
        </w:rPr>
        <w:t>‐</w:t>
      </w:r>
      <w:r w:rsidRPr="00750692">
        <w:rPr>
          <w:rFonts w:hint="eastAsia"/>
        </w:rPr>
        <w:t xml:space="preserve">3), 131-143. </w:t>
      </w:r>
    </w:p>
    <w:p w14:paraId="582E687E" w14:textId="77777777" w:rsidR="00750692" w:rsidRPr="00750692" w:rsidRDefault="00750692" w:rsidP="00750692">
      <w:pPr>
        <w:pStyle w:val="EndNoteBibliography"/>
      </w:pPr>
    </w:p>
    <w:p w14:paraId="42AD0081" w14:textId="77777777" w:rsidR="00750692" w:rsidRPr="00750692" w:rsidRDefault="00750692" w:rsidP="00750692">
      <w:pPr>
        <w:pStyle w:val="EndNoteBibliography"/>
        <w:ind w:left="720" w:hanging="720"/>
      </w:pPr>
      <w:r w:rsidRPr="00750692">
        <w:t xml:space="preserve">Holtmann, J., et al. (2016). A comparison of ML, WLSMV, and Bayesian methods for multilevel structural equation models in small samples: A simulation study. </w:t>
      </w:r>
      <w:r w:rsidRPr="00750692">
        <w:rPr>
          <w:i/>
        </w:rPr>
        <w:t>Multivariate behavioral research, 51</w:t>
      </w:r>
      <w:r w:rsidRPr="00750692">
        <w:t xml:space="preserve">(5), 661-680. </w:t>
      </w:r>
    </w:p>
    <w:p w14:paraId="4E9B8B68" w14:textId="77777777" w:rsidR="00750692" w:rsidRPr="00750692" w:rsidRDefault="00750692" w:rsidP="00750692">
      <w:pPr>
        <w:pStyle w:val="EndNoteBibliography"/>
      </w:pPr>
    </w:p>
    <w:p w14:paraId="730ACBE5" w14:textId="77777777" w:rsidR="00750692" w:rsidRPr="00750692" w:rsidRDefault="00750692" w:rsidP="00750692">
      <w:pPr>
        <w:pStyle w:val="EndNoteBibliography"/>
        <w:ind w:left="720" w:hanging="720"/>
      </w:pPr>
      <w:r w:rsidRPr="00750692">
        <w:t xml:space="preserve">Hoorens, V. (1993). Self-enhancement and superiority biases in social comparison. </w:t>
      </w:r>
      <w:r w:rsidRPr="00750692">
        <w:rPr>
          <w:i/>
        </w:rPr>
        <w:t>European review of social psychology, 4</w:t>
      </w:r>
      <w:r w:rsidRPr="00750692">
        <w:t xml:space="preserve">(1), 113-139. </w:t>
      </w:r>
    </w:p>
    <w:p w14:paraId="402C75B7" w14:textId="77777777" w:rsidR="00750692" w:rsidRPr="00750692" w:rsidRDefault="00750692" w:rsidP="00750692">
      <w:pPr>
        <w:pStyle w:val="EndNoteBibliography"/>
      </w:pPr>
    </w:p>
    <w:p w14:paraId="3217F7A8" w14:textId="77777777" w:rsidR="00750692" w:rsidRPr="00750692" w:rsidRDefault="00750692" w:rsidP="00750692">
      <w:pPr>
        <w:pStyle w:val="EndNoteBibliography"/>
        <w:ind w:left="720" w:hanging="720"/>
      </w:pPr>
      <w:r w:rsidRPr="00750692">
        <w:t xml:space="preserve">Jang, K., et al. (2016). Social comparison on Facebook: Its antecedents and psychological outcomes. </w:t>
      </w:r>
      <w:r w:rsidRPr="00750692">
        <w:rPr>
          <w:i/>
        </w:rPr>
        <w:t>Computers in Human Behavior, 62</w:t>
      </w:r>
      <w:r w:rsidRPr="00750692">
        <w:t xml:space="preserve">, 147-154. </w:t>
      </w:r>
    </w:p>
    <w:p w14:paraId="67D58A4F" w14:textId="77777777" w:rsidR="00750692" w:rsidRPr="00750692" w:rsidRDefault="00750692" w:rsidP="00750692">
      <w:pPr>
        <w:pStyle w:val="EndNoteBibliography"/>
      </w:pPr>
    </w:p>
    <w:p w14:paraId="69DAFC03" w14:textId="77777777" w:rsidR="00750692" w:rsidRPr="00750692" w:rsidRDefault="00750692" w:rsidP="00750692">
      <w:pPr>
        <w:pStyle w:val="EndNoteBibliography"/>
        <w:ind w:left="720" w:hanging="720"/>
      </w:pPr>
      <w:r w:rsidRPr="00750692">
        <w:t xml:space="preserve">Kalpidou, M., et al. (2011). The relationship between Facebook and the well-being of undergraduate college students. </w:t>
      </w:r>
      <w:r w:rsidRPr="00750692">
        <w:rPr>
          <w:i/>
        </w:rPr>
        <w:t>Cyberpsychology, behavior, and social networking, 14</w:t>
      </w:r>
      <w:r w:rsidRPr="00750692">
        <w:t xml:space="preserve">(4), 183-189. </w:t>
      </w:r>
    </w:p>
    <w:p w14:paraId="38AFECF3" w14:textId="77777777" w:rsidR="00750692" w:rsidRPr="00750692" w:rsidRDefault="00750692" w:rsidP="00750692">
      <w:pPr>
        <w:pStyle w:val="EndNoteBibliography"/>
      </w:pPr>
    </w:p>
    <w:p w14:paraId="403255B0" w14:textId="77777777" w:rsidR="00750692" w:rsidRPr="00750692" w:rsidRDefault="00750692" w:rsidP="00750692">
      <w:pPr>
        <w:pStyle w:val="EndNoteBibliography"/>
        <w:ind w:left="720" w:hanging="720"/>
      </w:pPr>
      <w:r w:rsidRPr="00750692">
        <w:t xml:space="preserve">Kim, H., et al. (2017). Social comparison, personal relative deprivation, and materialism. </w:t>
      </w:r>
      <w:r w:rsidRPr="00750692">
        <w:rPr>
          <w:i/>
        </w:rPr>
        <w:t>British Journal of Social Psychology, 56</w:t>
      </w:r>
      <w:r w:rsidRPr="00750692">
        <w:t xml:space="preserve">(2), 373-392. </w:t>
      </w:r>
    </w:p>
    <w:p w14:paraId="451AC1FE" w14:textId="77777777" w:rsidR="00750692" w:rsidRPr="00750692" w:rsidRDefault="00750692" w:rsidP="00750692">
      <w:pPr>
        <w:pStyle w:val="EndNoteBibliography"/>
      </w:pPr>
    </w:p>
    <w:p w14:paraId="1A8FFED9" w14:textId="77777777" w:rsidR="00750692" w:rsidRPr="00750692" w:rsidRDefault="00750692" w:rsidP="00750692">
      <w:pPr>
        <w:pStyle w:val="EndNoteBibliography"/>
        <w:ind w:left="720" w:hanging="720"/>
      </w:pPr>
      <w:r w:rsidRPr="00750692">
        <w:t xml:space="preserve">Kim, H., et al. (2018). Social comparison processes in the experience of personal relative deprivation. </w:t>
      </w:r>
      <w:r w:rsidRPr="00750692">
        <w:rPr>
          <w:i/>
        </w:rPr>
        <w:t>Journal of Applied Social Psychology, 48</w:t>
      </w:r>
      <w:r w:rsidRPr="00750692">
        <w:t xml:space="preserve">(9), 519-532. </w:t>
      </w:r>
    </w:p>
    <w:p w14:paraId="5FCE8750" w14:textId="77777777" w:rsidR="00750692" w:rsidRPr="00750692" w:rsidRDefault="00750692" w:rsidP="00750692">
      <w:pPr>
        <w:pStyle w:val="EndNoteBibliography"/>
      </w:pPr>
    </w:p>
    <w:p w14:paraId="11F10862" w14:textId="77777777" w:rsidR="00750692" w:rsidRPr="00750692" w:rsidRDefault="00750692" w:rsidP="00750692">
      <w:pPr>
        <w:pStyle w:val="EndNoteBibliography"/>
        <w:ind w:left="720" w:hanging="720"/>
      </w:pPr>
      <w:r w:rsidRPr="00750692">
        <w:t xml:space="preserve">Kim, H., et al. (2021). The contributions of social comparison to social network site addiction. </w:t>
      </w:r>
      <w:r w:rsidRPr="00750692">
        <w:rPr>
          <w:i/>
        </w:rPr>
        <w:t>PLoS One, 16</w:t>
      </w:r>
      <w:r w:rsidRPr="00750692">
        <w:t xml:space="preserve">(10), e0257795. </w:t>
      </w:r>
    </w:p>
    <w:p w14:paraId="0557D5E4" w14:textId="77777777" w:rsidR="00750692" w:rsidRPr="00750692" w:rsidRDefault="00750692" w:rsidP="00750692">
      <w:pPr>
        <w:pStyle w:val="EndNoteBibliography"/>
      </w:pPr>
    </w:p>
    <w:p w14:paraId="702AF30D" w14:textId="77777777" w:rsidR="00750692" w:rsidRPr="00750692" w:rsidRDefault="00750692" w:rsidP="00750692">
      <w:pPr>
        <w:pStyle w:val="EndNoteBibliography"/>
        <w:ind w:left="720" w:hanging="720"/>
      </w:pPr>
      <w:r w:rsidRPr="00750692">
        <w:t xml:space="preserve">Klein, W.M. (1997). Objective standards are not enough: affective, self-evaluative, and behavioral responses to social comparison information. </w:t>
      </w:r>
      <w:r w:rsidRPr="00750692">
        <w:rPr>
          <w:i/>
        </w:rPr>
        <w:t>Journal of personality and social psychology, 72</w:t>
      </w:r>
      <w:r w:rsidRPr="00750692">
        <w:t xml:space="preserve">(4), 763. </w:t>
      </w:r>
    </w:p>
    <w:p w14:paraId="37E71618" w14:textId="77777777" w:rsidR="00750692" w:rsidRPr="00750692" w:rsidRDefault="00750692" w:rsidP="00750692">
      <w:pPr>
        <w:pStyle w:val="EndNoteBibliography"/>
      </w:pPr>
    </w:p>
    <w:p w14:paraId="4A90914D" w14:textId="77777777" w:rsidR="00750692" w:rsidRPr="00750692" w:rsidRDefault="00750692" w:rsidP="00750692">
      <w:pPr>
        <w:pStyle w:val="EndNoteBibliography"/>
        <w:ind w:left="720" w:hanging="720"/>
      </w:pPr>
      <w:r w:rsidRPr="00750692">
        <w:t xml:space="preserve">Krasnova, H., et al. (2013). Envy on Facebook: a hidden threat to users’ life satisfaction? </w:t>
      </w:r>
    </w:p>
    <w:p w14:paraId="097F13C3" w14:textId="77777777" w:rsidR="00750692" w:rsidRPr="00750692" w:rsidRDefault="00750692" w:rsidP="00750692">
      <w:pPr>
        <w:pStyle w:val="EndNoteBibliography"/>
      </w:pPr>
    </w:p>
    <w:p w14:paraId="4B7E7447" w14:textId="77777777" w:rsidR="00750692" w:rsidRPr="00750692" w:rsidRDefault="00750692" w:rsidP="00750692">
      <w:pPr>
        <w:pStyle w:val="EndNoteBibliography"/>
        <w:ind w:left="720" w:hanging="720"/>
      </w:pPr>
      <w:r w:rsidRPr="00750692">
        <w:t xml:space="preserve">Krizan, Z., &amp; Bushman, B.J. (2011). Better than my loved ones: Social comparison tendencies among narcissists. </w:t>
      </w:r>
      <w:r w:rsidRPr="00750692">
        <w:rPr>
          <w:i/>
        </w:rPr>
        <w:t>Personality and individual differences, 50</w:t>
      </w:r>
      <w:r w:rsidRPr="00750692">
        <w:t xml:space="preserve">(2), 212-216. </w:t>
      </w:r>
    </w:p>
    <w:p w14:paraId="1D36F4E1" w14:textId="77777777" w:rsidR="00750692" w:rsidRPr="00750692" w:rsidRDefault="00750692" w:rsidP="00750692">
      <w:pPr>
        <w:pStyle w:val="EndNoteBibliography"/>
      </w:pPr>
    </w:p>
    <w:p w14:paraId="21B3A6CE" w14:textId="77777777" w:rsidR="00750692" w:rsidRPr="00750692" w:rsidRDefault="00750692" w:rsidP="00750692">
      <w:pPr>
        <w:pStyle w:val="EndNoteBibliography"/>
        <w:ind w:left="720" w:hanging="720"/>
      </w:pPr>
      <w:r w:rsidRPr="00750692">
        <w:t xml:space="preserve">Kross, E., et al. (2013). Facebook use predicts declines in subjective well-being in young adults. </w:t>
      </w:r>
      <w:r w:rsidRPr="00750692">
        <w:rPr>
          <w:i/>
        </w:rPr>
        <w:t>PLoS One, 8</w:t>
      </w:r>
      <w:r w:rsidRPr="00750692">
        <w:t xml:space="preserve">(8), e69841. </w:t>
      </w:r>
    </w:p>
    <w:p w14:paraId="62EF31D6" w14:textId="77777777" w:rsidR="00750692" w:rsidRPr="00750692" w:rsidRDefault="00750692" w:rsidP="00750692">
      <w:pPr>
        <w:pStyle w:val="EndNoteBibliography"/>
      </w:pPr>
    </w:p>
    <w:p w14:paraId="1EE96F28" w14:textId="77777777" w:rsidR="00750692" w:rsidRPr="00750692" w:rsidRDefault="00750692" w:rsidP="00750692">
      <w:pPr>
        <w:pStyle w:val="EndNoteBibliography"/>
        <w:ind w:left="720" w:hanging="720"/>
      </w:pPr>
      <w:r w:rsidRPr="00750692">
        <w:t xml:space="preserve">Kulik, J.A., &amp; Gump, B.B. (1997). Affective reactions to social comparison: The effects of relative performance and related attributes information about another person. </w:t>
      </w:r>
      <w:r w:rsidRPr="00750692">
        <w:rPr>
          <w:i/>
        </w:rPr>
        <w:t>Personality and Social Psychology Bulletin, 23</w:t>
      </w:r>
      <w:r w:rsidRPr="00750692">
        <w:t xml:space="preserve">(5), 452-468. </w:t>
      </w:r>
    </w:p>
    <w:p w14:paraId="278CCC39" w14:textId="77777777" w:rsidR="00750692" w:rsidRPr="00750692" w:rsidRDefault="00750692" w:rsidP="00750692">
      <w:pPr>
        <w:pStyle w:val="EndNoteBibliography"/>
      </w:pPr>
    </w:p>
    <w:p w14:paraId="5199DB88" w14:textId="77777777" w:rsidR="00750692" w:rsidRPr="00750692" w:rsidRDefault="00750692" w:rsidP="00750692">
      <w:pPr>
        <w:pStyle w:val="EndNoteBibliography"/>
        <w:ind w:left="720" w:hanging="720"/>
      </w:pPr>
      <w:r w:rsidRPr="00750692">
        <w:t xml:space="preserve">Lawlor, D.A., et al. (2005). Life-course socioeconomic position, area deprivation, and coronary heart disease: findings from the British Women’s Heart and Health Study. </w:t>
      </w:r>
      <w:r w:rsidRPr="00750692">
        <w:rPr>
          <w:i/>
        </w:rPr>
        <w:t>American journal of public health, 95</w:t>
      </w:r>
      <w:r w:rsidRPr="00750692">
        <w:t xml:space="preserve">(1), 91-97. </w:t>
      </w:r>
    </w:p>
    <w:p w14:paraId="74FBC6D0" w14:textId="77777777" w:rsidR="00750692" w:rsidRPr="00750692" w:rsidRDefault="00750692" w:rsidP="00750692">
      <w:pPr>
        <w:pStyle w:val="EndNoteBibliography"/>
      </w:pPr>
    </w:p>
    <w:p w14:paraId="6B7423F2" w14:textId="77777777" w:rsidR="00750692" w:rsidRPr="00750692" w:rsidRDefault="00750692" w:rsidP="00750692">
      <w:pPr>
        <w:pStyle w:val="EndNoteBibliography"/>
        <w:ind w:left="720" w:hanging="720"/>
      </w:pPr>
      <w:r w:rsidRPr="00750692">
        <w:t xml:space="preserve">Lazarus, R.S. (1991). </w:t>
      </w:r>
      <w:r w:rsidRPr="00750692">
        <w:rPr>
          <w:i/>
        </w:rPr>
        <w:t>Emotion and adaptation</w:t>
      </w:r>
      <w:r w:rsidRPr="00750692">
        <w:t xml:space="preserve">. Oxford University Press. </w:t>
      </w:r>
    </w:p>
    <w:p w14:paraId="005E35F7" w14:textId="77777777" w:rsidR="00750692" w:rsidRPr="00750692" w:rsidRDefault="00750692" w:rsidP="00750692">
      <w:pPr>
        <w:pStyle w:val="EndNoteBibliography"/>
      </w:pPr>
    </w:p>
    <w:p w14:paraId="410D67EB" w14:textId="77777777" w:rsidR="00750692" w:rsidRPr="00750692" w:rsidRDefault="00750692" w:rsidP="00750692">
      <w:pPr>
        <w:pStyle w:val="EndNoteBibliography"/>
        <w:ind w:left="720" w:hanging="720"/>
      </w:pPr>
      <w:r w:rsidRPr="00750692">
        <w:t xml:space="preserve">Lee, S.Y. (2014). How do people compare themselves with others on social network sites?: The case of Facebook. </w:t>
      </w:r>
      <w:r w:rsidRPr="00750692">
        <w:rPr>
          <w:i/>
        </w:rPr>
        <w:t>Computers in Human Behavior, 32</w:t>
      </w:r>
      <w:r w:rsidRPr="00750692">
        <w:t xml:space="preserve">, 253-260. </w:t>
      </w:r>
    </w:p>
    <w:p w14:paraId="6D2C719C" w14:textId="77777777" w:rsidR="00750692" w:rsidRPr="00750692" w:rsidRDefault="00750692" w:rsidP="00750692">
      <w:pPr>
        <w:pStyle w:val="EndNoteBibliography"/>
      </w:pPr>
    </w:p>
    <w:p w14:paraId="62B8F2B7" w14:textId="77777777" w:rsidR="00750692" w:rsidRPr="00750692" w:rsidRDefault="00750692" w:rsidP="00750692">
      <w:pPr>
        <w:pStyle w:val="EndNoteBibliography"/>
        <w:ind w:left="720" w:hanging="720"/>
      </w:pPr>
      <w:r w:rsidRPr="00750692">
        <w:t xml:space="preserve">Liang, H., et al. (2007). Assimilation of enterprise systems: the effect of institutional pressures and the mediating role of top management. </w:t>
      </w:r>
      <w:r w:rsidRPr="00750692">
        <w:rPr>
          <w:i/>
        </w:rPr>
        <w:t>MIS quarterly</w:t>
      </w:r>
      <w:r w:rsidRPr="00750692">
        <w:t xml:space="preserve">, 59-87. </w:t>
      </w:r>
    </w:p>
    <w:p w14:paraId="0F49481A" w14:textId="77777777" w:rsidR="00750692" w:rsidRPr="00750692" w:rsidRDefault="00750692" w:rsidP="00750692">
      <w:pPr>
        <w:pStyle w:val="EndNoteBibliography"/>
      </w:pPr>
    </w:p>
    <w:p w14:paraId="3A986279" w14:textId="77777777" w:rsidR="00750692" w:rsidRPr="00750692" w:rsidRDefault="00750692" w:rsidP="00750692">
      <w:pPr>
        <w:pStyle w:val="EndNoteBibliography"/>
        <w:ind w:left="720" w:hanging="720"/>
      </w:pPr>
      <w:r w:rsidRPr="00750692">
        <w:t xml:space="preserve">Lintott, S. (2016). Superiority in humor theory. </w:t>
      </w:r>
      <w:r w:rsidRPr="00750692">
        <w:rPr>
          <w:i/>
        </w:rPr>
        <w:t>The Journal of Aesthetics and Art Criticism, 74</w:t>
      </w:r>
      <w:r w:rsidRPr="00750692">
        <w:t xml:space="preserve">(4), 347-358. </w:t>
      </w:r>
    </w:p>
    <w:p w14:paraId="3017B47D" w14:textId="77777777" w:rsidR="00750692" w:rsidRPr="00750692" w:rsidRDefault="00750692" w:rsidP="00750692">
      <w:pPr>
        <w:pStyle w:val="EndNoteBibliography"/>
      </w:pPr>
    </w:p>
    <w:p w14:paraId="45162709" w14:textId="77777777" w:rsidR="00750692" w:rsidRPr="00750692" w:rsidRDefault="00750692" w:rsidP="00750692">
      <w:pPr>
        <w:pStyle w:val="EndNoteBibliography"/>
        <w:ind w:left="720" w:hanging="720"/>
      </w:pPr>
      <w:r w:rsidRPr="00750692">
        <w:t xml:space="preserve">Liu, Q.-Q., et al. (2017). Upward social comparison on social network sites and depressive symptoms: A moderated mediation model of self-esteem and optimism. </w:t>
      </w:r>
      <w:r w:rsidRPr="00750692">
        <w:rPr>
          <w:i/>
        </w:rPr>
        <w:t>Personality and individual differences, 113</w:t>
      </w:r>
      <w:r w:rsidRPr="00750692">
        <w:t xml:space="preserve">, 223-228. </w:t>
      </w:r>
    </w:p>
    <w:p w14:paraId="3CE42AE1" w14:textId="77777777" w:rsidR="00750692" w:rsidRPr="00750692" w:rsidRDefault="00750692" w:rsidP="00750692">
      <w:pPr>
        <w:pStyle w:val="EndNoteBibliography"/>
      </w:pPr>
    </w:p>
    <w:p w14:paraId="7BE03043" w14:textId="77777777" w:rsidR="00750692" w:rsidRPr="00750692" w:rsidRDefault="00750692" w:rsidP="00750692">
      <w:pPr>
        <w:pStyle w:val="EndNoteBibliography"/>
        <w:ind w:left="720" w:hanging="720"/>
      </w:pPr>
      <w:r w:rsidRPr="00750692">
        <w:rPr>
          <w:rFonts w:hint="eastAsia"/>
        </w:rPr>
        <w:t xml:space="preserve">Luo, Q. (2023). </w:t>
      </w:r>
      <w:r w:rsidRPr="00750692">
        <w:rPr>
          <w:rFonts w:hint="eastAsia"/>
        </w:rPr>
        <w:t>无处不在的比较</w:t>
      </w:r>
      <w:r w:rsidRPr="00750692">
        <w:rPr>
          <w:rFonts w:hint="eastAsia"/>
        </w:rPr>
        <w:t>:</w:t>
      </w:r>
      <w:r w:rsidRPr="00750692">
        <w:rPr>
          <w:rFonts w:hint="eastAsia"/>
        </w:rPr>
        <w:t>微信朋友圈中自我呈现与同辈压力分析</w:t>
      </w:r>
      <w:r w:rsidRPr="00750692">
        <w:rPr>
          <w:rFonts w:hint="eastAsia"/>
        </w:rPr>
        <w:t xml:space="preserve">. </w:t>
      </w:r>
      <w:r w:rsidRPr="00750692">
        <w:rPr>
          <w:rFonts w:hint="eastAsia"/>
          <w:i/>
        </w:rPr>
        <w:t>科技传播</w:t>
      </w:r>
      <w:r w:rsidRPr="00750692">
        <w:rPr>
          <w:rFonts w:hint="eastAsia"/>
          <w:i/>
        </w:rPr>
        <w:t>, 15</w:t>
      </w:r>
      <w:r w:rsidRPr="00750692">
        <w:rPr>
          <w:rFonts w:hint="eastAsia"/>
        </w:rPr>
        <w:t xml:space="preserve">(3), 106-108. </w:t>
      </w:r>
    </w:p>
    <w:p w14:paraId="75522E27" w14:textId="77777777" w:rsidR="00750692" w:rsidRPr="00750692" w:rsidRDefault="00750692" w:rsidP="00750692">
      <w:pPr>
        <w:pStyle w:val="EndNoteBibliography"/>
      </w:pPr>
    </w:p>
    <w:p w14:paraId="1C5C363D" w14:textId="77777777" w:rsidR="00750692" w:rsidRPr="00750692" w:rsidRDefault="00750692" w:rsidP="00750692">
      <w:pPr>
        <w:pStyle w:val="EndNoteBibliography"/>
        <w:ind w:left="720" w:hanging="720"/>
      </w:pPr>
      <w:r w:rsidRPr="00750692">
        <w:t xml:space="preserve">MacKinnon, D.P. (2012). </w:t>
      </w:r>
      <w:r w:rsidRPr="00750692">
        <w:rPr>
          <w:i/>
        </w:rPr>
        <w:t>Introduction to statistical mediation analysis</w:t>
      </w:r>
      <w:r w:rsidRPr="00750692">
        <w:t xml:space="preserve">. Routledge. </w:t>
      </w:r>
    </w:p>
    <w:p w14:paraId="570E28AA" w14:textId="77777777" w:rsidR="00750692" w:rsidRPr="00750692" w:rsidRDefault="00750692" w:rsidP="00750692">
      <w:pPr>
        <w:pStyle w:val="EndNoteBibliography"/>
      </w:pPr>
    </w:p>
    <w:p w14:paraId="4EB6A65D" w14:textId="77777777" w:rsidR="00750692" w:rsidRPr="00750692" w:rsidRDefault="00750692" w:rsidP="00750692">
      <w:pPr>
        <w:pStyle w:val="EndNoteBibliography"/>
        <w:ind w:left="720" w:hanging="720"/>
      </w:pPr>
      <w:r w:rsidRPr="00750692">
        <w:t xml:space="preserve">Manago, A.M., et al. (2008). Self-presentation and gender on MySpace. </w:t>
      </w:r>
      <w:r w:rsidRPr="00750692">
        <w:rPr>
          <w:i/>
        </w:rPr>
        <w:t>Journal of Applied Developmental Psychology, 29</w:t>
      </w:r>
      <w:r w:rsidRPr="00750692">
        <w:t xml:space="preserve">(6), 446-458. </w:t>
      </w:r>
    </w:p>
    <w:p w14:paraId="702D29F4" w14:textId="77777777" w:rsidR="00750692" w:rsidRPr="00750692" w:rsidRDefault="00750692" w:rsidP="00750692">
      <w:pPr>
        <w:pStyle w:val="EndNoteBibliography"/>
      </w:pPr>
    </w:p>
    <w:p w14:paraId="276D939C" w14:textId="77777777" w:rsidR="00750692" w:rsidRPr="00750692" w:rsidRDefault="00750692" w:rsidP="00750692">
      <w:pPr>
        <w:pStyle w:val="EndNoteBibliography"/>
        <w:ind w:left="720" w:hanging="720"/>
      </w:pPr>
      <w:r w:rsidRPr="00750692">
        <w:t xml:space="preserve">Manago, A.M., et al. (2012). Me and my 400 friends: the anatomy of college students' Facebook networks, their communication patterns, and well-being. </w:t>
      </w:r>
      <w:r w:rsidRPr="00750692">
        <w:rPr>
          <w:i/>
        </w:rPr>
        <w:t>Developmental psychology, 48</w:t>
      </w:r>
      <w:r w:rsidRPr="00750692">
        <w:t xml:space="preserve">(2), 369. </w:t>
      </w:r>
    </w:p>
    <w:p w14:paraId="5EABB950" w14:textId="77777777" w:rsidR="00750692" w:rsidRPr="00750692" w:rsidRDefault="00750692" w:rsidP="00750692">
      <w:pPr>
        <w:pStyle w:val="EndNoteBibliography"/>
      </w:pPr>
    </w:p>
    <w:p w14:paraId="48BCFBF8" w14:textId="77777777" w:rsidR="00750692" w:rsidRPr="00750692" w:rsidRDefault="00750692" w:rsidP="00750692">
      <w:pPr>
        <w:pStyle w:val="EndNoteBibliography"/>
        <w:ind w:left="720" w:hanging="720"/>
      </w:pPr>
      <w:r w:rsidRPr="00750692">
        <w:t xml:space="preserve">McLoone, P., &amp; Boddy, F.A. (1994). Deprivation and mortality in Scotland, 1981 and 1991. </w:t>
      </w:r>
      <w:r w:rsidRPr="00750692">
        <w:rPr>
          <w:i/>
        </w:rPr>
        <w:t>Bmj, 309</w:t>
      </w:r>
      <w:r w:rsidRPr="00750692">
        <w:t xml:space="preserve">(6967), 1465-1470. </w:t>
      </w:r>
    </w:p>
    <w:p w14:paraId="4D308702" w14:textId="77777777" w:rsidR="00750692" w:rsidRPr="00750692" w:rsidRDefault="00750692" w:rsidP="00750692">
      <w:pPr>
        <w:pStyle w:val="EndNoteBibliography"/>
      </w:pPr>
    </w:p>
    <w:p w14:paraId="0A60B8B4" w14:textId="77777777" w:rsidR="00750692" w:rsidRPr="00750692" w:rsidRDefault="00750692" w:rsidP="00750692">
      <w:pPr>
        <w:pStyle w:val="EndNoteBibliography"/>
        <w:ind w:left="720" w:hanging="720"/>
      </w:pPr>
      <w:r w:rsidRPr="00750692">
        <w:t xml:space="preserve">Meier, A., &amp; Schäfer, S. (2018). The positive side of social comparison on social network sites: How envy can drive inspiration on Instagram. </w:t>
      </w:r>
      <w:r w:rsidRPr="00750692">
        <w:rPr>
          <w:i/>
        </w:rPr>
        <w:t>Cyberpsychology, behavior, and social networking, 21</w:t>
      </w:r>
      <w:r w:rsidRPr="00750692">
        <w:t xml:space="preserve">(7), 411-417. </w:t>
      </w:r>
    </w:p>
    <w:p w14:paraId="34800C72" w14:textId="77777777" w:rsidR="00750692" w:rsidRPr="00750692" w:rsidRDefault="00750692" w:rsidP="00750692">
      <w:pPr>
        <w:pStyle w:val="EndNoteBibliography"/>
      </w:pPr>
    </w:p>
    <w:p w14:paraId="4AD2702D" w14:textId="77777777" w:rsidR="00750692" w:rsidRPr="00750692" w:rsidRDefault="00750692" w:rsidP="00750692">
      <w:pPr>
        <w:pStyle w:val="EndNoteBibliography"/>
        <w:ind w:left="720" w:hanging="720"/>
      </w:pPr>
      <w:r w:rsidRPr="00750692">
        <w:t xml:space="preserve">Miller, B.K., &amp; Simmering, M.J. (2023). Attitude toward the color blue: An ideal marker variable. </w:t>
      </w:r>
      <w:r w:rsidRPr="00750692">
        <w:rPr>
          <w:i/>
        </w:rPr>
        <w:t>Organizational research methods, 26</w:t>
      </w:r>
      <w:r w:rsidRPr="00750692">
        <w:t xml:space="preserve">(3), 409-440. </w:t>
      </w:r>
    </w:p>
    <w:p w14:paraId="08EDC59C" w14:textId="77777777" w:rsidR="00750692" w:rsidRPr="00750692" w:rsidRDefault="00750692" w:rsidP="00750692">
      <w:pPr>
        <w:pStyle w:val="EndNoteBibliography"/>
      </w:pPr>
    </w:p>
    <w:p w14:paraId="2CD486E5" w14:textId="77777777" w:rsidR="00750692" w:rsidRPr="00750692" w:rsidRDefault="00750692" w:rsidP="00750692">
      <w:pPr>
        <w:pStyle w:val="EndNoteBibliography"/>
        <w:ind w:left="720" w:hanging="720"/>
      </w:pPr>
      <w:r w:rsidRPr="00750692">
        <w:t xml:space="preserve">Morse, S., &amp; Gergen, K.J. (1970). Social comparison, self-consistency, and the concept of self. </w:t>
      </w:r>
      <w:r w:rsidRPr="00750692">
        <w:rPr>
          <w:i/>
        </w:rPr>
        <w:t>Journal of personality and social psychology, 16</w:t>
      </w:r>
      <w:r w:rsidRPr="00750692">
        <w:t xml:space="preserve">(1), 148. </w:t>
      </w:r>
    </w:p>
    <w:p w14:paraId="0EA8C1BB" w14:textId="77777777" w:rsidR="00750692" w:rsidRPr="00750692" w:rsidRDefault="00750692" w:rsidP="00750692">
      <w:pPr>
        <w:pStyle w:val="EndNoteBibliography"/>
      </w:pPr>
    </w:p>
    <w:p w14:paraId="1AF5DBDB" w14:textId="77777777" w:rsidR="00750692" w:rsidRPr="00750692" w:rsidRDefault="00750692" w:rsidP="00750692">
      <w:pPr>
        <w:pStyle w:val="EndNoteBibliography"/>
        <w:ind w:left="720" w:hanging="720"/>
      </w:pPr>
      <w:r w:rsidRPr="00750692">
        <w:t xml:space="preserve">Muise, A., et al. (2009). More information than you ever wanted: Does Facebook bring out the green-eyed monster of jealousy? </w:t>
      </w:r>
      <w:r w:rsidRPr="00750692">
        <w:rPr>
          <w:i/>
        </w:rPr>
        <w:t>CyberPsychology &amp; behavior, 12</w:t>
      </w:r>
      <w:r w:rsidRPr="00750692">
        <w:t xml:space="preserve">(4), 441-444. </w:t>
      </w:r>
    </w:p>
    <w:p w14:paraId="50D95A40" w14:textId="77777777" w:rsidR="00750692" w:rsidRPr="00750692" w:rsidRDefault="00750692" w:rsidP="00750692">
      <w:pPr>
        <w:pStyle w:val="EndNoteBibliography"/>
      </w:pPr>
    </w:p>
    <w:p w14:paraId="1F9AE416" w14:textId="77777777" w:rsidR="00750692" w:rsidRPr="00750692" w:rsidRDefault="00750692" w:rsidP="00750692">
      <w:pPr>
        <w:pStyle w:val="EndNoteBibliography"/>
        <w:ind w:left="720" w:hanging="720"/>
      </w:pPr>
      <w:r w:rsidRPr="00750692">
        <w:t xml:space="preserve">Mussweiler, T., et al. (2006). The why, who, and how of social comparison: A social-cognition perspective. </w:t>
      </w:r>
      <w:r w:rsidRPr="00750692">
        <w:rPr>
          <w:i/>
        </w:rPr>
        <w:t>Social comparison and social psychology: Understanding cognition, intergroup relations, and culture</w:t>
      </w:r>
      <w:r w:rsidRPr="00750692">
        <w:t xml:space="preserve">, 33-54. </w:t>
      </w:r>
    </w:p>
    <w:p w14:paraId="1AC165D7" w14:textId="77777777" w:rsidR="00750692" w:rsidRPr="00750692" w:rsidRDefault="00750692" w:rsidP="00750692">
      <w:pPr>
        <w:pStyle w:val="EndNoteBibliography"/>
      </w:pPr>
    </w:p>
    <w:p w14:paraId="58904123" w14:textId="77777777" w:rsidR="00750692" w:rsidRPr="00750692" w:rsidRDefault="00750692" w:rsidP="00750692">
      <w:pPr>
        <w:pStyle w:val="EndNoteBibliography"/>
        <w:ind w:left="720" w:hanging="720"/>
      </w:pPr>
      <w:r w:rsidRPr="00750692">
        <w:t xml:space="preserve">Muthén, B., &amp; Muthén, L. (2017). Mplus. In </w:t>
      </w:r>
      <w:r w:rsidRPr="00750692">
        <w:rPr>
          <w:i/>
        </w:rPr>
        <w:t>Handbook of item response theory</w:t>
      </w:r>
      <w:r w:rsidRPr="00750692">
        <w:t xml:space="preserve"> (pp. 507-518). Chapman and Hall/CRC. </w:t>
      </w:r>
    </w:p>
    <w:p w14:paraId="2776A66B" w14:textId="77777777" w:rsidR="00750692" w:rsidRPr="00750692" w:rsidRDefault="00750692" w:rsidP="00750692">
      <w:pPr>
        <w:pStyle w:val="EndNoteBibliography"/>
      </w:pPr>
    </w:p>
    <w:p w14:paraId="27A74451" w14:textId="77777777" w:rsidR="00750692" w:rsidRPr="00750692" w:rsidRDefault="00750692" w:rsidP="00750692">
      <w:pPr>
        <w:pStyle w:val="EndNoteBibliography"/>
        <w:ind w:left="720" w:hanging="720"/>
      </w:pPr>
      <w:r w:rsidRPr="00750692">
        <w:t xml:space="preserve">Nesi, J., &amp; Prinstein, M.J. (2015). Using social media for social comparison and feedback-seeking: Gender and popularity moderate associations with depressive symptoms. </w:t>
      </w:r>
      <w:r w:rsidRPr="00750692">
        <w:rPr>
          <w:i/>
        </w:rPr>
        <w:t>Journal of abnormal child psychology, 43</w:t>
      </w:r>
      <w:r w:rsidRPr="00750692">
        <w:t xml:space="preserve">, 1427-1438. </w:t>
      </w:r>
    </w:p>
    <w:p w14:paraId="0002C044" w14:textId="77777777" w:rsidR="00750692" w:rsidRPr="00750692" w:rsidRDefault="00750692" w:rsidP="00750692">
      <w:pPr>
        <w:pStyle w:val="EndNoteBibliography"/>
      </w:pPr>
    </w:p>
    <w:p w14:paraId="726D6F90" w14:textId="77777777" w:rsidR="00750692" w:rsidRPr="00750692" w:rsidRDefault="00750692" w:rsidP="00750692">
      <w:pPr>
        <w:pStyle w:val="EndNoteBibliography"/>
        <w:ind w:left="720" w:hanging="720"/>
      </w:pPr>
      <w:r w:rsidRPr="00750692">
        <w:rPr>
          <w:rFonts w:hint="eastAsia"/>
        </w:rPr>
        <w:t xml:space="preserve">Nie, L., et al. (2013). </w:t>
      </w:r>
      <w:r w:rsidRPr="00750692">
        <w:rPr>
          <w:rFonts w:hint="eastAsia"/>
        </w:rPr>
        <w:t>微信朋友圈</w:t>
      </w:r>
      <w:r w:rsidRPr="00750692">
        <w:rPr>
          <w:rFonts w:hint="eastAsia"/>
        </w:rPr>
        <w:t>:</w:t>
      </w:r>
      <w:r w:rsidRPr="00750692">
        <w:rPr>
          <w:rFonts w:hint="eastAsia"/>
        </w:rPr>
        <w:t>社会网络视角下的虚拟社区</w:t>
      </w:r>
      <w:r w:rsidRPr="00750692">
        <w:rPr>
          <w:rFonts w:hint="eastAsia"/>
        </w:rPr>
        <w:t xml:space="preserve">. </w:t>
      </w:r>
      <w:r w:rsidRPr="00750692">
        <w:rPr>
          <w:rFonts w:hint="eastAsia"/>
          <w:i/>
        </w:rPr>
        <w:t>新闻记者</w:t>
      </w:r>
      <w:r w:rsidRPr="00750692">
        <w:rPr>
          <w:rFonts w:hint="eastAsia"/>
        </w:rPr>
        <w:t xml:space="preserve">(5), 5. </w:t>
      </w:r>
    </w:p>
    <w:p w14:paraId="0CF79FBC" w14:textId="77777777" w:rsidR="00750692" w:rsidRPr="00750692" w:rsidRDefault="00750692" w:rsidP="00750692">
      <w:pPr>
        <w:pStyle w:val="EndNoteBibliography"/>
      </w:pPr>
    </w:p>
    <w:p w14:paraId="2ADDCCBD" w14:textId="77777777" w:rsidR="00750692" w:rsidRPr="00750692" w:rsidRDefault="00750692" w:rsidP="00750692">
      <w:pPr>
        <w:pStyle w:val="EndNoteBibliography"/>
        <w:ind w:left="720" w:hanging="720"/>
      </w:pPr>
      <w:r w:rsidRPr="00750692">
        <w:t xml:space="preserve">Nunnally, J.C., &amp; Bernstein, I.H. (1994). Psychometric Theory New York. </w:t>
      </w:r>
      <w:r w:rsidRPr="00750692">
        <w:rPr>
          <w:i/>
        </w:rPr>
        <w:t>NY: McGraw-Hill</w:t>
      </w:r>
      <w:r w:rsidRPr="00750692">
        <w:t xml:space="preserve">. </w:t>
      </w:r>
    </w:p>
    <w:p w14:paraId="312A6A80" w14:textId="77777777" w:rsidR="00750692" w:rsidRPr="00750692" w:rsidRDefault="00750692" w:rsidP="00750692">
      <w:pPr>
        <w:pStyle w:val="EndNoteBibliography"/>
      </w:pPr>
    </w:p>
    <w:p w14:paraId="37090274" w14:textId="77777777" w:rsidR="00750692" w:rsidRPr="00750692" w:rsidRDefault="00750692" w:rsidP="00750692">
      <w:pPr>
        <w:pStyle w:val="EndNoteBibliography"/>
        <w:ind w:left="720" w:hanging="720"/>
      </w:pPr>
      <w:r w:rsidRPr="00750692">
        <w:t xml:space="preserve">Olkin, I., et al. (2012). GOSH–a graphical display of study heterogeneity. </w:t>
      </w:r>
      <w:r w:rsidRPr="00750692">
        <w:rPr>
          <w:i/>
        </w:rPr>
        <w:t>Research synthesis methods, 3</w:t>
      </w:r>
      <w:r w:rsidRPr="00750692">
        <w:t xml:space="preserve">(3), 214-223. </w:t>
      </w:r>
    </w:p>
    <w:p w14:paraId="48605F30" w14:textId="77777777" w:rsidR="00750692" w:rsidRPr="00750692" w:rsidRDefault="00750692" w:rsidP="00750692">
      <w:pPr>
        <w:pStyle w:val="EndNoteBibliography"/>
      </w:pPr>
    </w:p>
    <w:p w14:paraId="65E03490" w14:textId="77777777" w:rsidR="00750692" w:rsidRPr="00750692" w:rsidRDefault="00750692" w:rsidP="00750692">
      <w:pPr>
        <w:pStyle w:val="EndNoteBibliography"/>
        <w:ind w:left="720" w:hanging="720"/>
      </w:pPr>
      <w:r w:rsidRPr="00750692">
        <w:t xml:space="preserve">Olson, J.M., &amp; Hazlewood, J.D. (2014). Relative deprivation and social comparison: An integrative perspective. In </w:t>
      </w:r>
      <w:r w:rsidRPr="00750692">
        <w:rPr>
          <w:i/>
        </w:rPr>
        <w:t>Relative deprivation and social comparison</w:t>
      </w:r>
      <w:r w:rsidRPr="00750692">
        <w:t xml:space="preserve"> (pp. 1-15). Psychology Press. </w:t>
      </w:r>
    </w:p>
    <w:p w14:paraId="639A4539" w14:textId="77777777" w:rsidR="00750692" w:rsidRPr="00750692" w:rsidRDefault="00750692" w:rsidP="00750692">
      <w:pPr>
        <w:pStyle w:val="EndNoteBibliography"/>
      </w:pPr>
    </w:p>
    <w:p w14:paraId="5DE1223C" w14:textId="77777777" w:rsidR="00750692" w:rsidRPr="00750692" w:rsidRDefault="00750692" w:rsidP="00750692">
      <w:pPr>
        <w:pStyle w:val="EndNoteBibliography"/>
        <w:ind w:left="720" w:hanging="720"/>
      </w:pPr>
      <w:r w:rsidRPr="00750692">
        <w:t xml:space="preserve">Ortony, A., et al. (1988). The Cognitive structure of emotions cambridge. </w:t>
      </w:r>
      <w:r w:rsidRPr="00750692">
        <w:rPr>
          <w:i/>
        </w:rPr>
        <w:t>UK: Cambridge University Press9</w:t>
      </w:r>
      <w:r w:rsidRPr="00750692">
        <w:t xml:space="preserve">. </w:t>
      </w:r>
    </w:p>
    <w:p w14:paraId="798B8F81" w14:textId="77777777" w:rsidR="00750692" w:rsidRPr="00750692" w:rsidRDefault="00750692" w:rsidP="00750692">
      <w:pPr>
        <w:pStyle w:val="EndNoteBibliography"/>
      </w:pPr>
    </w:p>
    <w:p w14:paraId="6A8CC62E" w14:textId="77777777" w:rsidR="00750692" w:rsidRPr="00750692" w:rsidRDefault="00750692" w:rsidP="00750692">
      <w:pPr>
        <w:pStyle w:val="EndNoteBibliography"/>
        <w:ind w:left="720" w:hanging="720"/>
      </w:pPr>
      <w:r w:rsidRPr="00750692">
        <w:t xml:space="preserve">Osborne, D., et al. (2012). More than a feeling: Discrete emotions mediate the relationship between relative deprivation and reactions to workplace furloughs. </w:t>
      </w:r>
      <w:r w:rsidRPr="00750692">
        <w:rPr>
          <w:i/>
        </w:rPr>
        <w:t>Personality and Social Psychology Bulletin, 38</w:t>
      </w:r>
      <w:r w:rsidRPr="00750692">
        <w:t xml:space="preserve">(5), 628-641. </w:t>
      </w:r>
    </w:p>
    <w:p w14:paraId="3270954A" w14:textId="77777777" w:rsidR="00750692" w:rsidRPr="00750692" w:rsidRDefault="00750692" w:rsidP="00750692">
      <w:pPr>
        <w:pStyle w:val="EndNoteBibliography"/>
      </w:pPr>
    </w:p>
    <w:p w14:paraId="375F7BE0" w14:textId="77777777" w:rsidR="00750692" w:rsidRPr="00750692" w:rsidRDefault="00750692" w:rsidP="00750692">
      <w:pPr>
        <w:pStyle w:val="EndNoteBibliography"/>
        <w:ind w:left="720" w:hanging="720"/>
      </w:pPr>
      <w:r w:rsidRPr="00750692">
        <w:t xml:space="preserve">Parrott, W.G., &amp; Smith, R.H. (1993). Distinguishing the experiences of envy and jealousy. </w:t>
      </w:r>
      <w:r w:rsidRPr="00750692">
        <w:rPr>
          <w:i/>
        </w:rPr>
        <w:t>Journal of personality and social psychology, 64</w:t>
      </w:r>
      <w:r w:rsidRPr="00750692">
        <w:t xml:space="preserve">(6), 906. </w:t>
      </w:r>
    </w:p>
    <w:p w14:paraId="1787109A" w14:textId="77777777" w:rsidR="00750692" w:rsidRPr="00750692" w:rsidRDefault="00750692" w:rsidP="00750692">
      <w:pPr>
        <w:pStyle w:val="EndNoteBibliography"/>
      </w:pPr>
    </w:p>
    <w:p w14:paraId="3E6473A8" w14:textId="77777777" w:rsidR="00750692" w:rsidRPr="00750692" w:rsidRDefault="00750692" w:rsidP="00750692">
      <w:pPr>
        <w:pStyle w:val="EndNoteBibliography"/>
        <w:ind w:left="720" w:hanging="720"/>
      </w:pPr>
      <w:r w:rsidRPr="00750692">
        <w:t xml:space="preserve">Pera, A. (2018). Psychopathological processes involved in social comparison, depression, and envy on Facebook. </w:t>
      </w:r>
      <w:r w:rsidRPr="00750692">
        <w:rPr>
          <w:i/>
        </w:rPr>
        <w:t>Frontiers in psychology, 9</w:t>
      </w:r>
      <w:r w:rsidRPr="00750692">
        <w:t xml:space="preserve">, 22. </w:t>
      </w:r>
    </w:p>
    <w:p w14:paraId="0D68CF8D" w14:textId="77777777" w:rsidR="00750692" w:rsidRPr="00750692" w:rsidRDefault="00750692" w:rsidP="00750692">
      <w:pPr>
        <w:pStyle w:val="EndNoteBibliography"/>
      </w:pPr>
    </w:p>
    <w:p w14:paraId="57BED067" w14:textId="77777777" w:rsidR="00750692" w:rsidRPr="00750692" w:rsidRDefault="00750692" w:rsidP="00750692">
      <w:pPr>
        <w:pStyle w:val="EndNoteBibliography"/>
        <w:ind w:left="720" w:hanging="720"/>
      </w:pPr>
      <w:r w:rsidRPr="00750692">
        <w:t xml:space="preserve">Podder, N. (1996). Relative deprivation, envy and economic inequality. </w:t>
      </w:r>
      <w:r w:rsidRPr="00750692">
        <w:rPr>
          <w:i/>
        </w:rPr>
        <w:t>Kyklos, 49</w:t>
      </w:r>
      <w:r w:rsidRPr="00750692">
        <w:t xml:space="preserve">(3), 353-376. </w:t>
      </w:r>
    </w:p>
    <w:p w14:paraId="1B890B2B" w14:textId="77777777" w:rsidR="00750692" w:rsidRPr="00750692" w:rsidRDefault="00750692" w:rsidP="00750692">
      <w:pPr>
        <w:pStyle w:val="EndNoteBibliography"/>
      </w:pPr>
    </w:p>
    <w:p w14:paraId="3F08DE1B" w14:textId="77777777" w:rsidR="00750692" w:rsidRPr="00750692" w:rsidRDefault="00750692" w:rsidP="00750692">
      <w:pPr>
        <w:pStyle w:val="EndNoteBibliography"/>
        <w:ind w:left="720" w:hanging="720"/>
      </w:pPr>
      <w:r w:rsidRPr="00750692">
        <w:t xml:space="preserve">Podsakoff, P.M., et al. (2003). Common method biases in behavioral research: a critical review of the literature and recommended remedies. </w:t>
      </w:r>
      <w:r w:rsidRPr="00750692">
        <w:rPr>
          <w:i/>
        </w:rPr>
        <w:t>Journal of applied psychology, 88</w:t>
      </w:r>
      <w:r w:rsidRPr="00750692">
        <w:t xml:space="preserve">(5), 879. </w:t>
      </w:r>
    </w:p>
    <w:p w14:paraId="1CE9DF13" w14:textId="77777777" w:rsidR="00750692" w:rsidRPr="00750692" w:rsidRDefault="00750692" w:rsidP="00750692">
      <w:pPr>
        <w:pStyle w:val="EndNoteBibliography"/>
      </w:pPr>
    </w:p>
    <w:p w14:paraId="00CE7FBF" w14:textId="7B3DDC9B" w:rsidR="00750692" w:rsidRPr="00750692" w:rsidRDefault="00750692" w:rsidP="00750692">
      <w:pPr>
        <w:pStyle w:val="EndNoteBibliography"/>
        <w:ind w:left="720" w:hanging="720"/>
      </w:pPr>
      <w:r w:rsidRPr="00750692">
        <w:t xml:space="preserve">R Core Team. (2023). R: A Language and Environment for Statistical Computing. </w:t>
      </w:r>
      <w:hyperlink r:id="rId46" w:history="1">
        <w:r w:rsidRPr="00750692">
          <w:rPr>
            <w:rStyle w:val="a6"/>
          </w:rPr>
          <w:t>https://www.R-project.org/</w:t>
        </w:r>
      </w:hyperlink>
      <w:r w:rsidRPr="00750692">
        <w:t xml:space="preserve"> </w:t>
      </w:r>
    </w:p>
    <w:p w14:paraId="702DA8E1" w14:textId="77777777" w:rsidR="00750692" w:rsidRPr="00750692" w:rsidRDefault="00750692" w:rsidP="00750692">
      <w:pPr>
        <w:pStyle w:val="EndNoteBibliography"/>
      </w:pPr>
    </w:p>
    <w:p w14:paraId="0C217798" w14:textId="77777777" w:rsidR="00750692" w:rsidRPr="00750692" w:rsidRDefault="00750692" w:rsidP="00750692">
      <w:pPr>
        <w:pStyle w:val="EndNoteBibliography"/>
        <w:ind w:left="720" w:hanging="720"/>
      </w:pPr>
      <w:r w:rsidRPr="00750692">
        <w:t>[Record #166 is using a reference type undefined in this output style.]</w:t>
      </w:r>
    </w:p>
    <w:p w14:paraId="408750FB" w14:textId="77777777" w:rsidR="00750692" w:rsidRPr="00750692" w:rsidRDefault="00750692" w:rsidP="00750692">
      <w:pPr>
        <w:pStyle w:val="EndNoteBibliography"/>
      </w:pPr>
    </w:p>
    <w:p w14:paraId="3CE3359D" w14:textId="77777777" w:rsidR="00750692" w:rsidRPr="00750692" w:rsidRDefault="00750692" w:rsidP="00750692">
      <w:pPr>
        <w:pStyle w:val="EndNoteBibliography"/>
        <w:ind w:left="720" w:hanging="720"/>
      </w:pPr>
      <w:r w:rsidRPr="00750692">
        <w:t xml:space="preserve">Robinson, A., et al. (2019). Social comparisons, social media addiction, and social interaction: An examination of specific social media behaviors related to major depressive disorder in a millennial population. </w:t>
      </w:r>
      <w:r w:rsidRPr="00750692">
        <w:rPr>
          <w:i/>
        </w:rPr>
        <w:t>Journal of Applied Biobehavioral Research, 24</w:t>
      </w:r>
      <w:r w:rsidRPr="00750692">
        <w:t xml:space="preserve">(1), e12158. </w:t>
      </w:r>
    </w:p>
    <w:p w14:paraId="7262001E" w14:textId="77777777" w:rsidR="00750692" w:rsidRPr="00750692" w:rsidRDefault="00750692" w:rsidP="00750692">
      <w:pPr>
        <w:pStyle w:val="EndNoteBibliography"/>
      </w:pPr>
    </w:p>
    <w:p w14:paraId="301B7282" w14:textId="77777777" w:rsidR="00750692" w:rsidRPr="00750692" w:rsidRDefault="00750692" w:rsidP="00750692">
      <w:pPr>
        <w:pStyle w:val="EndNoteBibliography"/>
        <w:ind w:left="720" w:hanging="720"/>
      </w:pPr>
      <w:r w:rsidRPr="00750692">
        <w:t xml:space="preserve">Roseman, I.J. (1984). Cognitive determinants of emotion: A structural theory. </w:t>
      </w:r>
      <w:r w:rsidRPr="00750692">
        <w:rPr>
          <w:i/>
        </w:rPr>
        <w:t>Review of personality &amp; social psychology</w:t>
      </w:r>
      <w:r w:rsidRPr="00750692">
        <w:t xml:space="preserve">. </w:t>
      </w:r>
    </w:p>
    <w:p w14:paraId="557C8AE1" w14:textId="77777777" w:rsidR="00750692" w:rsidRPr="00750692" w:rsidRDefault="00750692" w:rsidP="00750692">
      <w:pPr>
        <w:pStyle w:val="EndNoteBibliography"/>
      </w:pPr>
    </w:p>
    <w:p w14:paraId="6AAB6D08" w14:textId="77777777" w:rsidR="00750692" w:rsidRPr="00750692" w:rsidRDefault="00750692" w:rsidP="00750692">
      <w:pPr>
        <w:pStyle w:val="EndNoteBibliography"/>
        <w:ind w:left="720" w:hanging="720"/>
      </w:pPr>
      <w:r w:rsidRPr="00750692">
        <w:t xml:space="preserve">Rosseel, Y. (2012). lavaan: An R package for structural equation modeling. </w:t>
      </w:r>
      <w:r w:rsidRPr="00750692">
        <w:rPr>
          <w:i/>
        </w:rPr>
        <w:t>Journal of statistical software, 48</w:t>
      </w:r>
      <w:r w:rsidRPr="00750692">
        <w:t xml:space="preserve">, 1-36. </w:t>
      </w:r>
    </w:p>
    <w:p w14:paraId="2ACC6327" w14:textId="77777777" w:rsidR="00750692" w:rsidRPr="00750692" w:rsidRDefault="00750692" w:rsidP="00750692">
      <w:pPr>
        <w:pStyle w:val="EndNoteBibliography"/>
      </w:pPr>
    </w:p>
    <w:p w14:paraId="283689E6" w14:textId="77777777" w:rsidR="00750692" w:rsidRPr="00750692" w:rsidRDefault="00750692" w:rsidP="00750692">
      <w:pPr>
        <w:pStyle w:val="EndNoteBibliography"/>
        <w:ind w:left="720" w:hanging="720"/>
      </w:pPr>
      <w:r w:rsidRPr="00750692">
        <w:t xml:space="preserve">Runciman, W.G. (1966). Relative deprivation and social justice: A study of attitudes to social inequality in twentieth-century England. </w:t>
      </w:r>
      <w:r w:rsidRPr="00750692">
        <w:rPr>
          <w:i/>
        </w:rPr>
        <w:t>(No Title)</w:t>
      </w:r>
      <w:r w:rsidRPr="00750692">
        <w:t xml:space="preserve">. </w:t>
      </w:r>
    </w:p>
    <w:p w14:paraId="0B2136B5" w14:textId="77777777" w:rsidR="00750692" w:rsidRPr="00750692" w:rsidRDefault="00750692" w:rsidP="00750692">
      <w:pPr>
        <w:pStyle w:val="EndNoteBibliography"/>
      </w:pPr>
    </w:p>
    <w:p w14:paraId="5161D377" w14:textId="77777777" w:rsidR="00750692" w:rsidRPr="00750692" w:rsidRDefault="00750692" w:rsidP="00750692">
      <w:pPr>
        <w:pStyle w:val="EndNoteBibliography"/>
        <w:ind w:left="720" w:hanging="720"/>
      </w:pPr>
      <w:r w:rsidRPr="00750692">
        <w:t xml:space="preserve">Salovey, P., &amp; Rodin, J. (1991). Provoking jealousy and envy: Domain relevance and self-esteem threat. </w:t>
      </w:r>
      <w:r w:rsidRPr="00750692">
        <w:rPr>
          <w:i/>
        </w:rPr>
        <w:t>Journal of Social and Clinical Psychology, 10</w:t>
      </w:r>
      <w:r w:rsidRPr="00750692">
        <w:t xml:space="preserve">(4), 395-413. </w:t>
      </w:r>
    </w:p>
    <w:p w14:paraId="120C1C73" w14:textId="77777777" w:rsidR="00750692" w:rsidRPr="00750692" w:rsidRDefault="00750692" w:rsidP="00750692">
      <w:pPr>
        <w:pStyle w:val="EndNoteBibliography"/>
      </w:pPr>
    </w:p>
    <w:p w14:paraId="6A307528" w14:textId="77777777" w:rsidR="00750692" w:rsidRPr="00750692" w:rsidRDefault="00750692" w:rsidP="00750692">
      <w:pPr>
        <w:pStyle w:val="EndNoteBibliography"/>
        <w:ind w:left="720" w:hanging="720"/>
      </w:pPr>
      <w:r w:rsidRPr="00750692">
        <w:t xml:space="preserve">Schachter, S. (1959). The psychology of affiliation: Experimental studies of the sources of gregariousness. </w:t>
      </w:r>
    </w:p>
    <w:p w14:paraId="33332C5A" w14:textId="77777777" w:rsidR="00750692" w:rsidRPr="00750692" w:rsidRDefault="00750692" w:rsidP="00750692">
      <w:pPr>
        <w:pStyle w:val="EndNoteBibliography"/>
      </w:pPr>
    </w:p>
    <w:p w14:paraId="585232B6" w14:textId="77777777" w:rsidR="00750692" w:rsidRPr="00750692" w:rsidRDefault="00750692" w:rsidP="00750692">
      <w:pPr>
        <w:pStyle w:val="EndNoteBibliography"/>
        <w:ind w:left="720" w:hanging="720"/>
      </w:pPr>
      <w:r w:rsidRPr="00750692">
        <w:t xml:space="preserve">Scherer, K.R. (1984). Emotion as a multicomponent process: A model and some cross-cultural data. </w:t>
      </w:r>
      <w:r w:rsidRPr="00750692">
        <w:rPr>
          <w:i/>
        </w:rPr>
        <w:t>Review of personality &amp; social psychology</w:t>
      </w:r>
      <w:r w:rsidRPr="00750692">
        <w:t xml:space="preserve">. </w:t>
      </w:r>
    </w:p>
    <w:p w14:paraId="42453403" w14:textId="77777777" w:rsidR="00750692" w:rsidRPr="00750692" w:rsidRDefault="00750692" w:rsidP="00750692">
      <w:pPr>
        <w:pStyle w:val="EndNoteBibliography"/>
      </w:pPr>
    </w:p>
    <w:p w14:paraId="3A1909B6" w14:textId="77777777" w:rsidR="00750692" w:rsidRPr="00750692" w:rsidRDefault="00750692" w:rsidP="00750692">
      <w:pPr>
        <w:pStyle w:val="EndNoteBibliography"/>
        <w:ind w:left="720" w:hanging="720"/>
      </w:pPr>
      <w:r w:rsidRPr="00750692">
        <w:t xml:space="preserve">Schneider, S.M., &amp; Schupp, J. (2014). Individual differences in social comparison and its consequences for life satisfaction: introducing a short scale of the Iowa–Netherlands Comparison Orientation Measure. </w:t>
      </w:r>
      <w:r w:rsidRPr="00750692">
        <w:rPr>
          <w:i/>
        </w:rPr>
        <w:t>Social Indicators Research, 115</w:t>
      </w:r>
      <w:r w:rsidRPr="00750692">
        <w:t xml:space="preserve">, 767-789. </w:t>
      </w:r>
    </w:p>
    <w:p w14:paraId="3E77F37E" w14:textId="77777777" w:rsidR="00750692" w:rsidRPr="00750692" w:rsidRDefault="00750692" w:rsidP="00750692">
      <w:pPr>
        <w:pStyle w:val="EndNoteBibliography"/>
      </w:pPr>
    </w:p>
    <w:p w14:paraId="1518BAA8" w14:textId="77777777" w:rsidR="00750692" w:rsidRPr="00750692" w:rsidRDefault="00750692" w:rsidP="00750692">
      <w:pPr>
        <w:pStyle w:val="EndNoteBibliography"/>
        <w:ind w:left="720" w:hanging="720"/>
      </w:pPr>
      <w:r w:rsidRPr="00750692">
        <w:t xml:space="preserve">Seo, H.-G., &amp; Park, H.-W. (2018). Design and Implementation of Potential Advertisement Keyword Extraction System Using SNS. </w:t>
      </w:r>
      <w:r w:rsidRPr="00750692">
        <w:rPr>
          <w:i/>
        </w:rPr>
        <w:t>Journal of the Korea Convergence Society, 9</w:t>
      </w:r>
      <w:r w:rsidRPr="00750692">
        <w:t xml:space="preserve">(7), 17-24. </w:t>
      </w:r>
    </w:p>
    <w:p w14:paraId="2EEA3662" w14:textId="77777777" w:rsidR="00750692" w:rsidRPr="00750692" w:rsidRDefault="00750692" w:rsidP="00750692">
      <w:pPr>
        <w:pStyle w:val="EndNoteBibliography"/>
      </w:pPr>
    </w:p>
    <w:p w14:paraId="1C614A17" w14:textId="77777777" w:rsidR="00750692" w:rsidRPr="00750692" w:rsidRDefault="00750692" w:rsidP="00750692">
      <w:pPr>
        <w:pStyle w:val="EndNoteBibliography"/>
        <w:ind w:left="720" w:hanging="720"/>
      </w:pPr>
      <w:r w:rsidRPr="00750692">
        <w:t xml:space="preserve">Seo, M., &amp; Hyun, K.D. (2018). The effects of following celebrities’ lives via SNSs on life satisfaction: The palliative function of system justification and the moderating role of materialism. </w:t>
      </w:r>
      <w:r w:rsidRPr="00750692">
        <w:rPr>
          <w:i/>
        </w:rPr>
        <w:t>New Media &amp; Society, 20</w:t>
      </w:r>
      <w:r w:rsidRPr="00750692">
        <w:t xml:space="preserve">(9), 3479-3497. </w:t>
      </w:r>
    </w:p>
    <w:p w14:paraId="2A7B864C" w14:textId="77777777" w:rsidR="00750692" w:rsidRPr="00750692" w:rsidRDefault="00750692" w:rsidP="00750692">
      <w:pPr>
        <w:pStyle w:val="EndNoteBibliography"/>
      </w:pPr>
    </w:p>
    <w:p w14:paraId="1B40F9E7" w14:textId="77777777" w:rsidR="00750692" w:rsidRPr="00750692" w:rsidRDefault="00750692" w:rsidP="00750692">
      <w:pPr>
        <w:pStyle w:val="EndNoteBibliography"/>
        <w:ind w:left="720" w:hanging="720"/>
      </w:pPr>
      <w:r w:rsidRPr="00750692">
        <w:t xml:space="preserve">Shin, D.C., &amp; Johnson, D.M. (1978). Avowed happiness as an overall assessment of the quality of life. </w:t>
      </w:r>
      <w:r w:rsidRPr="00750692">
        <w:rPr>
          <w:i/>
        </w:rPr>
        <w:t>Social Indicators Research, 5</w:t>
      </w:r>
      <w:r w:rsidRPr="00750692">
        <w:t xml:space="preserve">, 475-492. </w:t>
      </w:r>
    </w:p>
    <w:p w14:paraId="28C5C45D" w14:textId="77777777" w:rsidR="00750692" w:rsidRPr="00750692" w:rsidRDefault="00750692" w:rsidP="00750692">
      <w:pPr>
        <w:pStyle w:val="EndNoteBibliography"/>
      </w:pPr>
    </w:p>
    <w:p w14:paraId="2952B29E" w14:textId="77777777" w:rsidR="00750692" w:rsidRPr="00750692" w:rsidRDefault="00750692" w:rsidP="00750692">
      <w:pPr>
        <w:pStyle w:val="EndNoteBibliography"/>
        <w:ind w:left="720" w:hanging="720"/>
      </w:pPr>
      <w:r w:rsidRPr="00750692">
        <w:t xml:space="preserve">Smith, C.A., &amp; Ellsworth, P.C. (1985). Patterns of cognitive appraisal in emotion. </w:t>
      </w:r>
      <w:r w:rsidRPr="00750692">
        <w:rPr>
          <w:i/>
        </w:rPr>
        <w:t>Journal of personality and social psychology, 48</w:t>
      </w:r>
      <w:r w:rsidRPr="00750692">
        <w:t xml:space="preserve">(4), 813. </w:t>
      </w:r>
    </w:p>
    <w:p w14:paraId="2CEB6ECE" w14:textId="77777777" w:rsidR="00750692" w:rsidRPr="00750692" w:rsidRDefault="00750692" w:rsidP="00750692">
      <w:pPr>
        <w:pStyle w:val="EndNoteBibliography"/>
      </w:pPr>
    </w:p>
    <w:p w14:paraId="6459030A" w14:textId="77777777" w:rsidR="00750692" w:rsidRPr="00750692" w:rsidRDefault="00750692" w:rsidP="00750692">
      <w:pPr>
        <w:pStyle w:val="EndNoteBibliography"/>
        <w:ind w:left="720" w:hanging="720"/>
      </w:pPr>
      <w:r w:rsidRPr="00750692">
        <w:t xml:space="preserve">Smith, H.J., et al. (2012). Relative deprivation: A theoretical and meta-analytic review. </w:t>
      </w:r>
      <w:r w:rsidRPr="00750692">
        <w:rPr>
          <w:i/>
        </w:rPr>
        <w:t>Personality and Social Psychology Review, 16</w:t>
      </w:r>
      <w:r w:rsidRPr="00750692">
        <w:t xml:space="preserve">(3), 203-232. </w:t>
      </w:r>
    </w:p>
    <w:p w14:paraId="501E32B0" w14:textId="77777777" w:rsidR="00750692" w:rsidRPr="00750692" w:rsidRDefault="00750692" w:rsidP="00750692">
      <w:pPr>
        <w:pStyle w:val="EndNoteBibliography"/>
      </w:pPr>
    </w:p>
    <w:p w14:paraId="739505D2" w14:textId="77777777" w:rsidR="00750692" w:rsidRPr="00750692" w:rsidRDefault="00750692" w:rsidP="00750692">
      <w:pPr>
        <w:pStyle w:val="EndNoteBibliography"/>
        <w:ind w:left="720" w:hanging="720"/>
      </w:pPr>
      <w:r w:rsidRPr="00750692">
        <w:rPr>
          <w:rFonts w:hint="eastAsia"/>
        </w:rPr>
        <w:t>Smith, H.J., et al. (2020). Personal relative deprivation and mental health among university students: Cross</w:t>
      </w:r>
      <w:r w:rsidRPr="00750692">
        <w:rPr>
          <w:rFonts w:hint="eastAsia"/>
        </w:rPr>
        <w:t>‐</w:t>
      </w:r>
      <w:r w:rsidRPr="00750692">
        <w:rPr>
          <w:rFonts w:hint="eastAsia"/>
        </w:rPr>
        <w:t>sectional and l</w:t>
      </w:r>
      <w:r w:rsidRPr="00750692">
        <w:t xml:space="preserve">ongitudinal evidence. </w:t>
      </w:r>
      <w:r w:rsidRPr="00750692">
        <w:rPr>
          <w:i/>
        </w:rPr>
        <w:t>Analyses of Social Issues and Public Policy, 20</w:t>
      </w:r>
      <w:r w:rsidRPr="00750692">
        <w:t xml:space="preserve">(1), 287-314. </w:t>
      </w:r>
    </w:p>
    <w:p w14:paraId="0FA1A860" w14:textId="77777777" w:rsidR="00750692" w:rsidRPr="00750692" w:rsidRDefault="00750692" w:rsidP="00750692">
      <w:pPr>
        <w:pStyle w:val="EndNoteBibliography"/>
      </w:pPr>
    </w:p>
    <w:p w14:paraId="18540A3E" w14:textId="77777777" w:rsidR="00750692" w:rsidRPr="00750692" w:rsidRDefault="00750692" w:rsidP="00750692">
      <w:pPr>
        <w:pStyle w:val="EndNoteBibliography"/>
        <w:ind w:left="720" w:hanging="720"/>
      </w:pPr>
      <w:r w:rsidRPr="00750692">
        <w:t xml:space="preserve">Steinfield, C., et al. (2008). Social capital, self-esteem, and use of online social network sites: A longitudinal analysis. </w:t>
      </w:r>
      <w:r w:rsidRPr="00750692">
        <w:rPr>
          <w:i/>
        </w:rPr>
        <w:t>Journal of Applied Developmental Psychology, 29</w:t>
      </w:r>
      <w:r w:rsidRPr="00750692">
        <w:t xml:space="preserve">(6), 434-445. </w:t>
      </w:r>
    </w:p>
    <w:p w14:paraId="52B9DF0C" w14:textId="77777777" w:rsidR="00750692" w:rsidRPr="00750692" w:rsidRDefault="00750692" w:rsidP="00750692">
      <w:pPr>
        <w:pStyle w:val="EndNoteBibliography"/>
      </w:pPr>
    </w:p>
    <w:p w14:paraId="2DA0388B" w14:textId="77777777" w:rsidR="00750692" w:rsidRPr="00750692" w:rsidRDefault="00750692" w:rsidP="00750692">
      <w:pPr>
        <w:pStyle w:val="EndNoteBibliography"/>
        <w:ind w:left="720" w:hanging="720"/>
      </w:pPr>
      <w:r w:rsidRPr="00750692">
        <w:t xml:space="preserve">Stouffer, S.A., et al. (1949). The american soldier: Adjustment during army life.(studies in social psychology in world war ii), vol. 1. </w:t>
      </w:r>
    </w:p>
    <w:p w14:paraId="55B357F0" w14:textId="77777777" w:rsidR="00750692" w:rsidRPr="00750692" w:rsidRDefault="00750692" w:rsidP="00750692">
      <w:pPr>
        <w:pStyle w:val="EndNoteBibliography"/>
      </w:pPr>
    </w:p>
    <w:p w14:paraId="3293279F" w14:textId="77777777" w:rsidR="00750692" w:rsidRPr="00750692" w:rsidRDefault="00750692" w:rsidP="00750692">
      <w:pPr>
        <w:pStyle w:val="EndNoteBibliography"/>
        <w:ind w:left="720" w:hanging="720"/>
      </w:pPr>
      <w:r w:rsidRPr="00750692">
        <w:t xml:space="preserve">Streiner, D.L. (2003). Starting at the beginning: an introduction to coefficient alpha and internal consistency. </w:t>
      </w:r>
      <w:r w:rsidRPr="00750692">
        <w:rPr>
          <w:i/>
        </w:rPr>
        <w:t>Journal of personality assessment, 80</w:t>
      </w:r>
      <w:r w:rsidRPr="00750692">
        <w:t xml:space="preserve">(1), 99-103. </w:t>
      </w:r>
    </w:p>
    <w:p w14:paraId="5AA1C751" w14:textId="77777777" w:rsidR="00750692" w:rsidRPr="00750692" w:rsidRDefault="00750692" w:rsidP="00750692">
      <w:pPr>
        <w:pStyle w:val="EndNoteBibliography"/>
      </w:pPr>
    </w:p>
    <w:p w14:paraId="3AEB4767" w14:textId="77777777" w:rsidR="00750692" w:rsidRPr="00750692" w:rsidRDefault="00750692" w:rsidP="00750692">
      <w:pPr>
        <w:pStyle w:val="EndNoteBibliography"/>
        <w:ind w:left="720" w:hanging="720"/>
      </w:pPr>
      <w:r w:rsidRPr="00750692">
        <w:t xml:space="preserve">Tandoc Jr, E.C., et al. (2015). Facebook use, envy, and depression among college students: Is facebooking depressing? </w:t>
      </w:r>
      <w:r w:rsidRPr="00750692">
        <w:rPr>
          <w:i/>
        </w:rPr>
        <w:t>Computers in Human Behavior, 43</w:t>
      </w:r>
      <w:r w:rsidRPr="00750692">
        <w:t xml:space="preserve">, 139-146. </w:t>
      </w:r>
    </w:p>
    <w:p w14:paraId="1392F998" w14:textId="77777777" w:rsidR="00750692" w:rsidRPr="00750692" w:rsidRDefault="00750692" w:rsidP="00750692">
      <w:pPr>
        <w:pStyle w:val="EndNoteBibliography"/>
      </w:pPr>
    </w:p>
    <w:p w14:paraId="3C310454" w14:textId="77777777" w:rsidR="00750692" w:rsidRPr="00750692" w:rsidRDefault="00750692" w:rsidP="00750692">
      <w:pPr>
        <w:pStyle w:val="EndNoteBibliography"/>
        <w:ind w:left="720" w:hanging="720"/>
      </w:pPr>
      <w:r w:rsidRPr="00750692">
        <w:t xml:space="preserve">Tavakol, M., &amp; Dennick, R. (2011). Making sense of Cronbach's alpha. </w:t>
      </w:r>
      <w:r w:rsidRPr="00750692">
        <w:rPr>
          <w:i/>
        </w:rPr>
        <w:t>International journal of medical education, 2</w:t>
      </w:r>
      <w:r w:rsidRPr="00750692">
        <w:t xml:space="preserve">, 53. </w:t>
      </w:r>
    </w:p>
    <w:p w14:paraId="2A3713E9" w14:textId="77777777" w:rsidR="00750692" w:rsidRPr="00750692" w:rsidRDefault="00750692" w:rsidP="00750692">
      <w:pPr>
        <w:pStyle w:val="EndNoteBibliography"/>
      </w:pPr>
    </w:p>
    <w:p w14:paraId="0C133A07" w14:textId="77777777" w:rsidR="00750692" w:rsidRPr="00750692" w:rsidRDefault="00750692" w:rsidP="00750692">
      <w:pPr>
        <w:pStyle w:val="EndNoteBibliography"/>
        <w:ind w:left="720" w:hanging="720"/>
      </w:pPr>
      <w:r w:rsidRPr="00750692">
        <w:t xml:space="preserve">Taylor, S.E., et al. (1983). It could be worse: Selective evaluation as a response to victimization. </w:t>
      </w:r>
      <w:r w:rsidRPr="00750692">
        <w:rPr>
          <w:i/>
        </w:rPr>
        <w:t>Journal of social issues, 39</w:t>
      </w:r>
      <w:r w:rsidRPr="00750692">
        <w:t xml:space="preserve">(2), 19-40. </w:t>
      </w:r>
    </w:p>
    <w:p w14:paraId="6B9F452F" w14:textId="77777777" w:rsidR="00750692" w:rsidRPr="00750692" w:rsidRDefault="00750692" w:rsidP="00750692">
      <w:pPr>
        <w:pStyle w:val="EndNoteBibliography"/>
      </w:pPr>
    </w:p>
    <w:p w14:paraId="013B6EDA" w14:textId="77777777" w:rsidR="00750692" w:rsidRPr="00750692" w:rsidRDefault="00750692" w:rsidP="00750692">
      <w:pPr>
        <w:pStyle w:val="EndNoteBibliography"/>
        <w:ind w:left="720" w:hanging="720"/>
      </w:pPr>
      <w:r w:rsidRPr="00750692">
        <w:t xml:space="preserve">Thornton, D.A., &amp; Arrowood, A.J. (1966). Self-evaluation, self-enhancement, and the locus of social comparison. </w:t>
      </w:r>
      <w:r w:rsidRPr="00750692">
        <w:rPr>
          <w:i/>
        </w:rPr>
        <w:t>Journal of Experimental Social Psychology, 1</w:t>
      </w:r>
      <w:r w:rsidRPr="00750692">
        <w:t xml:space="preserve">, 40-48. </w:t>
      </w:r>
    </w:p>
    <w:p w14:paraId="1ECBAF4D" w14:textId="77777777" w:rsidR="00750692" w:rsidRPr="00750692" w:rsidRDefault="00750692" w:rsidP="00750692">
      <w:pPr>
        <w:pStyle w:val="EndNoteBibliography"/>
      </w:pPr>
    </w:p>
    <w:p w14:paraId="7CDB69C7" w14:textId="77777777" w:rsidR="00750692" w:rsidRPr="00750692" w:rsidRDefault="00750692" w:rsidP="00750692">
      <w:pPr>
        <w:pStyle w:val="EndNoteBibliography"/>
        <w:ind w:left="720" w:hanging="720"/>
      </w:pPr>
      <w:r w:rsidRPr="00750692">
        <w:t xml:space="preserve">Underwood, J.D., et al. (2011). The lies we tell and what they say about us: Using behavioural characteristics to explain Facebook activity. </w:t>
      </w:r>
      <w:r w:rsidRPr="00750692">
        <w:rPr>
          <w:i/>
        </w:rPr>
        <w:t>Computers in Human Behavior, 27</w:t>
      </w:r>
      <w:r w:rsidRPr="00750692">
        <w:t xml:space="preserve">(5), 1621-1626. </w:t>
      </w:r>
    </w:p>
    <w:p w14:paraId="2E7CADB7" w14:textId="77777777" w:rsidR="00750692" w:rsidRPr="00750692" w:rsidRDefault="00750692" w:rsidP="00750692">
      <w:pPr>
        <w:pStyle w:val="EndNoteBibliography"/>
      </w:pPr>
    </w:p>
    <w:p w14:paraId="21423FBE" w14:textId="77777777" w:rsidR="00750692" w:rsidRPr="00750692" w:rsidRDefault="00750692" w:rsidP="00750692">
      <w:pPr>
        <w:pStyle w:val="EndNoteBibliography"/>
        <w:ind w:left="720" w:hanging="720"/>
      </w:pPr>
      <w:r w:rsidRPr="00750692">
        <w:t xml:space="preserve">Van den Eijnden, R.J., et al. (2008). Online communication, compulsive Internet use, and psychosocial well-being among adolescents: a longitudinal study. </w:t>
      </w:r>
      <w:r w:rsidRPr="00750692">
        <w:rPr>
          <w:i/>
        </w:rPr>
        <w:t>Developmental psychology, 44</w:t>
      </w:r>
      <w:r w:rsidRPr="00750692">
        <w:t xml:space="preserve">(3), 655. </w:t>
      </w:r>
    </w:p>
    <w:p w14:paraId="1C67B81F" w14:textId="77777777" w:rsidR="00750692" w:rsidRPr="00750692" w:rsidRDefault="00750692" w:rsidP="00750692">
      <w:pPr>
        <w:pStyle w:val="EndNoteBibliography"/>
      </w:pPr>
    </w:p>
    <w:p w14:paraId="2E939464" w14:textId="77777777" w:rsidR="00750692" w:rsidRPr="00750692" w:rsidRDefault="00750692" w:rsidP="00750692">
      <w:pPr>
        <w:pStyle w:val="EndNoteBibliography"/>
        <w:ind w:left="720" w:hanging="720"/>
      </w:pPr>
      <w:r w:rsidRPr="00750692">
        <w:t xml:space="preserve">Van der Zee, K., et al. (2000). Social comparison and coping with cancer treatment. </w:t>
      </w:r>
      <w:r w:rsidRPr="00750692">
        <w:rPr>
          <w:i/>
        </w:rPr>
        <w:t>Personality and individual differences, 28</w:t>
      </w:r>
      <w:r w:rsidRPr="00750692">
        <w:t xml:space="preserve">(1), 17-34. </w:t>
      </w:r>
    </w:p>
    <w:p w14:paraId="04F53961" w14:textId="77777777" w:rsidR="00750692" w:rsidRPr="00750692" w:rsidRDefault="00750692" w:rsidP="00750692">
      <w:pPr>
        <w:pStyle w:val="EndNoteBibliography"/>
      </w:pPr>
    </w:p>
    <w:p w14:paraId="24652ABF" w14:textId="77777777" w:rsidR="00750692" w:rsidRPr="00750692" w:rsidRDefault="00750692" w:rsidP="00750692">
      <w:pPr>
        <w:pStyle w:val="EndNoteBibliography"/>
        <w:ind w:left="720" w:hanging="720"/>
      </w:pPr>
      <w:r w:rsidRPr="00750692">
        <w:t xml:space="preserve">Verduyn, P., et al. (2020). Social comparison on social networking sites. </w:t>
      </w:r>
      <w:r w:rsidRPr="00750692">
        <w:rPr>
          <w:i/>
        </w:rPr>
        <w:t>Current opinion in psychology, 36</w:t>
      </w:r>
      <w:r w:rsidRPr="00750692">
        <w:t xml:space="preserve">, 32-37. </w:t>
      </w:r>
    </w:p>
    <w:p w14:paraId="37B25297" w14:textId="77777777" w:rsidR="00750692" w:rsidRPr="00750692" w:rsidRDefault="00750692" w:rsidP="00750692">
      <w:pPr>
        <w:pStyle w:val="EndNoteBibliography"/>
      </w:pPr>
    </w:p>
    <w:p w14:paraId="4C45A03B" w14:textId="77777777" w:rsidR="00750692" w:rsidRPr="00750692" w:rsidRDefault="00750692" w:rsidP="00750692">
      <w:pPr>
        <w:pStyle w:val="EndNoteBibliography"/>
        <w:ind w:left="720" w:hanging="720"/>
      </w:pPr>
      <w:r w:rsidRPr="00750692">
        <w:rPr>
          <w:rFonts w:hint="eastAsia"/>
        </w:rPr>
        <w:t>Verduyn, P., et al. (2017). Do social network sites enhance or undermine subjective well</w:t>
      </w:r>
      <w:r w:rsidRPr="00750692">
        <w:rPr>
          <w:rFonts w:hint="eastAsia"/>
        </w:rPr>
        <w:t>‐</w:t>
      </w:r>
      <w:r w:rsidRPr="00750692">
        <w:rPr>
          <w:rFonts w:hint="eastAsia"/>
        </w:rPr>
        <w:t xml:space="preserve">being? A critical review. </w:t>
      </w:r>
      <w:r w:rsidRPr="00750692">
        <w:rPr>
          <w:rFonts w:hint="eastAsia"/>
          <w:i/>
        </w:rPr>
        <w:t>Social Issues and Policy Review, 11</w:t>
      </w:r>
      <w:r w:rsidRPr="00750692">
        <w:rPr>
          <w:rFonts w:hint="eastAsia"/>
        </w:rPr>
        <w:t xml:space="preserve">(1), 274-302. </w:t>
      </w:r>
    </w:p>
    <w:p w14:paraId="53BE7F77" w14:textId="77777777" w:rsidR="00750692" w:rsidRPr="00750692" w:rsidRDefault="00750692" w:rsidP="00750692">
      <w:pPr>
        <w:pStyle w:val="EndNoteBibliography"/>
      </w:pPr>
    </w:p>
    <w:p w14:paraId="24BC7341" w14:textId="77777777" w:rsidR="00750692" w:rsidRPr="00750692" w:rsidRDefault="00750692" w:rsidP="00750692">
      <w:pPr>
        <w:pStyle w:val="EndNoteBibliography"/>
        <w:ind w:left="720" w:hanging="720"/>
      </w:pPr>
      <w:r w:rsidRPr="00750692">
        <w:t xml:space="preserve">Viechtbauer, W. (2010). Conducting meta-analyses in R with the metafor package. </w:t>
      </w:r>
      <w:r w:rsidRPr="00750692">
        <w:rPr>
          <w:i/>
        </w:rPr>
        <w:t>Journal of statistical software, 36</w:t>
      </w:r>
      <w:r w:rsidRPr="00750692">
        <w:t xml:space="preserve">, 1-48. </w:t>
      </w:r>
    </w:p>
    <w:p w14:paraId="1052D412" w14:textId="77777777" w:rsidR="00750692" w:rsidRPr="00750692" w:rsidRDefault="00750692" w:rsidP="00750692">
      <w:pPr>
        <w:pStyle w:val="EndNoteBibliography"/>
      </w:pPr>
    </w:p>
    <w:p w14:paraId="5B2AFA93" w14:textId="77777777" w:rsidR="00750692" w:rsidRPr="00750692" w:rsidRDefault="00750692" w:rsidP="00750692">
      <w:pPr>
        <w:pStyle w:val="EndNoteBibliography"/>
        <w:ind w:left="720" w:hanging="720"/>
      </w:pPr>
      <w:r w:rsidRPr="00750692">
        <w:t xml:space="preserve">Vogel, E.A., et al. (2015). Who compares and despairs? The effect of social comparison orientation on social media use and its outcomes. </w:t>
      </w:r>
      <w:r w:rsidRPr="00750692">
        <w:rPr>
          <w:i/>
        </w:rPr>
        <w:t>Personality and individual differences, 86</w:t>
      </w:r>
      <w:r w:rsidRPr="00750692">
        <w:t xml:space="preserve">, 249-256. </w:t>
      </w:r>
    </w:p>
    <w:p w14:paraId="7A63D896" w14:textId="77777777" w:rsidR="00750692" w:rsidRPr="00750692" w:rsidRDefault="00750692" w:rsidP="00750692">
      <w:pPr>
        <w:pStyle w:val="EndNoteBibliography"/>
      </w:pPr>
    </w:p>
    <w:p w14:paraId="330BDC84" w14:textId="77777777" w:rsidR="00750692" w:rsidRPr="00750692" w:rsidRDefault="00750692" w:rsidP="00750692">
      <w:pPr>
        <w:pStyle w:val="EndNoteBibliography"/>
        <w:ind w:left="720" w:hanging="720"/>
      </w:pPr>
      <w:r w:rsidRPr="00750692">
        <w:t xml:space="preserve">Vogel, E.A., et al. (2014). Social comparison, social media, and self-esteem. </w:t>
      </w:r>
      <w:r w:rsidRPr="00750692">
        <w:rPr>
          <w:i/>
        </w:rPr>
        <w:t>Psychology of Popular Media Culture, 3</w:t>
      </w:r>
      <w:r w:rsidRPr="00750692">
        <w:t xml:space="preserve">(4), 206. </w:t>
      </w:r>
    </w:p>
    <w:p w14:paraId="438E459F" w14:textId="77777777" w:rsidR="00750692" w:rsidRPr="00750692" w:rsidRDefault="00750692" w:rsidP="00750692">
      <w:pPr>
        <w:pStyle w:val="EndNoteBibliography"/>
      </w:pPr>
    </w:p>
    <w:p w14:paraId="1A28ACBF" w14:textId="77777777" w:rsidR="00750692" w:rsidRPr="00750692" w:rsidRDefault="00750692" w:rsidP="00750692">
      <w:pPr>
        <w:pStyle w:val="EndNoteBibliography"/>
        <w:ind w:left="720" w:hanging="720"/>
      </w:pPr>
      <w:r w:rsidRPr="00750692">
        <w:t xml:space="preserve">W Poolman, R., et al. (2007). Hamstring tendon autograft better than bone patellartendon bone autograft in ACL reconstruction A cumulative meta-analysis and clinically relevant sensitivity analysis applied to a previously published analysis. </w:t>
      </w:r>
      <w:r w:rsidRPr="00750692">
        <w:rPr>
          <w:i/>
        </w:rPr>
        <w:t>Acta orthopaedica, 78</w:t>
      </w:r>
      <w:r w:rsidRPr="00750692">
        <w:t xml:space="preserve">(3), 350-354. </w:t>
      </w:r>
    </w:p>
    <w:p w14:paraId="043B9870" w14:textId="77777777" w:rsidR="00750692" w:rsidRPr="00750692" w:rsidRDefault="00750692" w:rsidP="00750692">
      <w:pPr>
        <w:pStyle w:val="EndNoteBibliography"/>
      </w:pPr>
    </w:p>
    <w:p w14:paraId="0AA73E03" w14:textId="77777777" w:rsidR="00750692" w:rsidRPr="00750692" w:rsidRDefault="00750692" w:rsidP="00750692">
      <w:pPr>
        <w:pStyle w:val="EndNoteBibliography"/>
        <w:ind w:left="720" w:hanging="720"/>
      </w:pPr>
      <w:r w:rsidRPr="00750692">
        <w:t xml:space="preserve">Walker, I., &amp; Pettigrew, T.F. (1984). Relative deprivation theory: An overview and conceptual critique. </w:t>
      </w:r>
      <w:r w:rsidRPr="00750692">
        <w:rPr>
          <w:i/>
        </w:rPr>
        <w:t>British Journal of Social Psychology, 23</w:t>
      </w:r>
      <w:r w:rsidRPr="00750692">
        <w:t xml:space="preserve">(4), 301-310. </w:t>
      </w:r>
    </w:p>
    <w:p w14:paraId="7DF30231" w14:textId="77777777" w:rsidR="00750692" w:rsidRPr="00750692" w:rsidRDefault="00750692" w:rsidP="00750692">
      <w:pPr>
        <w:pStyle w:val="EndNoteBibliography"/>
      </w:pPr>
    </w:p>
    <w:p w14:paraId="28E9B602" w14:textId="77777777" w:rsidR="00750692" w:rsidRPr="00750692" w:rsidRDefault="00750692" w:rsidP="00750692">
      <w:pPr>
        <w:pStyle w:val="EndNoteBibliography"/>
        <w:ind w:left="720" w:hanging="720"/>
      </w:pPr>
      <w:r w:rsidRPr="00750692">
        <w:t xml:space="preserve">Walters, K., et al. (2004). Local area deprivation and urban–rural differences in anxiety and depression among people older than 75 years in Britain. </w:t>
      </w:r>
      <w:r w:rsidRPr="00750692">
        <w:rPr>
          <w:i/>
        </w:rPr>
        <w:t>American journal of public health, 94</w:t>
      </w:r>
      <w:r w:rsidRPr="00750692">
        <w:t xml:space="preserve">(10), 1768-1774. </w:t>
      </w:r>
    </w:p>
    <w:p w14:paraId="53D089DC" w14:textId="77777777" w:rsidR="00750692" w:rsidRPr="00750692" w:rsidRDefault="00750692" w:rsidP="00750692">
      <w:pPr>
        <w:pStyle w:val="EndNoteBibliography"/>
      </w:pPr>
    </w:p>
    <w:p w14:paraId="456A4958" w14:textId="77777777" w:rsidR="00750692" w:rsidRPr="00750692" w:rsidRDefault="00750692" w:rsidP="00750692">
      <w:pPr>
        <w:pStyle w:val="EndNoteBibliography"/>
        <w:ind w:left="720" w:hanging="720"/>
      </w:pPr>
      <w:r w:rsidRPr="00750692">
        <w:t xml:space="preserve">Wang, S.S., et al. (2010). Face off: Implications of visual cues on initiating friendship on Facebook. </w:t>
      </w:r>
      <w:r w:rsidRPr="00750692">
        <w:rPr>
          <w:i/>
        </w:rPr>
        <w:t>Computers in Human Behavior, 26</w:t>
      </w:r>
      <w:r w:rsidRPr="00750692">
        <w:t xml:space="preserve">(2), 226-234. </w:t>
      </w:r>
    </w:p>
    <w:p w14:paraId="40E21D47" w14:textId="77777777" w:rsidR="00750692" w:rsidRPr="00750692" w:rsidRDefault="00750692" w:rsidP="00750692">
      <w:pPr>
        <w:pStyle w:val="EndNoteBibliography"/>
      </w:pPr>
    </w:p>
    <w:p w14:paraId="797944C2" w14:textId="77777777" w:rsidR="00750692" w:rsidRPr="00750692" w:rsidRDefault="00750692" w:rsidP="00750692">
      <w:pPr>
        <w:pStyle w:val="EndNoteBibliography"/>
        <w:ind w:left="720" w:hanging="720"/>
      </w:pPr>
      <w:r w:rsidRPr="00750692">
        <w:t xml:space="preserve">Weiner, B. (2012). </w:t>
      </w:r>
      <w:r w:rsidRPr="00750692">
        <w:rPr>
          <w:i/>
        </w:rPr>
        <w:t>An attributional theory of motivation and emotion</w:t>
      </w:r>
      <w:r w:rsidRPr="00750692">
        <w:t xml:space="preserve">. Springer Science &amp; Business Media. </w:t>
      </w:r>
    </w:p>
    <w:p w14:paraId="5BE78E8F" w14:textId="77777777" w:rsidR="00750692" w:rsidRPr="00750692" w:rsidRDefault="00750692" w:rsidP="00750692">
      <w:pPr>
        <w:pStyle w:val="EndNoteBibliography"/>
      </w:pPr>
    </w:p>
    <w:p w14:paraId="1EC71DC9" w14:textId="77777777" w:rsidR="00750692" w:rsidRPr="00750692" w:rsidRDefault="00750692" w:rsidP="00750692">
      <w:pPr>
        <w:pStyle w:val="EndNoteBibliography"/>
        <w:ind w:left="720" w:hanging="720"/>
      </w:pPr>
      <w:r w:rsidRPr="00750692">
        <w:t xml:space="preserve">Wheeler, L. (1966). Motivation as a determinant of upward comparison. </w:t>
      </w:r>
      <w:r w:rsidRPr="00750692">
        <w:rPr>
          <w:i/>
        </w:rPr>
        <w:t>Journal of Experimental Social Psychology, 1</w:t>
      </w:r>
      <w:r w:rsidRPr="00750692">
        <w:t xml:space="preserve">, 27-31. </w:t>
      </w:r>
    </w:p>
    <w:p w14:paraId="25986648" w14:textId="77777777" w:rsidR="00750692" w:rsidRPr="00750692" w:rsidRDefault="00750692" w:rsidP="00750692">
      <w:pPr>
        <w:pStyle w:val="EndNoteBibliography"/>
      </w:pPr>
    </w:p>
    <w:p w14:paraId="12F4E339" w14:textId="77777777" w:rsidR="00750692" w:rsidRPr="00750692" w:rsidRDefault="00750692" w:rsidP="00750692">
      <w:pPr>
        <w:pStyle w:val="EndNoteBibliography"/>
        <w:ind w:left="720" w:hanging="720"/>
      </w:pPr>
      <w:r w:rsidRPr="00750692">
        <w:t xml:space="preserve">Wickham, H., &amp; Wickham, H. (2016). </w:t>
      </w:r>
      <w:r w:rsidRPr="00750692">
        <w:rPr>
          <w:i/>
        </w:rPr>
        <w:t>Data analysis</w:t>
      </w:r>
      <w:r w:rsidRPr="00750692">
        <w:t xml:space="preserve">. Springer. </w:t>
      </w:r>
    </w:p>
    <w:p w14:paraId="2491B59A" w14:textId="77777777" w:rsidR="00750692" w:rsidRPr="00750692" w:rsidRDefault="00750692" w:rsidP="00750692">
      <w:pPr>
        <w:pStyle w:val="EndNoteBibliography"/>
      </w:pPr>
    </w:p>
    <w:p w14:paraId="5D102350" w14:textId="77777777" w:rsidR="00750692" w:rsidRPr="00750692" w:rsidRDefault="00750692" w:rsidP="00750692">
      <w:pPr>
        <w:pStyle w:val="EndNoteBibliography"/>
        <w:ind w:left="720" w:hanging="720"/>
      </w:pPr>
      <w:r w:rsidRPr="00750692">
        <w:t xml:space="preserve">Williams, L.J., et al. (2010). Method variance and marker variables: A review and comprehensive CFA marker technique. </w:t>
      </w:r>
      <w:r w:rsidRPr="00750692">
        <w:rPr>
          <w:i/>
        </w:rPr>
        <w:t>Organizational research methods, 13</w:t>
      </w:r>
      <w:r w:rsidRPr="00750692">
        <w:t xml:space="preserve">(3), 477-514. </w:t>
      </w:r>
    </w:p>
    <w:p w14:paraId="40163391" w14:textId="77777777" w:rsidR="00750692" w:rsidRPr="00750692" w:rsidRDefault="00750692" w:rsidP="00750692">
      <w:pPr>
        <w:pStyle w:val="EndNoteBibliography"/>
      </w:pPr>
    </w:p>
    <w:p w14:paraId="5A6CEC3F" w14:textId="77777777" w:rsidR="00750692" w:rsidRPr="00750692" w:rsidRDefault="00750692" w:rsidP="00750692">
      <w:pPr>
        <w:pStyle w:val="EndNoteBibliography"/>
        <w:ind w:left="720" w:hanging="720"/>
      </w:pPr>
      <w:r w:rsidRPr="00750692">
        <w:t xml:space="preserve">Wills, T.A. (1981). Downward comparison principles in social psychology. </w:t>
      </w:r>
      <w:r w:rsidRPr="00750692">
        <w:rPr>
          <w:i/>
        </w:rPr>
        <w:t>Psychological bulletin, 90</w:t>
      </w:r>
      <w:r w:rsidRPr="00750692">
        <w:t xml:space="preserve">(2), 245. </w:t>
      </w:r>
    </w:p>
    <w:p w14:paraId="3EF91F80" w14:textId="77777777" w:rsidR="00750692" w:rsidRPr="00750692" w:rsidRDefault="00750692" w:rsidP="00750692">
      <w:pPr>
        <w:pStyle w:val="EndNoteBibliography"/>
      </w:pPr>
    </w:p>
    <w:p w14:paraId="68BCF3F6" w14:textId="77777777" w:rsidR="00750692" w:rsidRPr="00750692" w:rsidRDefault="00750692" w:rsidP="00750692">
      <w:pPr>
        <w:pStyle w:val="EndNoteBibliography"/>
        <w:ind w:left="720" w:hanging="720"/>
      </w:pPr>
      <w:r w:rsidRPr="00750692">
        <w:t xml:space="preserve">Wills, T.A. (1997). Modes and families of coping: An analysis of downward comparison in the structure of other cognitive and behavioral mechanisms. </w:t>
      </w:r>
      <w:r w:rsidRPr="00750692">
        <w:rPr>
          <w:i/>
        </w:rPr>
        <w:t>Health, coping, and well-being: Perspectives from social comparison theory</w:t>
      </w:r>
      <w:r w:rsidRPr="00750692">
        <w:t xml:space="preserve">, 167-193. </w:t>
      </w:r>
    </w:p>
    <w:p w14:paraId="668023E1" w14:textId="77777777" w:rsidR="00750692" w:rsidRPr="00750692" w:rsidRDefault="00750692" w:rsidP="00750692">
      <w:pPr>
        <w:pStyle w:val="EndNoteBibliography"/>
      </w:pPr>
    </w:p>
    <w:p w14:paraId="33A2FA5C" w14:textId="77777777" w:rsidR="00750692" w:rsidRPr="00750692" w:rsidRDefault="00750692" w:rsidP="00750692">
      <w:pPr>
        <w:pStyle w:val="EndNoteBibliography"/>
        <w:ind w:left="720" w:hanging="720"/>
      </w:pPr>
      <w:r w:rsidRPr="00750692">
        <w:t xml:space="preserve">Wilson, S.R., &amp; Benner, L.A. (1971). The effects of self-esteem and situation upon comparison choices during ability evaluation. </w:t>
      </w:r>
      <w:r w:rsidRPr="00750692">
        <w:rPr>
          <w:i/>
        </w:rPr>
        <w:t>Sociometry</w:t>
      </w:r>
      <w:r w:rsidRPr="00750692">
        <w:t xml:space="preserve">, 381-397. </w:t>
      </w:r>
    </w:p>
    <w:p w14:paraId="49B83172" w14:textId="77777777" w:rsidR="00750692" w:rsidRPr="00750692" w:rsidRDefault="00750692" w:rsidP="00750692">
      <w:pPr>
        <w:pStyle w:val="EndNoteBibliography"/>
      </w:pPr>
    </w:p>
    <w:p w14:paraId="1CD81319" w14:textId="77777777" w:rsidR="00750692" w:rsidRPr="00750692" w:rsidRDefault="00750692" w:rsidP="00750692">
      <w:pPr>
        <w:pStyle w:val="EndNoteBibliography"/>
        <w:ind w:left="720" w:hanging="720"/>
      </w:pPr>
      <w:r w:rsidRPr="00750692">
        <w:t xml:space="preserve">Wolbring, T., et al. (2013). Needs, comparisons, and adaptation: The importance of relative income for life satisfaction. </w:t>
      </w:r>
      <w:r w:rsidRPr="00750692">
        <w:rPr>
          <w:i/>
        </w:rPr>
        <w:t>European sociological review, 29</w:t>
      </w:r>
      <w:r w:rsidRPr="00750692">
        <w:t xml:space="preserve">(1), 86-104. </w:t>
      </w:r>
    </w:p>
    <w:p w14:paraId="3C985363" w14:textId="77777777" w:rsidR="00750692" w:rsidRPr="00750692" w:rsidRDefault="00750692" w:rsidP="00750692">
      <w:pPr>
        <w:pStyle w:val="EndNoteBibliography"/>
      </w:pPr>
    </w:p>
    <w:p w14:paraId="02853782" w14:textId="77777777" w:rsidR="00750692" w:rsidRPr="00750692" w:rsidRDefault="00750692" w:rsidP="00750692">
      <w:pPr>
        <w:pStyle w:val="EndNoteBibliography"/>
        <w:ind w:left="720" w:hanging="720"/>
      </w:pPr>
      <w:r w:rsidRPr="00750692">
        <w:t xml:space="preserve">Wood, J.V. (1989). Theory and research concerning social comparisons of personal attributes. </w:t>
      </w:r>
      <w:r w:rsidRPr="00750692">
        <w:rPr>
          <w:i/>
        </w:rPr>
        <w:t>Psychological bulletin, 106</w:t>
      </w:r>
      <w:r w:rsidRPr="00750692">
        <w:t xml:space="preserve">(2), 231. </w:t>
      </w:r>
    </w:p>
    <w:p w14:paraId="1A1C0D5A" w14:textId="77777777" w:rsidR="00750692" w:rsidRPr="00750692" w:rsidRDefault="00750692" w:rsidP="00750692">
      <w:pPr>
        <w:pStyle w:val="EndNoteBibliography"/>
      </w:pPr>
    </w:p>
    <w:p w14:paraId="413EB8AC" w14:textId="77777777" w:rsidR="00750692" w:rsidRPr="00750692" w:rsidRDefault="00750692" w:rsidP="00750692">
      <w:pPr>
        <w:pStyle w:val="EndNoteBibliography"/>
        <w:ind w:left="720" w:hanging="720"/>
      </w:pPr>
      <w:r w:rsidRPr="00750692">
        <w:rPr>
          <w:rFonts w:hint="eastAsia"/>
        </w:rPr>
        <w:t xml:space="preserve">Wu, Y., et al. (2020). </w:t>
      </w:r>
      <w:r w:rsidRPr="00750692">
        <w:rPr>
          <w:rFonts w:hint="eastAsia"/>
        </w:rPr>
        <w:t>微信朋友圈使用对大学生抑郁的影响</w:t>
      </w:r>
      <w:r w:rsidRPr="00750692">
        <w:rPr>
          <w:rFonts w:hint="eastAsia"/>
        </w:rPr>
        <w:t>:</w:t>
      </w:r>
      <w:r w:rsidRPr="00750692">
        <w:rPr>
          <w:rFonts w:hint="eastAsia"/>
        </w:rPr>
        <w:t>负面社会比较和自我概念清晰性的作用</w:t>
      </w:r>
      <w:r w:rsidRPr="00750692">
        <w:rPr>
          <w:rFonts w:hint="eastAsia"/>
        </w:rPr>
        <w:t xml:space="preserve">. </w:t>
      </w:r>
      <w:r w:rsidRPr="00750692">
        <w:rPr>
          <w:rFonts w:hint="eastAsia"/>
          <w:i/>
        </w:rPr>
        <w:t>心理发展与教育</w:t>
      </w:r>
      <w:r w:rsidRPr="00750692">
        <w:rPr>
          <w:rFonts w:hint="eastAsia"/>
          <w:i/>
        </w:rPr>
        <w:t>, 36</w:t>
      </w:r>
      <w:r w:rsidRPr="00750692">
        <w:rPr>
          <w:rFonts w:hint="eastAsia"/>
        </w:rPr>
        <w:t xml:space="preserve">(4), 8. </w:t>
      </w:r>
    </w:p>
    <w:p w14:paraId="02656BEF" w14:textId="77777777" w:rsidR="00750692" w:rsidRPr="00750692" w:rsidRDefault="00750692" w:rsidP="00750692">
      <w:pPr>
        <w:pStyle w:val="EndNoteBibliography"/>
      </w:pPr>
    </w:p>
    <w:p w14:paraId="37793ECB" w14:textId="77777777" w:rsidR="00750692" w:rsidRPr="00750692" w:rsidRDefault="00750692" w:rsidP="00750692">
      <w:pPr>
        <w:pStyle w:val="EndNoteBibliography"/>
        <w:ind w:left="720" w:hanging="720"/>
        <w:rPr>
          <w:lang w:eastAsia="zh-CN"/>
        </w:rPr>
      </w:pPr>
      <w:r w:rsidRPr="00750692">
        <w:t xml:space="preserve">Zhang, J., &amp; Centola, D. (2019). Social networks and health: New developments in diffusion, online and offline. </w:t>
      </w:r>
      <w:r w:rsidRPr="00750692">
        <w:rPr>
          <w:i/>
          <w:lang w:eastAsia="zh-CN"/>
        </w:rPr>
        <w:t>Annual Review of Sociology, 45</w:t>
      </w:r>
      <w:r w:rsidRPr="00750692">
        <w:rPr>
          <w:lang w:eastAsia="zh-CN"/>
        </w:rPr>
        <w:t xml:space="preserve">, 91-109. </w:t>
      </w:r>
    </w:p>
    <w:p w14:paraId="3A363DF9" w14:textId="77777777" w:rsidR="00750692" w:rsidRPr="00750692" w:rsidRDefault="00750692" w:rsidP="00750692">
      <w:pPr>
        <w:pStyle w:val="EndNoteBibliography"/>
        <w:rPr>
          <w:lang w:eastAsia="zh-CN"/>
        </w:rPr>
      </w:pPr>
    </w:p>
    <w:p w14:paraId="315A5A37" w14:textId="77777777" w:rsidR="00750692" w:rsidRPr="00750692" w:rsidRDefault="00750692" w:rsidP="00750692">
      <w:pPr>
        <w:pStyle w:val="EndNoteBibliography"/>
        <w:ind w:left="720" w:hanging="720"/>
        <w:rPr>
          <w:lang w:eastAsia="zh-CN"/>
        </w:rPr>
      </w:pPr>
      <w:r w:rsidRPr="00750692">
        <w:rPr>
          <w:rFonts w:hint="eastAsia"/>
          <w:lang w:eastAsia="zh-CN"/>
        </w:rPr>
        <w:t>徐璐</w:t>
      </w:r>
      <w:r w:rsidRPr="00750692">
        <w:rPr>
          <w:rFonts w:hint="eastAsia"/>
          <w:lang w:eastAsia="zh-CN"/>
        </w:rPr>
        <w:t xml:space="preserve">. (2022). </w:t>
      </w:r>
      <w:r w:rsidRPr="00750692">
        <w:rPr>
          <w:rFonts w:hint="eastAsia"/>
          <w:i/>
          <w:lang w:eastAsia="zh-CN"/>
        </w:rPr>
        <w:t>相对剥夺感对网络不文明评论的影响</w:t>
      </w:r>
      <w:r w:rsidRPr="00750692">
        <w:rPr>
          <w:rFonts w:hint="eastAsia"/>
          <w:lang w:eastAsia="zh-CN"/>
        </w:rPr>
        <w:t xml:space="preserve"> [</w:t>
      </w:r>
      <w:r w:rsidRPr="00750692">
        <w:rPr>
          <w:rFonts w:hint="eastAsia"/>
          <w:lang w:eastAsia="zh-CN"/>
        </w:rPr>
        <w:t>硕士</w:t>
      </w:r>
      <w:r w:rsidRPr="00750692">
        <w:rPr>
          <w:rFonts w:hint="eastAsia"/>
          <w:lang w:eastAsia="zh-CN"/>
        </w:rPr>
        <w:t xml:space="preserve">, </w:t>
      </w:r>
      <w:r w:rsidRPr="00750692">
        <w:rPr>
          <w:rFonts w:hint="eastAsia"/>
          <w:lang w:eastAsia="zh-CN"/>
        </w:rPr>
        <w:t>华东师范大学</w:t>
      </w:r>
      <w:r w:rsidRPr="00750692">
        <w:rPr>
          <w:rFonts w:hint="eastAsia"/>
          <w:lang w:eastAsia="zh-CN"/>
        </w:rPr>
        <w:t xml:space="preserve">]. </w:t>
      </w:r>
    </w:p>
    <w:p w14:paraId="296F3F55" w14:textId="77777777" w:rsidR="00750692" w:rsidRPr="00750692" w:rsidRDefault="00750692" w:rsidP="00750692">
      <w:pPr>
        <w:pStyle w:val="EndNoteBibliography"/>
        <w:rPr>
          <w:lang w:eastAsia="zh-CN"/>
        </w:rPr>
      </w:pPr>
    </w:p>
    <w:p w14:paraId="65C510DD" w14:textId="77777777" w:rsidR="00750692" w:rsidRPr="00750692" w:rsidRDefault="00750692" w:rsidP="00750692">
      <w:pPr>
        <w:pStyle w:val="EndNoteBibliography"/>
        <w:ind w:left="720" w:hanging="720"/>
        <w:rPr>
          <w:lang w:eastAsia="zh-CN"/>
        </w:rPr>
      </w:pPr>
      <w:r w:rsidRPr="00750692">
        <w:rPr>
          <w:rFonts w:hint="eastAsia"/>
          <w:lang w:eastAsia="zh-CN"/>
        </w:rPr>
        <w:t>杨露</w:t>
      </w:r>
      <w:r w:rsidRPr="00750692">
        <w:rPr>
          <w:rFonts w:hint="eastAsia"/>
          <w:lang w:eastAsia="zh-CN"/>
        </w:rPr>
        <w:t xml:space="preserve">. (2011). </w:t>
      </w:r>
      <w:r w:rsidRPr="00750692">
        <w:rPr>
          <w:rFonts w:hint="eastAsia"/>
          <w:i/>
          <w:lang w:eastAsia="zh-CN"/>
        </w:rPr>
        <w:t>员工的社会比较及其与工作压力的关系研究</w:t>
      </w:r>
      <w:r w:rsidRPr="00750692">
        <w:rPr>
          <w:rFonts w:hint="eastAsia"/>
          <w:lang w:eastAsia="zh-CN"/>
        </w:rPr>
        <w:t xml:space="preserve"> [</w:t>
      </w:r>
      <w:r w:rsidRPr="00750692">
        <w:rPr>
          <w:rFonts w:hint="eastAsia"/>
          <w:lang w:eastAsia="zh-CN"/>
        </w:rPr>
        <w:t>硕士</w:t>
      </w:r>
      <w:r w:rsidRPr="00750692">
        <w:rPr>
          <w:rFonts w:hint="eastAsia"/>
          <w:lang w:eastAsia="zh-CN"/>
        </w:rPr>
        <w:t xml:space="preserve">, </w:t>
      </w:r>
      <w:r w:rsidRPr="00750692">
        <w:rPr>
          <w:rFonts w:hint="eastAsia"/>
          <w:lang w:eastAsia="zh-CN"/>
        </w:rPr>
        <w:t>南京师范大学</w:t>
      </w:r>
      <w:r w:rsidRPr="00750692">
        <w:rPr>
          <w:rFonts w:hint="eastAsia"/>
          <w:lang w:eastAsia="zh-CN"/>
        </w:rPr>
        <w:t xml:space="preserve">]. </w:t>
      </w:r>
    </w:p>
    <w:p w14:paraId="27AA4569" w14:textId="77777777" w:rsidR="00750692" w:rsidRPr="00750692" w:rsidRDefault="00750692" w:rsidP="00750692">
      <w:pPr>
        <w:pStyle w:val="EndNoteBibliography"/>
        <w:rPr>
          <w:lang w:eastAsia="zh-CN"/>
        </w:rPr>
      </w:pPr>
    </w:p>
    <w:p w14:paraId="7D40291A" w14:textId="77777777" w:rsidR="00750692" w:rsidRPr="00750692" w:rsidRDefault="00750692" w:rsidP="00750692">
      <w:pPr>
        <w:pStyle w:val="EndNoteBibliography"/>
        <w:ind w:left="720" w:hanging="720"/>
        <w:rPr>
          <w:lang w:eastAsia="zh-CN"/>
        </w:rPr>
      </w:pPr>
      <w:r w:rsidRPr="00750692">
        <w:rPr>
          <w:rFonts w:hint="eastAsia"/>
          <w:lang w:eastAsia="zh-CN"/>
        </w:rPr>
        <w:t>熊承清</w:t>
      </w:r>
      <w:r w:rsidRPr="00750692">
        <w:rPr>
          <w:rFonts w:hint="eastAsia"/>
          <w:lang w:eastAsia="zh-CN"/>
        </w:rPr>
        <w:t xml:space="preserve">, &amp; </w:t>
      </w:r>
      <w:r w:rsidRPr="00750692">
        <w:rPr>
          <w:rFonts w:hint="eastAsia"/>
          <w:lang w:eastAsia="zh-CN"/>
        </w:rPr>
        <w:t>许远理</w:t>
      </w:r>
      <w:r w:rsidRPr="00750692">
        <w:rPr>
          <w:rFonts w:hint="eastAsia"/>
          <w:lang w:eastAsia="zh-CN"/>
        </w:rPr>
        <w:t xml:space="preserve">. (2009). </w:t>
      </w:r>
      <w:r w:rsidRPr="00750692">
        <w:rPr>
          <w:rFonts w:hint="eastAsia"/>
          <w:lang w:eastAsia="zh-CN"/>
        </w:rPr>
        <w:t>生活满意度量表中文版在民众中使用的信度和效度</w:t>
      </w:r>
      <w:r w:rsidRPr="00750692">
        <w:rPr>
          <w:rFonts w:hint="eastAsia"/>
          <w:lang w:eastAsia="zh-CN"/>
        </w:rPr>
        <w:t xml:space="preserve">. </w:t>
      </w:r>
      <w:r w:rsidRPr="00750692">
        <w:rPr>
          <w:rFonts w:hint="eastAsia"/>
          <w:i/>
          <w:lang w:eastAsia="zh-CN"/>
        </w:rPr>
        <w:t>中国健康心理学杂志</w:t>
      </w:r>
      <w:r w:rsidRPr="00750692">
        <w:rPr>
          <w:rFonts w:hint="eastAsia"/>
          <w:lang w:eastAsia="zh-CN"/>
        </w:rPr>
        <w:t xml:space="preserve">(8), 948-949. </w:t>
      </w:r>
    </w:p>
    <w:p w14:paraId="40AF5FAC" w14:textId="77777777" w:rsidR="00750692" w:rsidRPr="00750692" w:rsidRDefault="00750692" w:rsidP="00750692">
      <w:pPr>
        <w:pStyle w:val="EndNoteBibliography"/>
        <w:rPr>
          <w:lang w:eastAsia="zh-CN"/>
        </w:rPr>
      </w:pPr>
    </w:p>
    <w:p w14:paraId="586B10AD" w14:textId="77777777" w:rsidR="00750692" w:rsidRPr="00750692" w:rsidRDefault="00750692" w:rsidP="00750692">
      <w:pPr>
        <w:pStyle w:val="EndNoteBibliography"/>
        <w:ind w:left="720" w:hanging="720"/>
        <w:rPr>
          <w:lang w:eastAsia="zh-CN"/>
        </w:rPr>
      </w:pPr>
      <w:r w:rsidRPr="00750692">
        <w:rPr>
          <w:rFonts w:hint="eastAsia"/>
          <w:lang w:eastAsia="zh-CN"/>
        </w:rPr>
        <w:t>王明姬</w:t>
      </w:r>
      <w:r w:rsidRPr="00750692">
        <w:rPr>
          <w:rFonts w:hint="eastAsia"/>
          <w:lang w:eastAsia="zh-CN"/>
        </w:rPr>
        <w:t xml:space="preserve">, et al. (2006). </w:t>
      </w:r>
      <w:r w:rsidRPr="00750692">
        <w:rPr>
          <w:rFonts w:hint="eastAsia"/>
          <w:lang w:eastAsia="zh-CN"/>
        </w:rPr>
        <w:t>社会比较倾向量表中文版的信效度检验</w:t>
      </w:r>
      <w:r w:rsidRPr="00750692">
        <w:rPr>
          <w:rFonts w:hint="eastAsia"/>
          <w:lang w:eastAsia="zh-CN"/>
        </w:rPr>
        <w:t xml:space="preserve">. </w:t>
      </w:r>
      <w:r w:rsidRPr="00750692">
        <w:rPr>
          <w:rFonts w:hint="eastAsia"/>
          <w:i/>
          <w:lang w:eastAsia="zh-CN"/>
        </w:rPr>
        <w:t>中国心理卫生杂志</w:t>
      </w:r>
      <w:r w:rsidRPr="00750692">
        <w:rPr>
          <w:rFonts w:hint="eastAsia"/>
          <w:i/>
          <w:lang w:eastAsia="zh-CN"/>
        </w:rPr>
        <w:t>, 20</w:t>
      </w:r>
      <w:r w:rsidRPr="00750692">
        <w:rPr>
          <w:rFonts w:hint="eastAsia"/>
          <w:lang w:eastAsia="zh-CN"/>
        </w:rPr>
        <w:t xml:space="preserve">(5), 302-305. </w:t>
      </w:r>
    </w:p>
    <w:p w14:paraId="21C580FF" w14:textId="77777777" w:rsidR="00750692" w:rsidRPr="00750692" w:rsidRDefault="00750692" w:rsidP="00750692">
      <w:pPr>
        <w:pStyle w:val="EndNoteBibliography"/>
        <w:rPr>
          <w:lang w:eastAsia="zh-CN"/>
        </w:rPr>
      </w:pPr>
    </w:p>
    <w:p w14:paraId="38AA8729" w14:textId="1E6B9F28" w:rsidR="00F03309" w:rsidRPr="004E614C" w:rsidRDefault="006F26B4" w:rsidP="00644919">
      <w:pPr>
        <w:pStyle w:val="af7"/>
      </w:pPr>
      <w:r w:rsidRPr="004E614C">
        <w:fldChar w:fldCharType="end"/>
      </w:r>
      <w:r w:rsidR="00203D25" w:rsidRPr="004E614C">
        <w:fldChar w:fldCharType="begin"/>
      </w:r>
      <w:r w:rsidR="00203D25" w:rsidRPr="004E614C">
        <w:instrText xml:space="preserve"> ADDIN </w:instrText>
      </w:r>
      <w:r w:rsidR="00203D25" w:rsidRPr="004E614C">
        <w:fldChar w:fldCharType="end"/>
      </w:r>
    </w:p>
    <w:sectPr w:rsidR="00F03309" w:rsidRPr="004E614C">
      <w:headerReference w:type="default" r:id="rId47"/>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CJ" w:date="2024-03-25T14:53:00Z" w:initials="H">
    <w:p w14:paraId="655FBA36" w14:textId="77777777" w:rsidR="000F4FCF" w:rsidRDefault="000F4FCF">
      <w:pPr>
        <w:pStyle w:val="afa"/>
        <w:rPr>
          <w:rFonts w:eastAsiaTheme="minorEastAsia"/>
        </w:rPr>
      </w:pPr>
      <w:r>
        <w:rPr>
          <w:rStyle w:val="af9"/>
        </w:rPr>
        <w:annotationRef/>
      </w:r>
      <w:r>
        <w:rPr>
          <w:rFonts w:hint="eastAsia"/>
        </w:rPr>
        <w:t>摘要太长。</w:t>
      </w:r>
    </w:p>
    <w:p w14:paraId="316BEF5C" w14:textId="380A441D" w:rsidR="000F4FCF" w:rsidRPr="00720C4C" w:rsidRDefault="000F4FCF">
      <w:pPr>
        <w:pStyle w:val="afa"/>
        <w:rPr>
          <w:rFonts w:eastAsiaTheme="minorEastAsia"/>
        </w:rPr>
      </w:pPr>
      <w:r>
        <w:rPr>
          <w:rFonts w:ascii="宋体" w:hAnsi="宋体" w:hint="eastAsia"/>
        </w:rPr>
        <w:t>参照规范论文进行修改。</w:t>
      </w:r>
    </w:p>
  </w:comment>
  <w:comment w:id="7" w:author="LCJ" w:date="2024-03-25T15:05:00Z" w:initials="H">
    <w:p w14:paraId="4D40D65A" w14:textId="77777777" w:rsidR="005F2050" w:rsidRDefault="005F2050">
      <w:pPr>
        <w:pStyle w:val="afa"/>
        <w:rPr>
          <w:rFonts w:eastAsiaTheme="minorEastAsia"/>
        </w:rPr>
      </w:pPr>
      <w:r>
        <w:rPr>
          <w:rStyle w:val="af9"/>
        </w:rPr>
        <w:annotationRef/>
      </w:r>
      <w:r>
        <w:rPr>
          <w:rFonts w:hint="eastAsia"/>
        </w:rPr>
        <w:t>多数情况下，文献综述与问题提出是分开的两部分内容或两个章节的。</w:t>
      </w:r>
    </w:p>
    <w:p w14:paraId="5045154A" w14:textId="27622400" w:rsidR="005F2050" w:rsidRPr="005F2050" w:rsidRDefault="005F2050">
      <w:pPr>
        <w:pStyle w:val="afa"/>
        <w:rPr>
          <w:rFonts w:eastAsiaTheme="minorEastAsia"/>
        </w:rPr>
      </w:pPr>
      <w:r>
        <w:rPr>
          <w:rFonts w:ascii="宋体" w:hAnsi="宋体" w:hint="eastAsia"/>
        </w:rPr>
        <w:t>请参考规范的论文，进行修改和完善。</w:t>
      </w:r>
    </w:p>
  </w:comment>
  <w:comment w:id="9" w:author="User" w:date="2024-03-25T08:18:00Z" w:initials="U">
    <w:p w14:paraId="65FDE6EC" w14:textId="6A963B50" w:rsidR="000F4FCF" w:rsidRDefault="000F4FCF">
      <w:pPr>
        <w:pStyle w:val="afa"/>
        <w:rPr>
          <w:lang w:eastAsia="zh-CN"/>
        </w:rPr>
      </w:pPr>
      <w:r>
        <w:rPr>
          <w:rStyle w:val="af9"/>
        </w:rPr>
        <w:annotationRef/>
      </w:r>
      <w:r>
        <w:rPr>
          <w:rFonts w:eastAsiaTheme="minorEastAsia"/>
        </w:rPr>
        <w:t>当前</w:t>
      </w:r>
      <w:r>
        <w:rPr>
          <w:rFonts w:hint="eastAsia"/>
          <w:lang w:eastAsia="zh-CN"/>
        </w:rPr>
        <w:t xml:space="preserve"> </w:t>
      </w:r>
      <w:r>
        <w:rPr>
          <w:rFonts w:hint="eastAsia"/>
          <w:lang w:eastAsia="zh-CN"/>
        </w:rPr>
        <w:t>主要是给出概念界定，给出了两个相关研究。</w:t>
      </w:r>
      <w:r w:rsidR="00BF3341">
        <w:rPr>
          <w:rFonts w:hint="eastAsia"/>
          <w:lang w:eastAsia="zh-CN"/>
        </w:rPr>
        <w:t>这仅仅是文献综述的很小一部分。</w:t>
      </w:r>
    </w:p>
    <w:p w14:paraId="206E4C7F" w14:textId="77777777" w:rsidR="00392D3E" w:rsidRPr="00A327DF" w:rsidRDefault="00392D3E">
      <w:pPr>
        <w:pStyle w:val="afa"/>
        <w:rPr>
          <w:lang w:eastAsia="zh-CN"/>
        </w:rPr>
      </w:pPr>
    </w:p>
    <w:p w14:paraId="5546A160" w14:textId="7F0AF076" w:rsidR="000F4FCF" w:rsidRPr="00080B03" w:rsidRDefault="000F4FCF">
      <w:pPr>
        <w:pStyle w:val="afa"/>
        <w:rPr>
          <w:lang w:eastAsia="zh-CN"/>
        </w:rPr>
      </w:pPr>
      <w:r>
        <w:rPr>
          <w:lang w:eastAsia="zh-CN"/>
        </w:rPr>
        <w:t>需要阐述理论基础</w:t>
      </w:r>
      <w:r w:rsidR="003B2A11">
        <w:rPr>
          <w:rFonts w:hint="eastAsia"/>
          <w:lang w:eastAsia="zh-CN"/>
        </w:rPr>
        <w:t>，阐述以往主要的研究</w:t>
      </w:r>
      <w:r w:rsidR="00E53F13">
        <w:rPr>
          <w:rFonts w:hint="eastAsia"/>
          <w:lang w:eastAsia="zh-CN"/>
        </w:rPr>
        <w:t>（不仅仅局限于当前的研究问题）</w:t>
      </w:r>
      <w:r w:rsidR="00D935C2">
        <w:rPr>
          <w:rFonts w:hint="eastAsia"/>
          <w:lang w:eastAsia="zh-CN"/>
        </w:rPr>
        <w:t>等</w:t>
      </w:r>
      <w:r>
        <w:rPr>
          <w:rFonts w:hint="eastAsia"/>
          <w:lang w:eastAsia="zh-CN"/>
        </w:rPr>
        <w:t>。</w:t>
      </w:r>
    </w:p>
  </w:comment>
  <w:comment w:id="30" w:author="LCJ" w:date="2024-03-25T14:55:00Z" w:initials="H">
    <w:p w14:paraId="2EFF8FAC" w14:textId="7E9CB054" w:rsidR="000F4FCF" w:rsidRPr="00587ECF" w:rsidRDefault="000F4FCF">
      <w:pPr>
        <w:pStyle w:val="afa"/>
        <w:rPr>
          <w:rFonts w:eastAsiaTheme="minorEastAsia"/>
        </w:rPr>
      </w:pPr>
      <w:r>
        <w:rPr>
          <w:rStyle w:val="af9"/>
        </w:rPr>
        <w:annotationRef/>
      </w:r>
      <w:r>
        <w:rPr>
          <w:rFonts w:ascii="宋体" w:hAnsi="宋体" w:hint="eastAsia"/>
        </w:rPr>
        <w:t>该图看不出技术在哪里</w:t>
      </w:r>
    </w:p>
  </w:comment>
  <w:comment w:id="32" w:author="Mengzhen Hu" w:date="2024-03-20T16:49:00Z" w:initials="MH">
    <w:p w14:paraId="69035403" w14:textId="77777777" w:rsidR="000F4FCF" w:rsidRDefault="000F4FCF" w:rsidP="009F63DD">
      <w:pPr>
        <w:pStyle w:val="afa"/>
      </w:pPr>
      <w:r>
        <w:rPr>
          <w:rStyle w:val="af9"/>
        </w:rPr>
        <w:annotationRef/>
      </w:r>
      <w:r>
        <w:rPr>
          <w:rFonts w:hint="eastAsia"/>
        </w:rPr>
        <w:t>合并了量表修订的前后测，变为一个章节，现称为研究一。删除了“实验材料的筛选”的章节</w:t>
      </w:r>
    </w:p>
  </w:comment>
  <w:comment w:id="37" w:author="LCJ" w:date="2024-03-25T14:56:00Z" w:initials="H">
    <w:p w14:paraId="1A5A8B78" w14:textId="4EE53821" w:rsidR="000F4FCF" w:rsidRPr="00873EE5" w:rsidRDefault="000F4FCF">
      <w:pPr>
        <w:pStyle w:val="afa"/>
        <w:rPr>
          <w:rFonts w:eastAsiaTheme="minorEastAsia"/>
        </w:rPr>
      </w:pPr>
      <w:r>
        <w:rPr>
          <w:rStyle w:val="af9"/>
        </w:rPr>
        <w:annotationRef/>
      </w:r>
      <w:r>
        <w:rPr>
          <w:rFonts w:hint="eastAsia"/>
        </w:rPr>
        <w:t>文不对题</w:t>
      </w:r>
    </w:p>
  </w:comment>
  <w:comment w:id="39" w:author="LCJ" w:date="2024-03-25T14:56:00Z" w:initials="H">
    <w:p w14:paraId="1695219B" w14:textId="432198A5" w:rsidR="000F4FCF" w:rsidRDefault="000F4FCF">
      <w:pPr>
        <w:pStyle w:val="afa"/>
        <w:rPr>
          <w:lang w:eastAsia="zh-CN"/>
        </w:rPr>
      </w:pPr>
      <w:r>
        <w:rPr>
          <w:rStyle w:val="af9"/>
        </w:rPr>
        <w:annotationRef/>
      </w:r>
      <w:r>
        <w:rPr>
          <w:rFonts w:hint="eastAsia"/>
        </w:rPr>
        <w:t>这不是</w:t>
      </w:r>
      <w:r>
        <w:rPr>
          <w:rFonts w:hint="eastAsia"/>
          <w:lang w:eastAsia="zh-CN"/>
        </w:rPr>
        <w:t xml:space="preserve"> </w:t>
      </w:r>
      <w:r>
        <w:rPr>
          <w:rFonts w:hint="eastAsia"/>
          <w:lang w:eastAsia="zh-CN"/>
        </w:rPr>
        <w:t>“测量工具”</w:t>
      </w:r>
    </w:p>
  </w:comment>
  <w:comment w:id="43" w:author="LCJ" w:date="2024-03-25T14:57:00Z" w:initials="H">
    <w:p w14:paraId="1DE5231B" w14:textId="1E7AEB37" w:rsidR="000F4FCF" w:rsidRDefault="000F4FCF">
      <w:pPr>
        <w:pStyle w:val="afa"/>
      </w:pPr>
      <w:r>
        <w:rPr>
          <w:rStyle w:val="af9"/>
        </w:rPr>
        <w:annotationRef/>
      </w:r>
      <w:r>
        <w:rPr>
          <w:rFonts w:hint="eastAsia"/>
        </w:rPr>
        <w:t>建议添加序号</w:t>
      </w:r>
    </w:p>
  </w:comment>
  <w:comment w:id="44" w:author="LCJ" w:date="2024-03-25T14:58:00Z" w:initials="H">
    <w:p w14:paraId="64EC4E28" w14:textId="0838CD01" w:rsidR="000F4FCF" w:rsidRPr="001B7EF6" w:rsidRDefault="000F4FCF">
      <w:pPr>
        <w:pStyle w:val="afa"/>
        <w:rPr>
          <w:rFonts w:eastAsiaTheme="minorEastAsia"/>
        </w:rPr>
      </w:pPr>
      <w:r>
        <w:rPr>
          <w:rStyle w:val="af9"/>
        </w:rPr>
        <w:annotationRef/>
      </w:r>
      <w:r>
        <w:rPr>
          <w:rFonts w:ascii="宋体" w:hAnsi="宋体" w:hint="eastAsia"/>
        </w:rPr>
        <w:t>结果在哪里？</w:t>
      </w:r>
    </w:p>
  </w:comment>
  <w:comment w:id="45" w:author="LCJ" w:date="2024-03-25T14:59:00Z" w:initials="H">
    <w:p w14:paraId="214B259C" w14:textId="77777777" w:rsidR="000F4FCF" w:rsidRDefault="000F4FCF">
      <w:pPr>
        <w:pStyle w:val="afa"/>
        <w:rPr>
          <w:rFonts w:eastAsiaTheme="minorEastAsia"/>
        </w:rPr>
      </w:pPr>
      <w:r>
        <w:rPr>
          <w:rStyle w:val="af9"/>
        </w:rPr>
        <w:annotationRef/>
      </w:r>
      <w:r>
        <w:rPr>
          <w:rFonts w:hint="eastAsia"/>
        </w:rPr>
        <w:t>文不对题。</w:t>
      </w:r>
    </w:p>
    <w:p w14:paraId="705B85A8" w14:textId="0AD2536D" w:rsidR="000F4FCF" w:rsidRPr="00B800AF" w:rsidRDefault="000F4FCF">
      <w:pPr>
        <w:pStyle w:val="afa"/>
        <w:rPr>
          <w:rFonts w:eastAsiaTheme="minorEastAsia"/>
        </w:rPr>
      </w:pPr>
      <w:r>
        <w:rPr>
          <w:rFonts w:ascii="宋体" w:hAnsi="宋体" w:hint="eastAsia"/>
        </w:rPr>
        <w:t>“题目修改”？</w:t>
      </w:r>
    </w:p>
  </w:comment>
  <w:comment w:id="47" w:author="LCJ" w:date="2024-03-25T14:59:00Z" w:initials="H">
    <w:p w14:paraId="2107AD01" w14:textId="71D63882" w:rsidR="000F4FCF" w:rsidRDefault="000F4FCF">
      <w:pPr>
        <w:pStyle w:val="afa"/>
      </w:pPr>
      <w:r>
        <w:rPr>
          <w:rStyle w:val="af9"/>
        </w:rPr>
        <w:annotationRef/>
      </w:r>
      <w:r>
        <w:rPr>
          <w:rFonts w:hint="eastAsia"/>
        </w:rPr>
        <w:t>？？</w:t>
      </w:r>
    </w:p>
  </w:comment>
  <w:comment w:id="48" w:author="LCJ" w:date="2024-03-25T15:00:00Z" w:initials="H">
    <w:p w14:paraId="49D9DA3D" w14:textId="79051D26" w:rsidR="000F4FCF" w:rsidRDefault="000F4FCF">
      <w:pPr>
        <w:pStyle w:val="afa"/>
        <w:rPr>
          <w:lang w:eastAsia="zh-CN"/>
        </w:rPr>
      </w:pPr>
      <w:r>
        <w:rPr>
          <w:rStyle w:val="af9"/>
        </w:rPr>
        <w:annotationRef/>
      </w:r>
      <w:r>
        <w:rPr>
          <w:rFonts w:hint="eastAsia"/>
        </w:rPr>
        <w:t>？？？小于</w:t>
      </w:r>
      <w:r>
        <w:rPr>
          <w:rFonts w:hint="eastAsia"/>
          <w:lang w:eastAsia="zh-CN"/>
        </w:rPr>
        <w:t>.</w:t>
      </w:r>
      <w:r>
        <w:rPr>
          <w:lang w:eastAsia="zh-CN"/>
        </w:rPr>
        <w:t>5</w:t>
      </w:r>
    </w:p>
  </w:comment>
  <w:comment w:id="54" w:author="Mengzhen Hu" w:date="2024-03-19T19:01:00Z" w:initials="MH">
    <w:p w14:paraId="0C7E8232" w14:textId="77777777" w:rsidR="000F4FCF" w:rsidRDefault="000F4FCF" w:rsidP="00A84E6B">
      <w:pPr>
        <w:pStyle w:val="afa"/>
      </w:pPr>
      <w:r>
        <w:rPr>
          <w:rStyle w:val="af9"/>
        </w:rPr>
        <w:annotationRef/>
      </w:r>
      <w:r>
        <w:rPr>
          <w:rFonts w:hint="eastAsia"/>
        </w:rPr>
        <w:t>目前能力有限，只能小范围的进行元分析。在讨论中的“局限与未来研究方向”里，我阐述了我元分析的局限性。尽管如此，我认为在这里的元分析也确实可以在一定程度上佐证我的假设模型。</w:t>
      </w:r>
      <w:r>
        <w:t xml:space="preserve"> </w:t>
      </w:r>
      <w:r>
        <w:br/>
      </w:r>
      <w:r>
        <w:rPr>
          <w:rFonts w:hint="eastAsia"/>
        </w:rPr>
        <w:t>此外，在敏感度分析中，该元分析的总体效应值稳定，说明选取的文章具有一定的代表性</w:t>
      </w:r>
    </w:p>
    <w:p w14:paraId="6C5576F4" w14:textId="77777777" w:rsidR="000F4FCF" w:rsidRDefault="000F4FCF" w:rsidP="00A84E6B">
      <w:pPr>
        <w:pStyle w:val="afa"/>
      </w:pPr>
      <w:r>
        <w:rPr>
          <w:rFonts w:hint="eastAsia"/>
        </w:rPr>
        <w:t>其次，在发表偏倚的分析，四个方法均证明我们收集到的文献不存在发表偏倚。</w:t>
      </w:r>
    </w:p>
    <w:p w14:paraId="1ACBB7F8" w14:textId="77777777" w:rsidR="000F4FCF" w:rsidRDefault="000F4FCF" w:rsidP="00A84E6B">
      <w:pPr>
        <w:pStyle w:val="afa"/>
      </w:pPr>
      <w:r>
        <w:rPr>
          <w:rFonts w:hint="eastAsia"/>
        </w:rPr>
        <w:t>以上两点可以在一定程度上说明，尽管我只搜索了一个数据库中的</w:t>
      </w:r>
      <w:r>
        <w:t>150</w:t>
      </w:r>
      <w:r>
        <w:rPr>
          <w:rFonts w:hint="eastAsia"/>
        </w:rPr>
        <w:t>篇文献，但其得到的对总体效应的估计，依然是稳健的。</w:t>
      </w:r>
    </w:p>
  </w:comment>
  <w:comment w:id="72" w:author="LCJ" w:date="2024-03-25T15:01:00Z" w:initials="H">
    <w:p w14:paraId="753C0691" w14:textId="629EB6C8" w:rsidR="000F4FCF" w:rsidRDefault="000F4FCF">
      <w:pPr>
        <w:pStyle w:val="afa"/>
      </w:pPr>
      <w:r>
        <w:rPr>
          <w:rStyle w:val="af9"/>
        </w:rPr>
        <w:annotationRef/>
      </w:r>
      <w:r w:rsidR="00F95675">
        <w:rPr>
          <w:rFonts w:hint="eastAsia"/>
        </w:rPr>
        <w:t>除了提供表格，还需要</w:t>
      </w:r>
      <w:r w:rsidR="00602C04">
        <w:rPr>
          <w:rFonts w:hint="eastAsia"/>
        </w:rPr>
        <w:t>用</w:t>
      </w:r>
      <w:r w:rsidR="00F95675">
        <w:rPr>
          <w:rFonts w:hint="eastAsia"/>
        </w:rPr>
        <w:t>语言</w:t>
      </w:r>
      <w:r w:rsidR="00602C04">
        <w:rPr>
          <w:rFonts w:hint="eastAsia"/>
        </w:rPr>
        <w:t>进行</w:t>
      </w:r>
      <w:r w:rsidR="00F95675">
        <w:rPr>
          <w:rFonts w:hint="eastAsia"/>
        </w:rPr>
        <w:t>描述。</w:t>
      </w:r>
    </w:p>
  </w:comment>
  <w:comment w:id="124" w:author="User" w:date="2024-03-25T08:15:00Z" w:initials="U">
    <w:p w14:paraId="0C63B6B8" w14:textId="19B7A254" w:rsidR="000F4FCF" w:rsidRPr="008C2480" w:rsidRDefault="000F4FCF">
      <w:pPr>
        <w:pStyle w:val="afa"/>
        <w:rPr>
          <w:rFonts w:eastAsiaTheme="minorEastAsia"/>
        </w:rPr>
      </w:pPr>
      <w:r>
        <w:rPr>
          <w:rStyle w:val="af9"/>
        </w:rPr>
        <w:annotationRef/>
      </w:r>
      <w:r>
        <w:t>大量不规范的地方</w:t>
      </w:r>
      <w:r>
        <w:rPr>
          <w:rFonts w:hint="eastAsia"/>
          <w:lang w:eastAsia="zh-CN"/>
        </w:rPr>
        <w:t>，</w:t>
      </w:r>
      <w:r>
        <w:t>需自查</w:t>
      </w:r>
      <w:r w:rsidR="00815917">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6BEF5C" w15:done="0"/>
  <w15:commentEx w15:paraId="5045154A" w15:done="0"/>
  <w15:commentEx w15:paraId="5546A160" w15:done="0"/>
  <w15:commentEx w15:paraId="2EFF8FAC" w15:done="0"/>
  <w15:commentEx w15:paraId="69035403" w15:done="0"/>
  <w15:commentEx w15:paraId="1A5A8B78" w15:done="0"/>
  <w15:commentEx w15:paraId="1695219B" w15:done="0"/>
  <w15:commentEx w15:paraId="1DE5231B" w15:done="0"/>
  <w15:commentEx w15:paraId="64EC4E28" w15:done="0"/>
  <w15:commentEx w15:paraId="705B85A8" w15:done="0"/>
  <w15:commentEx w15:paraId="2107AD01" w15:done="0"/>
  <w15:commentEx w15:paraId="49D9DA3D" w15:done="0"/>
  <w15:commentEx w15:paraId="1ACBB7F8" w15:done="0"/>
  <w15:commentEx w15:paraId="753C0691" w15:done="0"/>
  <w15:commentEx w15:paraId="0C63B6B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19A3017" w16cex:dateUtc="2024-03-20T08:49:00Z"/>
  <w16cex:commentExtensible w16cex:durableId="26875590" w16cex:dateUtc="2024-03-19T1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6BEF5C" w16cid:durableId="29AC0E6E"/>
  <w16cid:commentId w16cid:paraId="5045154A" w16cid:durableId="29AC1151"/>
  <w16cid:commentId w16cid:paraId="5546A160" w16cid:durableId="29AC0D9C"/>
  <w16cid:commentId w16cid:paraId="2EFF8FAC" w16cid:durableId="29AC0EDB"/>
  <w16cid:commentId w16cid:paraId="69035403" w16cid:durableId="219A3017"/>
  <w16cid:commentId w16cid:paraId="1A5A8B78" w16cid:durableId="29AC0F17"/>
  <w16cid:commentId w16cid:paraId="1695219B" w16cid:durableId="29AC0F32"/>
  <w16cid:commentId w16cid:paraId="1DE5231B" w16cid:durableId="29AC0F52"/>
  <w16cid:commentId w16cid:paraId="64EC4E28" w16cid:durableId="29AC0F8F"/>
  <w16cid:commentId w16cid:paraId="705B85A8" w16cid:durableId="29AC0FC2"/>
  <w16cid:commentId w16cid:paraId="2107AD01" w16cid:durableId="29AC0FE7"/>
  <w16cid:commentId w16cid:paraId="49D9DA3D" w16cid:durableId="29AC101B"/>
  <w16cid:commentId w16cid:paraId="1ACBB7F8" w16cid:durableId="26875590"/>
  <w16cid:commentId w16cid:paraId="753C0691" w16cid:durableId="29AC1064"/>
  <w16cid:commentId w16cid:paraId="0C63B6B8" w16cid:durableId="29AC0D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3CD5F" w14:textId="77777777" w:rsidR="004C21E6" w:rsidRDefault="004C21E6" w:rsidP="00D55217">
      <w:r>
        <w:separator/>
      </w:r>
    </w:p>
  </w:endnote>
  <w:endnote w:type="continuationSeparator" w:id="0">
    <w:p w14:paraId="3BD4265B" w14:textId="77777777" w:rsidR="004C21E6" w:rsidRDefault="004C21E6"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DEDAC" w14:textId="5AFE938B" w:rsidR="000F4FCF" w:rsidRDefault="000F4FCF">
    <w:pPr>
      <w:pStyle w:val="aa"/>
      <w:jc w:val="center"/>
      <w:rPr>
        <w:caps/>
        <w:noProof/>
        <w:color w:val="5B9BD5" w:themeColor="accent1"/>
      </w:rPr>
    </w:pPr>
  </w:p>
  <w:p w14:paraId="04B2CDB5" w14:textId="17173AAB" w:rsidR="000F4FCF" w:rsidRDefault="000F4FCF" w:rsidP="00F33CEC">
    <w:pPr>
      <w:pStyle w:val="a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4307E" w14:textId="0997BEA4" w:rsidR="000F4FCF" w:rsidRDefault="000F4FCF" w:rsidP="00852247">
    <w:pPr>
      <w:pStyle w:val="aa"/>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Pr>
        <w:caps/>
        <w:noProof/>
      </w:rPr>
      <w:t>VII</w:t>
    </w:r>
    <w:r w:rsidRPr="00852247">
      <w:rPr>
        <w:caps/>
        <w:noProof/>
      </w:rPr>
      <w:fldChar w:fldCharType="end"/>
    </w:r>
    <w:r>
      <w:rPr>
        <w:caps/>
        <w:noProof/>
        <w:color w:val="5B9BD5" w:themeColor="accent1"/>
      </w:rPr>
      <w:tab/>
    </w:r>
  </w:p>
  <w:p w14:paraId="677528EA" w14:textId="77777777" w:rsidR="000F4FCF" w:rsidRDefault="000F4FCF" w:rsidP="00F33CEC">
    <w:pPr>
      <w:pStyle w:val="a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18931" w14:textId="77777777" w:rsidR="000F4FCF" w:rsidRDefault="000F4FCF" w:rsidP="00852247">
    <w:pPr>
      <w:pStyle w:val="aa"/>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Pr>
        <w:caps/>
        <w:noProof/>
      </w:rPr>
      <w:t>6</w:t>
    </w:r>
    <w:r w:rsidRPr="00852247">
      <w:rPr>
        <w:caps/>
        <w:noProof/>
      </w:rPr>
      <w:fldChar w:fldCharType="end"/>
    </w:r>
    <w:r>
      <w:rPr>
        <w:caps/>
        <w:noProof/>
        <w:color w:val="5B9BD5" w:themeColor="accent1"/>
      </w:rPr>
      <w:tab/>
    </w:r>
  </w:p>
  <w:p w14:paraId="6888C82F" w14:textId="77777777" w:rsidR="000F4FCF" w:rsidRDefault="000F4FCF" w:rsidP="00F33CEC">
    <w:pPr>
      <w:pStyle w:val="a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B5687B" w14:textId="77777777" w:rsidR="004C21E6" w:rsidRDefault="004C21E6" w:rsidP="00D55217">
      <w:r>
        <w:separator/>
      </w:r>
    </w:p>
  </w:footnote>
  <w:footnote w:type="continuationSeparator" w:id="0">
    <w:p w14:paraId="143F2C87" w14:textId="77777777" w:rsidR="004C21E6" w:rsidRDefault="004C21E6" w:rsidP="00D55217">
      <w:r>
        <w:continuationSeparator/>
      </w:r>
    </w:p>
  </w:footnote>
  <w:footnote w:id="1">
    <w:p w14:paraId="031FA3DF" w14:textId="33E15878" w:rsidR="000F4FCF" w:rsidRDefault="000F4FCF">
      <w:pPr>
        <w:pStyle w:val="ac"/>
        <w:rPr>
          <w:lang w:eastAsia="zh-CN"/>
        </w:rPr>
      </w:pPr>
      <w:r>
        <w:rPr>
          <w:rStyle w:val="ae"/>
        </w:rPr>
        <w:footnoteRef/>
      </w:r>
      <w:r>
        <w:rPr>
          <w:lang w:eastAsia="zh-CN"/>
        </w:rPr>
        <w:t xml:space="preserve"> </w:t>
      </w:r>
      <w:r w:rsidRPr="003E6B2C">
        <w:rPr>
          <w:rFonts w:hint="eastAsia"/>
          <w:vertAlign w:val="superscript"/>
          <w:lang w:eastAsia="zh-CN"/>
        </w:rPr>
        <w:t>*</w:t>
      </w:r>
      <w:r>
        <w:rPr>
          <w:rFonts w:hint="eastAsia"/>
          <w:lang w:eastAsia="zh-CN"/>
        </w:rPr>
        <w:t>表示原问卷题目</w:t>
      </w:r>
      <w:r>
        <w:rPr>
          <w:rFonts w:hint="eastAsia"/>
          <w:lang w:eastAsia="zh-CN"/>
        </w:rPr>
        <w:t>,</w:t>
      </w:r>
      <w:r>
        <w:rPr>
          <w:lang w:eastAsia="zh-CN"/>
        </w:rPr>
        <w:t xml:space="preserve"> </w:t>
      </w:r>
      <w:r w:rsidRPr="003E6B2C">
        <w:rPr>
          <w:vertAlign w:val="superscript"/>
          <w:lang w:eastAsia="zh-CN"/>
        </w:rPr>
        <w:t>+</w:t>
      </w:r>
      <w:r>
        <w:rPr>
          <w:rFonts w:hint="eastAsia"/>
          <w:lang w:eastAsia="zh-CN"/>
        </w:rPr>
        <w:t>表示修改后题目</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80C3D" w14:textId="77777777" w:rsidR="000F4FCF" w:rsidRPr="00937E62" w:rsidRDefault="000F4FCF">
    <w:pPr>
      <w:pStyle w:val="a8"/>
      <w:rPr>
        <w:rFonts w:ascii="宋体" w:hAnsi="宋体"/>
        <w:sz w:val="21"/>
        <w:szCs w:val="21"/>
      </w:rPr>
    </w:pPr>
    <w:r>
      <w:rPr>
        <w:rFonts w:ascii="宋体" w:hAnsi="宋体" w:hint="eastAsia"/>
        <w:sz w:val="21"/>
        <w:szCs w:val="21"/>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AAE2B" w14:textId="7FE54BAE" w:rsidR="000F4FCF" w:rsidRPr="008C4A7B" w:rsidRDefault="000F4FCF" w:rsidP="008C4A7B">
    <w:pPr>
      <w:pStyle w:val="a8"/>
      <w:rPr>
        <w:lang w:eastAsia="zh-CN"/>
      </w:rPr>
    </w:pPr>
    <w:r w:rsidRPr="008C4A7B">
      <w:rPr>
        <w:rFonts w:ascii="宋体" w:hAnsi="宋体" w:hint="eastAsia"/>
        <w:sz w:val="21"/>
        <w:szCs w:val="21"/>
        <w:lang w:eastAsia="zh-CN"/>
      </w:rPr>
      <w:t>第七章 研究五：社会比较策略的引入</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4E71" w14:textId="69600A9A" w:rsidR="000F4FCF" w:rsidRPr="008F26B2" w:rsidRDefault="000F4FCF" w:rsidP="008F26B2">
    <w:pPr>
      <w:pStyle w:val="a8"/>
    </w:pPr>
    <w:r w:rsidRPr="008F26B2">
      <w:rPr>
        <w:rFonts w:ascii="宋体" w:hAnsi="宋体" w:hint="eastAsia"/>
        <w:sz w:val="21"/>
        <w:szCs w:val="21"/>
        <w:lang w:eastAsia="zh-CN"/>
      </w:rPr>
      <w:t>第八章 讨论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0952E" w14:textId="7109358A" w:rsidR="000F4FCF" w:rsidRPr="00E5579D" w:rsidRDefault="000F4FCF" w:rsidP="00E5579D">
    <w:pPr>
      <w:pStyle w:val="a8"/>
      <w:rPr>
        <w:lang w:eastAsia="zh-CN"/>
      </w:rPr>
    </w:pPr>
    <w:r>
      <w:rPr>
        <w:rFonts w:ascii="宋体" w:hAnsi="宋体" w:hint="eastAsia"/>
        <w:sz w:val="21"/>
        <w:szCs w:val="21"/>
        <w:lang w:eastAsia="zh-CN"/>
      </w:rPr>
      <w:t>附录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4690E" w14:textId="4D4FB076" w:rsidR="000F4FCF" w:rsidRPr="00E5579D" w:rsidRDefault="000F4FCF" w:rsidP="00E5579D">
    <w:pPr>
      <w:pStyle w:val="a8"/>
      <w:rPr>
        <w:lang w:eastAsia="zh-CN"/>
      </w:rPr>
    </w:pPr>
    <w:r>
      <w:rPr>
        <w:rFonts w:ascii="宋体" w:hAnsi="宋体" w:hint="eastAsia"/>
        <w:sz w:val="21"/>
        <w:szCs w:val="21"/>
        <w:lang w:eastAsia="zh-CN"/>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A32C0" w14:textId="0C563A96" w:rsidR="000F4FCF" w:rsidRPr="00943A0C" w:rsidRDefault="000F4FCF">
    <w:pPr>
      <w:pStyle w:val="a8"/>
      <w:rPr>
        <w:rFonts w:cs="Times New Roman"/>
        <w:sz w:val="21"/>
        <w:szCs w:val="21"/>
      </w:rPr>
    </w:pPr>
    <w:r w:rsidRPr="00943A0C">
      <w:rPr>
        <w:rFonts w:cs="Times New Roman"/>
        <w:sz w:val="21"/>
        <w:szCs w:val="21"/>
        <w:lang w:eastAsia="zh-CN"/>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68E36" w14:textId="77777777" w:rsidR="000F4FCF" w:rsidRPr="00937E62" w:rsidRDefault="000F4FCF">
    <w:pPr>
      <w:pStyle w:val="a8"/>
      <w:rPr>
        <w:rFonts w:ascii="宋体" w:hAnsi="宋体"/>
        <w:sz w:val="21"/>
        <w:szCs w:val="21"/>
      </w:rPr>
    </w:pPr>
    <w:r>
      <w:rPr>
        <w:rFonts w:ascii="宋体" w:hAnsi="宋体" w:hint="eastAsia"/>
        <w:sz w:val="21"/>
        <w:szCs w:val="21"/>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3A8DA" w14:textId="6F91A057" w:rsidR="000F4FCF" w:rsidRPr="0083451C" w:rsidRDefault="000F4FCF" w:rsidP="0083451C">
    <w:pPr>
      <w:pStyle w:val="a8"/>
    </w:pPr>
    <w:r w:rsidRPr="0083451C">
      <w:rPr>
        <w:rFonts w:ascii="宋体" w:hAnsi="宋体" w:hint="eastAsia"/>
        <w:sz w:val="21"/>
        <w:szCs w:val="21"/>
      </w:rPr>
      <w:t>第</w:t>
    </w:r>
    <w:r>
      <w:rPr>
        <w:rFonts w:ascii="宋体" w:hAnsi="宋体" w:hint="eastAsia"/>
        <w:sz w:val="21"/>
        <w:szCs w:val="21"/>
      </w:rPr>
      <w:t>一</w:t>
    </w:r>
    <w:r w:rsidRPr="0083451C">
      <w:rPr>
        <w:rFonts w:ascii="宋体" w:hAnsi="宋体" w:hint="eastAsia"/>
        <w:sz w:val="21"/>
        <w:szCs w:val="21"/>
      </w:rPr>
      <w:t xml:space="preserve">章 </w:t>
    </w:r>
    <w:r>
      <w:rPr>
        <w:rFonts w:ascii="宋体" w:hAnsi="宋体" w:hint="eastAsia"/>
        <w:sz w:val="21"/>
        <w:szCs w:val="21"/>
      </w:rPr>
      <w:t>引言</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FABE3" w14:textId="45FE395C" w:rsidR="000F4FCF" w:rsidRPr="0083451C" w:rsidRDefault="000F4FCF" w:rsidP="0083451C">
    <w:pPr>
      <w:pStyle w:val="a8"/>
      <w:rPr>
        <w:lang w:eastAsia="zh-CN"/>
      </w:rPr>
    </w:pPr>
    <w:r w:rsidRPr="0083451C">
      <w:rPr>
        <w:rFonts w:ascii="宋体" w:hAnsi="宋体" w:hint="eastAsia"/>
        <w:sz w:val="21"/>
        <w:szCs w:val="21"/>
      </w:rPr>
      <w:t>第</w:t>
    </w:r>
    <w:r>
      <w:rPr>
        <w:rFonts w:ascii="宋体" w:hAnsi="宋体" w:hint="eastAsia"/>
        <w:sz w:val="21"/>
        <w:szCs w:val="21"/>
      </w:rPr>
      <w:t>二</w:t>
    </w:r>
    <w:r w:rsidRPr="0083451C">
      <w:rPr>
        <w:rFonts w:ascii="宋体" w:hAnsi="宋体" w:hint="eastAsia"/>
        <w:sz w:val="21"/>
        <w:szCs w:val="21"/>
      </w:rPr>
      <w:t xml:space="preserve">章 </w:t>
    </w:r>
    <w:r>
      <w:rPr>
        <w:rFonts w:ascii="宋体" w:hAnsi="宋体" w:hint="eastAsia"/>
        <w:sz w:val="21"/>
        <w:szCs w:val="21"/>
      </w:rPr>
      <w:t>文献综述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5DC9" w14:textId="316A281F" w:rsidR="000F4FCF" w:rsidRPr="00E667D9" w:rsidRDefault="000F4FCF" w:rsidP="00E667D9">
    <w:pPr>
      <w:pStyle w:val="a8"/>
      <w:rPr>
        <w:lang w:eastAsia="zh-CN"/>
      </w:rPr>
    </w:pPr>
    <w:r w:rsidRPr="00E667D9">
      <w:rPr>
        <w:rFonts w:ascii="宋体" w:hAnsi="宋体" w:hint="eastAsia"/>
        <w:sz w:val="21"/>
        <w:szCs w:val="21"/>
        <w:lang w:eastAsia="zh-CN"/>
      </w:rPr>
      <w:t>第三章 研究一：问卷的修订及信效度检验</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ABBA6" w14:textId="5FBD05DD" w:rsidR="000F4FCF" w:rsidRPr="00E5579D" w:rsidRDefault="000F4FCF" w:rsidP="00E5579D">
    <w:pPr>
      <w:pStyle w:val="a8"/>
      <w:rPr>
        <w:lang w:eastAsia="zh-CN"/>
      </w:rPr>
    </w:pPr>
    <w:r>
      <w:rPr>
        <w:rFonts w:ascii="宋体" w:hAnsi="宋体" w:hint="eastAsia"/>
        <w:sz w:val="21"/>
        <w:szCs w:val="21"/>
        <w:lang w:eastAsia="zh-CN"/>
      </w:rPr>
      <w:t>第六章 元分析</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54220" w14:textId="67DF1252" w:rsidR="000F4FCF" w:rsidRPr="008C4A7B" w:rsidRDefault="000F4FCF" w:rsidP="008C4A7B">
    <w:pPr>
      <w:pStyle w:val="a8"/>
      <w:rPr>
        <w:lang w:eastAsia="zh-CN"/>
      </w:rPr>
    </w:pPr>
    <w:r w:rsidRPr="008C4A7B">
      <w:rPr>
        <w:rFonts w:ascii="宋体" w:hAnsi="宋体" w:hint="eastAsia"/>
        <w:sz w:val="21"/>
        <w:szCs w:val="21"/>
        <w:lang w:eastAsia="zh-CN"/>
      </w:rPr>
      <w:t>第五章 研究三：社会比较与生活满意度的并列中介模型</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4E4ED" w14:textId="0C5F23C0" w:rsidR="000F4FCF" w:rsidRPr="008C4A7B" w:rsidRDefault="000F4FCF" w:rsidP="008C4A7B">
    <w:pPr>
      <w:pStyle w:val="a8"/>
      <w:rPr>
        <w:lang w:eastAsia="zh-CN"/>
      </w:rPr>
    </w:pPr>
    <w:r w:rsidRPr="008C4A7B">
      <w:rPr>
        <w:rFonts w:ascii="宋体" w:hAnsi="宋体" w:hint="eastAsia"/>
        <w:sz w:val="21"/>
        <w:szCs w:val="21"/>
        <w:lang w:eastAsia="zh-CN"/>
      </w:rPr>
      <w:t>第六章 研究四：社会比较倾向的调节效应</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12FFE"/>
    <w:multiLevelType w:val="hybridMultilevel"/>
    <w:tmpl w:val="C79AECA0"/>
    <w:lvl w:ilvl="0" w:tplc="7370F3F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2252553D"/>
    <w:multiLevelType w:val="hybridMultilevel"/>
    <w:tmpl w:val="4CE208FC"/>
    <w:lvl w:ilvl="0" w:tplc="69BCAC6C">
      <w:start w:val="1"/>
      <w:numFmt w:val="decimal"/>
      <w:lvlText w:val="[%1]"/>
      <w:lvlJc w:val="left"/>
      <w:pPr>
        <w:ind w:left="36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447967788">
    <w:abstractNumId w:val="2"/>
  </w:num>
  <w:num w:numId="2" w16cid:durableId="1787650909">
    <w:abstractNumId w:val="1"/>
  </w:num>
  <w:num w:numId="3" w16cid:durableId="153703789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CJ">
    <w15:presenceInfo w15:providerId="None" w15:userId="LCJ"/>
  </w15:person>
  <w15:person w15:author="User">
    <w15:presenceInfo w15:providerId="None" w15:userId="User"/>
  </w15:person>
  <w15:person w15:author="Mengzhen Hu">
    <w15:presenceInfo w15:providerId="Windows Live" w15:userId="0d2b37b484eb8a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zh-CN" w:vendorID="64" w:dllVersion="0" w:nlCheck="1" w:checkStyle="0"/>
  <w:activeWritingStyle w:appName="MSWord" w:lang="en-US" w:vendorID="64" w:dllVersion="0" w:nlCheck="1" w:checkStyle="0"/>
  <w:activeWritingStyle w:appName="MSWord" w:lang="zh-TW" w:vendorID="64" w:dllVersion="0" w:nlCheck="1" w:checkStyle="1"/>
  <w:activeWritingStyle w:appName="MSWord" w:lang="zh-CN" w:vendorID="64" w:dllVersion="5" w:nlCheck="1" w:checkStyle="1"/>
  <w:activeWritingStyle w:appName="MSWord" w:lang="en-US" w:vendorID="64" w:dllVersion="6" w:nlCheck="1" w:checkStyle="1"/>
  <w:activeWritingStyle w:appName="MSWord" w:lang="en-US" w:vendorID="64" w:dllVersion="4096" w:nlCheck="1" w:checkStyle="0"/>
  <w:trackRevisions/>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 zh&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6&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6&lt;/item&gt;&lt;item&gt;27&lt;/item&gt;&lt;item&gt;28&lt;/item&gt;&lt;item&gt;29&lt;/item&gt;&lt;item&gt;30&lt;/item&gt;&lt;item&gt;31&lt;/item&gt;&lt;item&gt;34&lt;/item&gt;&lt;item&gt;35&lt;/item&gt;&lt;item&gt;37&lt;/item&gt;&lt;item&gt;39&lt;/item&gt;&lt;item&gt;40&lt;/item&gt;&lt;item&gt;41&lt;/item&gt;&lt;item&gt;42&lt;/item&gt;&lt;item&gt;43&lt;/item&gt;&lt;item&gt;44&lt;/item&gt;&lt;item&gt;45&lt;/item&gt;&lt;item&gt;47&lt;/item&gt;&lt;item&gt;48&lt;/item&gt;&lt;item&gt;49&lt;/item&gt;&lt;item&gt;50&lt;/item&gt;&lt;item&gt;51&lt;/item&gt;&lt;item&gt;52&lt;/item&gt;&lt;item&gt;53&lt;/item&gt;&lt;item&gt;55&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4&lt;/item&gt;&lt;item&gt;75&lt;/item&gt;&lt;item&gt;77&lt;/item&gt;&lt;item&gt;79&lt;/item&gt;&lt;item&gt;80&lt;/item&gt;&lt;item&gt;81&lt;/item&gt;&lt;item&gt;82&lt;/item&gt;&lt;item&gt;84&lt;/item&gt;&lt;item&gt;85&lt;/item&gt;&lt;item&gt;87&lt;/item&gt;&lt;item&gt;88&lt;/item&gt;&lt;item&gt;90&lt;/item&gt;&lt;item&gt;91&lt;/item&gt;&lt;item&gt;92&lt;/item&gt;&lt;item&gt;93&lt;/item&gt;&lt;item&gt;94&lt;/item&gt;&lt;item&gt;95&lt;/item&gt;&lt;item&gt;97&lt;/item&gt;&lt;item&gt;98&lt;/item&gt;&lt;item&gt;100&lt;/item&gt;&lt;item&gt;102&lt;/item&gt;&lt;item&gt;103&lt;/item&gt;&lt;item&gt;104&lt;/item&gt;&lt;item&gt;105&lt;/item&gt;&lt;item&gt;106&lt;/item&gt;&lt;item&gt;110&lt;/item&gt;&lt;item&gt;111&lt;/item&gt;&lt;item&gt;112&lt;/item&gt;&lt;item&gt;113&lt;/item&gt;&lt;item&gt;114&lt;/item&gt;&lt;item&gt;115&lt;/item&gt;&lt;item&gt;116&lt;/item&gt;&lt;item&gt;117&lt;/item&gt;&lt;item&gt;118&lt;/item&gt;&lt;item&gt;119&lt;/item&gt;&lt;item&gt;120&lt;/item&gt;&lt;item&gt;122&lt;/item&gt;&lt;item&gt;123&lt;/item&gt;&lt;item&gt;125&lt;/item&gt;&lt;item&gt;128&lt;/item&gt;&lt;item&gt;129&lt;/item&gt;&lt;item&gt;135&lt;/item&gt;&lt;item&gt;136&lt;/item&gt;&lt;item&gt;137&lt;/item&gt;&lt;item&gt;138&lt;/item&gt;&lt;item&gt;139&lt;/item&gt;&lt;item&gt;140&lt;/item&gt;&lt;item&gt;141&lt;/item&gt;&lt;item&gt;142&lt;/item&gt;&lt;item&gt;143&lt;/item&gt;&lt;item&gt;144&lt;/item&gt;&lt;item&gt;145&lt;/item&gt;&lt;item&gt;146&lt;/item&gt;&lt;item&gt;148&lt;/item&gt;&lt;item&gt;149&lt;/item&gt;&lt;item&gt;150&lt;/item&gt;&lt;item&gt;151&lt;/item&gt;&lt;item&gt;152&lt;/item&gt;&lt;item&gt;153&lt;/item&gt;&lt;item&gt;154&lt;/item&gt;&lt;item&gt;155&lt;/item&gt;&lt;item&gt;156&lt;/item&gt;&lt;item&gt;157&lt;/item&gt;&lt;item&gt;158&lt;/item&gt;&lt;item&gt;159&lt;/item&gt;&lt;item&gt;160&lt;/item&gt;&lt;item&gt;162&lt;/item&gt;&lt;item&gt;163&lt;/item&gt;&lt;item&gt;164&lt;/item&gt;&lt;item&gt;165&lt;/item&gt;&lt;item&gt;166&lt;/item&gt;&lt;item&gt;167&lt;/item&gt;&lt;item&gt;168&lt;/item&gt;&lt;item&gt;169&lt;/item&gt;&lt;item&gt;170&lt;/item&gt;&lt;item&gt;171&lt;/item&gt;&lt;item&gt;172&lt;/item&gt;&lt;item&gt;173&lt;/item&gt;&lt;item&gt;174&lt;/item&gt;&lt;item&gt;177&lt;/item&gt;&lt;item&gt;178&lt;/item&gt;&lt;item&gt;179&lt;/item&gt;&lt;item&gt;180&lt;/item&gt;&lt;item&gt;181&lt;/item&gt;&lt;item&gt;182&lt;/item&gt;&lt;item&gt;183&lt;/item&gt;&lt;item&gt;184&lt;/item&gt;&lt;item&gt;185&lt;/item&gt;&lt;item&gt;186&lt;/item&gt;&lt;item&gt;187&lt;/item&gt;&lt;item&gt;188&lt;/item&gt;&lt;item&gt;189&lt;/item&gt;&lt;item&gt;190&lt;/item&gt;&lt;item&gt;191&lt;/item&gt;&lt;item&gt;192&lt;/item&gt;&lt;item&gt;193&lt;/item&gt;&lt;item&gt;194&lt;/item&gt;&lt;item&gt;195&lt;/item&gt;&lt;item&gt;196&lt;/item&gt;&lt;item&gt;197&lt;/item&gt;&lt;item&gt;198&lt;/item&gt;&lt;item&gt;199&lt;/item&gt;&lt;item&gt;200&lt;/item&gt;&lt;item&gt;201&lt;/item&gt;&lt;item&gt;202&lt;/item&gt;&lt;item&gt;204&lt;/item&gt;&lt;/record-ids&gt;&lt;/item&gt;&lt;/Libraries&gt;"/>
  </w:docVars>
  <w:rsids>
    <w:rsidRoot w:val="00B02645"/>
    <w:rsid w:val="000008E7"/>
    <w:rsid w:val="000049D5"/>
    <w:rsid w:val="00011DB1"/>
    <w:rsid w:val="00012EC0"/>
    <w:rsid w:val="00013473"/>
    <w:rsid w:val="00013678"/>
    <w:rsid w:val="00015603"/>
    <w:rsid w:val="00015BE3"/>
    <w:rsid w:val="000172FA"/>
    <w:rsid w:val="00017694"/>
    <w:rsid w:val="000204DD"/>
    <w:rsid w:val="0002334C"/>
    <w:rsid w:val="00024058"/>
    <w:rsid w:val="0002599F"/>
    <w:rsid w:val="0003087C"/>
    <w:rsid w:val="0003152D"/>
    <w:rsid w:val="0003226F"/>
    <w:rsid w:val="000323B8"/>
    <w:rsid w:val="00037440"/>
    <w:rsid w:val="00041319"/>
    <w:rsid w:val="00041487"/>
    <w:rsid w:val="00047421"/>
    <w:rsid w:val="000512D7"/>
    <w:rsid w:val="00051A5B"/>
    <w:rsid w:val="00051FEE"/>
    <w:rsid w:val="00052390"/>
    <w:rsid w:val="0005346E"/>
    <w:rsid w:val="00053D60"/>
    <w:rsid w:val="00055E5F"/>
    <w:rsid w:val="00060220"/>
    <w:rsid w:val="00060300"/>
    <w:rsid w:val="0006062F"/>
    <w:rsid w:val="00061603"/>
    <w:rsid w:val="00065313"/>
    <w:rsid w:val="00067A9A"/>
    <w:rsid w:val="000710F4"/>
    <w:rsid w:val="000727D9"/>
    <w:rsid w:val="00073757"/>
    <w:rsid w:val="00080B03"/>
    <w:rsid w:val="00080DA9"/>
    <w:rsid w:val="00081C38"/>
    <w:rsid w:val="00082578"/>
    <w:rsid w:val="000826BC"/>
    <w:rsid w:val="00082B6B"/>
    <w:rsid w:val="0009161B"/>
    <w:rsid w:val="0009226B"/>
    <w:rsid w:val="00092C7B"/>
    <w:rsid w:val="000978BD"/>
    <w:rsid w:val="000A137D"/>
    <w:rsid w:val="000A5F3D"/>
    <w:rsid w:val="000B7D29"/>
    <w:rsid w:val="000C32C7"/>
    <w:rsid w:val="000C4805"/>
    <w:rsid w:val="000C64DF"/>
    <w:rsid w:val="000C67DB"/>
    <w:rsid w:val="000D5C62"/>
    <w:rsid w:val="000D6A8A"/>
    <w:rsid w:val="000D7288"/>
    <w:rsid w:val="000E3426"/>
    <w:rsid w:val="000E42CF"/>
    <w:rsid w:val="000E4C2F"/>
    <w:rsid w:val="000E6AD5"/>
    <w:rsid w:val="000E796E"/>
    <w:rsid w:val="000F0734"/>
    <w:rsid w:val="000F3040"/>
    <w:rsid w:val="000F31C9"/>
    <w:rsid w:val="000F4FCF"/>
    <w:rsid w:val="000F612D"/>
    <w:rsid w:val="000F6A33"/>
    <w:rsid w:val="000F75E3"/>
    <w:rsid w:val="000F7B9F"/>
    <w:rsid w:val="000F7D0B"/>
    <w:rsid w:val="001027A7"/>
    <w:rsid w:val="001035A1"/>
    <w:rsid w:val="0010565E"/>
    <w:rsid w:val="00105EB5"/>
    <w:rsid w:val="001102DF"/>
    <w:rsid w:val="00110631"/>
    <w:rsid w:val="00111333"/>
    <w:rsid w:val="00115D6F"/>
    <w:rsid w:val="00117238"/>
    <w:rsid w:val="00121D9B"/>
    <w:rsid w:val="00122D1D"/>
    <w:rsid w:val="0012575A"/>
    <w:rsid w:val="00126F8C"/>
    <w:rsid w:val="0012756B"/>
    <w:rsid w:val="00127DD0"/>
    <w:rsid w:val="001326B7"/>
    <w:rsid w:val="00133B77"/>
    <w:rsid w:val="0013500C"/>
    <w:rsid w:val="0013548F"/>
    <w:rsid w:val="0013744F"/>
    <w:rsid w:val="00140454"/>
    <w:rsid w:val="001434F9"/>
    <w:rsid w:val="00143FAF"/>
    <w:rsid w:val="0014543E"/>
    <w:rsid w:val="00153F44"/>
    <w:rsid w:val="0016091D"/>
    <w:rsid w:val="00160C07"/>
    <w:rsid w:val="00161B31"/>
    <w:rsid w:val="00162085"/>
    <w:rsid w:val="00162510"/>
    <w:rsid w:val="00167013"/>
    <w:rsid w:val="00173CFB"/>
    <w:rsid w:val="00173F2A"/>
    <w:rsid w:val="00177DF2"/>
    <w:rsid w:val="00180D53"/>
    <w:rsid w:val="001818D1"/>
    <w:rsid w:val="001836AB"/>
    <w:rsid w:val="001839BB"/>
    <w:rsid w:val="00186222"/>
    <w:rsid w:val="001901CE"/>
    <w:rsid w:val="00191AC1"/>
    <w:rsid w:val="0019217D"/>
    <w:rsid w:val="00192C40"/>
    <w:rsid w:val="001A1DEA"/>
    <w:rsid w:val="001A1E96"/>
    <w:rsid w:val="001A49AF"/>
    <w:rsid w:val="001A6047"/>
    <w:rsid w:val="001A6A91"/>
    <w:rsid w:val="001A747C"/>
    <w:rsid w:val="001A754C"/>
    <w:rsid w:val="001B1CDD"/>
    <w:rsid w:val="001B373A"/>
    <w:rsid w:val="001B7B84"/>
    <w:rsid w:val="001B7EF6"/>
    <w:rsid w:val="001C00E5"/>
    <w:rsid w:val="001C71A4"/>
    <w:rsid w:val="001D0878"/>
    <w:rsid w:val="001D10BA"/>
    <w:rsid w:val="001D1372"/>
    <w:rsid w:val="001D2526"/>
    <w:rsid w:val="001D6390"/>
    <w:rsid w:val="001D6B1A"/>
    <w:rsid w:val="001E31F2"/>
    <w:rsid w:val="001E5D86"/>
    <w:rsid w:val="001E6E5F"/>
    <w:rsid w:val="001F0D4F"/>
    <w:rsid w:val="001F191B"/>
    <w:rsid w:val="001F3A33"/>
    <w:rsid w:val="001F4647"/>
    <w:rsid w:val="001F551C"/>
    <w:rsid w:val="00201AFB"/>
    <w:rsid w:val="00202797"/>
    <w:rsid w:val="00203D25"/>
    <w:rsid w:val="0020553A"/>
    <w:rsid w:val="00207F63"/>
    <w:rsid w:val="00211361"/>
    <w:rsid w:val="0022053A"/>
    <w:rsid w:val="00221210"/>
    <w:rsid w:val="002213B0"/>
    <w:rsid w:val="00224E88"/>
    <w:rsid w:val="00230139"/>
    <w:rsid w:val="00231DA4"/>
    <w:rsid w:val="00232A7D"/>
    <w:rsid w:val="00232E6F"/>
    <w:rsid w:val="0023348A"/>
    <w:rsid w:val="00240D19"/>
    <w:rsid w:val="0024237B"/>
    <w:rsid w:val="0024483B"/>
    <w:rsid w:val="00244DE4"/>
    <w:rsid w:val="00250A50"/>
    <w:rsid w:val="0025139B"/>
    <w:rsid w:val="002525D4"/>
    <w:rsid w:val="0025442B"/>
    <w:rsid w:val="0026096B"/>
    <w:rsid w:val="00260B6E"/>
    <w:rsid w:val="00263B5B"/>
    <w:rsid w:val="00266D77"/>
    <w:rsid w:val="00271BCE"/>
    <w:rsid w:val="002721D5"/>
    <w:rsid w:val="00281374"/>
    <w:rsid w:val="002855E9"/>
    <w:rsid w:val="00286189"/>
    <w:rsid w:val="002861FE"/>
    <w:rsid w:val="002867CE"/>
    <w:rsid w:val="0029250B"/>
    <w:rsid w:val="00293F9B"/>
    <w:rsid w:val="00296BA2"/>
    <w:rsid w:val="002A1440"/>
    <w:rsid w:val="002A2F4D"/>
    <w:rsid w:val="002A47AB"/>
    <w:rsid w:val="002A5ECB"/>
    <w:rsid w:val="002A63C3"/>
    <w:rsid w:val="002A7315"/>
    <w:rsid w:val="002A789E"/>
    <w:rsid w:val="002A7B16"/>
    <w:rsid w:val="002B6D64"/>
    <w:rsid w:val="002D1294"/>
    <w:rsid w:val="002D7B74"/>
    <w:rsid w:val="002D7D69"/>
    <w:rsid w:val="002D7F2B"/>
    <w:rsid w:val="002E0932"/>
    <w:rsid w:val="002E13C2"/>
    <w:rsid w:val="002E1D41"/>
    <w:rsid w:val="002E310B"/>
    <w:rsid w:val="002E6C6D"/>
    <w:rsid w:val="002E6E38"/>
    <w:rsid w:val="002F24E7"/>
    <w:rsid w:val="002F3AA1"/>
    <w:rsid w:val="002F3DE2"/>
    <w:rsid w:val="002F5154"/>
    <w:rsid w:val="003002F1"/>
    <w:rsid w:val="00300CC1"/>
    <w:rsid w:val="0030189F"/>
    <w:rsid w:val="00306B93"/>
    <w:rsid w:val="0031143D"/>
    <w:rsid w:val="00312931"/>
    <w:rsid w:val="00313A97"/>
    <w:rsid w:val="0032440C"/>
    <w:rsid w:val="0032532B"/>
    <w:rsid w:val="0032788E"/>
    <w:rsid w:val="00330BAF"/>
    <w:rsid w:val="00330C36"/>
    <w:rsid w:val="00330CB9"/>
    <w:rsid w:val="0033253F"/>
    <w:rsid w:val="00333571"/>
    <w:rsid w:val="00335335"/>
    <w:rsid w:val="00335D8C"/>
    <w:rsid w:val="00336C32"/>
    <w:rsid w:val="0034007F"/>
    <w:rsid w:val="00340F6D"/>
    <w:rsid w:val="00341115"/>
    <w:rsid w:val="00341D38"/>
    <w:rsid w:val="00345BA6"/>
    <w:rsid w:val="003464E9"/>
    <w:rsid w:val="00347D6F"/>
    <w:rsid w:val="00351E53"/>
    <w:rsid w:val="00352A44"/>
    <w:rsid w:val="00356E74"/>
    <w:rsid w:val="00357CF9"/>
    <w:rsid w:val="00360152"/>
    <w:rsid w:val="00362A61"/>
    <w:rsid w:val="00364E46"/>
    <w:rsid w:val="00365180"/>
    <w:rsid w:val="00365407"/>
    <w:rsid w:val="00367ED8"/>
    <w:rsid w:val="003703BC"/>
    <w:rsid w:val="00375389"/>
    <w:rsid w:val="00375F07"/>
    <w:rsid w:val="003806FA"/>
    <w:rsid w:val="003817CB"/>
    <w:rsid w:val="00383A2A"/>
    <w:rsid w:val="003925A3"/>
    <w:rsid w:val="00392D3E"/>
    <w:rsid w:val="00393D27"/>
    <w:rsid w:val="003960AA"/>
    <w:rsid w:val="003964CF"/>
    <w:rsid w:val="00396869"/>
    <w:rsid w:val="003974C8"/>
    <w:rsid w:val="003A1758"/>
    <w:rsid w:val="003A192D"/>
    <w:rsid w:val="003A2337"/>
    <w:rsid w:val="003A7C0B"/>
    <w:rsid w:val="003B0309"/>
    <w:rsid w:val="003B13EB"/>
    <w:rsid w:val="003B1DD5"/>
    <w:rsid w:val="003B2A11"/>
    <w:rsid w:val="003B4BFF"/>
    <w:rsid w:val="003B6385"/>
    <w:rsid w:val="003B6911"/>
    <w:rsid w:val="003C1C7D"/>
    <w:rsid w:val="003C4926"/>
    <w:rsid w:val="003C508A"/>
    <w:rsid w:val="003C5169"/>
    <w:rsid w:val="003C5A60"/>
    <w:rsid w:val="003C72B1"/>
    <w:rsid w:val="003C7FB2"/>
    <w:rsid w:val="003D04C2"/>
    <w:rsid w:val="003D244A"/>
    <w:rsid w:val="003D29F6"/>
    <w:rsid w:val="003D2B25"/>
    <w:rsid w:val="003D6A29"/>
    <w:rsid w:val="003D797A"/>
    <w:rsid w:val="003E2884"/>
    <w:rsid w:val="003E2F4C"/>
    <w:rsid w:val="003E3BA1"/>
    <w:rsid w:val="003E68BE"/>
    <w:rsid w:val="003E6B2C"/>
    <w:rsid w:val="003E6F1A"/>
    <w:rsid w:val="003F08D4"/>
    <w:rsid w:val="003F2039"/>
    <w:rsid w:val="003F34FE"/>
    <w:rsid w:val="003F619E"/>
    <w:rsid w:val="00400151"/>
    <w:rsid w:val="00401EF2"/>
    <w:rsid w:val="004025A4"/>
    <w:rsid w:val="00404A09"/>
    <w:rsid w:val="00405647"/>
    <w:rsid w:val="00405C26"/>
    <w:rsid w:val="004066EF"/>
    <w:rsid w:val="00407279"/>
    <w:rsid w:val="00410DA3"/>
    <w:rsid w:val="004120D6"/>
    <w:rsid w:val="00414556"/>
    <w:rsid w:val="00415B26"/>
    <w:rsid w:val="004172AE"/>
    <w:rsid w:val="00423D5E"/>
    <w:rsid w:val="004251ED"/>
    <w:rsid w:val="00430444"/>
    <w:rsid w:val="00433F13"/>
    <w:rsid w:val="00435B4F"/>
    <w:rsid w:val="004366DA"/>
    <w:rsid w:val="0043793D"/>
    <w:rsid w:val="00440847"/>
    <w:rsid w:val="0044117E"/>
    <w:rsid w:val="004434BD"/>
    <w:rsid w:val="004449EC"/>
    <w:rsid w:val="00444EFE"/>
    <w:rsid w:val="004461AE"/>
    <w:rsid w:val="00446ABE"/>
    <w:rsid w:val="0045088A"/>
    <w:rsid w:val="004518AB"/>
    <w:rsid w:val="004564E1"/>
    <w:rsid w:val="00456859"/>
    <w:rsid w:val="00456BDF"/>
    <w:rsid w:val="004612F0"/>
    <w:rsid w:val="00463910"/>
    <w:rsid w:val="004646A9"/>
    <w:rsid w:val="00464A6F"/>
    <w:rsid w:val="00471387"/>
    <w:rsid w:val="0047277C"/>
    <w:rsid w:val="00474A09"/>
    <w:rsid w:val="00475657"/>
    <w:rsid w:val="00475CD9"/>
    <w:rsid w:val="00477DC5"/>
    <w:rsid w:val="00481BCA"/>
    <w:rsid w:val="00483949"/>
    <w:rsid w:val="004870A2"/>
    <w:rsid w:val="0048720F"/>
    <w:rsid w:val="0049088E"/>
    <w:rsid w:val="00490DAB"/>
    <w:rsid w:val="0049458E"/>
    <w:rsid w:val="00494E55"/>
    <w:rsid w:val="004978B7"/>
    <w:rsid w:val="004B40CA"/>
    <w:rsid w:val="004C0724"/>
    <w:rsid w:val="004C21E6"/>
    <w:rsid w:val="004C30C2"/>
    <w:rsid w:val="004C65C4"/>
    <w:rsid w:val="004D073F"/>
    <w:rsid w:val="004D15CE"/>
    <w:rsid w:val="004D366E"/>
    <w:rsid w:val="004D4A57"/>
    <w:rsid w:val="004D5983"/>
    <w:rsid w:val="004D5D54"/>
    <w:rsid w:val="004D7616"/>
    <w:rsid w:val="004E1C55"/>
    <w:rsid w:val="004E202A"/>
    <w:rsid w:val="004E26B4"/>
    <w:rsid w:val="004E26E5"/>
    <w:rsid w:val="004E42A9"/>
    <w:rsid w:val="004E5179"/>
    <w:rsid w:val="004E56F9"/>
    <w:rsid w:val="004E614C"/>
    <w:rsid w:val="004F1F1A"/>
    <w:rsid w:val="004F38D8"/>
    <w:rsid w:val="004F3B59"/>
    <w:rsid w:val="004F5BDE"/>
    <w:rsid w:val="004F78EC"/>
    <w:rsid w:val="00504AAE"/>
    <w:rsid w:val="00504DC7"/>
    <w:rsid w:val="00510593"/>
    <w:rsid w:val="00510CA5"/>
    <w:rsid w:val="005144A8"/>
    <w:rsid w:val="00520C63"/>
    <w:rsid w:val="00521203"/>
    <w:rsid w:val="005227B4"/>
    <w:rsid w:val="005321B3"/>
    <w:rsid w:val="00537A50"/>
    <w:rsid w:val="00537BF8"/>
    <w:rsid w:val="00541EC6"/>
    <w:rsid w:val="0054413C"/>
    <w:rsid w:val="00544CDA"/>
    <w:rsid w:val="00547097"/>
    <w:rsid w:val="00553E35"/>
    <w:rsid w:val="0055418C"/>
    <w:rsid w:val="0055543D"/>
    <w:rsid w:val="00557B1D"/>
    <w:rsid w:val="005601D6"/>
    <w:rsid w:val="00560D3B"/>
    <w:rsid w:val="00564CDF"/>
    <w:rsid w:val="00566539"/>
    <w:rsid w:val="00567C59"/>
    <w:rsid w:val="00570E2E"/>
    <w:rsid w:val="0057135E"/>
    <w:rsid w:val="00575FCB"/>
    <w:rsid w:val="005763C5"/>
    <w:rsid w:val="00580E17"/>
    <w:rsid w:val="0058767D"/>
    <w:rsid w:val="00587ECF"/>
    <w:rsid w:val="005907A4"/>
    <w:rsid w:val="00590FBB"/>
    <w:rsid w:val="0059724D"/>
    <w:rsid w:val="005A1FC9"/>
    <w:rsid w:val="005A28C5"/>
    <w:rsid w:val="005A6AA8"/>
    <w:rsid w:val="005A7279"/>
    <w:rsid w:val="005B1A36"/>
    <w:rsid w:val="005B291C"/>
    <w:rsid w:val="005B54A0"/>
    <w:rsid w:val="005B6DFD"/>
    <w:rsid w:val="005C1037"/>
    <w:rsid w:val="005C37F4"/>
    <w:rsid w:val="005C773B"/>
    <w:rsid w:val="005D2383"/>
    <w:rsid w:val="005D5B8F"/>
    <w:rsid w:val="005D6463"/>
    <w:rsid w:val="005D65F5"/>
    <w:rsid w:val="005D7FEF"/>
    <w:rsid w:val="005E44E8"/>
    <w:rsid w:val="005E7F90"/>
    <w:rsid w:val="005F118D"/>
    <w:rsid w:val="005F2050"/>
    <w:rsid w:val="005F5DA0"/>
    <w:rsid w:val="005F7072"/>
    <w:rsid w:val="005F7227"/>
    <w:rsid w:val="005F7B2C"/>
    <w:rsid w:val="00602C04"/>
    <w:rsid w:val="00602FAE"/>
    <w:rsid w:val="0061301C"/>
    <w:rsid w:val="00614842"/>
    <w:rsid w:val="00620CA2"/>
    <w:rsid w:val="00621E91"/>
    <w:rsid w:val="00622E13"/>
    <w:rsid w:val="00623CC3"/>
    <w:rsid w:val="006256CF"/>
    <w:rsid w:val="00630BF4"/>
    <w:rsid w:val="00632CC1"/>
    <w:rsid w:val="00633182"/>
    <w:rsid w:val="006333D0"/>
    <w:rsid w:val="00633E96"/>
    <w:rsid w:val="00633EBC"/>
    <w:rsid w:val="006341CF"/>
    <w:rsid w:val="00634FC0"/>
    <w:rsid w:val="006365C5"/>
    <w:rsid w:val="00640AE6"/>
    <w:rsid w:val="00640BEE"/>
    <w:rsid w:val="0064362E"/>
    <w:rsid w:val="00643AD6"/>
    <w:rsid w:val="00644919"/>
    <w:rsid w:val="006464F5"/>
    <w:rsid w:val="0064767A"/>
    <w:rsid w:val="006476AA"/>
    <w:rsid w:val="0065284E"/>
    <w:rsid w:val="00652A4A"/>
    <w:rsid w:val="00656249"/>
    <w:rsid w:val="00657798"/>
    <w:rsid w:val="0066017D"/>
    <w:rsid w:val="00661958"/>
    <w:rsid w:val="00665D7F"/>
    <w:rsid w:val="0066769F"/>
    <w:rsid w:val="00667E74"/>
    <w:rsid w:val="006704DC"/>
    <w:rsid w:val="00670826"/>
    <w:rsid w:val="00670F93"/>
    <w:rsid w:val="006728C9"/>
    <w:rsid w:val="0067396D"/>
    <w:rsid w:val="006741FD"/>
    <w:rsid w:val="00681277"/>
    <w:rsid w:val="006825BC"/>
    <w:rsid w:val="00683613"/>
    <w:rsid w:val="00685230"/>
    <w:rsid w:val="00686710"/>
    <w:rsid w:val="00691931"/>
    <w:rsid w:val="0069311F"/>
    <w:rsid w:val="00694630"/>
    <w:rsid w:val="00694868"/>
    <w:rsid w:val="00695F5F"/>
    <w:rsid w:val="006A1899"/>
    <w:rsid w:val="006A39E5"/>
    <w:rsid w:val="006A421F"/>
    <w:rsid w:val="006A63B6"/>
    <w:rsid w:val="006B069C"/>
    <w:rsid w:val="006B09D7"/>
    <w:rsid w:val="006B1A5C"/>
    <w:rsid w:val="006B4F97"/>
    <w:rsid w:val="006B5590"/>
    <w:rsid w:val="006B6022"/>
    <w:rsid w:val="006B6C9C"/>
    <w:rsid w:val="006B7A1F"/>
    <w:rsid w:val="006B7E1A"/>
    <w:rsid w:val="006C440E"/>
    <w:rsid w:val="006C4706"/>
    <w:rsid w:val="006C51CF"/>
    <w:rsid w:val="006C6AF3"/>
    <w:rsid w:val="006C7A20"/>
    <w:rsid w:val="006D066D"/>
    <w:rsid w:val="006D07C7"/>
    <w:rsid w:val="006D0E0D"/>
    <w:rsid w:val="006D392B"/>
    <w:rsid w:val="006D3994"/>
    <w:rsid w:val="006D5475"/>
    <w:rsid w:val="006D5E37"/>
    <w:rsid w:val="006D65D3"/>
    <w:rsid w:val="006D6F12"/>
    <w:rsid w:val="006D7263"/>
    <w:rsid w:val="006D7955"/>
    <w:rsid w:val="006E2D1B"/>
    <w:rsid w:val="006E6A4F"/>
    <w:rsid w:val="006F26B4"/>
    <w:rsid w:val="006F3759"/>
    <w:rsid w:val="006F46F5"/>
    <w:rsid w:val="006F4915"/>
    <w:rsid w:val="006F50BE"/>
    <w:rsid w:val="007005FA"/>
    <w:rsid w:val="00700CF9"/>
    <w:rsid w:val="00700D98"/>
    <w:rsid w:val="007023AD"/>
    <w:rsid w:val="00706CC0"/>
    <w:rsid w:val="00714275"/>
    <w:rsid w:val="007142AE"/>
    <w:rsid w:val="007151E4"/>
    <w:rsid w:val="00720C4C"/>
    <w:rsid w:val="007211A5"/>
    <w:rsid w:val="00722CD1"/>
    <w:rsid w:val="007252EF"/>
    <w:rsid w:val="00725B24"/>
    <w:rsid w:val="007265B5"/>
    <w:rsid w:val="00726789"/>
    <w:rsid w:val="00727B85"/>
    <w:rsid w:val="0073206F"/>
    <w:rsid w:val="0074023F"/>
    <w:rsid w:val="00740F15"/>
    <w:rsid w:val="0074174D"/>
    <w:rsid w:val="0074622D"/>
    <w:rsid w:val="007474E1"/>
    <w:rsid w:val="007478FF"/>
    <w:rsid w:val="00747EDA"/>
    <w:rsid w:val="00750692"/>
    <w:rsid w:val="00751842"/>
    <w:rsid w:val="00752BF5"/>
    <w:rsid w:val="00752C85"/>
    <w:rsid w:val="00753623"/>
    <w:rsid w:val="00756F80"/>
    <w:rsid w:val="00757D8A"/>
    <w:rsid w:val="0076170A"/>
    <w:rsid w:val="00761F66"/>
    <w:rsid w:val="00762962"/>
    <w:rsid w:val="00762A93"/>
    <w:rsid w:val="007635E7"/>
    <w:rsid w:val="00767B57"/>
    <w:rsid w:val="00770167"/>
    <w:rsid w:val="00770954"/>
    <w:rsid w:val="007718F6"/>
    <w:rsid w:val="0077755A"/>
    <w:rsid w:val="00780690"/>
    <w:rsid w:val="00784CC9"/>
    <w:rsid w:val="00785E25"/>
    <w:rsid w:val="0078772F"/>
    <w:rsid w:val="007904D9"/>
    <w:rsid w:val="0079502F"/>
    <w:rsid w:val="007959E3"/>
    <w:rsid w:val="007A2ABE"/>
    <w:rsid w:val="007A6EF6"/>
    <w:rsid w:val="007A7A3F"/>
    <w:rsid w:val="007B1020"/>
    <w:rsid w:val="007B2906"/>
    <w:rsid w:val="007B7972"/>
    <w:rsid w:val="007C065C"/>
    <w:rsid w:val="007C3DE2"/>
    <w:rsid w:val="007C43C4"/>
    <w:rsid w:val="007C5792"/>
    <w:rsid w:val="007C729C"/>
    <w:rsid w:val="007D1122"/>
    <w:rsid w:val="007D2E9A"/>
    <w:rsid w:val="007D52BC"/>
    <w:rsid w:val="007E07E2"/>
    <w:rsid w:val="007E1A7F"/>
    <w:rsid w:val="007E1FB4"/>
    <w:rsid w:val="007E3536"/>
    <w:rsid w:val="007E37CA"/>
    <w:rsid w:val="007E44D9"/>
    <w:rsid w:val="007E4782"/>
    <w:rsid w:val="007E68DC"/>
    <w:rsid w:val="007E710B"/>
    <w:rsid w:val="007F058A"/>
    <w:rsid w:val="007F173C"/>
    <w:rsid w:val="007F1D75"/>
    <w:rsid w:val="007F1DE2"/>
    <w:rsid w:val="007F6224"/>
    <w:rsid w:val="007F7A12"/>
    <w:rsid w:val="00804A69"/>
    <w:rsid w:val="00806031"/>
    <w:rsid w:val="00807BF9"/>
    <w:rsid w:val="008122F8"/>
    <w:rsid w:val="008131FC"/>
    <w:rsid w:val="00813E8A"/>
    <w:rsid w:val="00813F24"/>
    <w:rsid w:val="00815827"/>
    <w:rsid w:val="00815917"/>
    <w:rsid w:val="008232D5"/>
    <w:rsid w:val="00823E76"/>
    <w:rsid w:val="008249E5"/>
    <w:rsid w:val="00825981"/>
    <w:rsid w:val="00825BAA"/>
    <w:rsid w:val="00826748"/>
    <w:rsid w:val="0083034F"/>
    <w:rsid w:val="00832CA8"/>
    <w:rsid w:val="0083451C"/>
    <w:rsid w:val="0083470A"/>
    <w:rsid w:val="0083480F"/>
    <w:rsid w:val="008351D6"/>
    <w:rsid w:val="00842ED9"/>
    <w:rsid w:val="00846905"/>
    <w:rsid w:val="0084717E"/>
    <w:rsid w:val="00852247"/>
    <w:rsid w:val="008527C1"/>
    <w:rsid w:val="00854D06"/>
    <w:rsid w:val="00855F05"/>
    <w:rsid w:val="008670E2"/>
    <w:rsid w:val="00873EB6"/>
    <w:rsid w:val="00873EE5"/>
    <w:rsid w:val="00877179"/>
    <w:rsid w:val="00880885"/>
    <w:rsid w:val="0088176A"/>
    <w:rsid w:val="008820C0"/>
    <w:rsid w:val="00883E99"/>
    <w:rsid w:val="0088694E"/>
    <w:rsid w:val="008916CA"/>
    <w:rsid w:val="00892302"/>
    <w:rsid w:val="00894276"/>
    <w:rsid w:val="00895F6B"/>
    <w:rsid w:val="0089696F"/>
    <w:rsid w:val="0089706F"/>
    <w:rsid w:val="008A236E"/>
    <w:rsid w:val="008A4D96"/>
    <w:rsid w:val="008A55DA"/>
    <w:rsid w:val="008A5B31"/>
    <w:rsid w:val="008A5E92"/>
    <w:rsid w:val="008A798F"/>
    <w:rsid w:val="008B214D"/>
    <w:rsid w:val="008B6D7C"/>
    <w:rsid w:val="008B7014"/>
    <w:rsid w:val="008B7DDD"/>
    <w:rsid w:val="008C2480"/>
    <w:rsid w:val="008C3206"/>
    <w:rsid w:val="008C383B"/>
    <w:rsid w:val="008C4A7B"/>
    <w:rsid w:val="008C4E57"/>
    <w:rsid w:val="008C4FC3"/>
    <w:rsid w:val="008C63A6"/>
    <w:rsid w:val="008D03BF"/>
    <w:rsid w:val="008D3532"/>
    <w:rsid w:val="008D755C"/>
    <w:rsid w:val="008E1ACE"/>
    <w:rsid w:val="008E36BF"/>
    <w:rsid w:val="008E3DDC"/>
    <w:rsid w:val="008E418A"/>
    <w:rsid w:val="008E455B"/>
    <w:rsid w:val="008E5559"/>
    <w:rsid w:val="008E62FE"/>
    <w:rsid w:val="008F26B2"/>
    <w:rsid w:val="008F3342"/>
    <w:rsid w:val="008F3534"/>
    <w:rsid w:val="008F7C61"/>
    <w:rsid w:val="00901641"/>
    <w:rsid w:val="0090447B"/>
    <w:rsid w:val="0091111D"/>
    <w:rsid w:val="00912A16"/>
    <w:rsid w:val="009139E5"/>
    <w:rsid w:val="00913CFE"/>
    <w:rsid w:val="00916568"/>
    <w:rsid w:val="00920C7B"/>
    <w:rsid w:val="00922C3E"/>
    <w:rsid w:val="00925581"/>
    <w:rsid w:val="0092747F"/>
    <w:rsid w:val="00930A37"/>
    <w:rsid w:val="0093544A"/>
    <w:rsid w:val="0093554E"/>
    <w:rsid w:val="0093578A"/>
    <w:rsid w:val="00937E62"/>
    <w:rsid w:val="00942B94"/>
    <w:rsid w:val="00942F84"/>
    <w:rsid w:val="00943A0C"/>
    <w:rsid w:val="009514D1"/>
    <w:rsid w:val="00953173"/>
    <w:rsid w:val="00965FA6"/>
    <w:rsid w:val="0096648E"/>
    <w:rsid w:val="00967CE3"/>
    <w:rsid w:val="009700B4"/>
    <w:rsid w:val="00973C40"/>
    <w:rsid w:val="009775BE"/>
    <w:rsid w:val="00990271"/>
    <w:rsid w:val="0099217A"/>
    <w:rsid w:val="00993E25"/>
    <w:rsid w:val="0099736E"/>
    <w:rsid w:val="009A5EC3"/>
    <w:rsid w:val="009A78B8"/>
    <w:rsid w:val="009B12C0"/>
    <w:rsid w:val="009B426E"/>
    <w:rsid w:val="009B6F47"/>
    <w:rsid w:val="009C03C8"/>
    <w:rsid w:val="009C171E"/>
    <w:rsid w:val="009C2C32"/>
    <w:rsid w:val="009C3118"/>
    <w:rsid w:val="009C5319"/>
    <w:rsid w:val="009D5E66"/>
    <w:rsid w:val="009E2C95"/>
    <w:rsid w:val="009F1633"/>
    <w:rsid w:val="009F63DD"/>
    <w:rsid w:val="009F7DF3"/>
    <w:rsid w:val="00A03F4A"/>
    <w:rsid w:val="00A04DC1"/>
    <w:rsid w:val="00A10968"/>
    <w:rsid w:val="00A10FEC"/>
    <w:rsid w:val="00A11B9A"/>
    <w:rsid w:val="00A14571"/>
    <w:rsid w:val="00A14B8F"/>
    <w:rsid w:val="00A14DD1"/>
    <w:rsid w:val="00A21020"/>
    <w:rsid w:val="00A23C3B"/>
    <w:rsid w:val="00A327DF"/>
    <w:rsid w:val="00A3299E"/>
    <w:rsid w:val="00A36E4F"/>
    <w:rsid w:val="00A3755D"/>
    <w:rsid w:val="00A405A3"/>
    <w:rsid w:val="00A455ED"/>
    <w:rsid w:val="00A5159D"/>
    <w:rsid w:val="00A51D27"/>
    <w:rsid w:val="00A604A4"/>
    <w:rsid w:val="00A6060E"/>
    <w:rsid w:val="00A66EC7"/>
    <w:rsid w:val="00A70145"/>
    <w:rsid w:val="00A7067F"/>
    <w:rsid w:val="00A70C55"/>
    <w:rsid w:val="00A727B9"/>
    <w:rsid w:val="00A737FF"/>
    <w:rsid w:val="00A76229"/>
    <w:rsid w:val="00A77388"/>
    <w:rsid w:val="00A84E42"/>
    <w:rsid w:val="00A84E6B"/>
    <w:rsid w:val="00A852F1"/>
    <w:rsid w:val="00A86C26"/>
    <w:rsid w:val="00A87BC0"/>
    <w:rsid w:val="00A9240D"/>
    <w:rsid w:val="00A93FED"/>
    <w:rsid w:val="00A94130"/>
    <w:rsid w:val="00A9518C"/>
    <w:rsid w:val="00A96229"/>
    <w:rsid w:val="00AA13FC"/>
    <w:rsid w:val="00AA1CFE"/>
    <w:rsid w:val="00AA205E"/>
    <w:rsid w:val="00AA4A6C"/>
    <w:rsid w:val="00AA4F26"/>
    <w:rsid w:val="00AA5A8C"/>
    <w:rsid w:val="00AA7CA0"/>
    <w:rsid w:val="00AB7A98"/>
    <w:rsid w:val="00AC0BA8"/>
    <w:rsid w:val="00AC0D98"/>
    <w:rsid w:val="00AC11F9"/>
    <w:rsid w:val="00AC2313"/>
    <w:rsid w:val="00AC35DF"/>
    <w:rsid w:val="00AC6320"/>
    <w:rsid w:val="00AD3062"/>
    <w:rsid w:val="00AD6F5B"/>
    <w:rsid w:val="00AE0CD4"/>
    <w:rsid w:val="00AE4A1D"/>
    <w:rsid w:val="00AF0FAA"/>
    <w:rsid w:val="00AF1BE4"/>
    <w:rsid w:val="00AF6CE5"/>
    <w:rsid w:val="00AF704D"/>
    <w:rsid w:val="00B02645"/>
    <w:rsid w:val="00B02B30"/>
    <w:rsid w:val="00B05400"/>
    <w:rsid w:val="00B05AC6"/>
    <w:rsid w:val="00B118BC"/>
    <w:rsid w:val="00B12990"/>
    <w:rsid w:val="00B12B5D"/>
    <w:rsid w:val="00B14D7E"/>
    <w:rsid w:val="00B15696"/>
    <w:rsid w:val="00B15735"/>
    <w:rsid w:val="00B23CF5"/>
    <w:rsid w:val="00B2463F"/>
    <w:rsid w:val="00B24A1B"/>
    <w:rsid w:val="00B31D97"/>
    <w:rsid w:val="00B33092"/>
    <w:rsid w:val="00B33242"/>
    <w:rsid w:val="00B34687"/>
    <w:rsid w:val="00B3661F"/>
    <w:rsid w:val="00B428ED"/>
    <w:rsid w:val="00B44439"/>
    <w:rsid w:val="00B4651A"/>
    <w:rsid w:val="00B46C0D"/>
    <w:rsid w:val="00B4700A"/>
    <w:rsid w:val="00B47D26"/>
    <w:rsid w:val="00B503BE"/>
    <w:rsid w:val="00B50816"/>
    <w:rsid w:val="00B5569E"/>
    <w:rsid w:val="00B60429"/>
    <w:rsid w:val="00B622C5"/>
    <w:rsid w:val="00B6569C"/>
    <w:rsid w:val="00B66729"/>
    <w:rsid w:val="00B67619"/>
    <w:rsid w:val="00B73FC9"/>
    <w:rsid w:val="00B753F4"/>
    <w:rsid w:val="00B76F72"/>
    <w:rsid w:val="00B800AF"/>
    <w:rsid w:val="00B81396"/>
    <w:rsid w:val="00B82993"/>
    <w:rsid w:val="00B83B0A"/>
    <w:rsid w:val="00B861FE"/>
    <w:rsid w:val="00B91DBE"/>
    <w:rsid w:val="00B9766E"/>
    <w:rsid w:val="00BA055C"/>
    <w:rsid w:val="00BA0FC4"/>
    <w:rsid w:val="00BA2C0B"/>
    <w:rsid w:val="00BA3B5A"/>
    <w:rsid w:val="00BA4195"/>
    <w:rsid w:val="00BA4712"/>
    <w:rsid w:val="00BA7649"/>
    <w:rsid w:val="00BB0C23"/>
    <w:rsid w:val="00BB0EFA"/>
    <w:rsid w:val="00BB0FCA"/>
    <w:rsid w:val="00BC0D66"/>
    <w:rsid w:val="00BC1807"/>
    <w:rsid w:val="00BC4155"/>
    <w:rsid w:val="00BC6C4B"/>
    <w:rsid w:val="00BC7BDE"/>
    <w:rsid w:val="00BD0693"/>
    <w:rsid w:val="00BD2AAA"/>
    <w:rsid w:val="00BD4E9A"/>
    <w:rsid w:val="00BD5C69"/>
    <w:rsid w:val="00BD72E5"/>
    <w:rsid w:val="00BD7FBD"/>
    <w:rsid w:val="00BE0F7A"/>
    <w:rsid w:val="00BE1853"/>
    <w:rsid w:val="00BE436F"/>
    <w:rsid w:val="00BF2FF9"/>
    <w:rsid w:val="00BF3341"/>
    <w:rsid w:val="00BF350C"/>
    <w:rsid w:val="00BF54EC"/>
    <w:rsid w:val="00BF5DA9"/>
    <w:rsid w:val="00BF6955"/>
    <w:rsid w:val="00BF7A87"/>
    <w:rsid w:val="00C003D4"/>
    <w:rsid w:val="00C006BE"/>
    <w:rsid w:val="00C02052"/>
    <w:rsid w:val="00C02E88"/>
    <w:rsid w:val="00C04ECA"/>
    <w:rsid w:val="00C056B8"/>
    <w:rsid w:val="00C05A10"/>
    <w:rsid w:val="00C06A1C"/>
    <w:rsid w:val="00C078D7"/>
    <w:rsid w:val="00C10295"/>
    <w:rsid w:val="00C116F2"/>
    <w:rsid w:val="00C170E4"/>
    <w:rsid w:val="00C203BF"/>
    <w:rsid w:val="00C215BA"/>
    <w:rsid w:val="00C232DB"/>
    <w:rsid w:val="00C2478B"/>
    <w:rsid w:val="00C301C9"/>
    <w:rsid w:val="00C32094"/>
    <w:rsid w:val="00C33E48"/>
    <w:rsid w:val="00C34D7E"/>
    <w:rsid w:val="00C35471"/>
    <w:rsid w:val="00C3557C"/>
    <w:rsid w:val="00C3629E"/>
    <w:rsid w:val="00C41B6F"/>
    <w:rsid w:val="00C43FEA"/>
    <w:rsid w:val="00C44647"/>
    <w:rsid w:val="00C44F78"/>
    <w:rsid w:val="00C4502B"/>
    <w:rsid w:val="00C516AE"/>
    <w:rsid w:val="00C53BE4"/>
    <w:rsid w:val="00C55B50"/>
    <w:rsid w:val="00C55E2F"/>
    <w:rsid w:val="00C575C7"/>
    <w:rsid w:val="00C6080F"/>
    <w:rsid w:val="00C632CB"/>
    <w:rsid w:val="00C64AF3"/>
    <w:rsid w:val="00C66394"/>
    <w:rsid w:val="00C67738"/>
    <w:rsid w:val="00C7089A"/>
    <w:rsid w:val="00C70D3B"/>
    <w:rsid w:val="00C71317"/>
    <w:rsid w:val="00C731A1"/>
    <w:rsid w:val="00C7595B"/>
    <w:rsid w:val="00C7605B"/>
    <w:rsid w:val="00C76C06"/>
    <w:rsid w:val="00C77D60"/>
    <w:rsid w:val="00C84490"/>
    <w:rsid w:val="00C8708B"/>
    <w:rsid w:val="00C87152"/>
    <w:rsid w:val="00C90400"/>
    <w:rsid w:val="00C919B2"/>
    <w:rsid w:val="00C97F2E"/>
    <w:rsid w:val="00CA6EB6"/>
    <w:rsid w:val="00CB3848"/>
    <w:rsid w:val="00CB729B"/>
    <w:rsid w:val="00CC0C54"/>
    <w:rsid w:val="00CC11F1"/>
    <w:rsid w:val="00CC1438"/>
    <w:rsid w:val="00CC1646"/>
    <w:rsid w:val="00CC1892"/>
    <w:rsid w:val="00CC2802"/>
    <w:rsid w:val="00CC3F8B"/>
    <w:rsid w:val="00CC7C5B"/>
    <w:rsid w:val="00CD281E"/>
    <w:rsid w:val="00CE05F4"/>
    <w:rsid w:val="00CE6AD7"/>
    <w:rsid w:val="00CF249B"/>
    <w:rsid w:val="00CF49ED"/>
    <w:rsid w:val="00CF7E2A"/>
    <w:rsid w:val="00D013BC"/>
    <w:rsid w:val="00D014C3"/>
    <w:rsid w:val="00D0211F"/>
    <w:rsid w:val="00D031AE"/>
    <w:rsid w:val="00D05733"/>
    <w:rsid w:val="00D05D41"/>
    <w:rsid w:val="00D05FC5"/>
    <w:rsid w:val="00D077BB"/>
    <w:rsid w:val="00D119DA"/>
    <w:rsid w:val="00D11DFA"/>
    <w:rsid w:val="00D17153"/>
    <w:rsid w:val="00D21442"/>
    <w:rsid w:val="00D215A1"/>
    <w:rsid w:val="00D22A80"/>
    <w:rsid w:val="00D23E07"/>
    <w:rsid w:val="00D24341"/>
    <w:rsid w:val="00D30ED2"/>
    <w:rsid w:val="00D367AD"/>
    <w:rsid w:val="00D37AB8"/>
    <w:rsid w:val="00D43E06"/>
    <w:rsid w:val="00D4453A"/>
    <w:rsid w:val="00D5020B"/>
    <w:rsid w:val="00D55217"/>
    <w:rsid w:val="00D570F2"/>
    <w:rsid w:val="00D6049A"/>
    <w:rsid w:val="00D60874"/>
    <w:rsid w:val="00D61000"/>
    <w:rsid w:val="00D631EF"/>
    <w:rsid w:val="00D66454"/>
    <w:rsid w:val="00D7210E"/>
    <w:rsid w:val="00D73EFC"/>
    <w:rsid w:val="00D74913"/>
    <w:rsid w:val="00D74D2C"/>
    <w:rsid w:val="00D84871"/>
    <w:rsid w:val="00D87A8F"/>
    <w:rsid w:val="00D918E0"/>
    <w:rsid w:val="00D93253"/>
    <w:rsid w:val="00D932E5"/>
    <w:rsid w:val="00D935C2"/>
    <w:rsid w:val="00D939C0"/>
    <w:rsid w:val="00D965E3"/>
    <w:rsid w:val="00D978D5"/>
    <w:rsid w:val="00D97990"/>
    <w:rsid w:val="00DA4CF1"/>
    <w:rsid w:val="00DA6506"/>
    <w:rsid w:val="00DB21A9"/>
    <w:rsid w:val="00DB4933"/>
    <w:rsid w:val="00DB6493"/>
    <w:rsid w:val="00DB7CC7"/>
    <w:rsid w:val="00DB7CD3"/>
    <w:rsid w:val="00DC1290"/>
    <w:rsid w:val="00DC7AC9"/>
    <w:rsid w:val="00DD33C2"/>
    <w:rsid w:val="00DD6656"/>
    <w:rsid w:val="00DE415E"/>
    <w:rsid w:val="00DE4B49"/>
    <w:rsid w:val="00DE7D04"/>
    <w:rsid w:val="00DF07C3"/>
    <w:rsid w:val="00DF2DFE"/>
    <w:rsid w:val="00DF2F09"/>
    <w:rsid w:val="00DF4420"/>
    <w:rsid w:val="00DF631A"/>
    <w:rsid w:val="00DF6B29"/>
    <w:rsid w:val="00DF6FB6"/>
    <w:rsid w:val="00DF7E00"/>
    <w:rsid w:val="00E00F88"/>
    <w:rsid w:val="00E01E1C"/>
    <w:rsid w:val="00E02486"/>
    <w:rsid w:val="00E02C80"/>
    <w:rsid w:val="00E02D7C"/>
    <w:rsid w:val="00E0558E"/>
    <w:rsid w:val="00E06C5E"/>
    <w:rsid w:val="00E115F7"/>
    <w:rsid w:val="00E1169E"/>
    <w:rsid w:val="00E12846"/>
    <w:rsid w:val="00E1360D"/>
    <w:rsid w:val="00E14618"/>
    <w:rsid w:val="00E168C8"/>
    <w:rsid w:val="00E21B71"/>
    <w:rsid w:val="00E22DB9"/>
    <w:rsid w:val="00E25D93"/>
    <w:rsid w:val="00E25FCB"/>
    <w:rsid w:val="00E279AF"/>
    <w:rsid w:val="00E27C9C"/>
    <w:rsid w:val="00E33045"/>
    <w:rsid w:val="00E37AD0"/>
    <w:rsid w:val="00E42190"/>
    <w:rsid w:val="00E426E6"/>
    <w:rsid w:val="00E4319E"/>
    <w:rsid w:val="00E47A23"/>
    <w:rsid w:val="00E5156C"/>
    <w:rsid w:val="00E52D00"/>
    <w:rsid w:val="00E53F13"/>
    <w:rsid w:val="00E549E4"/>
    <w:rsid w:val="00E5579D"/>
    <w:rsid w:val="00E5661A"/>
    <w:rsid w:val="00E56861"/>
    <w:rsid w:val="00E56908"/>
    <w:rsid w:val="00E56A22"/>
    <w:rsid w:val="00E56D05"/>
    <w:rsid w:val="00E61935"/>
    <w:rsid w:val="00E65BA9"/>
    <w:rsid w:val="00E667D9"/>
    <w:rsid w:val="00E66D3B"/>
    <w:rsid w:val="00E6762B"/>
    <w:rsid w:val="00E67EDD"/>
    <w:rsid w:val="00E7331C"/>
    <w:rsid w:val="00E74255"/>
    <w:rsid w:val="00E763D6"/>
    <w:rsid w:val="00E769FE"/>
    <w:rsid w:val="00E80DA5"/>
    <w:rsid w:val="00E82DAE"/>
    <w:rsid w:val="00E82F59"/>
    <w:rsid w:val="00E85FF2"/>
    <w:rsid w:val="00E9023B"/>
    <w:rsid w:val="00E942E3"/>
    <w:rsid w:val="00E94A02"/>
    <w:rsid w:val="00E95C17"/>
    <w:rsid w:val="00EA219C"/>
    <w:rsid w:val="00EA24D8"/>
    <w:rsid w:val="00EA38B7"/>
    <w:rsid w:val="00EA3C36"/>
    <w:rsid w:val="00EA7F33"/>
    <w:rsid w:val="00EB02CF"/>
    <w:rsid w:val="00EB1C5C"/>
    <w:rsid w:val="00EB1EBE"/>
    <w:rsid w:val="00EB2791"/>
    <w:rsid w:val="00EC2D07"/>
    <w:rsid w:val="00EC4260"/>
    <w:rsid w:val="00EC588B"/>
    <w:rsid w:val="00EC66E5"/>
    <w:rsid w:val="00EC6B94"/>
    <w:rsid w:val="00EC6EF0"/>
    <w:rsid w:val="00EC796A"/>
    <w:rsid w:val="00ED361E"/>
    <w:rsid w:val="00ED443F"/>
    <w:rsid w:val="00ED58D8"/>
    <w:rsid w:val="00ED7C80"/>
    <w:rsid w:val="00EE3286"/>
    <w:rsid w:val="00EE37E8"/>
    <w:rsid w:val="00EE4793"/>
    <w:rsid w:val="00EF685D"/>
    <w:rsid w:val="00F006FB"/>
    <w:rsid w:val="00F014A8"/>
    <w:rsid w:val="00F02366"/>
    <w:rsid w:val="00F03309"/>
    <w:rsid w:val="00F04196"/>
    <w:rsid w:val="00F05A76"/>
    <w:rsid w:val="00F060A2"/>
    <w:rsid w:val="00F10A08"/>
    <w:rsid w:val="00F11C65"/>
    <w:rsid w:val="00F128E3"/>
    <w:rsid w:val="00F1514F"/>
    <w:rsid w:val="00F15FA1"/>
    <w:rsid w:val="00F21AC5"/>
    <w:rsid w:val="00F249CA"/>
    <w:rsid w:val="00F33855"/>
    <w:rsid w:val="00F33CEC"/>
    <w:rsid w:val="00F34A7E"/>
    <w:rsid w:val="00F356A2"/>
    <w:rsid w:val="00F408F1"/>
    <w:rsid w:val="00F40E37"/>
    <w:rsid w:val="00F41F79"/>
    <w:rsid w:val="00F42D24"/>
    <w:rsid w:val="00F43FB8"/>
    <w:rsid w:val="00F44525"/>
    <w:rsid w:val="00F458A8"/>
    <w:rsid w:val="00F52666"/>
    <w:rsid w:val="00F55A24"/>
    <w:rsid w:val="00F63B65"/>
    <w:rsid w:val="00F654C8"/>
    <w:rsid w:val="00F6622E"/>
    <w:rsid w:val="00F6625F"/>
    <w:rsid w:val="00F66F3A"/>
    <w:rsid w:val="00F67449"/>
    <w:rsid w:val="00F677AC"/>
    <w:rsid w:val="00F67A4A"/>
    <w:rsid w:val="00F67BF4"/>
    <w:rsid w:val="00F7040B"/>
    <w:rsid w:val="00F71A2F"/>
    <w:rsid w:val="00F86800"/>
    <w:rsid w:val="00F92D6D"/>
    <w:rsid w:val="00F95675"/>
    <w:rsid w:val="00F95916"/>
    <w:rsid w:val="00F971FB"/>
    <w:rsid w:val="00FA2201"/>
    <w:rsid w:val="00FA3090"/>
    <w:rsid w:val="00FA56B1"/>
    <w:rsid w:val="00FA5EC1"/>
    <w:rsid w:val="00FA61CC"/>
    <w:rsid w:val="00FB11F1"/>
    <w:rsid w:val="00FB42E2"/>
    <w:rsid w:val="00FB4CC3"/>
    <w:rsid w:val="00FB64F5"/>
    <w:rsid w:val="00FB7AA4"/>
    <w:rsid w:val="00FD2269"/>
    <w:rsid w:val="00FD28A4"/>
    <w:rsid w:val="00FD555B"/>
    <w:rsid w:val="00FE07F6"/>
    <w:rsid w:val="00FE5D3A"/>
    <w:rsid w:val="00FE5E79"/>
    <w:rsid w:val="00FF0BA2"/>
    <w:rsid w:val="00FF2FAD"/>
    <w:rsid w:val="00FF6B70"/>
    <w:rsid w:val="00FF7324"/>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docId w15:val="{949CA4EA-0BE9-4798-B68E-28E646B07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3C40"/>
    <w:pPr>
      <w:widowControl w:val="0"/>
      <w:spacing w:line="400" w:lineRule="atLeast"/>
    </w:pPr>
    <w:rPr>
      <w:rFonts w:ascii="Times New Roman" w:eastAsia="宋体" w:hAnsi="Times New Roman"/>
    </w:rPr>
  </w:style>
  <w:style w:type="paragraph" w:styleId="1">
    <w:name w:val="heading 1"/>
    <w:basedOn w:val="a"/>
    <w:next w:val="a"/>
    <w:link w:val="10"/>
    <w:uiPriority w:val="9"/>
    <w:qFormat/>
    <w:rsid w:val="0083451C"/>
    <w:pPr>
      <w:keepNext/>
      <w:spacing w:beforeLines="100" w:before="100" w:afterLines="100" w:after="100" w:line="240" w:lineRule="auto"/>
      <w:jc w:val="center"/>
      <w:outlineLvl w:val="0"/>
    </w:pPr>
    <w:rPr>
      <w:rFonts w:ascii="黑体" w:eastAsia="黑体" w:hAnsi="黑体" w:cstheme="majorBidi"/>
      <w:b/>
      <w:bCs/>
      <w:kern w:val="52"/>
      <w:sz w:val="30"/>
      <w:szCs w:val="52"/>
    </w:rPr>
  </w:style>
  <w:style w:type="paragraph" w:styleId="2">
    <w:name w:val="heading 2"/>
    <w:basedOn w:val="a"/>
    <w:next w:val="a"/>
    <w:link w:val="20"/>
    <w:uiPriority w:val="9"/>
    <w:unhideWhenUsed/>
    <w:qFormat/>
    <w:rsid w:val="0083451C"/>
    <w:pPr>
      <w:keepNext/>
      <w:spacing w:beforeLines="50" w:before="50" w:afterLines="50" w:after="50" w:line="240" w:lineRule="auto"/>
      <w:outlineLvl w:val="1"/>
    </w:pPr>
    <w:rPr>
      <w:rFonts w:ascii="黑体" w:eastAsia="黑体" w:hAnsi="黑体" w:cstheme="majorBidi"/>
      <w:b/>
      <w:bCs/>
      <w:sz w:val="28"/>
      <w:szCs w:val="48"/>
    </w:rPr>
  </w:style>
  <w:style w:type="paragraph" w:styleId="3">
    <w:name w:val="heading 3"/>
    <w:basedOn w:val="a"/>
    <w:next w:val="a"/>
    <w:link w:val="30"/>
    <w:uiPriority w:val="9"/>
    <w:unhideWhenUsed/>
    <w:qFormat/>
    <w:rsid w:val="0083451C"/>
    <w:pPr>
      <w:keepNext/>
      <w:spacing w:beforeLines="50" w:before="50" w:afterLines="50" w:after="50" w:line="240" w:lineRule="auto"/>
      <w:outlineLvl w:val="2"/>
    </w:pPr>
    <w:rPr>
      <w:rFonts w:ascii="黑体" w:eastAsia="黑体" w:hAnsi="黑体" w:cstheme="majorBidi"/>
      <w:b/>
      <w:bCs/>
      <w:szCs w:val="36"/>
    </w:rPr>
  </w:style>
  <w:style w:type="paragraph" w:styleId="4">
    <w:name w:val="heading 4"/>
    <w:basedOn w:val="a"/>
    <w:next w:val="a"/>
    <w:link w:val="40"/>
    <w:uiPriority w:val="9"/>
    <w:unhideWhenUsed/>
    <w:qFormat/>
    <w:rsid w:val="005A1FC9"/>
    <w:pPr>
      <w:keepNext/>
      <w:keepLines/>
      <w:spacing w:beforeLines="50" w:before="50" w:afterLines="50" w:after="50"/>
      <w:outlineLvl w:val="3"/>
    </w:pPr>
    <w:rPr>
      <w:rFonts w:ascii="黑体" w:eastAsia="黑体" w:hAnsi="黑体" w:cs="黑体"/>
      <w:b/>
      <w:bCs/>
      <w:szCs w:val="28"/>
    </w:rPr>
  </w:style>
  <w:style w:type="paragraph" w:styleId="5">
    <w:name w:val="heading 5"/>
    <w:basedOn w:val="a"/>
    <w:next w:val="a"/>
    <w:link w:val="50"/>
    <w:uiPriority w:val="9"/>
    <w:unhideWhenUsed/>
    <w:qFormat/>
    <w:rsid w:val="00643AD6"/>
    <w:pPr>
      <w:keepNext/>
      <w:keepLines/>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83451C"/>
    <w:rPr>
      <w:rFonts w:ascii="黑体" w:eastAsia="黑体" w:hAnsi="黑体" w:cstheme="majorBidi"/>
      <w:b/>
      <w:bCs/>
      <w:sz w:val="28"/>
      <w:szCs w:val="48"/>
    </w:rPr>
  </w:style>
  <w:style w:type="character" w:customStyle="1" w:styleId="30">
    <w:name w:val="标题 3 字符"/>
    <w:basedOn w:val="a0"/>
    <w:link w:val="3"/>
    <w:uiPriority w:val="9"/>
    <w:rsid w:val="0083451C"/>
    <w:rPr>
      <w:rFonts w:ascii="黑体" w:eastAsia="黑体" w:hAnsi="黑体" w:cstheme="majorBidi"/>
      <w:b/>
      <w:bCs/>
      <w:szCs w:val="36"/>
    </w:rPr>
  </w:style>
  <w:style w:type="character" w:customStyle="1" w:styleId="10">
    <w:name w:val="标题 1 字符"/>
    <w:basedOn w:val="a0"/>
    <w:link w:val="1"/>
    <w:uiPriority w:val="9"/>
    <w:rsid w:val="0083451C"/>
    <w:rPr>
      <w:rFonts w:ascii="黑体" w:eastAsia="黑体" w:hAnsi="黑体" w:cstheme="majorBidi"/>
      <w:b/>
      <w:bCs/>
      <w:kern w:val="52"/>
      <w:sz w:val="30"/>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Cs w:val="32"/>
    </w:rPr>
  </w:style>
  <w:style w:type="paragraph" w:styleId="TOC1">
    <w:name w:val="toc 1"/>
    <w:basedOn w:val="a"/>
    <w:next w:val="a"/>
    <w:autoRedefine/>
    <w:uiPriority w:val="39"/>
    <w:unhideWhenUsed/>
    <w:rsid w:val="00A3755D"/>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eastAsia="宋体" w:hAnsi="Calibri" w:cs="Calibri"/>
      <w:noProof/>
    </w:rPr>
  </w:style>
  <w:style w:type="paragraph" w:customStyle="1" w:styleId="EndNoteBibliography">
    <w:name w:val="EndNote Bibliography"/>
    <w:basedOn w:val="a"/>
    <w:link w:val="EndNoteBibliographyChar"/>
    <w:rsid w:val="006F26B4"/>
    <w:pPr>
      <w:spacing w:line="240" w:lineRule="atLeast"/>
    </w:pPr>
    <w:rPr>
      <w:rFonts w:ascii="Calibri" w:hAnsi="Calibri" w:cs="Calibri"/>
      <w:noProof/>
    </w:rPr>
  </w:style>
  <w:style w:type="character" w:customStyle="1" w:styleId="EndNoteBibliographyChar">
    <w:name w:val="EndNote Bibliography Char"/>
    <w:basedOn w:val="a0"/>
    <w:link w:val="EndNoteBibliography"/>
    <w:rsid w:val="006F26B4"/>
    <w:rPr>
      <w:rFonts w:ascii="Calibri" w:eastAsia="宋体" w:hAnsi="Calibri" w:cs="Calibri"/>
      <w:noProof/>
    </w:rPr>
  </w:style>
  <w:style w:type="character" w:customStyle="1" w:styleId="11">
    <w:name w:val="未处理的提及1"/>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5A1FC9"/>
    <w:rPr>
      <w:rFonts w:ascii="黑体" w:eastAsia="黑体" w:hAnsi="黑体" w:cs="黑体"/>
      <w:b/>
      <w:bCs/>
      <w:szCs w:val="28"/>
    </w:rPr>
  </w:style>
  <w:style w:type="character" w:customStyle="1" w:styleId="50">
    <w:name w:val="标题 5 字符"/>
    <w:basedOn w:val="a0"/>
    <w:link w:val="5"/>
    <w:uiPriority w:val="9"/>
    <w:rsid w:val="00643AD6"/>
    <w:rPr>
      <w:rFonts w:eastAsia="宋体"/>
      <w:b/>
      <w:bCs/>
      <w:szCs w:val="28"/>
    </w:rPr>
  </w:style>
  <w:style w:type="paragraph" w:styleId="a8">
    <w:name w:val="header"/>
    <w:basedOn w:val="a"/>
    <w:link w:val="a9"/>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D55217"/>
    <w:rPr>
      <w:sz w:val="18"/>
      <w:szCs w:val="18"/>
    </w:rPr>
  </w:style>
  <w:style w:type="paragraph" w:styleId="aa">
    <w:name w:val="footer"/>
    <w:basedOn w:val="a"/>
    <w:link w:val="ab"/>
    <w:uiPriority w:val="99"/>
    <w:unhideWhenUsed/>
    <w:rsid w:val="00D55217"/>
    <w:pPr>
      <w:tabs>
        <w:tab w:val="center" w:pos="4153"/>
        <w:tab w:val="right" w:pos="8306"/>
      </w:tabs>
      <w:snapToGrid w:val="0"/>
    </w:pPr>
    <w:rPr>
      <w:sz w:val="18"/>
      <w:szCs w:val="18"/>
    </w:rPr>
  </w:style>
  <w:style w:type="character" w:customStyle="1" w:styleId="ab">
    <w:name w:val="页脚 字符"/>
    <w:basedOn w:val="a0"/>
    <w:link w:val="aa"/>
    <w:uiPriority w:val="99"/>
    <w:rsid w:val="00D55217"/>
    <w:rPr>
      <w:sz w:val="18"/>
      <w:szCs w:val="18"/>
    </w:rPr>
  </w:style>
  <w:style w:type="paragraph" w:styleId="ac">
    <w:name w:val="footnote text"/>
    <w:basedOn w:val="a"/>
    <w:link w:val="ad"/>
    <w:uiPriority w:val="99"/>
    <w:semiHidden/>
    <w:unhideWhenUsed/>
    <w:rsid w:val="00C44647"/>
    <w:pPr>
      <w:snapToGrid w:val="0"/>
    </w:pPr>
    <w:rPr>
      <w:sz w:val="18"/>
      <w:szCs w:val="18"/>
    </w:rPr>
  </w:style>
  <w:style w:type="character" w:customStyle="1" w:styleId="ad">
    <w:name w:val="脚注文本 字符"/>
    <w:basedOn w:val="a0"/>
    <w:link w:val="ac"/>
    <w:uiPriority w:val="99"/>
    <w:semiHidden/>
    <w:rsid w:val="00C44647"/>
    <w:rPr>
      <w:sz w:val="18"/>
      <w:szCs w:val="18"/>
    </w:rPr>
  </w:style>
  <w:style w:type="character" w:styleId="ae">
    <w:name w:val="footnote reference"/>
    <w:basedOn w:val="a0"/>
    <w:uiPriority w:val="99"/>
    <w:semiHidden/>
    <w:unhideWhenUsed/>
    <w:rsid w:val="00C44647"/>
    <w:rPr>
      <w:vertAlign w:val="superscript"/>
    </w:rPr>
  </w:style>
  <w:style w:type="character" w:styleId="af">
    <w:name w:val="FollowedHyperlink"/>
    <w:basedOn w:val="a0"/>
    <w:uiPriority w:val="99"/>
    <w:semiHidden/>
    <w:unhideWhenUsed/>
    <w:rsid w:val="00DB6493"/>
    <w:rPr>
      <w:color w:val="954F72" w:themeColor="followedHyperlink"/>
      <w:u w:val="single"/>
    </w:rPr>
  </w:style>
  <w:style w:type="paragraph" w:styleId="TOC4">
    <w:name w:val="toc 4"/>
    <w:basedOn w:val="a"/>
    <w:next w:val="a"/>
    <w:autoRedefine/>
    <w:uiPriority w:val="39"/>
    <w:unhideWhenUsed/>
    <w:rsid w:val="00333571"/>
    <w:pPr>
      <w:widowControl/>
      <w:spacing w:after="100" w:line="259" w:lineRule="auto"/>
      <w:ind w:left="660"/>
    </w:pPr>
    <w:rPr>
      <w:sz w:val="22"/>
      <w:lang w:eastAsia="zh-CN"/>
      <w14:ligatures w14:val="standardContextual"/>
    </w:rPr>
  </w:style>
  <w:style w:type="paragraph" w:styleId="TOC5">
    <w:name w:val="toc 5"/>
    <w:basedOn w:val="a"/>
    <w:next w:val="a"/>
    <w:autoRedefine/>
    <w:uiPriority w:val="39"/>
    <w:unhideWhenUsed/>
    <w:rsid w:val="00333571"/>
    <w:pPr>
      <w:widowControl/>
      <w:spacing w:after="100" w:line="259" w:lineRule="auto"/>
      <w:ind w:left="880"/>
    </w:pPr>
    <w:rPr>
      <w:sz w:val="22"/>
      <w:lang w:eastAsia="zh-CN"/>
      <w14:ligatures w14:val="standardContextual"/>
    </w:rPr>
  </w:style>
  <w:style w:type="paragraph" w:styleId="TOC6">
    <w:name w:val="toc 6"/>
    <w:basedOn w:val="a"/>
    <w:next w:val="a"/>
    <w:autoRedefine/>
    <w:uiPriority w:val="39"/>
    <w:unhideWhenUsed/>
    <w:rsid w:val="00333571"/>
    <w:pPr>
      <w:widowControl/>
      <w:spacing w:after="100" w:line="259" w:lineRule="auto"/>
      <w:ind w:left="1100"/>
    </w:pPr>
    <w:rPr>
      <w:sz w:val="22"/>
      <w:lang w:eastAsia="zh-CN"/>
      <w14:ligatures w14:val="standardContextual"/>
    </w:rPr>
  </w:style>
  <w:style w:type="paragraph" w:styleId="TOC7">
    <w:name w:val="toc 7"/>
    <w:basedOn w:val="a"/>
    <w:next w:val="a"/>
    <w:autoRedefine/>
    <w:uiPriority w:val="39"/>
    <w:unhideWhenUsed/>
    <w:rsid w:val="00333571"/>
    <w:pPr>
      <w:widowControl/>
      <w:spacing w:after="100" w:line="259" w:lineRule="auto"/>
      <w:ind w:left="1320"/>
    </w:pPr>
    <w:rPr>
      <w:sz w:val="22"/>
      <w:lang w:eastAsia="zh-CN"/>
      <w14:ligatures w14:val="standardContextual"/>
    </w:rPr>
  </w:style>
  <w:style w:type="paragraph" w:styleId="TOC8">
    <w:name w:val="toc 8"/>
    <w:basedOn w:val="a"/>
    <w:next w:val="a"/>
    <w:autoRedefine/>
    <w:uiPriority w:val="39"/>
    <w:unhideWhenUsed/>
    <w:rsid w:val="00333571"/>
    <w:pPr>
      <w:widowControl/>
      <w:spacing w:after="100" w:line="259" w:lineRule="auto"/>
      <w:ind w:left="1540"/>
    </w:pPr>
    <w:rPr>
      <w:sz w:val="22"/>
      <w:lang w:eastAsia="zh-CN"/>
      <w14:ligatures w14:val="standardContextual"/>
    </w:rPr>
  </w:style>
  <w:style w:type="paragraph" w:styleId="TOC9">
    <w:name w:val="toc 9"/>
    <w:basedOn w:val="a"/>
    <w:next w:val="a"/>
    <w:autoRedefine/>
    <w:uiPriority w:val="39"/>
    <w:unhideWhenUsed/>
    <w:rsid w:val="00333571"/>
    <w:pPr>
      <w:widowControl/>
      <w:spacing w:after="100" w:line="259" w:lineRule="auto"/>
      <w:ind w:left="1760"/>
    </w:pPr>
    <w:rPr>
      <w:sz w:val="22"/>
      <w:lang w:eastAsia="zh-CN"/>
      <w14:ligatures w14:val="standardContextual"/>
    </w:rPr>
  </w:style>
  <w:style w:type="character" w:styleId="af0">
    <w:name w:val="Placeholder Text"/>
    <w:basedOn w:val="a0"/>
    <w:uiPriority w:val="99"/>
    <w:semiHidden/>
    <w:rsid w:val="008D755C"/>
    <w:rPr>
      <w:color w:val="666666"/>
    </w:rPr>
  </w:style>
  <w:style w:type="paragraph" w:styleId="af1">
    <w:name w:val="Quote"/>
    <w:basedOn w:val="a"/>
    <w:next w:val="a"/>
    <w:link w:val="af2"/>
    <w:uiPriority w:val="29"/>
    <w:qFormat/>
    <w:rsid w:val="00D965E3"/>
    <w:rPr>
      <w:iCs/>
      <w:color w:val="404040" w:themeColor="text1" w:themeTint="BF"/>
    </w:rPr>
  </w:style>
  <w:style w:type="character" w:customStyle="1" w:styleId="af2">
    <w:name w:val="引用 字符"/>
    <w:basedOn w:val="a0"/>
    <w:link w:val="af1"/>
    <w:uiPriority w:val="29"/>
    <w:rsid w:val="00D965E3"/>
    <w:rPr>
      <w:rFonts w:ascii="Times New Roman" w:eastAsia="宋体" w:hAnsi="Times New Roman"/>
      <w:iCs/>
      <w:color w:val="404040" w:themeColor="text1" w:themeTint="BF"/>
    </w:rPr>
  </w:style>
  <w:style w:type="paragraph" w:customStyle="1" w:styleId="af3">
    <w:name w:val="表格标题"/>
    <w:basedOn w:val="a"/>
    <w:link w:val="af4"/>
    <w:qFormat/>
    <w:rsid w:val="00D367AD"/>
    <w:pPr>
      <w:spacing w:beforeLines="50" w:before="180" w:afterLines="50" w:after="180" w:line="240" w:lineRule="auto"/>
      <w:jc w:val="center"/>
    </w:pPr>
    <w:rPr>
      <w:rFonts w:ascii="宋体" w:hAnsi="宋体" w:cs="Times New Roman"/>
      <w:lang w:eastAsia="zh-CN"/>
    </w:rPr>
  </w:style>
  <w:style w:type="character" w:customStyle="1" w:styleId="af4">
    <w:name w:val="表格标题 字符"/>
    <w:basedOn w:val="a0"/>
    <w:link w:val="af3"/>
    <w:rsid w:val="00D367AD"/>
    <w:rPr>
      <w:rFonts w:ascii="宋体" w:eastAsia="宋体" w:hAnsi="宋体" w:cs="Times New Roman"/>
      <w:lang w:eastAsia="zh-CN"/>
    </w:rPr>
  </w:style>
  <w:style w:type="paragraph" w:customStyle="1" w:styleId="af5">
    <w:name w:val="图片标题"/>
    <w:basedOn w:val="a"/>
    <w:link w:val="af6"/>
    <w:qFormat/>
    <w:rsid w:val="00D367AD"/>
    <w:pPr>
      <w:widowControl/>
      <w:spacing w:beforeLines="50" w:before="180" w:afterLines="100" w:after="360" w:line="240" w:lineRule="auto"/>
      <w:jc w:val="center"/>
    </w:pPr>
    <w:rPr>
      <w:rFonts w:ascii="宋体" w:hAnsi="宋体"/>
      <w:lang w:eastAsia="zh-CN"/>
    </w:rPr>
  </w:style>
  <w:style w:type="character" w:customStyle="1" w:styleId="af6">
    <w:name w:val="图片标题 字符"/>
    <w:basedOn w:val="a0"/>
    <w:link w:val="af5"/>
    <w:rsid w:val="00D367AD"/>
    <w:rPr>
      <w:rFonts w:ascii="宋体" w:eastAsia="宋体" w:hAnsi="宋体"/>
      <w:lang w:eastAsia="zh-CN"/>
    </w:rPr>
  </w:style>
  <w:style w:type="paragraph" w:customStyle="1" w:styleId="af7">
    <w:name w:val="参考文献"/>
    <w:basedOn w:val="EndNoteBibliography"/>
    <w:link w:val="af8"/>
    <w:qFormat/>
    <w:rsid w:val="00644919"/>
    <w:pPr>
      <w:spacing w:line="400" w:lineRule="atLeast"/>
      <w:ind w:left="720" w:hanging="720"/>
    </w:pPr>
    <w:rPr>
      <w:rFonts w:ascii="Times New Roman" w:hAnsi="Times New Roman"/>
      <w:lang w:eastAsia="zh-CN"/>
    </w:rPr>
  </w:style>
  <w:style w:type="character" w:customStyle="1" w:styleId="af8">
    <w:name w:val="参考文献 字符"/>
    <w:basedOn w:val="EndNoteBibliographyChar"/>
    <w:link w:val="af7"/>
    <w:rsid w:val="00644919"/>
    <w:rPr>
      <w:rFonts w:ascii="Times New Roman" w:eastAsia="宋体" w:hAnsi="Times New Roman" w:cs="Calibri"/>
      <w:noProof/>
      <w:lang w:eastAsia="zh-CN"/>
    </w:rPr>
  </w:style>
  <w:style w:type="character" w:styleId="af9">
    <w:name w:val="annotation reference"/>
    <w:basedOn w:val="a0"/>
    <w:uiPriority w:val="99"/>
    <w:semiHidden/>
    <w:unhideWhenUsed/>
    <w:rsid w:val="00AA4F26"/>
    <w:rPr>
      <w:sz w:val="21"/>
      <w:szCs w:val="21"/>
    </w:rPr>
  </w:style>
  <w:style w:type="paragraph" w:styleId="afa">
    <w:name w:val="annotation text"/>
    <w:basedOn w:val="a"/>
    <w:link w:val="afb"/>
    <w:uiPriority w:val="99"/>
    <w:unhideWhenUsed/>
    <w:rsid w:val="00AA4F26"/>
  </w:style>
  <w:style w:type="character" w:customStyle="1" w:styleId="afb">
    <w:name w:val="批注文字 字符"/>
    <w:basedOn w:val="a0"/>
    <w:link w:val="afa"/>
    <w:uiPriority w:val="99"/>
    <w:rsid w:val="00AA4F26"/>
    <w:rPr>
      <w:rFonts w:ascii="Times New Roman" w:eastAsia="宋体" w:hAnsi="Times New Roman"/>
    </w:rPr>
  </w:style>
  <w:style w:type="paragraph" w:styleId="afc">
    <w:name w:val="annotation subject"/>
    <w:basedOn w:val="afa"/>
    <w:next w:val="afa"/>
    <w:link w:val="afd"/>
    <w:uiPriority w:val="99"/>
    <w:semiHidden/>
    <w:unhideWhenUsed/>
    <w:rsid w:val="00AA4F26"/>
    <w:rPr>
      <w:b/>
      <w:bCs/>
    </w:rPr>
  </w:style>
  <w:style w:type="character" w:customStyle="1" w:styleId="afd">
    <w:name w:val="批注主题 字符"/>
    <w:basedOn w:val="afb"/>
    <w:link w:val="afc"/>
    <w:uiPriority w:val="99"/>
    <w:semiHidden/>
    <w:rsid w:val="00AA4F26"/>
    <w:rPr>
      <w:rFonts w:ascii="Times New Roman" w:eastAsia="宋体" w:hAnsi="Times New Roman"/>
      <w:b/>
      <w:bCs/>
    </w:rPr>
  </w:style>
  <w:style w:type="paragraph" w:styleId="afe">
    <w:name w:val="Balloon Text"/>
    <w:basedOn w:val="a"/>
    <w:link w:val="aff"/>
    <w:uiPriority w:val="99"/>
    <w:semiHidden/>
    <w:unhideWhenUsed/>
    <w:rsid w:val="00AA4F26"/>
    <w:pPr>
      <w:spacing w:line="240" w:lineRule="auto"/>
    </w:pPr>
    <w:rPr>
      <w:sz w:val="18"/>
      <w:szCs w:val="18"/>
    </w:rPr>
  </w:style>
  <w:style w:type="character" w:customStyle="1" w:styleId="aff">
    <w:name w:val="批注框文本 字符"/>
    <w:basedOn w:val="a0"/>
    <w:link w:val="afe"/>
    <w:uiPriority w:val="99"/>
    <w:semiHidden/>
    <w:rsid w:val="00AA4F26"/>
    <w:rPr>
      <w:rFonts w:ascii="Times New Roman" w:eastAsia="宋体" w:hAnsi="Times New Roman"/>
      <w:sz w:val="18"/>
      <w:szCs w:val="18"/>
    </w:rPr>
  </w:style>
  <w:style w:type="paragraph" w:styleId="aff0">
    <w:name w:val="Revision"/>
    <w:hidden/>
    <w:uiPriority w:val="99"/>
    <w:semiHidden/>
    <w:rsid w:val="004518AB"/>
    <w:rPr>
      <w:rFonts w:ascii="Times New Roman" w:eastAsia="宋体" w:hAnsi="Times New Roman"/>
    </w:rPr>
  </w:style>
  <w:style w:type="character" w:customStyle="1" w:styleId="21">
    <w:name w:val="未处理的提及2"/>
    <w:basedOn w:val="a0"/>
    <w:uiPriority w:val="99"/>
    <w:semiHidden/>
    <w:unhideWhenUsed/>
    <w:rsid w:val="003654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527181023">
      <w:bodyDiv w:val="1"/>
      <w:marLeft w:val="0"/>
      <w:marRight w:val="0"/>
      <w:marTop w:val="0"/>
      <w:marBottom w:val="0"/>
      <w:divBdr>
        <w:top w:val="none" w:sz="0" w:space="0" w:color="auto"/>
        <w:left w:val="none" w:sz="0" w:space="0" w:color="auto"/>
        <w:bottom w:val="none" w:sz="0" w:space="0" w:color="auto"/>
        <w:right w:val="none" w:sz="0" w:space="0" w:color="auto"/>
      </w:divBdr>
    </w:div>
    <w:div w:id="536967507">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219979576">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eader" Target="header3.xml"/><Relationship Id="rId26" Type="http://schemas.microsoft.com/office/2018/08/relationships/commentsExtensible" Target="commentsExtensible.xml"/><Relationship Id="rId39" Type="http://schemas.openxmlformats.org/officeDocument/2006/relationships/image" Target="media/image16.png"/><Relationship Id="rId21" Type="http://schemas.openxmlformats.org/officeDocument/2006/relationships/image" Target="media/image4.png"/><Relationship Id="rId34" Type="http://schemas.openxmlformats.org/officeDocument/2006/relationships/header" Target="header8.xml"/><Relationship Id="rId42" Type="http://schemas.openxmlformats.org/officeDocument/2006/relationships/header" Target="header10.xml"/><Relationship Id="rId47" Type="http://schemas.openxmlformats.org/officeDocument/2006/relationships/header" Target="header1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9.png"/><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header" Target="header7.xml"/><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hyperlink" Target="https://CRAN"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image" Target="media/image14.png"/><Relationship Id="rId49" Type="http://schemas.microsoft.com/office/2011/relationships/people" Target="people.xml"/><Relationship Id="rId10" Type="http://schemas.openxmlformats.org/officeDocument/2006/relationships/footer" Target="footer1.xml"/><Relationship Id="rId19" Type="http://schemas.openxmlformats.org/officeDocument/2006/relationships/footer" Target="footer3.xml"/><Relationship Id="rId31" Type="http://schemas.openxmlformats.org/officeDocument/2006/relationships/image" Target="media/image11.png"/><Relationship Id="rId44"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5.png"/><Relationship Id="rId27" Type="http://schemas.openxmlformats.org/officeDocument/2006/relationships/header" Target="header6.xml"/><Relationship Id="rId30" Type="http://schemas.openxmlformats.org/officeDocument/2006/relationships/image" Target="media/image10.jpeg"/><Relationship Id="rId35" Type="http://schemas.openxmlformats.org/officeDocument/2006/relationships/image" Target="media/image13.tiff"/><Relationship Id="rId43" Type="http://schemas.openxmlformats.org/officeDocument/2006/relationships/header" Target="header11.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eader" Target="header2.xml"/><Relationship Id="rId25" Type="http://schemas.openxmlformats.org/officeDocument/2006/relationships/header" Target="header5.xml"/><Relationship Id="rId33" Type="http://schemas.openxmlformats.org/officeDocument/2006/relationships/image" Target="media/image12.tiff"/><Relationship Id="rId38" Type="http://schemas.openxmlformats.org/officeDocument/2006/relationships/header" Target="header9.xml"/><Relationship Id="rId46" Type="http://schemas.openxmlformats.org/officeDocument/2006/relationships/hyperlink" Target="https://www.R-project.org/" TargetMode="External"/><Relationship Id="rId20" Type="http://schemas.openxmlformats.org/officeDocument/2006/relationships/header" Target="header4.xm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37CC11-C314-4EAC-862A-F6D586C01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50582</Words>
  <Characters>288324</Characters>
  <Application>Microsoft Office Word</Application>
  <DocSecurity>0</DocSecurity>
  <Lines>2402</Lines>
  <Paragraphs>676</Paragraphs>
  <ScaleCrop>false</ScaleCrop>
  <Company/>
  <LinksUpToDate>false</LinksUpToDate>
  <CharactersWithSpaces>338230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2</cp:revision>
  <dcterms:created xsi:type="dcterms:W3CDTF">2024-03-25T08:00:00Z</dcterms:created>
  <dcterms:modified xsi:type="dcterms:W3CDTF">2024-03-25T08:00:00Z</dcterms:modified>
</cp:coreProperties>
</file>